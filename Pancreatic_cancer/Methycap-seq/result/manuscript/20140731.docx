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3E7" w:rsidRPr="0057759A" w:rsidRDefault="009B7941" w:rsidP="006769F3">
      <w:pPr>
        <w:pStyle w:val="2"/>
        <w:rPr>
          <w:rFonts w:asciiTheme="minorHAnsi" w:hAnsiTheme="minorHAnsi"/>
          <w:color w:val="000000" w:themeColor="text1"/>
          <w:sz w:val="28"/>
          <w:szCs w:val="28"/>
        </w:rPr>
        <w:pPrChange w:id="0" w:author="Shicheng Guo" w:date="2014-09-05T16:28:00Z">
          <w:pPr>
            <w:pStyle w:val="2"/>
            <w:jc w:val="center"/>
          </w:pPr>
        </w:pPrChange>
      </w:pPr>
      <w:r w:rsidRPr="0057759A">
        <w:rPr>
          <w:rFonts w:asciiTheme="minorHAnsi" w:hAnsiTheme="minorHAnsi"/>
          <w:color w:val="000000" w:themeColor="text1"/>
          <w:sz w:val="28"/>
          <w:szCs w:val="28"/>
        </w:rPr>
        <w:t xml:space="preserve">The High Frequency Aberrantly methylated Targets in Pancreatic Adenocarcinoma Revealed by A Global DNA Methylation Analysis Using </w:t>
      </w:r>
      <w:proofErr w:type="spellStart"/>
      <w:r w:rsidRPr="0057759A">
        <w:rPr>
          <w:rFonts w:asciiTheme="minorHAnsi" w:hAnsiTheme="minorHAnsi"/>
          <w:color w:val="000000" w:themeColor="text1"/>
          <w:sz w:val="28"/>
          <w:szCs w:val="28"/>
        </w:rPr>
        <w:t>MethylCap-seq</w:t>
      </w:r>
      <w:proofErr w:type="spellEnd"/>
    </w:p>
    <w:p w:rsidR="00B45337" w:rsidRPr="0057759A" w:rsidRDefault="00B45337" w:rsidP="006769F3">
      <w:pPr>
        <w:rPr>
          <w:rFonts w:cs="Arial"/>
          <w:color w:val="000000" w:themeColor="text1"/>
          <w:sz w:val="24"/>
          <w:szCs w:val="24"/>
          <w:shd w:val="clear" w:color="auto" w:fill="FFFFFF"/>
        </w:rPr>
        <w:pPrChange w:id="1" w:author="Shicheng Guo" w:date="2014-09-05T16:28:00Z">
          <w:pPr>
            <w:spacing w:line="360" w:lineRule="auto"/>
          </w:pPr>
        </w:pPrChange>
      </w:pPr>
      <w:proofErr w:type="spellStart"/>
      <w:r w:rsidRPr="0057759A">
        <w:rPr>
          <w:rFonts w:cs="Arial"/>
          <w:color w:val="000000" w:themeColor="text1"/>
          <w:sz w:val="24"/>
          <w:szCs w:val="24"/>
          <w:shd w:val="clear" w:color="auto" w:fill="FFFFFF"/>
        </w:rPr>
        <w:t>Yangxing</w:t>
      </w:r>
      <w:proofErr w:type="spellEnd"/>
      <w:r w:rsidRPr="0057759A">
        <w:rPr>
          <w:rFonts w:cs="Arial"/>
          <w:color w:val="000000" w:themeColor="text1"/>
          <w:sz w:val="24"/>
          <w:szCs w:val="24"/>
          <w:shd w:val="clear" w:color="auto" w:fill="FFFFFF"/>
        </w:rPr>
        <w:t xml:space="preserve"> Zhao</w:t>
      </w:r>
      <w:r w:rsidRPr="0057759A">
        <w:rPr>
          <w:rFonts w:cs="Arial"/>
          <w:color w:val="000000" w:themeColor="text1"/>
          <w:sz w:val="24"/>
          <w:szCs w:val="24"/>
          <w:shd w:val="clear" w:color="auto" w:fill="FFFFFF"/>
          <w:vertAlign w:val="superscript"/>
        </w:rPr>
        <w:t>1</w:t>
      </w:r>
      <w:proofErr w:type="gramStart"/>
      <w:r w:rsidRPr="0057759A">
        <w:rPr>
          <w:rFonts w:cs="Arial"/>
          <w:color w:val="000000" w:themeColor="text1"/>
          <w:sz w:val="24"/>
          <w:szCs w:val="24"/>
          <w:shd w:val="clear" w:color="auto" w:fill="FFFFFF"/>
          <w:vertAlign w:val="superscript"/>
        </w:rPr>
        <w:t>,6</w:t>
      </w:r>
      <w:proofErr w:type="gramEnd"/>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Jinfeng</w:t>
      </w:r>
      <w:proofErr w:type="spellEnd"/>
      <w:r w:rsidRPr="0057759A">
        <w:rPr>
          <w:rFonts w:cs="Arial"/>
          <w:color w:val="000000" w:themeColor="text1"/>
          <w:sz w:val="24"/>
          <w:szCs w:val="24"/>
          <w:shd w:val="clear" w:color="auto" w:fill="FFFFFF"/>
        </w:rPr>
        <w:t xml:space="preserve"> Sun</w:t>
      </w:r>
      <w:r w:rsidRPr="0057759A">
        <w:rPr>
          <w:rFonts w:cs="Arial"/>
          <w:color w:val="000000" w:themeColor="text1"/>
          <w:sz w:val="24"/>
          <w:szCs w:val="24"/>
          <w:shd w:val="clear" w:color="auto" w:fill="FFFFFF"/>
          <w:vertAlign w:val="superscript"/>
        </w:rPr>
        <w:t xml:space="preserve"> 2,6</w:t>
      </w:r>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Hongyu</w:t>
      </w:r>
      <w:proofErr w:type="spellEnd"/>
      <w:r w:rsidRPr="0057759A">
        <w:rPr>
          <w:rFonts w:cs="Arial"/>
          <w:color w:val="000000" w:themeColor="text1"/>
          <w:sz w:val="24"/>
          <w:szCs w:val="24"/>
          <w:shd w:val="clear" w:color="auto" w:fill="FFFFFF"/>
        </w:rPr>
        <w:t xml:space="preserve"> Zhang</w:t>
      </w:r>
      <w:r w:rsidRPr="0057759A">
        <w:rPr>
          <w:rFonts w:cs="Arial"/>
          <w:color w:val="000000" w:themeColor="text1"/>
          <w:sz w:val="24"/>
          <w:szCs w:val="24"/>
          <w:shd w:val="clear" w:color="auto" w:fill="FFFFFF"/>
          <w:vertAlign w:val="superscript"/>
        </w:rPr>
        <w:t xml:space="preserve"> 3,6</w:t>
      </w:r>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Shicheng</w:t>
      </w:r>
      <w:proofErr w:type="spellEnd"/>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Guo</w:t>
      </w:r>
      <w:proofErr w:type="spellEnd"/>
      <w:r w:rsidRPr="0057759A">
        <w:rPr>
          <w:rFonts w:cs="Arial"/>
          <w:color w:val="000000" w:themeColor="text1"/>
          <w:sz w:val="24"/>
          <w:szCs w:val="24"/>
          <w:shd w:val="clear" w:color="auto" w:fill="FFFFFF"/>
          <w:vertAlign w:val="superscript"/>
        </w:rPr>
        <w:t xml:space="preserve"> 4,6</w:t>
      </w:r>
      <w:r w:rsidRPr="0057759A">
        <w:rPr>
          <w:rFonts w:cs="Arial"/>
          <w:color w:val="000000" w:themeColor="text1"/>
          <w:sz w:val="24"/>
          <w:szCs w:val="24"/>
          <w:shd w:val="clear" w:color="auto" w:fill="FFFFFF"/>
        </w:rPr>
        <w:t>, Jun Gu</w:t>
      </w:r>
      <w:r w:rsidRPr="0057759A">
        <w:rPr>
          <w:rFonts w:cs="Arial"/>
          <w:color w:val="000000" w:themeColor="text1"/>
          <w:sz w:val="24"/>
          <w:szCs w:val="24"/>
          <w:shd w:val="clear" w:color="auto" w:fill="FFFFFF"/>
          <w:vertAlign w:val="superscript"/>
        </w:rPr>
        <w:t>1</w:t>
      </w:r>
      <w:r w:rsidRPr="0057759A">
        <w:rPr>
          <w:rFonts w:cs="Arial"/>
          <w:color w:val="000000" w:themeColor="text1"/>
          <w:sz w:val="24"/>
          <w:szCs w:val="24"/>
          <w:shd w:val="clear" w:color="auto" w:fill="FFFFFF"/>
        </w:rPr>
        <w:t>, Wei Wang</w:t>
      </w:r>
      <w:r w:rsidRPr="0057759A">
        <w:rPr>
          <w:rFonts w:cs="Arial"/>
          <w:color w:val="000000" w:themeColor="text1"/>
          <w:sz w:val="24"/>
          <w:szCs w:val="24"/>
          <w:shd w:val="clear" w:color="auto" w:fill="FFFFFF"/>
          <w:vertAlign w:val="superscript"/>
        </w:rPr>
        <w:t>1</w:t>
      </w:r>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Ning</w:t>
      </w:r>
      <w:proofErr w:type="spellEnd"/>
      <w:r w:rsidRPr="0057759A">
        <w:rPr>
          <w:rFonts w:cs="Arial"/>
          <w:color w:val="000000" w:themeColor="text1"/>
          <w:sz w:val="24"/>
          <w:szCs w:val="24"/>
          <w:shd w:val="clear" w:color="auto" w:fill="FFFFFF"/>
        </w:rPr>
        <w:t xml:space="preserve"> Tang</w:t>
      </w:r>
      <w:r w:rsidRPr="0057759A">
        <w:rPr>
          <w:rFonts w:cs="Arial"/>
          <w:color w:val="000000" w:themeColor="text1"/>
          <w:sz w:val="24"/>
          <w:szCs w:val="24"/>
          <w:shd w:val="clear" w:color="auto" w:fill="FFFFFF"/>
          <w:vertAlign w:val="superscript"/>
        </w:rPr>
        <w:t>3</w:t>
      </w:r>
      <w:r w:rsidRPr="0057759A">
        <w:rPr>
          <w:rFonts w:cs="Arial"/>
          <w:color w:val="000000" w:themeColor="text1"/>
          <w:sz w:val="24"/>
          <w:szCs w:val="24"/>
          <w:shd w:val="clear" w:color="auto" w:fill="FFFFFF"/>
        </w:rPr>
        <w:t xml:space="preserve">, </w:t>
      </w:r>
      <w:proofErr w:type="spellStart"/>
      <w:r w:rsidRPr="0057759A">
        <w:rPr>
          <w:rFonts w:cs="Arial"/>
          <w:color w:val="000000" w:themeColor="text1"/>
          <w:sz w:val="24"/>
          <w:szCs w:val="24"/>
          <w:shd w:val="clear" w:color="auto" w:fill="FFFFFF"/>
        </w:rPr>
        <w:t>Xiaoyu</w:t>
      </w:r>
      <w:proofErr w:type="spellEnd"/>
      <w:r w:rsidRPr="0057759A">
        <w:rPr>
          <w:rFonts w:cs="Arial"/>
          <w:color w:val="000000" w:themeColor="text1"/>
          <w:sz w:val="24"/>
          <w:szCs w:val="24"/>
          <w:shd w:val="clear" w:color="auto" w:fill="FFFFFF"/>
        </w:rPr>
        <w:t xml:space="preserve"> Zhou</w:t>
      </w:r>
      <w:r w:rsidRPr="0057759A">
        <w:rPr>
          <w:rFonts w:cs="Arial"/>
          <w:color w:val="000000" w:themeColor="text1"/>
          <w:sz w:val="24"/>
          <w:szCs w:val="24"/>
          <w:shd w:val="clear" w:color="auto" w:fill="FFFFFF"/>
          <w:vertAlign w:val="superscript"/>
        </w:rPr>
        <w:t>5</w:t>
      </w:r>
      <w:r w:rsidRPr="0057759A">
        <w:rPr>
          <w:rFonts w:cs="Arial"/>
          <w:color w:val="000000" w:themeColor="text1"/>
          <w:sz w:val="24"/>
          <w:szCs w:val="24"/>
          <w:shd w:val="clear" w:color="auto" w:fill="FFFFFF"/>
        </w:rPr>
        <w:t>,</w:t>
      </w:r>
      <w:ins w:id="2" w:author="Shicheng Guo" w:date="2014-09-05T13:53:00Z">
        <w:r w:rsidR="008E1485">
          <w:rPr>
            <w:rFonts w:cs="Arial" w:hint="eastAsia"/>
            <w:color w:val="000000" w:themeColor="text1"/>
            <w:sz w:val="24"/>
            <w:szCs w:val="24"/>
            <w:shd w:val="clear" w:color="auto" w:fill="FFFFFF"/>
          </w:rPr>
          <w:t xml:space="preserve"> </w:t>
        </w:r>
      </w:ins>
      <w:r w:rsidRPr="0057759A">
        <w:rPr>
          <w:rFonts w:cs="Arial"/>
          <w:color w:val="000000" w:themeColor="text1"/>
          <w:sz w:val="24"/>
          <w:szCs w:val="24"/>
          <w:shd w:val="clear" w:color="auto" w:fill="FFFFFF"/>
        </w:rPr>
        <w:t>Jian Yu</w:t>
      </w:r>
      <w:r w:rsidRPr="0057759A">
        <w:rPr>
          <w:rFonts w:cs="Arial"/>
          <w:color w:val="000000" w:themeColor="text1"/>
          <w:sz w:val="24"/>
          <w:szCs w:val="24"/>
          <w:shd w:val="clear" w:color="auto" w:fill="FFFFFF"/>
          <w:vertAlign w:val="superscript"/>
        </w:rPr>
        <w:t>1</w:t>
      </w:r>
    </w:p>
    <w:p w:rsidR="00B45337" w:rsidRPr="0057759A" w:rsidRDefault="00B45337" w:rsidP="006769F3">
      <w:pPr>
        <w:rPr>
          <w:rFonts w:cs="Arial"/>
          <w:color w:val="000000" w:themeColor="text1"/>
          <w:sz w:val="24"/>
          <w:szCs w:val="24"/>
          <w:shd w:val="clear" w:color="auto" w:fill="FFFFFF"/>
          <w:vertAlign w:val="superscript"/>
        </w:rPr>
        <w:pPrChange w:id="3" w:author="Shicheng Guo" w:date="2014-09-05T16:28:00Z">
          <w:pPr>
            <w:spacing w:line="360" w:lineRule="auto"/>
          </w:pPr>
        </w:pPrChange>
      </w:pPr>
      <w:r w:rsidRPr="0057759A">
        <w:rPr>
          <w:rFonts w:cs="Arial"/>
          <w:color w:val="000000" w:themeColor="text1"/>
          <w:sz w:val="24"/>
          <w:szCs w:val="24"/>
          <w:shd w:val="clear" w:color="auto" w:fill="FFFFFF"/>
          <w:vertAlign w:val="superscript"/>
        </w:rPr>
        <w:t>1</w:t>
      </w:r>
      <w:bookmarkStart w:id="4" w:name="OLE_LINK14"/>
      <w:bookmarkStart w:id="5" w:name="OLE_LINK15"/>
      <w:r w:rsidRPr="0057759A">
        <w:rPr>
          <w:rFonts w:cs="Arial"/>
          <w:color w:val="000000" w:themeColor="text1"/>
          <w:sz w:val="24"/>
          <w:szCs w:val="24"/>
          <w:shd w:val="clear" w:color="auto" w:fill="FFFFFF"/>
        </w:rPr>
        <w:t xml:space="preserve">State Key Laboratory of Oncogenes and Related Genes, </w:t>
      </w:r>
      <w:bookmarkStart w:id="6" w:name="OLE_LINK12"/>
      <w:r w:rsidRPr="0057759A">
        <w:rPr>
          <w:rFonts w:cs="Arial"/>
          <w:color w:val="000000" w:themeColor="text1"/>
          <w:sz w:val="24"/>
          <w:szCs w:val="24"/>
          <w:shd w:val="clear" w:color="auto" w:fill="FFFFFF"/>
        </w:rPr>
        <w:t>Shanghai Cancer Institute,</w:t>
      </w:r>
      <w:ins w:id="7" w:author="Shicheng Guo" w:date="2014-09-05T13:53:00Z">
        <w:r w:rsidR="008E1485">
          <w:rPr>
            <w:rFonts w:cs="Arial" w:hint="eastAsia"/>
            <w:color w:val="000000" w:themeColor="text1"/>
            <w:sz w:val="24"/>
            <w:szCs w:val="24"/>
            <w:shd w:val="clear" w:color="auto" w:fill="FFFFFF"/>
          </w:rPr>
          <w:t xml:space="preserve"> </w:t>
        </w:r>
      </w:ins>
      <w:proofErr w:type="spellStart"/>
      <w:r w:rsidRPr="0057759A">
        <w:rPr>
          <w:rFonts w:cs="Arial"/>
          <w:color w:val="000000" w:themeColor="text1"/>
          <w:sz w:val="24"/>
          <w:szCs w:val="24"/>
          <w:shd w:val="clear" w:color="auto" w:fill="FFFFFF"/>
        </w:rPr>
        <w:t>Renji</w:t>
      </w:r>
      <w:proofErr w:type="spellEnd"/>
      <w:r w:rsidRPr="0057759A">
        <w:rPr>
          <w:rFonts w:cs="Arial"/>
          <w:color w:val="000000" w:themeColor="text1"/>
          <w:sz w:val="24"/>
          <w:szCs w:val="24"/>
          <w:shd w:val="clear" w:color="auto" w:fill="FFFFFF"/>
        </w:rPr>
        <w:t xml:space="preserve"> Hospital, Shanghai Jiao Tong University School of Medicine</w:t>
      </w:r>
      <w:bookmarkEnd w:id="6"/>
      <w:r w:rsidRPr="0057759A">
        <w:rPr>
          <w:rFonts w:cs="Arial"/>
          <w:color w:val="000000" w:themeColor="text1"/>
          <w:sz w:val="24"/>
          <w:szCs w:val="24"/>
          <w:shd w:val="clear" w:color="auto" w:fill="FFFFFF"/>
        </w:rPr>
        <w:t>, Shanghai, China.</w:t>
      </w:r>
      <w:bookmarkEnd w:id="4"/>
      <w:bookmarkEnd w:id="5"/>
      <w:r w:rsidRPr="0057759A">
        <w:rPr>
          <w:rFonts w:cs="Arial"/>
          <w:color w:val="000000" w:themeColor="text1"/>
          <w:sz w:val="24"/>
          <w:szCs w:val="24"/>
          <w:shd w:val="clear" w:color="auto" w:fill="FFFFFF"/>
          <w:vertAlign w:val="superscript"/>
        </w:rPr>
        <w:t xml:space="preserve"> </w:t>
      </w:r>
    </w:p>
    <w:p w:rsidR="00B45337" w:rsidRPr="0057759A" w:rsidRDefault="00B45337" w:rsidP="006769F3">
      <w:pPr>
        <w:rPr>
          <w:rFonts w:cs="Arial"/>
          <w:color w:val="000000" w:themeColor="text1"/>
          <w:sz w:val="24"/>
          <w:szCs w:val="24"/>
          <w:shd w:val="clear" w:color="auto" w:fill="FFFFFF"/>
          <w:vertAlign w:val="superscript"/>
        </w:rPr>
        <w:pPrChange w:id="8" w:author="Shicheng Guo" w:date="2014-09-05T16:28:00Z">
          <w:pPr>
            <w:spacing w:line="360" w:lineRule="auto"/>
          </w:pPr>
        </w:pPrChange>
      </w:pPr>
      <w:proofErr w:type="gramStart"/>
      <w:r w:rsidRPr="0057759A">
        <w:rPr>
          <w:rFonts w:cs="Arial"/>
          <w:color w:val="000000" w:themeColor="text1"/>
          <w:sz w:val="24"/>
          <w:szCs w:val="24"/>
          <w:shd w:val="clear" w:color="auto" w:fill="FFFFFF"/>
          <w:vertAlign w:val="superscript"/>
        </w:rPr>
        <w:t>2</w:t>
      </w:r>
      <w:r w:rsidRPr="0057759A">
        <w:rPr>
          <w:rFonts w:cs="Arial"/>
          <w:color w:val="000000" w:themeColor="text1"/>
          <w:sz w:val="24"/>
          <w:szCs w:val="24"/>
          <w:shd w:val="clear" w:color="auto" w:fill="FFFFFF"/>
        </w:rPr>
        <w:t xml:space="preserve">Zhongshan Hospital, </w:t>
      </w:r>
      <w:proofErr w:type="spellStart"/>
      <w:r w:rsidRPr="0057759A">
        <w:rPr>
          <w:rFonts w:cs="Arial"/>
          <w:color w:val="000000" w:themeColor="text1"/>
          <w:sz w:val="24"/>
          <w:szCs w:val="24"/>
          <w:shd w:val="clear" w:color="auto" w:fill="FFFFFF"/>
        </w:rPr>
        <w:t>Fudan</w:t>
      </w:r>
      <w:proofErr w:type="spellEnd"/>
      <w:r w:rsidRPr="0057759A">
        <w:rPr>
          <w:rFonts w:cs="Arial"/>
          <w:color w:val="000000" w:themeColor="text1"/>
          <w:sz w:val="24"/>
          <w:szCs w:val="24"/>
          <w:shd w:val="clear" w:color="auto" w:fill="FFFFFF"/>
        </w:rPr>
        <w:t xml:space="preserve"> University, Shanghai, China.</w:t>
      </w:r>
      <w:proofErr w:type="gramEnd"/>
      <w:r w:rsidRPr="0057759A">
        <w:rPr>
          <w:rFonts w:cs="Arial"/>
          <w:color w:val="000000" w:themeColor="text1"/>
          <w:sz w:val="24"/>
          <w:szCs w:val="24"/>
          <w:shd w:val="clear" w:color="auto" w:fill="FFFFFF"/>
          <w:vertAlign w:val="superscript"/>
        </w:rPr>
        <w:t xml:space="preserve"> </w:t>
      </w:r>
    </w:p>
    <w:p w:rsidR="00B45337" w:rsidRPr="0057759A" w:rsidRDefault="00B45337" w:rsidP="006769F3">
      <w:pPr>
        <w:rPr>
          <w:rFonts w:cs="Arial"/>
          <w:color w:val="000000" w:themeColor="text1"/>
          <w:sz w:val="24"/>
          <w:szCs w:val="24"/>
          <w:shd w:val="clear" w:color="auto" w:fill="FFFFFF"/>
          <w:vertAlign w:val="superscript"/>
        </w:rPr>
        <w:pPrChange w:id="9" w:author="Shicheng Guo" w:date="2014-09-05T16:28:00Z">
          <w:pPr>
            <w:spacing w:line="360" w:lineRule="auto"/>
          </w:pPr>
        </w:pPrChange>
      </w:pPr>
      <w:r w:rsidRPr="0057759A">
        <w:rPr>
          <w:rFonts w:cs="Arial"/>
          <w:color w:val="000000" w:themeColor="text1"/>
          <w:sz w:val="24"/>
          <w:szCs w:val="24"/>
          <w:shd w:val="clear" w:color="auto" w:fill="FFFFFF"/>
          <w:vertAlign w:val="superscript"/>
        </w:rPr>
        <w:t>3</w:t>
      </w:r>
      <w:r w:rsidRPr="0057759A">
        <w:rPr>
          <w:rFonts w:cs="Arial"/>
          <w:color w:val="000000" w:themeColor="text1"/>
          <w:sz w:val="24"/>
          <w:szCs w:val="24"/>
          <w:shd w:val="clear" w:color="auto" w:fill="FFFFFF"/>
        </w:rPr>
        <w:t xml:space="preserve">Shanghai Cancer </w:t>
      </w:r>
      <w:proofErr w:type="spellStart"/>
      <w:r w:rsidRPr="0057759A">
        <w:rPr>
          <w:rFonts w:cs="Arial"/>
          <w:color w:val="000000" w:themeColor="text1"/>
          <w:sz w:val="24"/>
          <w:szCs w:val="24"/>
          <w:shd w:val="clear" w:color="auto" w:fill="FFFFFF"/>
        </w:rPr>
        <w:t>Institute</w:t>
      </w:r>
      <w:proofErr w:type="gramStart"/>
      <w:r w:rsidRPr="0057759A">
        <w:rPr>
          <w:rFonts w:cs="Arial"/>
          <w:color w:val="000000" w:themeColor="text1"/>
          <w:sz w:val="24"/>
          <w:szCs w:val="24"/>
          <w:shd w:val="clear" w:color="auto" w:fill="FFFFFF"/>
        </w:rPr>
        <w:t>,Renji</w:t>
      </w:r>
      <w:proofErr w:type="spellEnd"/>
      <w:proofErr w:type="gramEnd"/>
      <w:r w:rsidRPr="0057759A">
        <w:rPr>
          <w:rFonts w:cs="Arial"/>
          <w:color w:val="000000" w:themeColor="text1"/>
          <w:sz w:val="24"/>
          <w:szCs w:val="24"/>
          <w:shd w:val="clear" w:color="auto" w:fill="FFFFFF"/>
        </w:rPr>
        <w:t xml:space="preserve"> Hospital, Shanghai Jiao Tong University School of Medicine, Shanghai, China.</w:t>
      </w:r>
      <w:bookmarkStart w:id="10" w:name="OLE_LINK8"/>
      <w:r w:rsidRPr="0057759A">
        <w:rPr>
          <w:rFonts w:cs="Arial"/>
          <w:color w:val="000000" w:themeColor="text1"/>
          <w:sz w:val="24"/>
          <w:szCs w:val="24"/>
          <w:shd w:val="clear" w:color="auto" w:fill="FFFFFF"/>
          <w:vertAlign w:val="superscript"/>
        </w:rPr>
        <w:t xml:space="preserve"> </w:t>
      </w:r>
    </w:p>
    <w:p w:rsidR="00B45337" w:rsidRPr="0057759A" w:rsidRDefault="00B45337" w:rsidP="006769F3">
      <w:pPr>
        <w:rPr>
          <w:rFonts w:cs="Arial"/>
          <w:color w:val="000000" w:themeColor="text1"/>
          <w:sz w:val="24"/>
          <w:szCs w:val="24"/>
          <w:shd w:val="clear" w:color="auto" w:fill="FFFFFF"/>
        </w:rPr>
        <w:pPrChange w:id="11" w:author="Shicheng Guo" w:date="2014-09-05T16:28:00Z">
          <w:pPr>
            <w:spacing w:line="360" w:lineRule="auto"/>
          </w:pPr>
        </w:pPrChange>
      </w:pPr>
      <w:r w:rsidRPr="0057759A">
        <w:rPr>
          <w:rFonts w:cs="Arial"/>
          <w:color w:val="000000" w:themeColor="text1"/>
          <w:sz w:val="24"/>
          <w:szCs w:val="24"/>
          <w:shd w:val="clear" w:color="auto" w:fill="FFFFFF"/>
          <w:vertAlign w:val="superscript"/>
        </w:rPr>
        <w:t>4</w:t>
      </w:r>
      <w:bookmarkEnd w:id="10"/>
      <w:r w:rsidR="00A55849" w:rsidRPr="0057759A">
        <w:rPr>
          <w:rFonts w:cs="Arial"/>
          <w:color w:val="000000" w:themeColor="text1"/>
          <w:sz w:val="24"/>
          <w:szCs w:val="24"/>
          <w:shd w:val="clear" w:color="auto" w:fill="FFFFFF"/>
        </w:rPr>
        <w:t xml:space="preserve">State Key Laboratory of Genetic Engineering and Ministry of Education, Key Laboratory of Contemporary Anthropology, Collaborative Innovation Center for Genetics and Development, School of Life Sciences and Institutes of Biomedical Sciences, </w:t>
      </w:r>
      <w:proofErr w:type="spellStart"/>
      <w:r w:rsidR="00A55849" w:rsidRPr="0057759A">
        <w:rPr>
          <w:rFonts w:cs="Arial"/>
          <w:color w:val="000000" w:themeColor="text1"/>
          <w:sz w:val="24"/>
          <w:szCs w:val="24"/>
          <w:shd w:val="clear" w:color="auto" w:fill="FFFFFF"/>
        </w:rPr>
        <w:t>Fudan</w:t>
      </w:r>
      <w:proofErr w:type="spellEnd"/>
      <w:r w:rsidR="00A55849" w:rsidRPr="0057759A">
        <w:rPr>
          <w:rFonts w:cs="Arial"/>
          <w:color w:val="000000" w:themeColor="text1"/>
          <w:sz w:val="24"/>
          <w:szCs w:val="24"/>
          <w:shd w:val="clear" w:color="auto" w:fill="FFFFFF"/>
        </w:rPr>
        <w:t xml:space="preserve"> University, Shanghai 200433, China</w:t>
      </w:r>
    </w:p>
    <w:p w:rsidR="00B45337" w:rsidRPr="0057759A" w:rsidRDefault="00B45337" w:rsidP="006769F3">
      <w:pPr>
        <w:rPr>
          <w:rFonts w:cs="Arial"/>
          <w:color w:val="000000" w:themeColor="text1"/>
          <w:sz w:val="24"/>
          <w:szCs w:val="24"/>
          <w:shd w:val="clear" w:color="auto" w:fill="FFFFFF"/>
        </w:rPr>
        <w:pPrChange w:id="12" w:author="Shicheng Guo" w:date="2014-09-05T16:28:00Z">
          <w:pPr>
            <w:spacing w:line="360" w:lineRule="auto"/>
          </w:pPr>
        </w:pPrChange>
      </w:pPr>
      <w:proofErr w:type="gramStart"/>
      <w:r w:rsidRPr="0057759A">
        <w:rPr>
          <w:rFonts w:cs="Arial"/>
          <w:color w:val="000000" w:themeColor="text1"/>
          <w:sz w:val="24"/>
          <w:szCs w:val="24"/>
          <w:shd w:val="clear" w:color="auto" w:fill="FFFFFF"/>
          <w:vertAlign w:val="superscript"/>
        </w:rPr>
        <w:t>5</w:t>
      </w:r>
      <w:r w:rsidRPr="0057759A">
        <w:rPr>
          <w:rFonts w:cs="Arial"/>
          <w:color w:val="000000" w:themeColor="text1"/>
          <w:sz w:val="24"/>
          <w:szCs w:val="24"/>
          <w:shd w:val="clear" w:color="auto" w:fill="FFFFFF"/>
        </w:rPr>
        <w:t>Key Laboratory of Contraceptive Drugs and Devices of NPFPC, Shanghai Institute of Planned Parenthood Research, Shanghai, China.</w:t>
      </w:r>
      <w:proofErr w:type="gramEnd"/>
    </w:p>
    <w:p w:rsidR="00B45337" w:rsidRPr="0057759A" w:rsidRDefault="00B45337" w:rsidP="006769F3">
      <w:pPr>
        <w:rPr>
          <w:rFonts w:cs="Arial"/>
          <w:color w:val="000000" w:themeColor="text1"/>
          <w:sz w:val="24"/>
          <w:szCs w:val="24"/>
          <w:shd w:val="clear" w:color="auto" w:fill="FFFFFF"/>
        </w:rPr>
        <w:pPrChange w:id="13" w:author="Shicheng Guo" w:date="2014-09-05T16:28:00Z">
          <w:pPr>
            <w:spacing w:line="360" w:lineRule="auto"/>
          </w:pPr>
        </w:pPrChange>
      </w:pPr>
      <w:r w:rsidRPr="0057759A">
        <w:rPr>
          <w:rFonts w:cs="Arial"/>
          <w:color w:val="000000" w:themeColor="text1"/>
          <w:sz w:val="24"/>
          <w:szCs w:val="24"/>
          <w:shd w:val="clear" w:color="auto" w:fill="FFFFFF"/>
          <w:vertAlign w:val="superscript"/>
        </w:rPr>
        <w:t>6</w:t>
      </w:r>
      <w:r w:rsidRPr="0057759A">
        <w:rPr>
          <w:rFonts w:cs="Arial"/>
          <w:color w:val="000000" w:themeColor="text1"/>
          <w:sz w:val="24"/>
          <w:szCs w:val="24"/>
          <w:shd w:val="clear" w:color="auto" w:fill="FFFFFF"/>
        </w:rPr>
        <w:t>These authors contributed equally to this work</w:t>
      </w:r>
    </w:p>
    <w:p w:rsidR="006500B7" w:rsidRDefault="006500B7" w:rsidP="006769F3">
      <w:pPr>
        <w:pStyle w:val="3"/>
        <w:rPr>
          <w:ins w:id="14" w:author="Shicheng Guo" w:date="2014-09-05T14:03:00Z"/>
          <w:rFonts w:cs="Arial" w:hint="eastAsia"/>
          <w:color w:val="000000" w:themeColor="text1"/>
          <w:sz w:val="24"/>
          <w:szCs w:val="24"/>
          <w:shd w:val="clear" w:color="auto" w:fill="FFFFFF"/>
        </w:rPr>
        <w:pPrChange w:id="15" w:author="Shicheng Guo" w:date="2014-09-05T16:28:00Z">
          <w:pPr>
            <w:spacing w:line="360" w:lineRule="auto"/>
          </w:pPr>
        </w:pPrChange>
      </w:pPr>
      <w:ins w:id="16" w:author="Shicheng Guo" w:date="2014-09-05T14:04:00Z">
        <w:r w:rsidRPr="006500B7">
          <w:rPr>
            <w:rFonts w:hint="eastAsia"/>
            <w:color w:val="000000" w:themeColor="text1"/>
            <w:rPrChange w:id="17" w:author="Shicheng Guo" w:date="2014-09-05T14:05:00Z">
              <w:rPr>
                <w:rFonts w:cs="Arial" w:hint="eastAsia"/>
                <w:color w:val="000000" w:themeColor="text1"/>
                <w:sz w:val="24"/>
                <w:szCs w:val="24"/>
                <w:shd w:val="clear" w:color="auto" w:fill="FFFFFF"/>
              </w:rPr>
            </w:rPrChange>
          </w:rPr>
          <w:t>A</w:t>
        </w:r>
        <w:r w:rsidRPr="006500B7">
          <w:rPr>
            <w:color w:val="000000" w:themeColor="text1"/>
            <w:rPrChange w:id="18" w:author="Shicheng Guo" w:date="2014-09-05T14:05:00Z">
              <w:rPr>
                <w:rFonts w:cs="Arial"/>
                <w:color w:val="000000" w:themeColor="text1"/>
                <w:sz w:val="24"/>
                <w:szCs w:val="24"/>
                <w:shd w:val="clear" w:color="auto" w:fill="FFFFFF"/>
              </w:rPr>
            </w:rPrChange>
          </w:rPr>
          <w:t>bbreviation</w:t>
        </w:r>
        <w:r w:rsidR="004610C5">
          <w:rPr>
            <w:rFonts w:cs="Arial" w:hint="eastAsia"/>
            <w:color w:val="000000" w:themeColor="text1"/>
            <w:sz w:val="24"/>
            <w:szCs w:val="24"/>
            <w:shd w:val="clear" w:color="auto" w:fill="FFFFFF"/>
          </w:rPr>
          <w:t xml:space="preserve">: </w:t>
        </w:r>
      </w:ins>
    </w:p>
    <w:p w:rsidR="008F452B" w:rsidRDefault="008F452B" w:rsidP="006769F3">
      <w:pPr>
        <w:spacing w:line="360" w:lineRule="auto"/>
        <w:rPr>
          <w:ins w:id="19" w:author="Shicheng Guo" w:date="2014-09-05T14:02:00Z"/>
          <w:rFonts w:cs="Arial" w:hint="eastAsia"/>
          <w:color w:val="000000" w:themeColor="text1"/>
          <w:sz w:val="24"/>
          <w:szCs w:val="24"/>
          <w:shd w:val="clear" w:color="auto" w:fill="FFFFFF"/>
        </w:rPr>
        <w:pPrChange w:id="20" w:author="Shicheng Guo" w:date="2014-09-05T16:28:00Z">
          <w:pPr>
            <w:spacing w:line="360" w:lineRule="auto"/>
          </w:pPr>
        </w:pPrChange>
      </w:pPr>
      <w:ins w:id="21" w:author="Shicheng Guo" w:date="2014-09-05T14:03:00Z">
        <w:r>
          <w:rPr>
            <w:rFonts w:cs="Arial" w:hint="eastAsia"/>
            <w:color w:val="000000" w:themeColor="text1"/>
            <w:sz w:val="24"/>
            <w:szCs w:val="24"/>
          </w:rPr>
          <w:t>PC: P</w:t>
        </w:r>
        <w:r>
          <w:rPr>
            <w:rFonts w:cs="Arial"/>
            <w:color w:val="000000" w:themeColor="text1"/>
            <w:sz w:val="24"/>
            <w:szCs w:val="24"/>
          </w:rPr>
          <w:t>ancreatic cancer</w:t>
        </w:r>
      </w:ins>
    </w:p>
    <w:p w:rsidR="00962F84" w:rsidRDefault="00962F84" w:rsidP="006769F3">
      <w:pPr>
        <w:spacing w:line="360" w:lineRule="auto"/>
        <w:rPr>
          <w:ins w:id="22" w:author="Shicheng Guo" w:date="2014-09-05T14:00:00Z"/>
          <w:rFonts w:cs="Arial" w:hint="eastAsia"/>
          <w:color w:val="000000" w:themeColor="text1"/>
          <w:sz w:val="24"/>
          <w:szCs w:val="24"/>
          <w:shd w:val="clear" w:color="auto" w:fill="FFFFFF"/>
        </w:rPr>
        <w:pPrChange w:id="23" w:author="Shicheng Guo" w:date="2014-09-05T16:28:00Z">
          <w:pPr>
            <w:spacing w:line="360" w:lineRule="auto"/>
          </w:pPr>
        </w:pPrChange>
      </w:pPr>
      <w:proofErr w:type="spellStart"/>
      <w:ins w:id="24" w:author="Shicheng Guo" w:date="2014-09-05T14:02:00Z">
        <w:r w:rsidRPr="0057759A">
          <w:rPr>
            <w:rFonts w:cs="Arial"/>
            <w:color w:val="000000" w:themeColor="text1"/>
            <w:sz w:val="24"/>
            <w:szCs w:val="24"/>
          </w:rPr>
          <w:t>MethylCap-seq</w:t>
        </w:r>
      </w:ins>
      <w:proofErr w:type="spellEnd"/>
    </w:p>
    <w:p w:rsidR="009A7622" w:rsidRDefault="009A7622" w:rsidP="006769F3">
      <w:pPr>
        <w:spacing w:line="360" w:lineRule="auto"/>
        <w:rPr>
          <w:ins w:id="25" w:author="Shicheng Guo" w:date="2014-09-05T14:01:00Z"/>
          <w:rFonts w:cs="Arial" w:hint="eastAsia"/>
          <w:color w:val="000000" w:themeColor="text1"/>
          <w:sz w:val="24"/>
          <w:szCs w:val="24"/>
        </w:rPr>
        <w:pPrChange w:id="26" w:author="Shicheng Guo" w:date="2014-09-05T16:28:00Z">
          <w:pPr>
            <w:spacing w:line="360" w:lineRule="auto"/>
          </w:pPr>
        </w:pPrChange>
      </w:pPr>
      <w:ins w:id="27" w:author="Shicheng Guo" w:date="2014-09-05T14:01:00Z">
        <w:r w:rsidRPr="0057759A">
          <w:rPr>
            <w:rFonts w:cs="Arial"/>
            <w:color w:val="000000" w:themeColor="text1"/>
            <w:sz w:val="24"/>
            <w:szCs w:val="24"/>
          </w:rPr>
          <w:t>MSP</w:t>
        </w:r>
        <w:r>
          <w:rPr>
            <w:rFonts w:cs="Arial" w:hint="eastAsia"/>
            <w:color w:val="000000" w:themeColor="text1"/>
            <w:sz w:val="24"/>
            <w:szCs w:val="24"/>
          </w:rPr>
          <w:t xml:space="preserve">: </w:t>
        </w:r>
        <w:r>
          <w:rPr>
            <w:rFonts w:cs="Arial"/>
            <w:color w:val="000000" w:themeColor="text1"/>
            <w:sz w:val="24"/>
            <w:szCs w:val="24"/>
          </w:rPr>
          <w:t>Methylation-Specific PCR</w:t>
        </w:r>
      </w:ins>
    </w:p>
    <w:p w:rsidR="005501D1" w:rsidRDefault="009A7622" w:rsidP="006769F3">
      <w:pPr>
        <w:spacing w:line="360" w:lineRule="auto"/>
        <w:rPr>
          <w:ins w:id="28" w:author="Shicheng Guo" w:date="2014-09-05T14:00:00Z"/>
          <w:rFonts w:cs="Arial" w:hint="eastAsia"/>
          <w:color w:val="000000" w:themeColor="text1"/>
          <w:sz w:val="24"/>
          <w:szCs w:val="24"/>
          <w:shd w:val="clear" w:color="auto" w:fill="FFFFFF"/>
        </w:rPr>
        <w:pPrChange w:id="29" w:author="Shicheng Guo" w:date="2014-09-05T16:28:00Z">
          <w:pPr>
            <w:spacing w:line="360" w:lineRule="auto"/>
          </w:pPr>
        </w:pPrChange>
      </w:pPr>
      <w:ins w:id="30" w:author="Shicheng Guo" w:date="2014-09-05T14:01:00Z">
        <w:r>
          <w:rPr>
            <w:rFonts w:cs="Arial"/>
            <w:color w:val="000000" w:themeColor="text1"/>
            <w:sz w:val="24"/>
            <w:szCs w:val="24"/>
          </w:rPr>
          <w:t>BSP</w:t>
        </w:r>
        <w:r>
          <w:rPr>
            <w:rFonts w:cs="Arial" w:hint="eastAsia"/>
            <w:color w:val="000000" w:themeColor="text1"/>
            <w:sz w:val="24"/>
            <w:szCs w:val="24"/>
          </w:rPr>
          <w:t xml:space="preserve">: </w:t>
        </w:r>
        <w:r>
          <w:rPr>
            <w:rFonts w:cs="Arial"/>
            <w:color w:val="000000" w:themeColor="text1"/>
            <w:sz w:val="24"/>
            <w:szCs w:val="24"/>
          </w:rPr>
          <w:t>Bisulfite Sequencing PCR</w:t>
        </w:r>
      </w:ins>
    </w:p>
    <w:p w:rsidR="005501D1" w:rsidRDefault="00962F84" w:rsidP="006769F3">
      <w:pPr>
        <w:spacing w:line="360" w:lineRule="auto"/>
        <w:rPr>
          <w:ins w:id="31" w:author="Shicheng Guo" w:date="2014-09-05T14:01:00Z"/>
          <w:rFonts w:cs="Arial" w:hint="eastAsia"/>
          <w:color w:val="000000" w:themeColor="text1"/>
          <w:sz w:val="24"/>
          <w:szCs w:val="24"/>
          <w:shd w:val="clear" w:color="auto" w:fill="FFFFFF"/>
        </w:rPr>
        <w:pPrChange w:id="32" w:author="Shicheng Guo" w:date="2014-09-05T16:28:00Z">
          <w:pPr>
            <w:spacing w:line="360" w:lineRule="auto"/>
          </w:pPr>
        </w:pPrChange>
      </w:pPr>
      <w:ins w:id="33" w:author="Shicheng Guo" w:date="2014-09-05T14:02:00Z">
        <w:r w:rsidRPr="0057759A">
          <w:rPr>
            <w:rFonts w:cs="Arial"/>
            <w:color w:val="000000" w:themeColor="text1"/>
            <w:sz w:val="24"/>
            <w:szCs w:val="24"/>
          </w:rPr>
          <w:t>MSRE-</w:t>
        </w:r>
        <w:proofErr w:type="spellStart"/>
        <w:r w:rsidRPr="0057759A">
          <w:rPr>
            <w:rFonts w:cs="Arial"/>
            <w:color w:val="000000" w:themeColor="text1"/>
            <w:sz w:val="24"/>
            <w:szCs w:val="24"/>
          </w:rPr>
          <w:t>qPCR</w:t>
        </w:r>
      </w:ins>
      <w:proofErr w:type="spellEnd"/>
    </w:p>
    <w:p w:rsidR="00BF19D8" w:rsidRDefault="00546BC9" w:rsidP="006769F3">
      <w:pPr>
        <w:spacing w:line="360" w:lineRule="auto"/>
        <w:rPr>
          <w:ins w:id="34" w:author="Shicheng Guo" w:date="2014-09-05T14:00:00Z"/>
          <w:rFonts w:cs="Arial" w:hint="eastAsia"/>
          <w:color w:val="000000" w:themeColor="text1"/>
          <w:sz w:val="24"/>
          <w:szCs w:val="24"/>
          <w:shd w:val="clear" w:color="auto" w:fill="FFFFFF"/>
        </w:rPr>
        <w:pPrChange w:id="35" w:author="Shicheng Guo" w:date="2014-09-05T16:28:00Z">
          <w:pPr>
            <w:spacing w:line="360" w:lineRule="auto"/>
          </w:pPr>
        </w:pPrChange>
      </w:pPr>
      <w:ins w:id="36" w:author="Shicheng Guo" w:date="2014-09-05T14:03:00Z">
        <w:r>
          <w:rPr>
            <w:rFonts w:cs="Arial" w:hint="eastAsia"/>
            <w:color w:val="000000" w:themeColor="text1"/>
            <w:sz w:val="24"/>
            <w:szCs w:val="24"/>
          </w:rPr>
          <w:t>DMRs: D</w:t>
        </w:r>
        <w:r w:rsidRPr="0057759A">
          <w:rPr>
            <w:rFonts w:cs="Arial"/>
            <w:color w:val="000000" w:themeColor="text1"/>
            <w:sz w:val="24"/>
            <w:szCs w:val="24"/>
          </w:rPr>
          <w:t>ifferen</w:t>
        </w:r>
        <w:r>
          <w:rPr>
            <w:rFonts w:cs="Arial"/>
            <w:color w:val="000000" w:themeColor="text1"/>
            <w:sz w:val="24"/>
            <w:szCs w:val="24"/>
          </w:rPr>
          <w:t>tially methylated regions</w:t>
        </w:r>
      </w:ins>
    </w:p>
    <w:p w:rsidR="007E53C3" w:rsidRDefault="007E53C3" w:rsidP="006769F3">
      <w:pPr>
        <w:spacing w:line="360" w:lineRule="auto"/>
        <w:rPr>
          <w:ins w:id="37" w:author="Shicheng Guo" w:date="2014-09-05T15:10:00Z"/>
          <w:rFonts w:cs="Arial" w:hint="eastAsia"/>
          <w:color w:val="000000" w:themeColor="text1"/>
          <w:sz w:val="24"/>
          <w:szCs w:val="24"/>
          <w:shd w:val="clear" w:color="auto" w:fill="FFFFFF"/>
        </w:rPr>
        <w:pPrChange w:id="38" w:author="Shicheng Guo" w:date="2014-09-05T16:28:00Z">
          <w:pPr>
            <w:spacing w:line="360" w:lineRule="auto"/>
          </w:pPr>
        </w:pPrChange>
      </w:pPr>
    </w:p>
    <w:p w:rsidR="00CB34C2" w:rsidRPr="00EF3596" w:rsidRDefault="00CB34C2" w:rsidP="006769F3">
      <w:pPr>
        <w:spacing w:line="360" w:lineRule="auto"/>
        <w:rPr>
          <w:rFonts w:cs="Arial"/>
          <w:color w:val="000000" w:themeColor="text1"/>
          <w:sz w:val="24"/>
          <w:szCs w:val="24"/>
          <w:shd w:val="clear" w:color="auto" w:fill="FFFFFF"/>
        </w:rPr>
        <w:pPrChange w:id="39" w:author="Shicheng Guo" w:date="2014-09-05T16:28:00Z">
          <w:pPr>
            <w:spacing w:line="360" w:lineRule="auto"/>
          </w:pPr>
        </w:pPrChange>
      </w:pPr>
    </w:p>
    <w:p w:rsidR="00B45337" w:rsidRPr="0057759A" w:rsidRDefault="00B45337" w:rsidP="006769F3">
      <w:pPr>
        <w:spacing w:line="360" w:lineRule="auto"/>
        <w:rPr>
          <w:rFonts w:cs="Arial"/>
          <w:color w:val="000000" w:themeColor="text1"/>
          <w:sz w:val="24"/>
          <w:szCs w:val="24"/>
          <w:shd w:val="clear" w:color="auto" w:fill="FFFFFF"/>
        </w:rPr>
        <w:pPrChange w:id="40" w:author="Shicheng Guo" w:date="2014-09-05T16:28:00Z">
          <w:pPr>
            <w:spacing w:line="360" w:lineRule="auto"/>
          </w:pPr>
        </w:pPrChange>
      </w:pPr>
      <w:r w:rsidRPr="0057759A">
        <w:rPr>
          <w:rFonts w:cs="Arial"/>
          <w:color w:val="000000" w:themeColor="text1"/>
          <w:sz w:val="24"/>
          <w:szCs w:val="24"/>
          <w:shd w:val="clear" w:color="auto" w:fill="FFFFFF"/>
        </w:rPr>
        <w:t xml:space="preserve">Correspondence: </w:t>
      </w:r>
    </w:p>
    <w:p w:rsidR="00B45337" w:rsidRPr="0057759A" w:rsidRDefault="00B45337" w:rsidP="006769F3">
      <w:pPr>
        <w:spacing w:line="360" w:lineRule="auto"/>
        <w:rPr>
          <w:rFonts w:cs="Arial"/>
          <w:color w:val="000000" w:themeColor="text1"/>
          <w:sz w:val="24"/>
          <w:szCs w:val="24"/>
          <w:shd w:val="clear" w:color="auto" w:fill="FFFFFF"/>
        </w:rPr>
        <w:pPrChange w:id="41" w:author="Shicheng Guo" w:date="2014-09-05T16:28:00Z">
          <w:pPr>
            <w:spacing w:line="360" w:lineRule="auto"/>
          </w:pPr>
        </w:pPrChange>
      </w:pPr>
      <w:r w:rsidRPr="0057759A">
        <w:rPr>
          <w:rFonts w:cs="Arial"/>
          <w:color w:val="000000" w:themeColor="text1"/>
          <w:sz w:val="24"/>
          <w:szCs w:val="24"/>
          <w:shd w:val="clear" w:color="auto" w:fill="FFFFFF"/>
        </w:rPr>
        <w:t>Professor Yu Jian, State Key Laboratory of Oncogenes and Related Genes, Shanghai Cancer Institute,</w:t>
      </w:r>
      <w:ins w:id="42" w:author="Shicheng Guo" w:date="2014-09-05T13:54:00Z">
        <w:r w:rsidR="008E1485">
          <w:rPr>
            <w:rFonts w:cs="Arial" w:hint="eastAsia"/>
            <w:color w:val="000000" w:themeColor="text1"/>
            <w:sz w:val="24"/>
            <w:szCs w:val="24"/>
            <w:shd w:val="clear" w:color="auto" w:fill="FFFFFF"/>
          </w:rPr>
          <w:t xml:space="preserve"> </w:t>
        </w:r>
      </w:ins>
      <w:proofErr w:type="spellStart"/>
      <w:r w:rsidRPr="0057759A">
        <w:rPr>
          <w:rFonts w:cs="Arial"/>
          <w:color w:val="000000" w:themeColor="text1"/>
          <w:sz w:val="24"/>
          <w:szCs w:val="24"/>
          <w:shd w:val="clear" w:color="auto" w:fill="FFFFFF"/>
        </w:rPr>
        <w:t>Renji</w:t>
      </w:r>
      <w:proofErr w:type="spellEnd"/>
      <w:r w:rsidRPr="0057759A">
        <w:rPr>
          <w:rFonts w:cs="Arial"/>
          <w:color w:val="000000" w:themeColor="text1"/>
          <w:sz w:val="24"/>
          <w:szCs w:val="24"/>
          <w:shd w:val="clear" w:color="auto" w:fill="FFFFFF"/>
        </w:rPr>
        <w:t xml:space="preserve"> Hospital, Shanghai Jiao Tong University School of Medicine,</w:t>
      </w:r>
      <w:r w:rsidRPr="0057759A">
        <w:rPr>
          <w:rFonts w:cs="Arial"/>
          <w:color w:val="000000" w:themeColor="text1"/>
          <w:sz w:val="24"/>
          <w:szCs w:val="24"/>
        </w:rPr>
        <w:t xml:space="preserve"> </w:t>
      </w:r>
      <w:r w:rsidRPr="0057759A">
        <w:rPr>
          <w:rFonts w:cs="Arial"/>
          <w:color w:val="000000" w:themeColor="text1"/>
          <w:sz w:val="24"/>
          <w:szCs w:val="24"/>
          <w:shd w:val="clear" w:color="auto" w:fill="FFFFFF"/>
        </w:rPr>
        <w:t xml:space="preserve">LN 2200/25, </w:t>
      </w:r>
      <w:proofErr w:type="spellStart"/>
      <w:r w:rsidRPr="0057759A">
        <w:rPr>
          <w:rFonts w:cs="Arial"/>
          <w:color w:val="000000" w:themeColor="text1"/>
          <w:sz w:val="24"/>
          <w:szCs w:val="24"/>
          <w:shd w:val="clear" w:color="auto" w:fill="FFFFFF"/>
        </w:rPr>
        <w:t>Xietu</w:t>
      </w:r>
      <w:proofErr w:type="spellEnd"/>
      <w:r w:rsidRPr="0057759A">
        <w:rPr>
          <w:rFonts w:cs="Arial"/>
          <w:color w:val="000000" w:themeColor="text1"/>
          <w:sz w:val="24"/>
          <w:szCs w:val="24"/>
          <w:shd w:val="clear" w:color="auto" w:fill="FFFFFF"/>
        </w:rPr>
        <w:t xml:space="preserve"> Road, Shanghai 200032, P.R. China. </w:t>
      </w:r>
    </w:p>
    <w:p w:rsidR="00B45337" w:rsidDel="007E53C3" w:rsidRDefault="00B45337" w:rsidP="006769F3">
      <w:pPr>
        <w:spacing w:line="276" w:lineRule="auto"/>
        <w:rPr>
          <w:del w:id="43" w:author="Shicheng Guo" w:date="2014-09-05T14:00:00Z"/>
          <w:rFonts w:cs="Arial" w:hint="eastAsia"/>
          <w:color w:val="000000" w:themeColor="text1"/>
          <w:sz w:val="24"/>
          <w:szCs w:val="24"/>
        </w:rPr>
        <w:pPrChange w:id="44" w:author="Shicheng Guo" w:date="2014-09-05T16:28:00Z">
          <w:pPr>
            <w:spacing w:line="276" w:lineRule="auto"/>
          </w:pPr>
        </w:pPrChange>
      </w:pPr>
      <w:r w:rsidRPr="0057759A">
        <w:rPr>
          <w:rFonts w:cs="Arial"/>
          <w:color w:val="000000" w:themeColor="text1"/>
          <w:sz w:val="24"/>
          <w:szCs w:val="24"/>
        </w:rPr>
        <w:t>Email:yujian@shsci.org</w:t>
      </w:r>
    </w:p>
    <w:p w:rsidR="007E53C3" w:rsidRDefault="007E53C3" w:rsidP="006769F3">
      <w:pPr>
        <w:spacing w:line="360" w:lineRule="auto"/>
        <w:rPr>
          <w:ins w:id="45" w:author="Shicheng Guo" w:date="2014-09-05T14:03:00Z"/>
          <w:rFonts w:cs="Arial" w:hint="eastAsia"/>
          <w:color w:val="000000" w:themeColor="text1"/>
          <w:sz w:val="24"/>
          <w:szCs w:val="24"/>
        </w:rPr>
        <w:pPrChange w:id="46" w:author="Shicheng Guo" w:date="2014-09-05T16:28:00Z">
          <w:pPr>
            <w:spacing w:line="360" w:lineRule="auto"/>
          </w:pPr>
        </w:pPrChange>
      </w:pPr>
    </w:p>
    <w:p w:rsidR="009B7941" w:rsidRPr="0057759A" w:rsidDel="00BF19D8" w:rsidRDefault="009B7941" w:rsidP="006769F3">
      <w:pPr>
        <w:spacing w:line="360" w:lineRule="auto"/>
        <w:rPr>
          <w:del w:id="47" w:author="Shicheng Guo" w:date="2014-09-05T14:00:00Z"/>
          <w:rFonts w:cs="Arial"/>
          <w:color w:val="000000" w:themeColor="text1"/>
          <w:sz w:val="24"/>
          <w:szCs w:val="24"/>
        </w:rPr>
        <w:pPrChange w:id="48" w:author="Shicheng Guo" w:date="2014-09-05T16:28:00Z">
          <w:pPr>
            <w:spacing w:line="276" w:lineRule="auto"/>
          </w:pPr>
        </w:pPrChange>
      </w:pPr>
    </w:p>
    <w:p w:rsidR="00B45337" w:rsidRPr="0057759A" w:rsidDel="00BF19D8" w:rsidRDefault="00B45337" w:rsidP="006769F3">
      <w:pPr>
        <w:spacing w:line="276" w:lineRule="auto"/>
        <w:rPr>
          <w:del w:id="49" w:author="Shicheng Guo" w:date="2014-09-05T14:00:00Z"/>
          <w:rFonts w:cs="Arial" w:hint="eastAsia"/>
          <w:color w:val="000000" w:themeColor="text1"/>
          <w:sz w:val="24"/>
          <w:szCs w:val="24"/>
        </w:rPr>
        <w:pPrChange w:id="50" w:author="Shicheng Guo" w:date="2014-09-05T16:28:00Z">
          <w:pPr>
            <w:spacing w:line="276" w:lineRule="auto"/>
          </w:pPr>
        </w:pPrChange>
      </w:pPr>
    </w:p>
    <w:p w:rsidR="00360A79" w:rsidRPr="0057759A" w:rsidDel="00CB34C2" w:rsidRDefault="00360A79" w:rsidP="006769F3">
      <w:pPr>
        <w:spacing w:line="276" w:lineRule="auto"/>
        <w:rPr>
          <w:del w:id="51" w:author="Shicheng Guo" w:date="2014-09-05T15:10:00Z"/>
          <w:rFonts w:cs="Arial"/>
          <w:color w:val="000000" w:themeColor="text1"/>
          <w:sz w:val="24"/>
          <w:szCs w:val="24"/>
        </w:rPr>
        <w:pPrChange w:id="52" w:author="Shicheng Guo" w:date="2014-09-05T16:28:00Z">
          <w:pPr>
            <w:spacing w:line="276" w:lineRule="auto"/>
          </w:pPr>
        </w:pPrChange>
      </w:pPr>
    </w:p>
    <w:p w:rsidR="00184456" w:rsidRPr="0057759A" w:rsidDel="00BF19D8" w:rsidRDefault="00184456" w:rsidP="006769F3">
      <w:pPr>
        <w:spacing w:line="276" w:lineRule="auto"/>
        <w:rPr>
          <w:del w:id="53" w:author="Shicheng Guo" w:date="2014-09-05T14:01:00Z"/>
          <w:rFonts w:cs="Arial"/>
          <w:color w:val="000000" w:themeColor="text1"/>
          <w:sz w:val="24"/>
          <w:szCs w:val="24"/>
        </w:rPr>
        <w:pPrChange w:id="54" w:author="Shicheng Guo" w:date="2014-09-05T16:28:00Z">
          <w:pPr>
            <w:spacing w:line="276" w:lineRule="auto"/>
          </w:pPr>
        </w:pPrChange>
      </w:pPr>
    </w:p>
    <w:p w:rsidR="001A63E7" w:rsidRDefault="009B7941" w:rsidP="006769F3">
      <w:pPr>
        <w:pStyle w:val="3"/>
        <w:rPr>
          <w:rFonts w:hint="eastAsia"/>
          <w:color w:val="000000" w:themeColor="text1"/>
        </w:rPr>
        <w:pPrChange w:id="55" w:author="Shicheng Guo" w:date="2014-09-05T16:28:00Z">
          <w:pPr>
            <w:pStyle w:val="3"/>
          </w:pPr>
        </w:pPrChange>
      </w:pPr>
      <w:r w:rsidRPr="0057759A">
        <w:rPr>
          <w:color w:val="000000" w:themeColor="text1"/>
        </w:rPr>
        <w:t xml:space="preserve">Abstract:    </w:t>
      </w:r>
    </w:p>
    <w:p w:rsidR="001A63E7" w:rsidRPr="0057759A" w:rsidRDefault="009B7941" w:rsidP="006769F3">
      <w:pPr>
        <w:pStyle w:val="CM45"/>
        <w:spacing w:line="276" w:lineRule="auto"/>
        <w:jc w:val="both"/>
        <w:rPr>
          <w:rFonts w:asciiTheme="minorHAnsi" w:cs="Arial"/>
          <w:color w:val="000000" w:themeColor="text1"/>
        </w:rPr>
        <w:pPrChange w:id="56" w:author="Shicheng Guo" w:date="2014-09-05T16:28:00Z">
          <w:pPr>
            <w:pStyle w:val="CM45"/>
            <w:spacing w:line="276" w:lineRule="auto"/>
          </w:pPr>
        </w:pPrChange>
      </w:pPr>
      <w:r w:rsidRPr="0057759A">
        <w:rPr>
          <w:rFonts w:asciiTheme="minorHAnsi" w:cs="Arial"/>
          <w:b/>
          <w:bCs/>
          <w:color w:val="000000" w:themeColor="text1"/>
        </w:rPr>
        <w:t xml:space="preserve">Purpose: </w:t>
      </w:r>
      <w:r w:rsidRPr="0057759A">
        <w:rPr>
          <w:rFonts w:asciiTheme="minorHAnsi" w:cs="Arial"/>
          <w:color w:val="000000" w:themeColor="text1"/>
        </w:rPr>
        <w:t xml:space="preserve">Extensive reprogramming and dysregulation of DNA methylation is an important feature of pancreatic cancer (PC). Our present study aimed to characterize the genome methylation patterns in various genomic contexts in PC. </w:t>
      </w:r>
      <w:r w:rsidRPr="0057759A">
        <w:rPr>
          <w:rFonts w:asciiTheme="minorHAnsi" w:cs="Arial"/>
          <w:b/>
          <w:bCs/>
          <w:color w:val="000000" w:themeColor="text1"/>
        </w:rPr>
        <w:t xml:space="preserve">Methods: </w:t>
      </w:r>
      <w:proofErr w:type="spellStart"/>
      <w:r w:rsidRPr="0057759A">
        <w:rPr>
          <w:rFonts w:asciiTheme="minorHAnsi" w:cs="Arial"/>
          <w:color w:val="000000" w:themeColor="text1"/>
        </w:rPr>
        <w:t>MethylCap-seq</w:t>
      </w:r>
      <w:proofErr w:type="spellEnd"/>
      <w:r w:rsidRPr="0057759A">
        <w:rPr>
          <w:rFonts w:asciiTheme="minorHAnsi" w:cs="Arial"/>
          <w:color w:val="000000" w:themeColor="text1"/>
        </w:rPr>
        <w:t xml:space="preserve"> was used to map the differentially methylated regions (DMRs) in pooled samples from 10 PC tissues and from 10 adjacent non-tumor tissues (PN). </w:t>
      </w:r>
      <w:proofErr w:type="gramStart"/>
      <w:r w:rsidR="00184456" w:rsidRPr="0057759A">
        <w:rPr>
          <w:rFonts w:asciiTheme="minorHAnsi" w:cs="Arial"/>
          <w:color w:val="000000" w:themeColor="text1"/>
        </w:rPr>
        <w:t xml:space="preserve">A selection of </w:t>
      </w:r>
      <w:r w:rsidRPr="0057759A">
        <w:rPr>
          <w:rFonts w:asciiTheme="minorHAnsi" w:cs="Arial"/>
          <w:color w:val="000000" w:themeColor="text1"/>
        </w:rPr>
        <w:t>DMRs were</w:t>
      </w:r>
      <w:proofErr w:type="gramEnd"/>
      <w:r w:rsidRPr="0057759A">
        <w:rPr>
          <w:rFonts w:asciiTheme="minorHAnsi" w:cs="Arial"/>
          <w:color w:val="000000" w:themeColor="text1"/>
        </w:rPr>
        <w:t xml:space="preserve"> validated in an independent set of PC and PN samples using MSP,</w:t>
      </w:r>
      <w:r w:rsidR="00184456" w:rsidRPr="0057759A">
        <w:rPr>
          <w:rFonts w:asciiTheme="minorHAnsi" w:cs="Arial"/>
          <w:color w:val="000000" w:themeColor="text1"/>
        </w:rPr>
        <w:t xml:space="preserve"> </w:t>
      </w:r>
      <w:r w:rsidRPr="0057759A">
        <w:rPr>
          <w:rFonts w:asciiTheme="minorHAnsi" w:cs="Arial"/>
          <w:color w:val="000000" w:themeColor="text1"/>
        </w:rPr>
        <w:t>BSP, and MSRE-</w:t>
      </w:r>
      <w:proofErr w:type="spellStart"/>
      <w:r w:rsidRPr="0057759A">
        <w:rPr>
          <w:rFonts w:asciiTheme="minorHAnsi" w:cs="Arial"/>
          <w:color w:val="000000" w:themeColor="text1"/>
        </w:rPr>
        <w:t>qPCR</w:t>
      </w:r>
      <w:proofErr w:type="spellEnd"/>
      <w:r w:rsidRPr="0057759A">
        <w:rPr>
          <w:rFonts w:asciiTheme="minorHAnsi" w:cs="Arial"/>
          <w:color w:val="000000" w:themeColor="text1"/>
        </w:rPr>
        <w:t>. Th</w:t>
      </w:r>
      <w:r w:rsidR="00A0552C" w:rsidRPr="0057759A">
        <w:rPr>
          <w:rFonts w:asciiTheme="minorHAnsi" w:cs="Arial"/>
          <w:color w:val="000000" w:themeColor="text1"/>
        </w:rPr>
        <w:t xml:space="preserve">e mRNA and EST expression of the related genes was investigated by RT-QPCR. </w:t>
      </w:r>
      <w:r w:rsidR="00A0552C" w:rsidRPr="0057759A">
        <w:rPr>
          <w:rFonts w:asciiTheme="minorHAnsi" w:cs="Arial"/>
          <w:b/>
          <w:bCs/>
          <w:color w:val="000000" w:themeColor="text1"/>
        </w:rPr>
        <w:t xml:space="preserve">Results: </w:t>
      </w:r>
      <w:r w:rsidR="00A0552C" w:rsidRPr="0057759A">
        <w:rPr>
          <w:rFonts w:asciiTheme="minorHAnsi" w:cs="Arial"/>
          <w:color w:val="000000" w:themeColor="text1"/>
        </w:rPr>
        <w:t xml:space="preserve">A total of 1,132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DMRs and 627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DMRs were identified in association with </w:t>
      </w:r>
      <w:proofErr w:type="spellStart"/>
      <w:r w:rsidR="00A0552C" w:rsidRPr="0057759A">
        <w:rPr>
          <w:rFonts w:asciiTheme="minorHAnsi" w:cs="Arial"/>
          <w:color w:val="000000" w:themeColor="text1"/>
        </w:rPr>
        <w:t>CpG</w:t>
      </w:r>
      <w:proofErr w:type="spellEnd"/>
      <w:r w:rsidR="00A0552C" w:rsidRPr="0057759A">
        <w:rPr>
          <w:rFonts w:asciiTheme="minorHAnsi" w:cs="Arial"/>
          <w:color w:val="000000" w:themeColor="text1"/>
        </w:rPr>
        <w:t xml:space="preserve"> islands (CGIs), including regular CGIs and orphan CGIs; 2,955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DMRs and 2,386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DMRs were associated with gene promoters, including promoters with or without CGIs. Moreover, 1,852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DMRs and 1,545 </w:t>
      </w:r>
      <w:proofErr w:type="spellStart"/>
      <w:r w:rsidR="00A0552C" w:rsidRPr="0057759A">
        <w:rPr>
          <w:rFonts w:asciiTheme="minorHAnsi" w:cs="Arial"/>
          <w:color w:val="000000" w:themeColor="text1"/>
        </w:rPr>
        <w:t>hypo</w:t>
      </w:r>
      <w:r w:rsidRPr="0057759A">
        <w:rPr>
          <w:rFonts w:asciiTheme="minorHAnsi" w:cs="Arial"/>
          <w:color w:val="000000" w:themeColor="text1"/>
        </w:rPr>
        <w:t>methylated</w:t>
      </w:r>
      <w:proofErr w:type="spellEnd"/>
      <w:r w:rsidRPr="0057759A">
        <w:rPr>
          <w:rFonts w:asciiTheme="minorHAnsi" w:cs="Arial"/>
          <w:color w:val="000000" w:themeColor="text1"/>
        </w:rPr>
        <w:t xml:space="preserve"> DMRs were found to be associated with CGIs as well as CGI shores. These results suggested that aberrant </w:t>
      </w:r>
      <w:proofErr w:type="spellStart"/>
      <w:r w:rsidRPr="0057759A">
        <w:rPr>
          <w:rFonts w:asciiTheme="minorHAnsi" w:cs="Arial"/>
          <w:color w:val="000000" w:themeColor="text1"/>
        </w:rPr>
        <w:t>hypermethylation</w:t>
      </w:r>
      <w:proofErr w:type="spellEnd"/>
      <w:r w:rsidRPr="0057759A">
        <w:rPr>
          <w:rFonts w:asciiTheme="minorHAnsi" w:cs="Arial"/>
          <w:color w:val="000000" w:themeColor="text1"/>
        </w:rPr>
        <w:t xml:space="preserve"> in PC typically occurs in regions around the transcription start site (TSS). The BSP, MSP, MSRE-</w:t>
      </w:r>
      <w:proofErr w:type="spellStart"/>
      <w:r w:rsidRPr="0057759A">
        <w:rPr>
          <w:rFonts w:asciiTheme="minorHAnsi" w:cs="Arial"/>
          <w:color w:val="000000" w:themeColor="text1"/>
        </w:rPr>
        <w:t>qPCR</w:t>
      </w:r>
      <w:proofErr w:type="spellEnd"/>
      <w:r w:rsidRPr="0057759A">
        <w:rPr>
          <w:rFonts w:asciiTheme="minorHAnsi" w:cs="Arial"/>
          <w:color w:val="000000" w:themeColor="text1"/>
        </w:rPr>
        <w:t>, and RT-</w:t>
      </w:r>
      <w:proofErr w:type="spellStart"/>
      <w:r w:rsidRPr="0057759A">
        <w:rPr>
          <w:rFonts w:asciiTheme="minorHAnsi" w:cs="Arial"/>
          <w:color w:val="000000" w:themeColor="text1"/>
        </w:rPr>
        <w:t>qPCR</w:t>
      </w:r>
      <w:proofErr w:type="spellEnd"/>
      <w:r w:rsidRPr="0057759A">
        <w:rPr>
          <w:rFonts w:asciiTheme="minorHAnsi" w:cs="Arial"/>
          <w:color w:val="000000" w:themeColor="text1"/>
        </w:rPr>
        <w:t xml:space="preserve"> data indicated that the aberrant DNA methylation in PC tissue and in PC cell lines was associated with gene (or related EST) expression. </w:t>
      </w:r>
      <w:r w:rsidRPr="0057759A">
        <w:rPr>
          <w:rFonts w:asciiTheme="minorHAnsi" w:cs="Arial"/>
          <w:b/>
          <w:bCs/>
          <w:color w:val="000000" w:themeColor="text1"/>
        </w:rPr>
        <w:t xml:space="preserve">Conclusions: </w:t>
      </w:r>
      <w:r w:rsidRPr="0057759A">
        <w:rPr>
          <w:rFonts w:asciiTheme="minorHAnsi" w:cs="Arial"/>
          <w:color w:val="000000" w:themeColor="text1"/>
        </w:rPr>
        <w:t>Our study characterized the genome-wide DNA methylation patterns in PC and identified DMRs that were distributed among various genomic contexts that might influence the expression of related genes or transcripts to promote PC. These DMRs might be potential diagnostic biomarkers an</w:t>
      </w:r>
      <w:r w:rsidR="00754437">
        <w:rPr>
          <w:rFonts w:asciiTheme="minorHAnsi" w:cs="Arial"/>
          <w:color w:val="000000" w:themeColor="text1"/>
        </w:rPr>
        <w:t>d/or therapeutic targets in PC.</w:t>
      </w:r>
    </w:p>
    <w:p w:rsidR="00B45337" w:rsidRPr="0057759A" w:rsidDel="00841766" w:rsidRDefault="00B45337" w:rsidP="006769F3">
      <w:pPr>
        <w:spacing w:before="100" w:beforeAutospacing="1" w:line="360" w:lineRule="auto"/>
        <w:rPr>
          <w:del w:id="57" w:author="Shicheng Guo" w:date="2014-09-05T13:51:00Z"/>
          <w:rFonts w:cs="Arial"/>
          <w:b/>
          <w:color w:val="000000" w:themeColor="text1"/>
          <w:kern w:val="0"/>
          <w:sz w:val="24"/>
          <w:szCs w:val="24"/>
        </w:rPr>
        <w:pPrChange w:id="58" w:author="Shicheng Guo" w:date="2014-09-05T16:28:00Z">
          <w:pPr>
            <w:spacing w:before="100" w:beforeAutospacing="1" w:line="360" w:lineRule="auto"/>
          </w:pPr>
        </w:pPrChange>
      </w:pPr>
      <w:r w:rsidRPr="0057759A">
        <w:rPr>
          <w:rFonts w:cs="Arial"/>
          <w:b/>
          <w:color w:val="000000" w:themeColor="text1"/>
          <w:kern w:val="0"/>
          <w:sz w:val="24"/>
          <w:szCs w:val="24"/>
        </w:rPr>
        <w:t>Key</w:t>
      </w:r>
      <w:del w:id="59" w:author="Shicheng Guo" w:date="2014-09-05T13:52:00Z">
        <w:r w:rsidRPr="0057759A" w:rsidDel="00841766">
          <w:rPr>
            <w:rFonts w:cs="Arial"/>
            <w:b/>
            <w:color w:val="000000" w:themeColor="text1"/>
            <w:kern w:val="0"/>
            <w:sz w:val="24"/>
            <w:szCs w:val="24"/>
          </w:rPr>
          <w:delText xml:space="preserve"> </w:delText>
        </w:r>
      </w:del>
      <w:r w:rsidRPr="0057759A">
        <w:rPr>
          <w:rFonts w:cs="Arial"/>
          <w:b/>
          <w:color w:val="000000" w:themeColor="text1"/>
          <w:kern w:val="0"/>
          <w:sz w:val="24"/>
          <w:szCs w:val="24"/>
        </w:rPr>
        <w:t>word</w:t>
      </w:r>
      <w:ins w:id="60" w:author="Shicheng Guo" w:date="2014-09-05T13:52:00Z">
        <w:r w:rsidR="00841766">
          <w:rPr>
            <w:rFonts w:cs="Arial" w:hint="eastAsia"/>
            <w:b/>
            <w:color w:val="000000" w:themeColor="text1"/>
            <w:kern w:val="0"/>
            <w:sz w:val="24"/>
            <w:szCs w:val="24"/>
          </w:rPr>
          <w:t>s</w:t>
        </w:r>
      </w:ins>
      <w:r w:rsidRPr="0057759A">
        <w:rPr>
          <w:rFonts w:cs="Arial"/>
          <w:b/>
          <w:color w:val="000000" w:themeColor="text1"/>
          <w:kern w:val="0"/>
          <w:sz w:val="24"/>
          <w:szCs w:val="24"/>
        </w:rPr>
        <w:t xml:space="preserve">: </w:t>
      </w:r>
    </w:p>
    <w:p w:rsidR="00B45337" w:rsidRDefault="00B45337" w:rsidP="006769F3">
      <w:pPr>
        <w:spacing w:before="100" w:beforeAutospacing="1" w:line="360" w:lineRule="auto"/>
        <w:rPr>
          <w:rFonts w:cs="Arial" w:hint="eastAsia"/>
          <w:color w:val="000000" w:themeColor="text1"/>
          <w:kern w:val="0"/>
          <w:sz w:val="24"/>
          <w:szCs w:val="24"/>
        </w:rPr>
        <w:pPrChange w:id="61" w:author="Shicheng Guo" w:date="2014-09-05T16:28:00Z">
          <w:pPr/>
        </w:pPrChange>
      </w:pPr>
      <w:del w:id="62" w:author="Shicheng Guo" w:date="2014-09-05T13:51:00Z">
        <w:r w:rsidRPr="0057759A" w:rsidDel="00841766">
          <w:rPr>
            <w:rFonts w:cs="Arial"/>
            <w:color w:val="000000" w:themeColor="text1"/>
            <w:kern w:val="0"/>
            <w:sz w:val="24"/>
            <w:szCs w:val="24"/>
          </w:rPr>
          <w:delText>p</w:delText>
        </w:r>
      </w:del>
      <w:ins w:id="63" w:author="Shicheng Guo" w:date="2014-09-05T13:51:00Z">
        <w:r w:rsidR="00841766">
          <w:rPr>
            <w:rFonts w:cs="Arial" w:hint="eastAsia"/>
            <w:color w:val="000000" w:themeColor="text1"/>
            <w:kern w:val="0"/>
            <w:sz w:val="24"/>
            <w:szCs w:val="24"/>
          </w:rPr>
          <w:t>P</w:t>
        </w:r>
      </w:ins>
      <w:r w:rsidRPr="0057759A">
        <w:rPr>
          <w:rFonts w:cs="Arial"/>
          <w:color w:val="000000" w:themeColor="text1"/>
          <w:kern w:val="0"/>
          <w:sz w:val="24"/>
          <w:szCs w:val="24"/>
        </w:rPr>
        <w:t xml:space="preserve">ancreatic </w:t>
      </w:r>
      <w:ins w:id="64" w:author="Shicheng Guo" w:date="2014-09-05T13:51:00Z">
        <w:r w:rsidR="00841766">
          <w:rPr>
            <w:rFonts w:cs="Arial" w:hint="eastAsia"/>
            <w:color w:val="000000" w:themeColor="text1"/>
            <w:kern w:val="0"/>
            <w:sz w:val="24"/>
            <w:szCs w:val="24"/>
          </w:rPr>
          <w:t>a</w:t>
        </w:r>
      </w:ins>
      <w:del w:id="65" w:author="Shicheng Guo" w:date="2014-09-05T13:51:00Z">
        <w:r w:rsidRPr="0057759A" w:rsidDel="00841766">
          <w:rPr>
            <w:rFonts w:cs="Arial"/>
            <w:color w:val="000000" w:themeColor="text1"/>
            <w:kern w:val="0"/>
            <w:sz w:val="24"/>
            <w:szCs w:val="24"/>
          </w:rPr>
          <w:delText>a</w:delText>
        </w:r>
      </w:del>
      <w:r w:rsidRPr="0057759A">
        <w:rPr>
          <w:rFonts w:cs="Arial"/>
          <w:color w:val="000000" w:themeColor="text1"/>
          <w:kern w:val="0"/>
          <w:sz w:val="24"/>
          <w:szCs w:val="24"/>
        </w:rPr>
        <w:t xml:space="preserve">denocarcinoma; </w:t>
      </w:r>
      <w:del w:id="66" w:author="Shicheng Guo" w:date="2014-09-05T13:51:00Z">
        <w:r w:rsidRPr="0057759A" w:rsidDel="00841766">
          <w:rPr>
            <w:rFonts w:cs="Arial"/>
            <w:color w:val="000000" w:themeColor="text1"/>
            <w:kern w:val="0"/>
            <w:sz w:val="24"/>
            <w:szCs w:val="24"/>
          </w:rPr>
          <w:delText>genome wide;</w:delText>
        </w:r>
      </w:del>
      <w:r w:rsidRPr="0057759A">
        <w:rPr>
          <w:rFonts w:cs="Arial"/>
          <w:color w:val="000000" w:themeColor="text1"/>
          <w:kern w:val="0"/>
          <w:sz w:val="24"/>
          <w:szCs w:val="24"/>
        </w:rPr>
        <w:t xml:space="preserve">DNA methylation; </w:t>
      </w:r>
      <w:proofErr w:type="spellStart"/>
      <w:r w:rsidRPr="0057759A">
        <w:rPr>
          <w:rFonts w:cs="Arial"/>
          <w:color w:val="000000" w:themeColor="text1"/>
          <w:kern w:val="0"/>
          <w:sz w:val="24"/>
          <w:szCs w:val="24"/>
        </w:rPr>
        <w:t>MethylCap-seq</w:t>
      </w:r>
      <w:proofErr w:type="spellEnd"/>
      <w:r w:rsidRPr="0057759A">
        <w:rPr>
          <w:rFonts w:cs="Arial"/>
          <w:color w:val="000000" w:themeColor="text1"/>
          <w:kern w:val="0"/>
          <w:sz w:val="24"/>
          <w:szCs w:val="24"/>
        </w:rPr>
        <w:t>;</w:t>
      </w:r>
      <w:ins w:id="67" w:author="Shicheng Guo" w:date="2014-09-05T13:52:00Z">
        <w:r w:rsidR="009174A7">
          <w:rPr>
            <w:rFonts w:cs="Arial" w:hint="eastAsia"/>
            <w:color w:val="000000" w:themeColor="text1"/>
            <w:kern w:val="0"/>
            <w:sz w:val="24"/>
            <w:szCs w:val="24"/>
          </w:rPr>
          <w:t xml:space="preserve"> </w:t>
        </w:r>
        <w:proofErr w:type="spellStart"/>
        <w:r w:rsidR="009174A7">
          <w:rPr>
            <w:rFonts w:cs="Arial" w:hint="eastAsia"/>
            <w:color w:val="000000" w:themeColor="text1"/>
            <w:kern w:val="0"/>
            <w:sz w:val="24"/>
            <w:szCs w:val="24"/>
          </w:rPr>
          <w:t>Methylome</w:t>
        </w:r>
        <w:proofErr w:type="spellEnd"/>
        <w:r w:rsidR="009174A7">
          <w:rPr>
            <w:rFonts w:cs="Arial" w:hint="eastAsia"/>
            <w:color w:val="000000" w:themeColor="text1"/>
            <w:kern w:val="0"/>
            <w:sz w:val="24"/>
            <w:szCs w:val="24"/>
          </w:rPr>
          <w:t xml:space="preserve">; </w:t>
        </w:r>
      </w:ins>
      <w:del w:id="68" w:author="Shicheng Guo" w:date="2014-09-05T13:52:00Z">
        <w:r w:rsidRPr="0057759A" w:rsidDel="007771DE">
          <w:rPr>
            <w:rFonts w:cs="Arial"/>
            <w:color w:val="000000" w:themeColor="text1"/>
            <w:kern w:val="0"/>
            <w:sz w:val="24"/>
            <w:szCs w:val="24"/>
          </w:rPr>
          <w:delText xml:space="preserve">orphan </w:delText>
        </w:r>
      </w:del>
      <w:ins w:id="69" w:author="Shicheng Guo" w:date="2014-09-05T13:52:00Z">
        <w:r w:rsidR="007771DE">
          <w:rPr>
            <w:rFonts w:cs="Arial" w:hint="eastAsia"/>
            <w:color w:val="000000" w:themeColor="text1"/>
            <w:kern w:val="0"/>
            <w:sz w:val="24"/>
            <w:szCs w:val="24"/>
          </w:rPr>
          <w:t>O</w:t>
        </w:r>
        <w:r w:rsidR="007771DE" w:rsidRPr="0057759A">
          <w:rPr>
            <w:rFonts w:cs="Arial"/>
            <w:color w:val="000000" w:themeColor="text1"/>
            <w:kern w:val="0"/>
            <w:sz w:val="24"/>
            <w:szCs w:val="24"/>
          </w:rPr>
          <w:t xml:space="preserve">rphan </w:t>
        </w:r>
      </w:ins>
      <w:proofErr w:type="spellStart"/>
      <w:r w:rsidRPr="0057759A">
        <w:rPr>
          <w:rFonts w:cs="Arial"/>
          <w:color w:val="000000" w:themeColor="text1"/>
          <w:kern w:val="0"/>
          <w:sz w:val="24"/>
          <w:szCs w:val="24"/>
        </w:rPr>
        <w:t>C</w:t>
      </w:r>
      <w:ins w:id="70" w:author="Shicheng Guo" w:date="2014-09-05T13:53:00Z">
        <w:r w:rsidR="007771DE">
          <w:rPr>
            <w:rFonts w:cs="Arial" w:hint="eastAsia"/>
            <w:color w:val="000000" w:themeColor="text1"/>
            <w:kern w:val="0"/>
            <w:sz w:val="24"/>
            <w:szCs w:val="24"/>
          </w:rPr>
          <w:t>pG</w:t>
        </w:r>
        <w:proofErr w:type="spellEnd"/>
        <w:r w:rsidR="007771DE">
          <w:rPr>
            <w:rFonts w:cs="Arial" w:hint="eastAsia"/>
            <w:color w:val="000000" w:themeColor="text1"/>
            <w:kern w:val="0"/>
            <w:sz w:val="24"/>
            <w:szCs w:val="24"/>
          </w:rPr>
          <w:t xml:space="preserve"> Island; </w:t>
        </w:r>
      </w:ins>
      <w:del w:id="71" w:author="Shicheng Guo" w:date="2014-09-05T13:53:00Z">
        <w:r w:rsidRPr="0057759A" w:rsidDel="007771DE">
          <w:rPr>
            <w:rFonts w:cs="Arial"/>
            <w:color w:val="000000" w:themeColor="text1"/>
            <w:kern w:val="0"/>
            <w:sz w:val="24"/>
            <w:szCs w:val="24"/>
          </w:rPr>
          <w:delText>GI;</w:delText>
        </w:r>
      </w:del>
      <w:r w:rsidRPr="0057759A">
        <w:rPr>
          <w:rFonts w:cs="Arial"/>
          <w:color w:val="000000" w:themeColor="text1"/>
          <w:kern w:val="0"/>
          <w:sz w:val="24"/>
          <w:szCs w:val="24"/>
        </w:rPr>
        <w:t xml:space="preserve"> </w:t>
      </w:r>
      <w:proofErr w:type="spellStart"/>
      <w:r w:rsidRPr="0057759A">
        <w:rPr>
          <w:rFonts w:cs="Arial"/>
          <w:color w:val="000000" w:themeColor="text1"/>
          <w:kern w:val="0"/>
          <w:sz w:val="24"/>
          <w:szCs w:val="24"/>
        </w:rPr>
        <w:t>C</w:t>
      </w:r>
      <w:ins w:id="72" w:author="Shicheng Guo" w:date="2014-09-05T13:53:00Z">
        <w:r w:rsidR="007771DE">
          <w:rPr>
            <w:rFonts w:cs="Arial" w:hint="eastAsia"/>
            <w:color w:val="000000" w:themeColor="text1"/>
            <w:kern w:val="0"/>
            <w:sz w:val="24"/>
            <w:szCs w:val="24"/>
          </w:rPr>
          <w:t>pG</w:t>
        </w:r>
        <w:proofErr w:type="spellEnd"/>
        <w:r w:rsidR="007771DE">
          <w:rPr>
            <w:rFonts w:cs="Arial" w:hint="eastAsia"/>
            <w:color w:val="000000" w:themeColor="text1"/>
            <w:kern w:val="0"/>
            <w:sz w:val="24"/>
            <w:szCs w:val="24"/>
          </w:rPr>
          <w:t xml:space="preserve"> island</w:t>
        </w:r>
      </w:ins>
      <w:del w:id="73" w:author="Shicheng Guo" w:date="2014-09-05T13:53:00Z">
        <w:r w:rsidRPr="0057759A" w:rsidDel="007771DE">
          <w:rPr>
            <w:rFonts w:cs="Arial"/>
            <w:color w:val="000000" w:themeColor="text1"/>
            <w:kern w:val="0"/>
            <w:sz w:val="24"/>
            <w:szCs w:val="24"/>
          </w:rPr>
          <w:delText>GI</w:delText>
        </w:r>
      </w:del>
      <w:r w:rsidRPr="0057759A">
        <w:rPr>
          <w:rFonts w:cs="Arial"/>
          <w:color w:val="000000" w:themeColor="text1"/>
          <w:kern w:val="0"/>
          <w:sz w:val="24"/>
          <w:szCs w:val="24"/>
        </w:rPr>
        <w:t xml:space="preserve"> shore; </w:t>
      </w:r>
    </w:p>
    <w:p w:rsidR="00754437" w:rsidRDefault="00754437" w:rsidP="006769F3">
      <w:pPr>
        <w:rPr>
          <w:rFonts w:cs="Arial" w:hint="eastAsia"/>
          <w:color w:val="000000" w:themeColor="text1"/>
          <w:kern w:val="0"/>
          <w:sz w:val="24"/>
          <w:szCs w:val="24"/>
        </w:rPr>
        <w:pPrChange w:id="74" w:author="Shicheng Guo" w:date="2014-09-05T16:28:00Z">
          <w:pPr/>
        </w:pPrChange>
      </w:pPr>
    </w:p>
    <w:p w:rsidR="00754437" w:rsidRDefault="00754437" w:rsidP="006769F3">
      <w:pPr>
        <w:rPr>
          <w:rFonts w:cs="Arial" w:hint="eastAsia"/>
          <w:color w:val="000000" w:themeColor="text1"/>
          <w:kern w:val="0"/>
          <w:sz w:val="24"/>
          <w:szCs w:val="24"/>
        </w:rPr>
        <w:pPrChange w:id="75" w:author="Shicheng Guo" w:date="2014-09-05T16:28:00Z">
          <w:pPr/>
        </w:pPrChange>
      </w:pPr>
    </w:p>
    <w:p w:rsidR="00754437" w:rsidRDefault="00754437" w:rsidP="006769F3">
      <w:pPr>
        <w:rPr>
          <w:rFonts w:cs="Arial" w:hint="eastAsia"/>
          <w:color w:val="000000" w:themeColor="text1"/>
          <w:kern w:val="0"/>
          <w:sz w:val="24"/>
          <w:szCs w:val="24"/>
        </w:rPr>
        <w:pPrChange w:id="76" w:author="Shicheng Guo" w:date="2014-09-05T16:28:00Z">
          <w:pPr/>
        </w:pPrChange>
      </w:pPr>
    </w:p>
    <w:p w:rsidR="00754437" w:rsidRDefault="00754437" w:rsidP="006769F3">
      <w:pPr>
        <w:rPr>
          <w:rFonts w:cs="Arial" w:hint="eastAsia"/>
          <w:color w:val="000000" w:themeColor="text1"/>
          <w:kern w:val="0"/>
          <w:sz w:val="24"/>
          <w:szCs w:val="24"/>
        </w:rPr>
        <w:pPrChange w:id="77" w:author="Shicheng Guo" w:date="2014-09-05T16:28:00Z">
          <w:pPr/>
        </w:pPrChange>
      </w:pPr>
    </w:p>
    <w:p w:rsidR="00754437" w:rsidRDefault="00754437" w:rsidP="006769F3">
      <w:pPr>
        <w:rPr>
          <w:rFonts w:cs="Arial" w:hint="eastAsia"/>
          <w:color w:val="000000" w:themeColor="text1"/>
          <w:kern w:val="0"/>
          <w:sz w:val="24"/>
          <w:szCs w:val="24"/>
        </w:rPr>
        <w:pPrChange w:id="78" w:author="Shicheng Guo" w:date="2014-09-05T16:28:00Z">
          <w:pPr/>
        </w:pPrChange>
      </w:pPr>
    </w:p>
    <w:p w:rsidR="00754437" w:rsidRDefault="00754437" w:rsidP="006769F3">
      <w:pPr>
        <w:rPr>
          <w:rFonts w:cs="Arial" w:hint="eastAsia"/>
          <w:color w:val="000000" w:themeColor="text1"/>
          <w:kern w:val="0"/>
          <w:sz w:val="24"/>
          <w:szCs w:val="24"/>
        </w:rPr>
        <w:pPrChange w:id="79" w:author="Shicheng Guo" w:date="2014-09-05T16:28:00Z">
          <w:pPr/>
        </w:pPrChange>
      </w:pPr>
    </w:p>
    <w:p w:rsidR="00754437" w:rsidRDefault="00754437" w:rsidP="006769F3">
      <w:pPr>
        <w:rPr>
          <w:rFonts w:cs="Arial" w:hint="eastAsia"/>
          <w:color w:val="000000" w:themeColor="text1"/>
          <w:kern w:val="0"/>
          <w:sz w:val="24"/>
          <w:szCs w:val="24"/>
        </w:rPr>
        <w:pPrChange w:id="80" w:author="Shicheng Guo" w:date="2014-09-05T16:28:00Z">
          <w:pPr/>
        </w:pPrChange>
      </w:pPr>
    </w:p>
    <w:p w:rsidR="00754437" w:rsidRDefault="00754437" w:rsidP="006769F3">
      <w:pPr>
        <w:rPr>
          <w:rFonts w:hint="eastAsia"/>
          <w:color w:val="000000" w:themeColor="text1"/>
          <w:sz w:val="24"/>
          <w:szCs w:val="24"/>
        </w:rPr>
        <w:pPrChange w:id="81" w:author="Shicheng Guo" w:date="2014-09-05T16:28:00Z">
          <w:pPr/>
        </w:pPrChange>
      </w:pPr>
    </w:p>
    <w:p w:rsidR="00754437" w:rsidRDefault="00754437" w:rsidP="006769F3">
      <w:pPr>
        <w:rPr>
          <w:rFonts w:hint="eastAsia"/>
          <w:color w:val="000000" w:themeColor="text1"/>
          <w:sz w:val="24"/>
          <w:szCs w:val="24"/>
        </w:rPr>
        <w:pPrChange w:id="82" w:author="Shicheng Guo" w:date="2014-09-05T16:28:00Z">
          <w:pPr/>
        </w:pPrChange>
      </w:pPr>
    </w:p>
    <w:p w:rsidR="00754437" w:rsidRDefault="00754437" w:rsidP="006769F3">
      <w:pPr>
        <w:rPr>
          <w:rFonts w:hint="eastAsia"/>
          <w:color w:val="000000" w:themeColor="text1"/>
          <w:sz w:val="24"/>
          <w:szCs w:val="24"/>
        </w:rPr>
        <w:pPrChange w:id="83" w:author="Shicheng Guo" w:date="2014-09-05T16:28:00Z">
          <w:pPr/>
        </w:pPrChange>
      </w:pPr>
    </w:p>
    <w:p w:rsidR="00754437" w:rsidRPr="0057759A" w:rsidRDefault="00754437" w:rsidP="006769F3">
      <w:pPr>
        <w:rPr>
          <w:color w:val="000000" w:themeColor="text1"/>
          <w:sz w:val="24"/>
          <w:szCs w:val="24"/>
        </w:rPr>
        <w:pPrChange w:id="84" w:author="Shicheng Guo" w:date="2014-09-05T16:28:00Z">
          <w:pPr/>
        </w:pPrChange>
      </w:pPr>
    </w:p>
    <w:p w:rsidR="001A63E7" w:rsidRPr="0057759A" w:rsidRDefault="009B7941" w:rsidP="006769F3">
      <w:pPr>
        <w:pStyle w:val="3"/>
        <w:rPr>
          <w:color w:val="000000" w:themeColor="text1"/>
        </w:rPr>
        <w:pPrChange w:id="85" w:author="Shicheng Guo" w:date="2014-09-05T16:28:00Z">
          <w:pPr>
            <w:pStyle w:val="3"/>
          </w:pPr>
        </w:pPrChange>
      </w:pPr>
      <w:r w:rsidRPr="0057759A">
        <w:rPr>
          <w:color w:val="000000" w:themeColor="text1"/>
        </w:rPr>
        <w:lastRenderedPageBreak/>
        <w:t xml:space="preserve">Introduction </w:t>
      </w:r>
    </w:p>
    <w:p w:rsidR="001A63E7" w:rsidRPr="0057759A" w:rsidRDefault="009B7941" w:rsidP="006769F3">
      <w:pPr>
        <w:pStyle w:val="CM40"/>
        <w:spacing w:line="276" w:lineRule="auto"/>
        <w:jc w:val="both"/>
        <w:rPr>
          <w:rFonts w:asciiTheme="minorHAnsi" w:cs="Arial"/>
          <w:color w:val="000000" w:themeColor="text1"/>
        </w:rPr>
        <w:pPrChange w:id="86" w:author="Shicheng Guo" w:date="2014-09-05T16:28:00Z">
          <w:pPr>
            <w:pStyle w:val="CM40"/>
            <w:spacing w:line="276" w:lineRule="auto"/>
            <w:jc w:val="both"/>
          </w:pPr>
        </w:pPrChange>
      </w:pPr>
      <w:r w:rsidRPr="0057759A">
        <w:rPr>
          <w:rFonts w:asciiTheme="minorHAnsi" w:cs="Arial"/>
          <w:color w:val="000000" w:themeColor="text1"/>
        </w:rPr>
        <w:t xml:space="preserve">Pancreatic cancer (PC), a highly malignant tumor of the digestive system, is currently one of the solid tumors with the worst prognosis, with a postoperative 5-year survival rate of less than 25%. Nearly 100,000 people die from PC every year in American and Europe, where PC ranks fourth and fifth in cancer </w:t>
      </w:r>
      <w:ins w:id="87" w:author="Shicheng Guo" w:date="2014-09-05T15:14:00Z">
        <w:r w:rsidR="00D103DA">
          <w:rPr>
            <w:rFonts w:asciiTheme="minorHAnsi" w:cs="Arial" w:hint="eastAsia"/>
            <w:color w:val="000000" w:themeColor="text1"/>
          </w:rPr>
          <w:t xml:space="preserve">incidence and </w:t>
        </w:r>
      </w:ins>
      <w:r w:rsidRPr="0057759A">
        <w:rPr>
          <w:rFonts w:asciiTheme="minorHAnsi" w:cs="Arial"/>
          <w:color w:val="000000" w:themeColor="text1"/>
        </w:rPr>
        <w:t xml:space="preserve">mortality, respectively [1]. The incidence of PC in China is also demonstrating an increasing trend [2]. </w:t>
      </w:r>
    </w:p>
    <w:p w:rsidR="001A63E7" w:rsidRPr="0057759A" w:rsidRDefault="009B7941" w:rsidP="006769F3">
      <w:pPr>
        <w:pStyle w:val="CM40"/>
        <w:spacing w:line="276" w:lineRule="auto"/>
        <w:jc w:val="both"/>
        <w:rPr>
          <w:rFonts w:asciiTheme="minorHAnsi" w:cs="Arial"/>
          <w:color w:val="000000" w:themeColor="text1"/>
        </w:rPr>
        <w:pPrChange w:id="88" w:author="Shicheng Guo" w:date="2014-09-05T16:28:00Z">
          <w:pPr>
            <w:pStyle w:val="CM40"/>
            <w:spacing w:line="276" w:lineRule="auto"/>
            <w:jc w:val="both"/>
          </w:pPr>
        </w:pPrChange>
      </w:pPr>
      <w:r w:rsidRPr="0057759A">
        <w:rPr>
          <w:rFonts w:asciiTheme="minorHAnsi" w:cs="Arial"/>
          <w:color w:val="000000" w:themeColor="text1"/>
        </w:rPr>
        <w:t xml:space="preserve">From </w:t>
      </w:r>
      <w:ins w:id="89" w:author="Shicheng Guo" w:date="2014-09-05T13:54:00Z">
        <w:r w:rsidR="008E1485">
          <w:rPr>
            <w:rFonts w:asciiTheme="minorHAnsi" w:cs="Arial" w:hint="eastAsia"/>
            <w:color w:val="000000" w:themeColor="text1"/>
          </w:rPr>
          <w:t>the</w:t>
        </w:r>
      </w:ins>
      <w:del w:id="90" w:author="Shicheng Guo" w:date="2014-09-05T13:54:00Z">
        <w:r w:rsidRPr="0057759A" w:rsidDel="008E1485">
          <w:rPr>
            <w:rFonts w:asciiTheme="minorHAnsi" w:cs="Arial"/>
            <w:color w:val="000000" w:themeColor="text1"/>
          </w:rPr>
          <w:delText>a</w:delText>
        </w:r>
      </w:del>
      <w:r w:rsidRPr="0057759A">
        <w:rPr>
          <w:rFonts w:asciiTheme="minorHAnsi" w:cs="Arial"/>
          <w:color w:val="000000" w:themeColor="text1"/>
        </w:rPr>
        <w:t xml:space="preserve"> biological point of view, genetics is predominantly responsible for the stable transfer of hereditary information between generations, whereas the different somatic phenotypes in different tissues and cells are </w:t>
      </w:r>
      <w:del w:id="91" w:author="Shicheng Guo" w:date="2014-09-05T14:16:00Z">
        <w:r w:rsidRPr="0057759A" w:rsidDel="00EF3596">
          <w:rPr>
            <w:rFonts w:asciiTheme="minorHAnsi" w:cs="Arial"/>
            <w:color w:val="000000" w:themeColor="text1"/>
          </w:rPr>
          <w:delText xml:space="preserve">influenced </w:delText>
        </w:r>
      </w:del>
      <w:ins w:id="92" w:author="Shicheng Guo" w:date="2014-09-05T14:16:00Z">
        <w:r w:rsidR="00EF3596">
          <w:rPr>
            <w:rFonts w:asciiTheme="minorHAnsi" w:cs="Arial" w:hint="eastAsia"/>
            <w:color w:val="000000" w:themeColor="text1"/>
          </w:rPr>
          <w:t>regulated</w:t>
        </w:r>
        <w:r w:rsidR="00EF3596" w:rsidRPr="0057759A">
          <w:rPr>
            <w:rFonts w:asciiTheme="minorHAnsi" w:cs="Arial"/>
            <w:color w:val="000000" w:themeColor="text1"/>
          </w:rPr>
          <w:t xml:space="preserve"> </w:t>
        </w:r>
      </w:ins>
      <w:r w:rsidRPr="0057759A">
        <w:rPr>
          <w:rFonts w:asciiTheme="minorHAnsi" w:cs="Arial"/>
          <w:color w:val="000000" w:themeColor="text1"/>
        </w:rPr>
        <w:t xml:space="preserve">by epigenetics. Because most tumors develop with particular acquired biological phenotypes, </w:t>
      </w:r>
      <w:r w:rsidR="00AE4010" w:rsidRPr="0057759A">
        <w:rPr>
          <w:rFonts w:asciiTheme="minorHAnsi" w:cs="Arial"/>
          <w:color w:val="000000" w:themeColor="text1"/>
        </w:rPr>
        <w:t xml:space="preserve">epigenetic </w:t>
      </w:r>
      <w:r w:rsidRPr="0057759A">
        <w:rPr>
          <w:rFonts w:asciiTheme="minorHAnsi" w:cs="Arial"/>
          <w:color w:val="000000" w:themeColor="text1"/>
        </w:rPr>
        <w:t xml:space="preserve">changes surely play important roles [3]. DNA methylation, a well-studied epigenetic phenomenon, has already been extensively studied in PC. At the gene level, genes such as p14ARF, </w:t>
      </w:r>
      <w:r w:rsidR="00AE4010" w:rsidRPr="0057759A">
        <w:rPr>
          <w:rFonts w:asciiTheme="minorHAnsi" w:cs="Arial"/>
          <w:color w:val="000000" w:themeColor="text1"/>
        </w:rPr>
        <w:t xml:space="preserve">and </w:t>
      </w:r>
      <w:r w:rsidRPr="0057759A">
        <w:rPr>
          <w:rFonts w:asciiTheme="minorHAnsi" w:cs="Arial"/>
          <w:color w:val="000000" w:themeColor="text1"/>
        </w:rPr>
        <w:t>p16INK4a</w:t>
      </w:r>
      <w:r w:rsidR="00AE4010" w:rsidRPr="0057759A">
        <w:rPr>
          <w:rFonts w:asciiTheme="minorHAnsi" w:cs="Arial"/>
          <w:color w:val="000000" w:themeColor="text1"/>
        </w:rPr>
        <w:t xml:space="preserve"> </w:t>
      </w:r>
      <w:r w:rsidRPr="0057759A">
        <w:rPr>
          <w:rFonts w:asciiTheme="minorHAnsi" w:cs="Arial"/>
          <w:color w:val="000000" w:themeColor="text1"/>
        </w:rPr>
        <w:t>[4,</w:t>
      </w:r>
      <w:r w:rsidR="00D9503A" w:rsidRPr="0057759A">
        <w:rPr>
          <w:rFonts w:asciiTheme="minorHAnsi" w:cs="Arial"/>
          <w:color w:val="000000" w:themeColor="text1"/>
        </w:rPr>
        <w:t xml:space="preserve"> </w:t>
      </w:r>
      <w:r w:rsidRPr="0057759A">
        <w:rPr>
          <w:rFonts w:asciiTheme="minorHAnsi" w:cs="Arial"/>
          <w:color w:val="000000" w:themeColor="text1"/>
        </w:rPr>
        <w:t xml:space="preserve">5] were found to have aberrant promoter methylation, leading to abnormalities in gene transcription. At the genomic level, by combining the techniques of methylated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island amplification with Agilent 244K Human Promoter </w:t>
      </w:r>
      <w:proofErr w:type="spellStart"/>
      <w:r w:rsidRPr="0057759A">
        <w:rPr>
          <w:rFonts w:asciiTheme="minorHAnsi" w:cs="Arial"/>
          <w:color w:val="000000" w:themeColor="text1"/>
        </w:rPr>
        <w:t>ChIP</w:t>
      </w:r>
      <w:proofErr w:type="spellEnd"/>
      <w:r w:rsidRPr="0057759A">
        <w:rPr>
          <w:rFonts w:asciiTheme="minorHAnsi" w:cs="Arial"/>
          <w:color w:val="000000" w:themeColor="text1"/>
        </w:rPr>
        <w:t>-on-chip microarrays,</w:t>
      </w:r>
      <w:r w:rsidR="000922D0" w:rsidRPr="0057759A">
        <w:rPr>
          <w:rFonts w:asciiTheme="minorHAnsi" w:cs="Arial"/>
          <w:color w:val="000000" w:themeColor="text1"/>
        </w:rPr>
        <w:t xml:space="preserve"> </w:t>
      </w:r>
      <w:r w:rsidRPr="0057759A">
        <w:rPr>
          <w:rFonts w:asciiTheme="minorHAnsi" w:cs="Arial"/>
          <w:color w:val="000000" w:themeColor="text1"/>
        </w:rPr>
        <w:t xml:space="preserve">the genome-wide methylation abnormalities in PC </w:t>
      </w:r>
      <w:r w:rsidR="00AE4010" w:rsidRPr="0057759A">
        <w:rPr>
          <w:rFonts w:asciiTheme="minorHAnsi" w:cs="Arial"/>
          <w:color w:val="000000" w:themeColor="text1"/>
        </w:rPr>
        <w:t xml:space="preserve">have been </w:t>
      </w:r>
      <w:r w:rsidR="000922D0" w:rsidRPr="0057759A">
        <w:rPr>
          <w:rFonts w:asciiTheme="minorHAnsi" w:cs="Arial"/>
          <w:color w:val="000000" w:themeColor="text1"/>
        </w:rPr>
        <w:t>dissected</w:t>
      </w:r>
      <w:r w:rsidR="006D3BB5" w:rsidRPr="0057759A">
        <w:rPr>
          <w:rFonts w:asciiTheme="minorHAnsi" w:cs="Arial"/>
          <w:color w:val="000000" w:themeColor="text1"/>
        </w:rPr>
        <w:t xml:space="preserve"> </w:t>
      </w:r>
      <w:r w:rsidRPr="0057759A">
        <w:rPr>
          <w:rFonts w:asciiTheme="minorHAnsi" w:cs="Arial"/>
          <w:color w:val="000000" w:themeColor="text1"/>
        </w:rPr>
        <w:t>[6-7].</w:t>
      </w:r>
      <w:del w:id="93" w:author="Shicheng Guo" w:date="2014-09-05T15:14:00Z">
        <w:r w:rsidR="00A0552C" w:rsidRPr="0057759A" w:rsidDel="00462DF1">
          <w:rPr>
            <w:rFonts w:asciiTheme="minorHAnsi" w:cs="Arial"/>
            <w:color w:val="000000" w:themeColor="text1"/>
          </w:rPr>
          <w:delText xml:space="preserve"> </w:delText>
        </w:r>
        <w:r w:rsidR="00DD778D" w:rsidRPr="0057759A" w:rsidDel="00462DF1">
          <w:rPr>
            <w:rFonts w:asciiTheme="minorHAnsi" w:cs="Arial"/>
            <w:color w:val="000000" w:themeColor="text1"/>
          </w:rPr>
          <w:tab/>
        </w:r>
      </w:del>
    </w:p>
    <w:p w:rsidR="001A63E7" w:rsidDel="00547E18" w:rsidRDefault="00A0552C" w:rsidP="006769F3">
      <w:pPr>
        <w:pStyle w:val="Default"/>
        <w:spacing w:line="276" w:lineRule="auto"/>
        <w:jc w:val="both"/>
        <w:rPr>
          <w:del w:id="94" w:author="Shicheng Guo" w:date="2014-09-05T14:22:00Z"/>
          <w:rFonts w:asciiTheme="minorHAnsi" w:cs="Arial" w:hint="eastAsia"/>
          <w:color w:val="000000" w:themeColor="text1"/>
        </w:rPr>
        <w:pPrChange w:id="95" w:author="Shicheng Guo" w:date="2014-09-05T16:28:00Z">
          <w:pPr>
            <w:pStyle w:val="Default"/>
            <w:spacing w:line="276" w:lineRule="auto"/>
          </w:pPr>
        </w:pPrChange>
      </w:pPr>
      <w:r w:rsidRPr="0057759A">
        <w:rPr>
          <w:rFonts w:asciiTheme="minorHAnsi" w:cs="Arial"/>
          <w:color w:val="000000" w:themeColor="text1"/>
        </w:rPr>
        <w:t xml:space="preserve">The </w:t>
      </w:r>
      <w:ins w:id="96" w:author="Shicheng Guo" w:date="2014-09-05T14:21:00Z">
        <w:r w:rsidR="00284752">
          <w:rPr>
            <w:rFonts w:asciiTheme="minorHAnsi" w:cs="Arial" w:hint="eastAsia"/>
            <w:color w:val="000000" w:themeColor="text1"/>
          </w:rPr>
          <w:t>micro</w:t>
        </w:r>
      </w:ins>
      <w:del w:id="97" w:author="Shicheng Guo" w:date="2014-09-05T14:21:00Z">
        <w:r w:rsidRPr="0057759A" w:rsidDel="00284752">
          <w:rPr>
            <w:rFonts w:asciiTheme="minorHAnsi" w:cs="Arial"/>
            <w:color w:val="000000" w:themeColor="text1"/>
          </w:rPr>
          <w:delText xml:space="preserve">methylation </w:delText>
        </w:r>
      </w:del>
      <w:r w:rsidRPr="0057759A">
        <w:rPr>
          <w:rFonts w:asciiTheme="minorHAnsi" w:cs="Arial"/>
          <w:color w:val="000000" w:themeColor="text1"/>
        </w:rPr>
        <w:t xml:space="preserve">array technology platform based </w:t>
      </w:r>
      <w:ins w:id="98" w:author="Shicheng Guo" w:date="2014-09-05T14:17:00Z">
        <w:r w:rsidR="00A97C57">
          <w:rPr>
            <w:rFonts w:asciiTheme="minorHAnsi" w:cs="Arial" w:hint="eastAsia"/>
            <w:color w:val="000000" w:themeColor="text1"/>
          </w:rPr>
          <w:t xml:space="preserve">DNA methylation </w:t>
        </w:r>
      </w:ins>
      <w:r w:rsidRPr="0057759A">
        <w:rPr>
          <w:rFonts w:asciiTheme="minorHAnsi" w:cs="Arial"/>
          <w:color w:val="000000" w:themeColor="text1"/>
        </w:rPr>
        <w:t xml:space="preserve">studies are usually </w:t>
      </w:r>
      <w:del w:id="99" w:author="Shicheng Guo" w:date="2014-09-05T14:17:00Z">
        <w:r w:rsidRPr="0057759A" w:rsidDel="00A97C57">
          <w:rPr>
            <w:rFonts w:asciiTheme="minorHAnsi" w:cs="Arial"/>
            <w:color w:val="000000" w:themeColor="text1"/>
          </w:rPr>
          <w:delText xml:space="preserve">more </w:delText>
        </w:r>
      </w:del>
      <w:r w:rsidRPr="0057759A">
        <w:rPr>
          <w:rFonts w:asciiTheme="minorHAnsi" w:cs="Arial"/>
          <w:color w:val="000000" w:themeColor="text1"/>
        </w:rPr>
        <w:t xml:space="preserve">focused on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islands (CGIs), presumably with lower coverage of the whole genome than next-generation sequencing (NGS) technology</w:t>
      </w:r>
      <w:r w:rsidR="00FD0FEF">
        <w:rPr>
          <w:rFonts w:asciiTheme="minorHAnsi" w:cs="Arial" w:hint="eastAsia"/>
          <w:color w:val="000000" w:themeColor="text1"/>
        </w:rPr>
        <w:t xml:space="preserve"> </w:t>
      </w:r>
      <w:r w:rsidRPr="0057759A">
        <w:rPr>
          <w:rFonts w:asciiTheme="minorHAnsi" w:cs="Arial"/>
          <w:color w:val="000000" w:themeColor="text1"/>
        </w:rPr>
        <w:t>[8]. Therefore,</w:t>
      </w:r>
      <w:del w:id="100" w:author="Shicheng Guo" w:date="2014-09-05T14:19:00Z">
        <w:r w:rsidRPr="0057759A" w:rsidDel="00A97C57">
          <w:rPr>
            <w:rFonts w:asciiTheme="minorHAnsi" w:cs="Arial"/>
            <w:color w:val="000000" w:themeColor="text1"/>
          </w:rPr>
          <w:delText xml:space="preserve"> the related description of the</w:delText>
        </w:r>
      </w:del>
      <w:r w:rsidRPr="0057759A">
        <w:rPr>
          <w:rFonts w:asciiTheme="minorHAnsi" w:cs="Arial"/>
          <w:color w:val="000000" w:themeColor="text1"/>
        </w:rPr>
        <w:t xml:space="preserve"> genome</w:t>
      </w:r>
      <w:ins w:id="101" w:author="Shicheng Guo" w:date="2014-09-05T14:21:00Z">
        <w:r w:rsidR="00284752">
          <w:rPr>
            <w:rFonts w:asciiTheme="minorHAnsi" w:cs="Arial" w:hint="eastAsia"/>
            <w:color w:val="000000" w:themeColor="text1"/>
          </w:rPr>
          <w:t xml:space="preserve"> </w:t>
        </w:r>
      </w:ins>
      <w:del w:id="102" w:author="Shicheng Guo" w:date="2014-09-05T14:21:00Z">
        <w:r w:rsidRPr="0057759A" w:rsidDel="00284752">
          <w:rPr>
            <w:rFonts w:asciiTheme="minorHAnsi" w:cs="Arial"/>
            <w:color w:val="000000" w:themeColor="text1"/>
          </w:rPr>
          <w:delText>-</w:delText>
        </w:r>
      </w:del>
      <w:r w:rsidRPr="0057759A">
        <w:rPr>
          <w:rFonts w:asciiTheme="minorHAnsi" w:cs="Arial"/>
          <w:color w:val="000000" w:themeColor="text1"/>
        </w:rPr>
        <w:t xml:space="preserve">wide methylation </w:t>
      </w:r>
      <w:ins w:id="103" w:author="Shicheng Guo" w:date="2014-09-05T14:20:00Z">
        <w:r w:rsidR="00A97C57">
          <w:rPr>
            <w:rFonts w:asciiTheme="minorHAnsi" w:cs="Arial" w:hint="eastAsia"/>
            <w:color w:val="000000" w:themeColor="text1"/>
          </w:rPr>
          <w:t xml:space="preserve">discovery </w:t>
        </w:r>
      </w:ins>
      <w:del w:id="104" w:author="Shicheng Guo" w:date="2014-09-05T14:20:00Z">
        <w:r w:rsidRPr="0057759A" w:rsidDel="00A97C57">
          <w:rPr>
            <w:rFonts w:asciiTheme="minorHAnsi" w:cs="Arial"/>
            <w:color w:val="000000" w:themeColor="text1"/>
          </w:rPr>
          <w:delText xml:space="preserve">profile </w:delText>
        </w:r>
      </w:del>
      <w:r w:rsidR="002C302F">
        <w:rPr>
          <w:rFonts w:asciiTheme="minorHAnsi" w:cs="Arial"/>
          <w:color w:val="000000" w:themeColor="text1"/>
        </w:rPr>
        <w:t xml:space="preserve">of PC by </w:t>
      </w:r>
      <w:del w:id="105" w:author="Shicheng Guo" w:date="2014-09-05T14:20:00Z">
        <w:r w:rsidR="002C302F" w:rsidDel="00A97C57">
          <w:rPr>
            <w:rFonts w:asciiTheme="minorHAnsi" w:cs="Arial"/>
            <w:color w:val="000000" w:themeColor="text1"/>
          </w:rPr>
          <w:delText xml:space="preserve">these </w:delText>
        </w:r>
      </w:del>
      <w:ins w:id="106" w:author="Shicheng Guo" w:date="2014-09-05T14:20:00Z">
        <w:r w:rsidR="00A97C57">
          <w:rPr>
            <w:rFonts w:asciiTheme="minorHAnsi" w:cs="Arial" w:hint="eastAsia"/>
            <w:color w:val="000000" w:themeColor="text1"/>
          </w:rPr>
          <w:t>the</w:t>
        </w:r>
        <w:r w:rsidR="00A97C57">
          <w:rPr>
            <w:rFonts w:asciiTheme="minorHAnsi" w:cs="Arial"/>
            <w:color w:val="000000" w:themeColor="text1"/>
          </w:rPr>
          <w:t xml:space="preserve"> </w:t>
        </w:r>
      </w:ins>
      <w:ins w:id="107" w:author="Shicheng Guo" w:date="2014-09-05T14:19:00Z">
        <w:r w:rsidR="00A97C57">
          <w:rPr>
            <w:rFonts w:asciiTheme="minorHAnsi" w:cs="Arial" w:hint="eastAsia"/>
            <w:color w:val="000000" w:themeColor="text1"/>
          </w:rPr>
          <w:t xml:space="preserve">NGS platform </w:t>
        </w:r>
      </w:ins>
      <w:del w:id="108" w:author="Shicheng Guo" w:date="2014-09-05T14:19:00Z">
        <w:r w:rsidR="002C302F" w:rsidDel="00A97C57">
          <w:rPr>
            <w:rFonts w:asciiTheme="minorHAnsi" w:cs="Arial"/>
            <w:color w:val="000000" w:themeColor="text1"/>
          </w:rPr>
          <w:delText xml:space="preserve">studies </w:delText>
        </w:r>
      </w:del>
      <w:r w:rsidR="002C302F">
        <w:rPr>
          <w:rFonts w:asciiTheme="minorHAnsi" w:cs="Arial"/>
          <w:color w:val="000000" w:themeColor="text1"/>
        </w:rPr>
        <w:t xml:space="preserve">could </w:t>
      </w:r>
      <w:ins w:id="109" w:author="Shicheng Guo" w:date="2014-09-05T14:21:00Z">
        <w:r w:rsidR="00284752">
          <w:rPr>
            <w:rFonts w:asciiTheme="minorHAnsi" w:cs="Arial" w:hint="eastAsia"/>
            <w:color w:val="000000" w:themeColor="text1"/>
          </w:rPr>
          <w:t xml:space="preserve">provide </w:t>
        </w:r>
      </w:ins>
      <w:ins w:id="110" w:author="Shicheng Guo" w:date="2014-09-05T14:19:00Z">
        <w:r w:rsidR="00A97C57">
          <w:rPr>
            <w:rFonts w:asciiTheme="minorHAnsi" w:cs="Arial" w:hint="eastAsia"/>
            <w:color w:val="000000" w:themeColor="text1"/>
          </w:rPr>
          <w:t xml:space="preserve">comprehensive description of the DNA methylation </w:t>
        </w:r>
      </w:ins>
      <w:ins w:id="111" w:author="Shicheng Guo" w:date="2014-09-05T14:20:00Z">
        <w:r w:rsidR="00A97C57">
          <w:rPr>
            <w:rFonts w:asciiTheme="minorHAnsi" w:cs="Arial" w:hint="eastAsia"/>
            <w:color w:val="000000" w:themeColor="text1"/>
          </w:rPr>
          <w:t xml:space="preserve">profile </w:t>
        </w:r>
      </w:ins>
      <w:del w:id="112" w:author="Shicheng Guo" w:date="2014-09-05T14:19:00Z">
        <w:r w:rsidR="002C302F" w:rsidDel="00A97C57">
          <w:rPr>
            <w:rFonts w:asciiTheme="minorHAnsi" w:cs="Arial"/>
            <w:color w:val="000000" w:themeColor="text1"/>
          </w:rPr>
          <w:delText>be</w:delText>
        </w:r>
        <w:r w:rsidR="002C302F" w:rsidDel="00A97C57">
          <w:rPr>
            <w:rFonts w:asciiTheme="minorHAnsi" w:cs="Arial" w:hint="eastAsia"/>
            <w:color w:val="000000" w:themeColor="text1"/>
          </w:rPr>
          <w:delText xml:space="preserve"> </w:delText>
        </w:r>
        <w:r w:rsidR="00502A77" w:rsidRPr="0057759A" w:rsidDel="00A97C57">
          <w:rPr>
            <w:rFonts w:asciiTheme="minorHAnsi" w:cs="Arial"/>
            <w:color w:val="000000" w:themeColor="text1"/>
          </w:rPr>
          <w:delText>supplemented further</w:delText>
        </w:r>
        <w:r w:rsidRPr="0057759A" w:rsidDel="00A97C57">
          <w:rPr>
            <w:rFonts w:asciiTheme="minorHAnsi" w:cs="Arial"/>
            <w:color w:val="000000" w:themeColor="text1"/>
          </w:rPr>
          <w:delText xml:space="preserve">, especially </w:delText>
        </w:r>
      </w:del>
      <w:r w:rsidRPr="0057759A">
        <w:rPr>
          <w:rFonts w:asciiTheme="minorHAnsi" w:cs="Arial"/>
          <w:color w:val="000000" w:themeColor="text1"/>
        </w:rPr>
        <w:t xml:space="preserve">in </w:t>
      </w:r>
      <w:ins w:id="113" w:author="Shicheng Guo" w:date="2014-09-05T14:22:00Z">
        <w:r w:rsidR="00284752">
          <w:rPr>
            <w:rFonts w:asciiTheme="minorHAnsi" w:cs="Arial" w:hint="eastAsia"/>
            <w:color w:val="000000" w:themeColor="text1"/>
          </w:rPr>
          <w:t xml:space="preserve">other </w:t>
        </w:r>
      </w:ins>
      <w:r w:rsidRPr="0057759A">
        <w:rPr>
          <w:rFonts w:asciiTheme="minorHAnsi" w:cs="Arial"/>
          <w:color w:val="000000" w:themeColor="text1"/>
        </w:rPr>
        <w:t>regions</w:t>
      </w:r>
      <w:ins w:id="114" w:author="Shicheng Guo" w:date="2014-09-05T14:22:00Z">
        <w:r w:rsidR="00284752">
          <w:rPr>
            <w:rFonts w:asciiTheme="minorHAnsi" w:cs="Arial" w:hint="eastAsia"/>
            <w:color w:val="000000" w:themeColor="text1"/>
          </w:rPr>
          <w:t xml:space="preserve">, such as </w:t>
        </w:r>
      </w:ins>
      <w:del w:id="115" w:author="Shicheng Guo" w:date="2014-09-05T14:22:00Z">
        <w:r w:rsidRPr="0057759A" w:rsidDel="00284752">
          <w:rPr>
            <w:rFonts w:asciiTheme="minorHAnsi" w:cs="Arial"/>
            <w:color w:val="000000" w:themeColor="text1"/>
          </w:rPr>
          <w:delText xml:space="preserve"> </w:delText>
        </w:r>
      </w:del>
      <w:del w:id="116" w:author="Shicheng Guo" w:date="2014-09-05T14:20:00Z">
        <w:r w:rsidRPr="0057759A" w:rsidDel="00A97C57">
          <w:rPr>
            <w:rFonts w:asciiTheme="minorHAnsi" w:cs="Arial"/>
            <w:color w:val="000000" w:themeColor="text1"/>
          </w:rPr>
          <w:delText xml:space="preserve">such as </w:delText>
        </w:r>
      </w:del>
      <w:r w:rsidRPr="0057759A">
        <w:rPr>
          <w:rFonts w:asciiTheme="minorHAnsi" w:cs="Arial"/>
          <w:color w:val="000000" w:themeColor="text1"/>
        </w:rPr>
        <w:t xml:space="preserve">CGI shores (2 kb regions flanking a CGI), non-CGI promoter regions and orphan CGIs. Methylation changes in these particular regions have already been suggested to be associated with certain tumor </w:t>
      </w:r>
      <w:del w:id="117" w:author="Shicheng Guo" w:date="2014-09-05T14:30:00Z">
        <w:r w:rsidRPr="0057759A" w:rsidDel="00F8022E">
          <w:rPr>
            <w:rFonts w:asciiTheme="minorHAnsi" w:cs="Arial"/>
            <w:color w:val="000000" w:themeColor="text1"/>
          </w:rPr>
          <w:delText>phenotypes</w:delText>
        </w:r>
      </w:del>
      <w:ins w:id="118" w:author="Shicheng Guo" w:date="2014-09-05T14:30:00Z">
        <w:r w:rsidR="00F8022E" w:rsidRPr="0057759A">
          <w:rPr>
            <w:rFonts w:asciiTheme="minorHAnsi" w:cs="Arial"/>
            <w:color w:val="000000" w:themeColor="text1"/>
          </w:rPr>
          <w:t xml:space="preserve">phenotypes </w:t>
        </w:r>
      </w:ins>
      <w:del w:id="119" w:author="Shicheng Guo" w:date="2014-09-05T14:21:00Z">
        <w:r w:rsidRPr="0057759A" w:rsidDel="00A97C57">
          <w:rPr>
            <w:rFonts w:asciiTheme="minorHAnsi" w:cs="Arial"/>
            <w:color w:val="000000" w:themeColor="text1"/>
          </w:rPr>
          <w:delText xml:space="preserve"> or with tissue specificity</w:delText>
        </w:r>
        <w:r w:rsidR="00502A77" w:rsidRPr="0057759A" w:rsidDel="00A97C57">
          <w:rPr>
            <w:rFonts w:asciiTheme="minorHAnsi" w:cs="Arial"/>
            <w:color w:val="000000" w:themeColor="text1"/>
          </w:rPr>
          <w:delText xml:space="preserve"> </w:delText>
        </w:r>
      </w:del>
      <w:r w:rsidRPr="0057759A">
        <w:rPr>
          <w:rFonts w:asciiTheme="minorHAnsi" w:cs="Arial"/>
          <w:color w:val="000000" w:themeColor="text1"/>
        </w:rPr>
        <w:t>[9,</w:t>
      </w:r>
      <w:ins w:id="120" w:author="Shicheng Guo" w:date="2014-09-05T15:18:00Z">
        <w:r w:rsidR="00161465">
          <w:rPr>
            <w:rFonts w:asciiTheme="minorHAnsi" w:cs="Arial" w:hint="eastAsia"/>
            <w:color w:val="000000" w:themeColor="text1"/>
          </w:rPr>
          <w:t xml:space="preserve"> </w:t>
        </w:r>
      </w:ins>
      <w:r w:rsidRPr="0057759A">
        <w:rPr>
          <w:rFonts w:asciiTheme="minorHAnsi" w:cs="Arial"/>
          <w:color w:val="000000" w:themeColor="text1"/>
        </w:rPr>
        <w:t>10].</w:t>
      </w:r>
      <w:r w:rsidR="009B7941" w:rsidRPr="0057759A">
        <w:rPr>
          <w:rFonts w:asciiTheme="minorHAnsi" w:cs="Arial"/>
          <w:color w:val="000000" w:themeColor="text1"/>
        </w:rPr>
        <w:t xml:space="preserve"> </w:t>
      </w:r>
    </w:p>
    <w:p w:rsidR="00547E18" w:rsidRDefault="00547E18" w:rsidP="006769F3">
      <w:pPr>
        <w:pStyle w:val="Default"/>
        <w:spacing w:line="276" w:lineRule="auto"/>
        <w:jc w:val="both"/>
        <w:rPr>
          <w:ins w:id="121" w:author="Shicheng Guo" w:date="2014-09-05T15:32:00Z"/>
          <w:rFonts w:asciiTheme="minorHAnsi" w:cs="Arial" w:hint="eastAsia"/>
          <w:color w:val="000000" w:themeColor="text1"/>
        </w:rPr>
        <w:pPrChange w:id="122" w:author="Shicheng Guo" w:date="2014-09-05T16:28:00Z">
          <w:pPr>
            <w:pStyle w:val="CM43"/>
            <w:spacing w:line="276" w:lineRule="auto"/>
            <w:jc w:val="both"/>
          </w:pPr>
        </w:pPrChange>
      </w:pPr>
    </w:p>
    <w:p w:rsidR="006A3F5C" w:rsidRPr="0057759A" w:rsidRDefault="006A3F5C" w:rsidP="006769F3">
      <w:pPr>
        <w:pStyle w:val="Default"/>
        <w:spacing w:line="276" w:lineRule="auto"/>
        <w:jc w:val="both"/>
        <w:rPr>
          <w:ins w:id="123" w:author="Shicheng Guo" w:date="2014-09-05T15:12:00Z"/>
          <w:rFonts w:asciiTheme="minorHAnsi" w:cs="Arial"/>
          <w:color w:val="000000" w:themeColor="text1"/>
        </w:rPr>
        <w:pPrChange w:id="124" w:author="Shicheng Guo" w:date="2014-09-05T16:28:00Z">
          <w:pPr>
            <w:pStyle w:val="Default"/>
            <w:spacing w:line="276" w:lineRule="auto"/>
          </w:pPr>
        </w:pPrChange>
      </w:pPr>
    </w:p>
    <w:p w:rsidR="001A63E7" w:rsidDel="00161465" w:rsidRDefault="009B7941" w:rsidP="006769F3">
      <w:pPr>
        <w:pStyle w:val="Default"/>
        <w:spacing w:line="276" w:lineRule="auto"/>
        <w:jc w:val="both"/>
        <w:rPr>
          <w:del w:id="125" w:author="Shicheng Guo" w:date="2014-09-05T14:27:00Z"/>
          <w:rFonts w:asciiTheme="minorHAnsi" w:cs="Arial" w:hint="eastAsia"/>
          <w:color w:val="000000" w:themeColor="text1"/>
        </w:rPr>
        <w:pPrChange w:id="126" w:author="Shicheng Guo" w:date="2014-09-05T16:28:00Z">
          <w:pPr>
            <w:pStyle w:val="CM43"/>
            <w:spacing w:line="276" w:lineRule="auto"/>
            <w:jc w:val="both"/>
          </w:pPr>
        </w:pPrChange>
      </w:pPr>
      <w:del w:id="127" w:author="Shicheng Guo" w:date="2014-09-05T15:12:00Z">
        <w:r w:rsidRPr="0057759A" w:rsidDel="006A3F5C">
          <w:rPr>
            <w:rFonts w:asciiTheme="minorHAnsi" w:cs="Arial"/>
            <w:color w:val="000000" w:themeColor="text1"/>
          </w:rPr>
          <w:delText xml:space="preserve">This </w:delText>
        </w:r>
      </w:del>
      <w:ins w:id="128" w:author="Shicheng Guo" w:date="2014-09-05T15:12:00Z">
        <w:r w:rsidR="006A3F5C">
          <w:rPr>
            <w:rFonts w:asciiTheme="minorHAnsi" w:cs="Arial" w:hint="eastAsia"/>
            <w:color w:val="000000" w:themeColor="text1"/>
          </w:rPr>
          <w:t xml:space="preserve">In present </w:t>
        </w:r>
      </w:ins>
      <w:r w:rsidRPr="0057759A">
        <w:rPr>
          <w:rFonts w:asciiTheme="minorHAnsi" w:cs="Arial"/>
          <w:color w:val="000000" w:themeColor="text1"/>
        </w:rPr>
        <w:t>study</w:t>
      </w:r>
      <w:ins w:id="129" w:author="Shicheng Guo" w:date="2014-09-05T15:12:00Z">
        <w:r w:rsidR="006A3F5C">
          <w:rPr>
            <w:rFonts w:asciiTheme="minorHAnsi" w:cs="Arial" w:hint="eastAsia"/>
            <w:color w:val="000000" w:themeColor="text1"/>
          </w:rPr>
          <w:t xml:space="preserve">, </w:t>
        </w:r>
      </w:ins>
      <w:del w:id="130" w:author="Shicheng Guo" w:date="2014-09-05T15:15:00Z">
        <w:r w:rsidRPr="0057759A" w:rsidDel="00161465">
          <w:rPr>
            <w:rFonts w:asciiTheme="minorHAnsi" w:cs="Arial"/>
            <w:color w:val="000000" w:themeColor="text1"/>
          </w:rPr>
          <w:delText xml:space="preserve"> aim</w:delText>
        </w:r>
      </w:del>
      <w:del w:id="131" w:author="Shicheng Guo" w:date="2014-09-05T15:13:00Z">
        <w:r w:rsidRPr="0057759A" w:rsidDel="006A3F5C">
          <w:rPr>
            <w:rFonts w:asciiTheme="minorHAnsi" w:cs="Arial"/>
            <w:color w:val="000000" w:themeColor="text1"/>
          </w:rPr>
          <w:delText>ed</w:delText>
        </w:r>
      </w:del>
      <w:del w:id="132" w:author="Shicheng Guo" w:date="2014-09-05T15:15:00Z">
        <w:r w:rsidRPr="0057759A" w:rsidDel="00161465">
          <w:rPr>
            <w:rFonts w:asciiTheme="minorHAnsi" w:cs="Arial"/>
            <w:color w:val="000000" w:themeColor="text1"/>
          </w:rPr>
          <w:delText xml:space="preserve"> to identify methylation</w:delText>
        </w:r>
      </w:del>
      <w:del w:id="133" w:author="Shicheng Guo" w:date="2014-09-05T14:22:00Z">
        <w:r w:rsidRPr="0057759A" w:rsidDel="00284752">
          <w:rPr>
            <w:rFonts w:asciiTheme="minorHAnsi" w:cs="Arial"/>
            <w:color w:val="000000" w:themeColor="text1"/>
          </w:rPr>
          <w:delText>-</w:delText>
        </w:r>
      </w:del>
      <w:del w:id="134" w:author="Shicheng Guo" w:date="2014-09-05T15:15:00Z">
        <w:r w:rsidRPr="0057759A" w:rsidDel="00161465">
          <w:rPr>
            <w:rFonts w:asciiTheme="minorHAnsi" w:cs="Arial"/>
            <w:color w:val="000000" w:themeColor="text1"/>
          </w:rPr>
          <w:delText xml:space="preserve">regulated </w:delText>
        </w:r>
      </w:del>
      <w:del w:id="135" w:author="Shicheng Guo" w:date="2014-09-05T14:23:00Z">
        <w:r w:rsidR="00502A77" w:rsidRPr="0057759A" w:rsidDel="00284752">
          <w:rPr>
            <w:rFonts w:asciiTheme="minorHAnsi" w:cs="Arial"/>
            <w:color w:val="000000" w:themeColor="text1"/>
          </w:rPr>
          <w:delText xml:space="preserve">loci </w:delText>
        </w:r>
      </w:del>
      <w:del w:id="136" w:author="Shicheng Guo" w:date="2014-09-05T15:15:00Z">
        <w:r w:rsidRPr="0057759A" w:rsidDel="00161465">
          <w:rPr>
            <w:rFonts w:asciiTheme="minorHAnsi" w:cs="Arial"/>
            <w:color w:val="000000" w:themeColor="text1"/>
          </w:rPr>
          <w:delText>that correlated with the development of PC</w:delText>
        </w:r>
        <w:r w:rsidR="00D95A8A" w:rsidRPr="0057759A" w:rsidDel="00161465">
          <w:rPr>
            <w:rFonts w:asciiTheme="minorHAnsi" w:cs="Arial"/>
            <w:color w:val="000000" w:themeColor="text1"/>
          </w:rPr>
          <w:delText xml:space="preserve">. </w:delText>
        </w:r>
      </w:del>
      <w:r w:rsidR="00D95A8A" w:rsidRPr="0057759A">
        <w:rPr>
          <w:rFonts w:asciiTheme="minorHAnsi" w:cs="Arial"/>
          <w:color w:val="000000" w:themeColor="text1"/>
        </w:rPr>
        <w:t>Ten</w:t>
      </w:r>
      <w:r w:rsidRPr="0057759A">
        <w:rPr>
          <w:rFonts w:asciiTheme="minorHAnsi" w:cs="Arial"/>
          <w:color w:val="000000" w:themeColor="text1"/>
        </w:rPr>
        <w:t xml:space="preserve"> PC tissue </w:t>
      </w:r>
      <w:ins w:id="137" w:author="Shicheng Guo" w:date="2014-09-05T14:25:00Z">
        <w:r w:rsidR="00C6206C">
          <w:rPr>
            <w:rFonts w:asciiTheme="minorHAnsi" w:cs="Arial" w:hint="eastAsia"/>
            <w:color w:val="000000" w:themeColor="text1"/>
          </w:rPr>
          <w:t xml:space="preserve">and corresponding </w:t>
        </w:r>
        <w:r w:rsidR="00C6206C" w:rsidRPr="0057759A">
          <w:rPr>
            <w:rFonts w:asciiTheme="minorHAnsi" w:cs="Arial"/>
            <w:color w:val="000000" w:themeColor="text1"/>
          </w:rPr>
          <w:t>adjacent tissue samples</w:t>
        </w:r>
        <w:r w:rsidR="00C6206C" w:rsidRPr="0057759A">
          <w:rPr>
            <w:rFonts w:asciiTheme="minorHAnsi" w:cs="Arial"/>
            <w:color w:val="000000" w:themeColor="text1"/>
          </w:rPr>
          <w:t xml:space="preserve"> </w:t>
        </w:r>
      </w:ins>
      <w:del w:id="138" w:author="Shicheng Guo" w:date="2014-09-05T14:30:00Z">
        <w:r w:rsidRPr="0057759A" w:rsidDel="00151609">
          <w:rPr>
            <w:rFonts w:asciiTheme="minorHAnsi" w:cs="Arial"/>
            <w:color w:val="000000" w:themeColor="text1"/>
          </w:rPr>
          <w:delText xml:space="preserve">samples </w:delText>
        </w:r>
      </w:del>
      <w:r w:rsidRPr="0057759A">
        <w:rPr>
          <w:rFonts w:asciiTheme="minorHAnsi" w:cs="Arial"/>
          <w:color w:val="000000" w:themeColor="text1"/>
        </w:rPr>
        <w:t>were pooled</w:t>
      </w:r>
      <w:ins w:id="139" w:author="Shicheng Guo" w:date="2014-09-05T15:15:00Z">
        <w:r w:rsidR="00161465">
          <w:rPr>
            <w:rFonts w:asciiTheme="minorHAnsi" w:cs="Arial" w:hint="eastAsia"/>
            <w:color w:val="000000" w:themeColor="text1"/>
          </w:rPr>
          <w:t xml:space="preserve"> </w:t>
        </w:r>
        <w:r w:rsidR="00161465">
          <w:rPr>
            <w:rFonts w:asciiTheme="minorHAnsi" w:cs="Arial"/>
            <w:color w:val="000000" w:themeColor="text1"/>
          </w:rPr>
          <w:t>separately</w:t>
        </w:r>
        <w:r w:rsidR="00161465">
          <w:rPr>
            <w:rFonts w:asciiTheme="minorHAnsi" w:cs="Arial" w:hint="eastAsia"/>
            <w:color w:val="000000" w:themeColor="text1"/>
          </w:rPr>
          <w:t xml:space="preserve"> followed by </w:t>
        </w:r>
      </w:ins>
      <w:del w:id="140" w:author="Shicheng Guo" w:date="2014-09-05T14:25:00Z">
        <w:r w:rsidRPr="0057759A" w:rsidDel="00C6206C">
          <w:rPr>
            <w:rFonts w:asciiTheme="minorHAnsi" w:cs="Arial"/>
            <w:color w:val="000000" w:themeColor="text1"/>
          </w:rPr>
          <w:delText>, as were 10 PC adjacent tissue samples</w:delText>
        </w:r>
        <w:r w:rsidR="002C302F" w:rsidDel="00C6206C">
          <w:rPr>
            <w:rFonts w:asciiTheme="minorHAnsi" w:cs="Arial" w:hint="eastAsia"/>
            <w:color w:val="000000" w:themeColor="text1"/>
          </w:rPr>
          <w:delText xml:space="preserve"> </w:delText>
        </w:r>
        <w:r w:rsidRPr="0057759A" w:rsidDel="00C6206C">
          <w:rPr>
            <w:rFonts w:asciiTheme="minorHAnsi" w:cs="Arial"/>
            <w:color w:val="000000" w:themeColor="text1"/>
          </w:rPr>
          <w:delText>(PN),</w:delText>
        </w:r>
        <w:r w:rsidR="00502A77" w:rsidRPr="0057759A" w:rsidDel="00C6206C">
          <w:rPr>
            <w:rFonts w:asciiTheme="minorHAnsi" w:cs="Arial"/>
            <w:color w:val="000000" w:themeColor="text1"/>
          </w:rPr>
          <w:delText xml:space="preserve"> </w:delText>
        </w:r>
      </w:del>
      <w:del w:id="141" w:author="Shicheng Guo" w:date="2014-09-05T14:26:00Z">
        <w:r w:rsidRPr="0057759A" w:rsidDel="00C6206C">
          <w:rPr>
            <w:rFonts w:asciiTheme="minorHAnsi" w:cs="Arial"/>
            <w:color w:val="000000" w:themeColor="text1"/>
          </w:rPr>
          <w:delText>and sequenced using the</w:delText>
        </w:r>
      </w:del>
      <w:del w:id="142" w:author="Shicheng Guo" w:date="2014-09-05T15:15:00Z">
        <w:r w:rsidRPr="0057759A" w:rsidDel="00161465">
          <w:rPr>
            <w:rFonts w:asciiTheme="minorHAnsi" w:cs="Arial"/>
            <w:color w:val="000000" w:themeColor="text1"/>
          </w:rPr>
          <w:delText xml:space="preserve"> </w:delText>
        </w:r>
      </w:del>
      <w:proofErr w:type="spellStart"/>
      <w:r w:rsidRPr="0057759A">
        <w:rPr>
          <w:rFonts w:asciiTheme="minorHAnsi" w:cs="Arial"/>
          <w:color w:val="000000" w:themeColor="text1"/>
        </w:rPr>
        <w:t>MethylCap-seq</w:t>
      </w:r>
      <w:proofErr w:type="spellEnd"/>
      <w:r w:rsidRPr="0057759A">
        <w:rPr>
          <w:rFonts w:asciiTheme="minorHAnsi" w:cs="Arial"/>
          <w:color w:val="000000" w:themeColor="text1"/>
        </w:rPr>
        <w:t xml:space="preserve"> </w:t>
      </w:r>
      <w:del w:id="143" w:author="Shicheng Guo" w:date="2014-09-05T15:15:00Z">
        <w:r w:rsidRPr="0057759A" w:rsidDel="00161465">
          <w:rPr>
            <w:rFonts w:asciiTheme="minorHAnsi" w:cs="Arial"/>
            <w:color w:val="000000" w:themeColor="text1"/>
          </w:rPr>
          <w:delText xml:space="preserve">technique </w:delText>
        </w:r>
      </w:del>
      <w:ins w:id="144" w:author="Shicheng Guo" w:date="2014-09-05T15:15:00Z">
        <w:r w:rsidR="00161465">
          <w:rPr>
            <w:rFonts w:asciiTheme="minorHAnsi" w:cs="Arial" w:hint="eastAsia"/>
            <w:color w:val="000000" w:themeColor="text1"/>
          </w:rPr>
          <w:t>based DNA methylation</w:t>
        </w:r>
      </w:ins>
      <w:ins w:id="145" w:author="Shicheng Guo" w:date="2014-09-05T15:16:00Z">
        <w:r w:rsidR="00161465">
          <w:rPr>
            <w:rFonts w:asciiTheme="minorHAnsi" w:cs="Arial" w:hint="eastAsia"/>
            <w:color w:val="000000" w:themeColor="text1"/>
          </w:rPr>
          <w:t xml:space="preserve"> profile identification process. </w:t>
        </w:r>
      </w:ins>
      <w:ins w:id="146" w:author="Shicheng Guo" w:date="2014-09-05T15:17:00Z">
        <w:r w:rsidR="00161465">
          <w:rPr>
            <w:rFonts w:asciiTheme="minorHAnsi" w:cs="Arial"/>
            <w:color w:val="000000" w:themeColor="text1"/>
          </w:rPr>
          <w:t>T</w:t>
        </w:r>
        <w:r w:rsidR="00161465">
          <w:rPr>
            <w:rFonts w:asciiTheme="minorHAnsi" w:cs="Arial" w:hint="eastAsia"/>
            <w:color w:val="000000" w:themeColor="text1"/>
          </w:rPr>
          <w:t xml:space="preserve">he methylation profiles of various genomic regions and elements were </w:t>
        </w:r>
      </w:ins>
      <w:ins w:id="147" w:author="Shicheng Guo" w:date="2014-09-05T15:18:00Z">
        <w:r w:rsidR="00161465">
          <w:rPr>
            <w:rFonts w:asciiTheme="minorHAnsi" w:cs="Arial"/>
            <w:color w:val="000000" w:themeColor="text1"/>
          </w:rPr>
          <w:t>characterize</w:t>
        </w:r>
        <w:r w:rsidR="009B41EC">
          <w:rPr>
            <w:rFonts w:asciiTheme="minorHAnsi" w:cs="Arial" w:hint="eastAsia"/>
            <w:color w:val="000000" w:themeColor="text1"/>
          </w:rPr>
          <w:t xml:space="preserve">d, </w:t>
        </w:r>
      </w:ins>
      <w:ins w:id="148" w:author="Shicheng Guo" w:date="2014-09-05T15:17:00Z">
        <w:r w:rsidR="00161465">
          <w:rPr>
            <w:rFonts w:asciiTheme="minorHAnsi" w:cs="Arial" w:hint="eastAsia"/>
            <w:color w:val="000000" w:themeColor="text1"/>
          </w:rPr>
          <w:t xml:space="preserve">including </w:t>
        </w:r>
        <w:r w:rsidR="00161465" w:rsidRPr="0057759A">
          <w:rPr>
            <w:rFonts w:asciiTheme="minorHAnsi" w:cs="Arial"/>
            <w:color w:val="000000" w:themeColor="text1"/>
          </w:rPr>
          <w:t xml:space="preserve">gene-associated CGIs, non-gene-associated CGIs (orphan CGIs), </w:t>
        </w:r>
        <w:proofErr w:type="spellStart"/>
        <w:r w:rsidR="00161465" w:rsidRPr="0057759A">
          <w:rPr>
            <w:rFonts w:asciiTheme="minorHAnsi" w:cs="Arial"/>
            <w:color w:val="000000" w:themeColor="text1"/>
          </w:rPr>
          <w:t>CpG</w:t>
        </w:r>
        <w:proofErr w:type="spellEnd"/>
        <w:r w:rsidR="00161465" w:rsidRPr="0057759A">
          <w:rPr>
            <w:rFonts w:asciiTheme="minorHAnsi" w:cs="Arial"/>
            <w:color w:val="000000" w:themeColor="text1"/>
          </w:rPr>
          <w:t xml:space="preserve"> shores and gene promoters without CGIs.</w:t>
        </w:r>
      </w:ins>
      <w:ins w:id="149" w:author="Shicheng Guo" w:date="2014-09-05T15:18:00Z">
        <w:r w:rsidR="00161465">
          <w:rPr>
            <w:rFonts w:asciiTheme="minorHAnsi" w:cs="Arial" w:hint="eastAsia"/>
            <w:color w:val="000000" w:themeColor="text1"/>
          </w:rPr>
          <w:t xml:space="preserve"> </w:t>
        </w:r>
      </w:ins>
      <w:ins w:id="150" w:author="Shicheng Guo" w:date="2014-09-05T15:19:00Z">
        <w:r w:rsidR="00635386">
          <w:rPr>
            <w:rFonts w:asciiTheme="minorHAnsi" w:cs="Arial"/>
            <w:color w:val="000000" w:themeColor="text1"/>
          </w:rPr>
          <w:t>D</w:t>
        </w:r>
        <w:r w:rsidR="00635386">
          <w:rPr>
            <w:rFonts w:asciiTheme="minorHAnsi" w:cs="Arial" w:hint="eastAsia"/>
            <w:color w:val="000000" w:themeColor="text1"/>
          </w:rPr>
          <w:t xml:space="preserve">ifferential methylation status between </w:t>
        </w:r>
      </w:ins>
      <w:ins w:id="151" w:author="Shicheng Guo" w:date="2014-09-05T15:20:00Z">
        <w:r w:rsidR="00635386">
          <w:rPr>
            <w:rFonts w:asciiTheme="minorHAnsi" w:cs="Arial" w:hint="eastAsia"/>
            <w:color w:val="000000" w:themeColor="text1"/>
          </w:rPr>
          <w:t>p</w:t>
        </w:r>
      </w:ins>
      <w:ins w:id="152" w:author="Shicheng Guo" w:date="2014-09-05T15:19:00Z">
        <w:r w:rsidR="00635386" w:rsidRPr="0057759A">
          <w:rPr>
            <w:rFonts w:asciiTheme="minorHAnsi" w:cs="Arial"/>
            <w:color w:val="000000" w:themeColor="text1"/>
          </w:rPr>
          <w:t>ancreatic cancer</w:t>
        </w:r>
      </w:ins>
      <w:ins w:id="153" w:author="Shicheng Guo" w:date="2014-09-05T15:21:00Z">
        <w:r w:rsidR="00357046">
          <w:rPr>
            <w:rFonts w:asciiTheme="minorHAnsi" w:cs="Arial" w:hint="eastAsia"/>
            <w:color w:val="000000" w:themeColor="text1"/>
          </w:rPr>
          <w:t>s</w:t>
        </w:r>
      </w:ins>
      <w:ins w:id="154" w:author="Shicheng Guo" w:date="2014-09-05T15:20:00Z">
        <w:r w:rsidR="00357046">
          <w:rPr>
            <w:rFonts w:asciiTheme="minorHAnsi" w:cs="Arial" w:hint="eastAsia"/>
            <w:color w:val="000000" w:themeColor="text1"/>
          </w:rPr>
          <w:t xml:space="preserve"> and normal tissues</w:t>
        </w:r>
      </w:ins>
      <w:ins w:id="155" w:author="Shicheng Guo" w:date="2014-09-05T15:21:00Z">
        <w:r w:rsidR="00357046">
          <w:rPr>
            <w:rFonts w:asciiTheme="minorHAnsi" w:cs="Arial" w:hint="eastAsia"/>
            <w:color w:val="000000" w:themeColor="text1"/>
          </w:rPr>
          <w:t xml:space="preserve"> were tested in </w:t>
        </w:r>
        <w:r w:rsidR="00B20D10">
          <w:rPr>
            <w:rFonts w:asciiTheme="minorHAnsi" w:cs="Arial" w:hint="eastAsia"/>
            <w:color w:val="000000" w:themeColor="text1"/>
          </w:rPr>
          <w:t>terms of above genomic regions</w:t>
        </w:r>
      </w:ins>
      <w:ins w:id="156" w:author="Shicheng Guo" w:date="2014-09-05T15:24:00Z">
        <w:r w:rsidR="00B20D10">
          <w:rPr>
            <w:rFonts w:asciiTheme="minorHAnsi" w:cs="Arial" w:hint="eastAsia"/>
            <w:color w:val="000000" w:themeColor="text1"/>
          </w:rPr>
          <w:t xml:space="preserve">, therefore, large number of </w:t>
        </w:r>
        <w:r w:rsidR="00B20D10">
          <w:rPr>
            <w:rFonts w:asciiTheme="minorHAnsi" w:cs="Arial" w:hint="eastAsia"/>
            <w:color w:val="000000" w:themeColor="text1"/>
          </w:rPr>
          <w:t>p</w:t>
        </w:r>
        <w:r w:rsidR="00B20D10" w:rsidRPr="0057759A">
          <w:rPr>
            <w:rFonts w:asciiTheme="minorHAnsi" w:cs="Arial"/>
            <w:color w:val="000000" w:themeColor="text1"/>
          </w:rPr>
          <w:t>ancreatic cancer</w:t>
        </w:r>
        <w:r w:rsidR="00B20D10">
          <w:rPr>
            <w:rFonts w:asciiTheme="minorHAnsi" w:cs="Arial" w:hint="eastAsia"/>
            <w:color w:val="000000" w:themeColor="text1"/>
          </w:rPr>
          <w:t xml:space="preserve"> specific hyper and hypo-methylated regions were identified. </w:t>
        </w:r>
      </w:ins>
      <w:ins w:id="157" w:author="Shicheng Guo" w:date="2014-09-05T15:23:00Z">
        <w:r w:rsidR="00B20D10" w:rsidRPr="00B20D10">
          <w:rPr>
            <w:rFonts w:asciiTheme="minorHAnsi" w:cs="Arial"/>
            <w:color w:val="000000" w:themeColor="text1"/>
            <w:rPrChange w:id="158" w:author="Shicheng Guo" w:date="2014-09-05T15:23:00Z">
              <w:rPr>
                <w:b/>
                <w:bCs/>
                <w:color w:val="000000" w:themeColor="text1"/>
              </w:rPr>
            </w:rPrChange>
          </w:rPr>
          <w:t>Gene Ontol</w:t>
        </w:r>
        <w:r w:rsidR="00B20D10">
          <w:rPr>
            <w:rFonts w:asciiTheme="minorHAnsi" w:cs="Arial"/>
            <w:color w:val="000000" w:themeColor="text1"/>
            <w:rPrChange w:id="159" w:author="Shicheng Guo" w:date="2014-09-05T15:23:00Z">
              <w:rPr>
                <w:rFonts w:asciiTheme="minorHAnsi" w:cs="Arial"/>
                <w:color w:val="000000" w:themeColor="text1"/>
              </w:rPr>
            </w:rPrChange>
          </w:rPr>
          <w:t>ogy and KEGG pathway analysis</w:t>
        </w:r>
        <w:r w:rsidR="00B20D10" w:rsidRPr="00B20D10">
          <w:rPr>
            <w:rFonts w:asciiTheme="minorHAnsi" w:cs="Arial"/>
            <w:color w:val="000000" w:themeColor="text1"/>
            <w:rPrChange w:id="160" w:author="Shicheng Guo" w:date="2014-09-05T15:23:00Z">
              <w:rPr>
                <w:b/>
                <w:bCs/>
                <w:color w:val="000000" w:themeColor="text1"/>
              </w:rPr>
            </w:rPrChange>
          </w:rPr>
          <w:t xml:space="preserve"> </w:t>
        </w:r>
      </w:ins>
      <w:ins w:id="161" w:author="Shicheng Guo" w:date="2014-09-05T15:25:00Z">
        <w:r w:rsidR="00B20D10">
          <w:rPr>
            <w:rFonts w:asciiTheme="minorHAnsi" w:cs="Arial" w:hint="eastAsia"/>
            <w:color w:val="000000" w:themeColor="text1"/>
          </w:rPr>
          <w:t>to these</w:t>
        </w:r>
      </w:ins>
      <w:ins w:id="162" w:author="Shicheng Guo" w:date="2014-09-05T15:23:00Z">
        <w:r w:rsidR="00B20D10" w:rsidRPr="00B20D10">
          <w:rPr>
            <w:rFonts w:asciiTheme="minorHAnsi" w:cs="Arial"/>
            <w:color w:val="000000" w:themeColor="text1"/>
            <w:rPrChange w:id="163" w:author="Shicheng Guo" w:date="2014-09-05T15:23:00Z">
              <w:rPr>
                <w:b/>
                <w:bCs/>
                <w:color w:val="000000" w:themeColor="text1"/>
              </w:rPr>
            </w:rPrChange>
          </w:rPr>
          <w:t xml:space="preserve"> aberrantly methylated </w:t>
        </w:r>
      </w:ins>
      <w:ins w:id="164" w:author="Shicheng Guo" w:date="2014-09-05T15:25:00Z">
        <w:r w:rsidR="00B20D10">
          <w:rPr>
            <w:rFonts w:asciiTheme="minorHAnsi" w:cs="Arial" w:hint="eastAsia"/>
            <w:color w:val="000000" w:themeColor="text1"/>
          </w:rPr>
          <w:t>were conducted</w:t>
        </w:r>
        <w:r w:rsidR="00912E49">
          <w:rPr>
            <w:rFonts w:asciiTheme="minorHAnsi" w:cs="Arial" w:hint="eastAsia"/>
            <w:color w:val="000000" w:themeColor="text1"/>
          </w:rPr>
          <w:t xml:space="preserve"> to discover </w:t>
        </w:r>
      </w:ins>
      <w:ins w:id="165" w:author="Shicheng Guo" w:date="2014-09-05T15:26:00Z">
        <w:r w:rsidR="00912E49">
          <w:rPr>
            <w:rFonts w:asciiTheme="minorHAnsi" w:cs="Arial" w:hint="eastAsia"/>
            <w:color w:val="000000" w:themeColor="text1"/>
          </w:rPr>
          <w:t xml:space="preserve">aberrant </w:t>
        </w:r>
        <w:r w:rsidR="00912E49" w:rsidRPr="00912E49">
          <w:rPr>
            <w:rFonts w:asciiTheme="minorHAnsi" w:cs="Arial"/>
            <w:color w:val="000000" w:themeColor="text1"/>
            <w:rPrChange w:id="166" w:author="Shicheng Guo" w:date="2014-09-05T15:26:00Z">
              <w:rPr>
                <w:rStyle w:val="st"/>
              </w:rPr>
            </w:rPrChange>
          </w:rPr>
          <w:t>functional</w:t>
        </w:r>
        <w:r w:rsidR="00912E49">
          <w:rPr>
            <w:rFonts w:asciiTheme="minorHAnsi" w:cs="Arial" w:hint="eastAsia"/>
            <w:color w:val="000000" w:themeColor="text1"/>
            <w:rPrChange w:id="167" w:author="Shicheng Guo" w:date="2014-09-05T15:26:00Z">
              <w:rPr>
                <w:rFonts w:asciiTheme="minorHAnsi" w:cs="Arial" w:hint="eastAsia"/>
                <w:color w:val="000000" w:themeColor="text1"/>
              </w:rPr>
            </w:rPrChange>
          </w:rPr>
          <w:t xml:space="preserve"> modules</w:t>
        </w:r>
      </w:ins>
      <w:ins w:id="168" w:author="Shicheng Guo" w:date="2014-09-05T15:27:00Z">
        <w:r w:rsidR="00912E49">
          <w:rPr>
            <w:rFonts w:asciiTheme="minorHAnsi" w:cs="Arial" w:hint="eastAsia"/>
            <w:color w:val="000000" w:themeColor="text1"/>
          </w:rPr>
          <w:t xml:space="preserve"> in the development of </w:t>
        </w:r>
        <w:r w:rsidR="00912E49">
          <w:rPr>
            <w:rFonts w:asciiTheme="minorHAnsi" w:cs="Arial" w:hint="eastAsia"/>
            <w:color w:val="000000" w:themeColor="text1"/>
          </w:rPr>
          <w:t>p</w:t>
        </w:r>
        <w:r w:rsidR="00912E49" w:rsidRPr="0057759A">
          <w:rPr>
            <w:rFonts w:asciiTheme="minorHAnsi" w:cs="Arial"/>
            <w:color w:val="000000" w:themeColor="text1"/>
          </w:rPr>
          <w:t>ancreatic cancer</w:t>
        </w:r>
        <w:r w:rsidR="00912E49">
          <w:rPr>
            <w:rFonts w:asciiTheme="minorHAnsi" w:cs="Arial" w:hint="eastAsia"/>
            <w:color w:val="000000" w:themeColor="text1"/>
          </w:rPr>
          <w:t>.</w:t>
        </w:r>
        <w:r w:rsidR="005315AB">
          <w:rPr>
            <w:rFonts w:asciiTheme="minorHAnsi" w:cs="Arial" w:hint="eastAsia"/>
            <w:color w:val="000000" w:themeColor="text1"/>
          </w:rPr>
          <w:t xml:space="preserve"> </w:t>
        </w:r>
        <w:r w:rsidR="005315AB">
          <w:rPr>
            <w:rFonts w:asciiTheme="minorHAnsi" w:cs="Arial"/>
            <w:color w:val="000000" w:themeColor="text1"/>
          </w:rPr>
          <w:t>T</w:t>
        </w:r>
        <w:r w:rsidR="005315AB">
          <w:rPr>
            <w:rFonts w:asciiTheme="minorHAnsi" w:cs="Arial" w:hint="eastAsia"/>
            <w:color w:val="000000" w:themeColor="text1"/>
          </w:rPr>
          <w:t xml:space="preserve">he </w:t>
        </w:r>
        <w:r w:rsidR="005315AB">
          <w:rPr>
            <w:rFonts w:asciiTheme="minorHAnsi" w:cs="Arial" w:hint="eastAsia"/>
            <w:color w:val="000000" w:themeColor="text1"/>
          </w:rPr>
          <w:lastRenderedPageBreak/>
          <w:t>methylation profile constructed by</w:t>
        </w:r>
      </w:ins>
      <w:ins w:id="169" w:author="Shicheng Guo" w:date="2014-09-05T15:28:00Z">
        <w:r w:rsidR="005315AB" w:rsidRPr="005315AB">
          <w:rPr>
            <w:rFonts w:asciiTheme="minorHAnsi" w:cs="Arial"/>
            <w:color w:val="000000" w:themeColor="text1"/>
            <w:rPrChange w:id="170" w:author="Shicheng Guo" w:date="2014-09-05T15:28:00Z">
              <w:rPr>
                <w:rFonts w:asciiTheme="minorHAnsi"/>
                <w:color w:val="000000" w:themeColor="text1"/>
                <w:sz w:val="28"/>
                <w:szCs w:val="28"/>
              </w:rPr>
            </w:rPrChange>
          </w:rPr>
          <w:t xml:space="preserve"> </w:t>
        </w:r>
        <w:proofErr w:type="spellStart"/>
        <w:r w:rsidR="005315AB" w:rsidRPr="005315AB">
          <w:rPr>
            <w:rFonts w:asciiTheme="minorHAnsi" w:cs="Arial"/>
            <w:color w:val="000000" w:themeColor="text1"/>
            <w:rPrChange w:id="171" w:author="Shicheng Guo" w:date="2014-09-05T15:28:00Z">
              <w:rPr>
                <w:rFonts w:asciiTheme="minorHAnsi"/>
                <w:color w:val="000000" w:themeColor="text1"/>
                <w:sz w:val="28"/>
                <w:szCs w:val="28"/>
              </w:rPr>
            </w:rPrChange>
          </w:rPr>
          <w:t>MethylCap-seq</w:t>
        </w:r>
      </w:ins>
      <w:proofErr w:type="spellEnd"/>
      <w:ins w:id="172" w:author="Shicheng Guo" w:date="2014-09-05T15:27:00Z">
        <w:r w:rsidR="005315AB">
          <w:rPr>
            <w:rFonts w:asciiTheme="minorHAnsi" w:cs="Arial" w:hint="eastAsia"/>
            <w:color w:val="000000" w:themeColor="text1"/>
          </w:rPr>
          <w:t xml:space="preserve"> </w:t>
        </w:r>
      </w:ins>
      <w:ins w:id="173" w:author="Shicheng Guo" w:date="2014-09-05T15:29:00Z">
        <w:r w:rsidR="008E65E0">
          <w:rPr>
            <w:rFonts w:asciiTheme="minorHAnsi" w:cs="Arial" w:hint="eastAsia"/>
            <w:color w:val="000000" w:themeColor="text1"/>
          </w:rPr>
          <w:t>was</w:t>
        </w:r>
      </w:ins>
      <w:ins w:id="174" w:author="Shicheng Guo" w:date="2014-09-05T15:27:00Z">
        <w:r w:rsidR="005315AB">
          <w:rPr>
            <w:rFonts w:asciiTheme="minorHAnsi" w:cs="Arial" w:hint="eastAsia"/>
            <w:color w:val="000000" w:themeColor="text1"/>
          </w:rPr>
          <w:t xml:space="preserve"> </w:t>
        </w:r>
      </w:ins>
      <w:ins w:id="175" w:author="Shicheng Guo" w:date="2014-09-05T15:28:00Z">
        <w:r w:rsidR="005315AB">
          <w:rPr>
            <w:rFonts w:asciiTheme="minorHAnsi" w:cs="Arial" w:hint="eastAsia"/>
            <w:color w:val="000000" w:themeColor="text1"/>
          </w:rPr>
          <w:t xml:space="preserve">validated by comprehensive procedures based on different </w:t>
        </w:r>
      </w:ins>
      <w:ins w:id="176" w:author="Shicheng Guo" w:date="2014-09-05T15:29:00Z">
        <w:r w:rsidR="005315AB">
          <w:rPr>
            <w:rFonts w:asciiTheme="minorHAnsi" w:cs="Arial"/>
            <w:color w:val="000000" w:themeColor="text1"/>
          </w:rPr>
          <w:t>techniques</w:t>
        </w:r>
      </w:ins>
      <w:ins w:id="177" w:author="Shicheng Guo" w:date="2014-09-05T15:28:00Z">
        <w:r w:rsidR="005315AB">
          <w:rPr>
            <w:rFonts w:asciiTheme="minorHAnsi" w:cs="Arial" w:hint="eastAsia"/>
            <w:color w:val="000000" w:themeColor="text1"/>
          </w:rPr>
          <w:t xml:space="preserve"> and </w:t>
        </w:r>
      </w:ins>
      <w:ins w:id="178" w:author="Shicheng Guo" w:date="2014-09-05T15:29:00Z">
        <w:r w:rsidR="005315AB">
          <w:rPr>
            <w:rFonts w:asciiTheme="minorHAnsi" w:cs="Arial" w:hint="eastAsia"/>
            <w:color w:val="000000" w:themeColor="text1"/>
          </w:rPr>
          <w:t xml:space="preserve">in different </w:t>
        </w:r>
      </w:ins>
      <w:ins w:id="179" w:author="Shicheng Guo" w:date="2014-09-05T15:28:00Z">
        <w:r w:rsidR="005315AB">
          <w:rPr>
            <w:rFonts w:asciiTheme="minorHAnsi" w:cs="Arial" w:hint="eastAsia"/>
            <w:color w:val="000000" w:themeColor="text1"/>
          </w:rPr>
          <w:t xml:space="preserve">samples. </w:t>
        </w:r>
      </w:ins>
      <w:ins w:id="180" w:author="Shicheng Guo" w:date="2014-09-05T15:30:00Z">
        <w:r w:rsidR="00182B9E">
          <w:rPr>
            <w:rFonts w:asciiTheme="minorHAnsi" w:cs="Arial"/>
            <w:color w:val="000000" w:themeColor="text1"/>
          </w:rPr>
          <w:t>Additionally</w:t>
        </w:r>
        <w:r w:rsidR="00182B9E">
          <w:rPr>
            <w:rFonts w:asciiTheme="minorHAnsi" w:cs="Arial" w:hint="eastAsia"/>
            <w:color w:val="000000" w:themeColor="text1"/>
          </w:rPr>
          <w:t xml:space="preserve">, the regulation role of aberrant methylation of </w:t>
        </w:r>
        <w:r w:rsidR="00182B9E" w:rsidRPr="008653E8">
          <w:rPr>
            <w:rFonts w:asciiTheme="minorHAnsi" w:cs="Arial"/>
            <w:color w:val="000000" w:themeColor="text1"/>
          </w:rPr>
          <w:t>orphan CGIs</w:t>
        </w:r>
      </w:ins>
      <w:ins w:id="181" w:author="Shicheng Guo" w:date="2014-09-05T15:31:00Z">
        <w:r w:rsidR="00182B9E">
          <w:rPr>
            <w:rFonts w:asciiTheme="minorHAnsi" w:cs="Arial" w:hint="eastAsia"/>
            <w:color w:val="000000" w:themeColor="text1"/>
          </w:rPr>
          <w:t xml:space="preserve"> on the RNA expression </w:t>
        </w:r>
      </w:ins>
      <w:ins w:id="182" w:author="Shicheng Guo" w:date="2014-09-05T15:32:00Z">
        <w:r w:rsidR="00FA5538">
          <w:rPr>
            <w:rFonts w:asciiTheme="minorHAnsi" w:cs="Arial" w:hint="eastAsia"/>
            <w:color w:val="000000" w:themeColor="text1"/>
          </w:rPr>
          <w:t>was</w:t>
        </w:r>
      </w:ins>
      <w:ins w:id="183" w:author="Shicheng Guo" w:date="2014-09-05T15:31:00Z">
        <w:r w:rsidR="00182B9E">
          <w:rPr>
            <w:rFonts w:asciiTheme="minorHAnsi" w:cs="Arial" w:hint="eastAsia"/>
            <w:color w:val="000000" w:themeColor="text1"/>
          </w:rPr>
          <w:t xml:space="preserve"> validated by </w:t>
        </w:r>
        <w:r w:rsidR="00182B9E" w:rsidRPr="008653E8">
          <w:rPr>
            <w:rFonts w:asciiTheme="minorHAnsi" w:cs="Arial"/>
            <w:color w:val="000000" w:themeColor="text1"/>
          </w:rPr>
          <w:t>MSRE-</w:t>
        </w:r>
        <w:proofErr w:type="spellStart"/>
        <w:r w:rsidR="00182B9E" w:rsidRPr="008653E8">
          <w:rPr>
            <w:rFonts w:asciiTheme="minorHAnsi" w:cs="Arial"/>
            <w:color w:val="000000" w:themeColor="text1"/>
          </w:rPr>
          <w:t>qPCR</w:t>
        </w:r>
        <w:proofErr w:type="spellEnd"/>
        <w:r w:rsidR="00182B9E" w:rsidRPr="008653E8">
          <w:rPr>
            <w:rFonts w:asciiTheme="minorHAnsi" w:cs="Arial"/>
            <w:color w:val="000000" w:themeColor="text1"/>
          </w:rPr>
          <w:t xml:space="preserve"> and RT-</w:t>
        </w:r>
        <w:proofErr w:type="spellStart"/>
        <w:r w:rsidR="00182B9E" w:rsidRPr="008653E8">
          <w:rPr>
            <w:rFonts w:asciiTheme="minorHAnsi" w:cs="Arial"/>
            <w:color w:val="000000" w:themeColor="text1"/>
          </w:rPr>
          <w:t>qPCR</w:t>
        </w:r>
        <w:proofErr w:type="spellEnd"/>
        <w:r w:rsidR="00182B9E">
          <w:rPr>
            <w:rFonts w:asciiTheme="minorHAnsi" w:cs="Arial" w:hint="eastAsia"/>
            <w:color w:val="000000" w:themeColor="text1"/>
          </w:rPr>
          <w:t xml:space="preserve"> i</w:t>
        </w:r>
        <w:r w:rsidR="00182B9E" w:rsidRPr="008653E8">
          <w:rPr>
            <w:rFonts w:asciiTheme="minorHAnsi" w:cs="Arial"/>
            <w:color w:val="000000" w:themeColor="text1"/>
          </w:rPr>
          <w:t xml:space="preserve">n </w:t>
        </w:r>
      </w:ins>
      <w:ins w:id="184" w:author="Shicheng Guo" w:date="2014-09-05T15:32:00Z">
        <w:r w:rsidR="00182B9E">
          <w:rPr>
            <w:rFonts w:asciiTheme="minorHAnsi" w:cs="Arial" w:hint="eastAsia"/>
            <w:color w:val="000000" w:themeColor="text1"/>
          </w:rPr>
          <w:t>p</w:t>
        </w:r>
        <w:r w:rsidR="00182B9E" w:rsidRPr="0057759A">
          <w:rPr>
            <w:rFonts w:asciiTheme="minorHAnsi" w:cs="Arial"/>
            <w:color w:val="000000" w:themeColor="text1"/>
          </w:rPr>
          <w:t>ancreatic cancer</w:t>
        </w:r>
      </w:ins>
      <w:ins w:id="185" w:author="Shicheng Guo" w:date="2014-09-05T15:31:00Z">
        <w:r w:rsidR="00182B9E" w:rsidRPr="008653E8">
          <w:rPr>
            <w:rFonts w:asciiTheme="minorHAnsi" w:cs="Arial"/>
            <w:color w:val="000000" w:themeColor="text1"/>
          </w:rPr>
          <w:t xml:space="preserve"> cell lines </w:t>
        </w:r>
      </w:ins>
      <w:ins w:id="186" w:author="Shicheng Guo" w:date="2014-09-05T15:32:00Z">
        <w:r w:rsidR="00182B9E">
          <w:rPr>
            <w:rFonts w:asciiTheme="minorHAnsi" w:cs="Arial" w:hint="eastAsia"/>
            <w:color w:val="000000" w:themeColor="text1"/>
          </w:rPr>
          <w:t xml:space="preserve">before and after the </w:t>
        </w:r>
      </w:ins>
      <w:ins w:id="187" w:author="Shicheng Guo" w:date="2014-09-05T15:31:00Z">
        <w:r w:rsidR="00182B9E">
          <w:rPr>
            <w:rFonts w:asciiTheme="minorHAnsi" w:cs="Arial"/>
            <w:color w:val="000000" w:themeColor="text1"/>
          </w:rPr>
          <w:t>treat</w:t>
        </w:r>
      </w:ins>
      <w:ins w:id="188" w:author="Shicheng Guo" w:date="2014-09-05T15:32:00Z">
        <w:r w:rsidR="00182B9E">
          <w:rPr>
            <w:rFonts w:asciiTheme="minorHAnsi" w:cs="Arial" w:hint="eastAsia"/>
            <w:color w:val="000000" w:themeColor="text1"/>
          </w:rPr>
          <w:t>ment of</w:t>
        </w:r>
      </w:ins>
      <w:ins w:id="189" w:author="Shicheng Guo" w:date="2014-09-05T15:31:00Z">
        <w:r w:rsidR="00182B9E" w:rsidRPr="008653E8">
          <w:rPr>
            <w:rFonts w:asciiTheme="minorHAnsi" w:cs="Arial"/>
            <w:color w:val="000000" w:themeColor="text1"/>
          </w:rPr>
          <w:t xml:space="preserve"> 5-Aza-2’-deoxycytidine</w:t>
        </w:r>
      </w:ins>
      <w:ins w:id="190" w:author="Shicheng Guo" w:date="2014-09-05T15:32:00Z">
        <w:r w:rsidR="00FA5538">
          <w:rPr>
            <w:rFonts w:asciiTheme="minorHAnsi" w:cs="Arial" w:hint="eastAsia"/>
            <w:color w:val="000000" w:themeColor="text1"/>
          </w:rPr>
          <w:t xml:space="preserve">. </w:t>
        </w:r>
      </w:ins>
      <w:del w:id="191" w:author="Shicheng Guo" w:date="2014-09-05T15:18:00Z">
        <w:r w:rsidRPr="0057759A" w:rsidDel="00161465">
          <w:rPr>
            <w:rFonts w:asciiTheme="minorHAnsi" w:cs="Arial"/>
            <w:color w:val="000000" w:themeColor="text1"/>
          </w:rPr>
          <w:delText xml:space="preserve">to characterize the genome-wide methylation profile of PC </w:delText>
        </w:r>
      </w:del>
      <w:del w:id="192" w:author="Shicheng Guo" w:date="2014-09-05T14:26:00Z">
        <w:r w:rsidRPr="0057759A" w:rsidDel="00C6206C">
          <w:rPr>
            <w:rFonts w:asciiTheme="minorHAnsi" w:cs="Arial"/>
            <w:color w:val="000000" w:themeColor="text1"/>
          </w:rPr>
          <w:delText xml:space="preserve">and </w:delText>
        </w:r>
      </w:del>
      <w:del w:id="193" w:author="Shicheng Guo" w:date="2014-09-05T15:18:00Z">
        <w:r w:rsidRPr="0057759A" w:rsidDel="00161465">
          <w:rPr>
            <w:rFonts w:asciiTheme="minorHAnsi" w:cs="Arial"/>
            <w:color w:val="000000" w:themeColor="text1"/>
          </w:rPr>
          <w:delText>to identify the various genomic regions</w:delText>
        </w:r>
      </w:del>
      <w:del w:id="194" w:author="Shicheng Guo" w:date="2014-09-05T14:27:00Z">
        <w:r w:rsidRPr="0057759A" w:rsidDel="00C6206C">
          <w:rPr>
            <w:rFonts w:asciiTheme="minorHAnsi" w:cs="Arial"/>
            <w:color w:val="000000" w:themeColor="text1"/>
          </w:rPr>
          <w:delText xml:space="preserve"> with a high frequency of aberrant methylation</w:delText>
        </w:r>
      </w:del>
      <w:del w:id="195" w:author="Shicheng Guo" w:date="2014-09-05T15:18:00Z">
        <w:r w:rsidRPr="0057759A" w:rsidDel="00161465">
          <w:rPr>
            <w:rFonts w:asciiTheme="minorHAnsi" w:cs="Arial"/>
            <w:color w:val="000000" w:themeColor="text1"/>
          </w:rPr>
          <w:delText xml:space="preserve">, including regions of </w:delText>
        </w:r>
      </w:del>
      <w:del w:id="196" w:author="Shicheng Guo" w:date="2014-09-05T15:17:00Z">
        <w:r w:rsidRPr="0057759A" w:rsidDel="00161465">
          <w:rPr>
            <w:rFonts w:asciiTheme="minorHAnsi" w:cs="Arial"/>
            <w:color w:val="000000" w:themeColor="text1"/>
          </w:rPr>
          <w:delText xml:space="preserve">gene-associated CGIs, non-gene-associated CGIs (orphan CGIs), CpG shores and gene promoters without CGIs. </w:delText>
        </w:r>
      </w:del>
    </w:p>
    <w:p w:rsidR="001A63E7" w:rsidRPr="0057759A" w:rsidRDefault="001A63E7" w:rsidP="006769F3">
      <w:pPr>
        <w:pStyle w:val="Default"/>
        <w:spacing w:line="276" w:lineRule="auto"/>
        <w:jc w:val="both"/>
        <w:rPr>
          <w:rFonts w:asciiTheme="minorHAnsi" w:cs="Arial"/>
          <w:b/>
          <w:bCs/>
          <w:color w:val="000000" w:themeColor="text1"/>
        </w:rPr>
        <w:pPrChange w:id="197" w:author="Shicheng Guo" w:date="2014-09-05T16:28:00Z">
          <w:pPr>
            <w:pStyle w:val="CM41"/>
            <w:spacing w:line="276" w:lineRule="auto"/>
            <w:jc w:val="both"/>
          </w:pPr>
        </w:pPrChange>
      </w:pPr>
    </w:p>
    <w:p w:rsidR="001A63E7" w:rsidRPr="0057759A" w:rsidRDefault="009B7941" w:rsidP="006769F3">
      <w:pPr>
        <w:pStyle w:val="3"/>
        <w:rPr>
          <w:color w:val="000000" w:themeColor="text1"/>
        </w:rPr>
        <w:pPrChange w:id="198" w:author="Shicheng Guo" w:date="2014-09-05T16:28:00Z">
          <w:pPr>
            <w:pStyle w:val="3"/>
          </w:pPr>
        </w:pPrChange>
      </w:pPr>
      <w:r w:rsidRPr="0057759A">
        <w:rPr>
          <w:color w:val="000000" w:themeColor="text1"/>
        </w:rPr>
        <w:t xml:space="preserve">Materials and Methods </w:t>
      </w:r>
    </w:p>
    <w:p w:rsidR="001A63E7" w:rsidRPr="0057759A" w:rsidRDefault="009B7941" w:rsidP="006769F3">
      <w:pPr>
        <w:pStyle w:val="4"/>
        <w:rPr>
          <w:color w:val="000000" w:themeColor="text1"/>
        </w:rPr>
        <w:pPrChange w:id="199" w:author="Shicheng Guo" w:date="2014-09-05T16:28:00Z">
          <w:pPr>
            <w:pStyle w:val="4"/>
          </w:pPr>
        </w:pPrChange>
      </w:pPr>
      <w:r w:rsidRPr="0057759A">
        <w:rPr>
          <w:color w:val="000000" w:themeColor="text1"/>
        </w:rPr>
        <w:t xml:space="preserve">Clinical samples </w:t>
      </w:r>
    </w:p>
    <w:p w:rsidR="001A63E7" w:rsidRPr="0057759A" w:rsidRDefault="009B7941" w:rsidP="006769F3">
      <w:pPr>
        <w:pStyle w:val="CM7"/>
        <w:spacing w:line="276" w:lineRule="auto"/>
        <w:jc w:val="both"/>
        <w:rPr>
          <w:rFonts w:asciiTheme="minorHAnsi" w:cs="Arial"/>
          <w:b/>
          <w:bCs/>
          <w:color w:val="000000" w:themeColor="text1"/>
        </w:rPr>
        <w:pPrChange w:id="200" w:author="Shicheng Guo" w:date="2014-09-05T16:28:00Z">
          <w:pPr>
            <w:pStyle w:val="CM7"/>
            <w:spacing w:line="276" w:lineRule="auto"/>
            <w:jc w:val="both"/>
          </w:pPr>
        </w:pPrChange>
      </w:pPr>
      <w:r w:rsidRPr="0057759A">
        <w:rPr>
          <w:rFonts w:asciiTheme="minorHAnsi" w:cs="Arial"/>
          <w:color w:val="000000" w:themeColor="text1"/>
        </w:rPr>
        <w:t xml:space="preserve">PC tissue samples were collected from </w:t>
      </w:r>
      <w:r w:rsidR="00A0552C" w:rsidRPr="0057759A">
        <w:rPr>
          <w:rFonts w:asciiTheme="minorHAnsi" w:cs="Arial"/>
          <w:color w:val="000000" w:themeColor="text1"/>
        </w:rPr>
        <w:t xml:space="preserve">18 patients who had undergone surgical treatment without receiving preoperative chemotherapy or radiotherapy from May 2009 to March 2011 in </w:t>
      </w:r>
      <w:proofErr w:type="spellStart"/>
      <w:r w:rsidR="00A0552C" w:rsidRPr="0057759A">
        <w:rPr>
          <w:rFonts w:asciiTheme="minorHAnsi" w:cs="Arial"/>
          <w:color w:val="000000" w:themeColor="text1"/>
        </w:rPr>
        <w:t>Renji</w:t>
      </w:r>
      <w:proofErr w:type="spellEnd"/>
      <w:r w:rsidR="00A0552C" w:rsidRPr="0057759A">
        <w:rPr>
          <w:rFonts w:asciiTheme="minorHAnsi" w:cs="Arial"/>
          <w:color w:val="000000" w:themeColor="text1"/>
        </w:rPr>
        <w:t xml:space="preserve"> Hospital, School of Medicine,</w:t>
      </w:r>
      <w:ins w:id="201" w:author="Shicheng Guo" w:date="2014-09-05T14:31:00Z">
        <w:r w:rsidR="009500DE">
          <w:rPr>
            <w:rFonts w:asciiTheme="minorHAnsi" w:cs="Arial" w:hint="eastAsia"/>
            <w:color w:val="000000" w:themeColor="text1"/>
          </w:rPr>
          <w:t xml:space="preserve"> </w:t>
        </w:r>
      </w:ins>
      <w:del w:id="202" w:author="Shicheng Guo" w:date="2014-09-05T14:31:00Z">
        <w:r w:rsidR="00A0552C" w:rsidRPr="0057759A" w:rsidDel="009500DE">
          <w:rPr>
            <w:rFonts w:asciiTheme="minorHAnsi" w:cs="Arial"/>
            <w:color w:val="000000" w:themeColor="text1"/>
          </w:rPr>
          <w:delText xml:space="preserve"> </w:delText>
        </w:r>
      </w:del>
      <w:proofErr w:type="gramStart"/>
      <w:r w:rsidR="00A0552C" w:rsidRPr="0057759A">
        <w:rPr>
          <w:rFonts w:asciiTheme="minorHAnsi" w:cs="Arial"/>
          <w:color w:val="000000" w:themeColor="text1"/>
        </w:rPr>
        <w:t>Shanghai</w:t>
      </w:r>
      <w:proofErr w:type="gramEnd"/>
      <w:r w:rsidR="00A0552C" w:rsidRPr="0057759A">
        <w:rPr>
          <w:rFonts w:asciiTheme="minorHAnsi" w:cs="Arial"/>
          <w:color w:val="000000" w:themeColor="text1"/>
        </w:rPr>
        <w:t xml:space="preserve"> Jiao Tong University. </w:t>
      </w:r>
      <w:ins w:id="203" w:author="Shicheng Guo" w:date="2014-09-05T14:28:00Z">
        <w:r w:rsidR="000A0B23">
          <w:rPr>
            <w:rFonts w:asciiTheme="minorHAnsi" w:cs="Arial" w:hint="eastAsia"/>
            <w:color w:val="000000" w:themeColor="text1"/>
          </w:rPr>
          <w:t xml:space="preserve">The </w:t>
        </w:r>
      </w:ins>
      <w:del w:id="204" w:author="Shicheng Guo" w:date="2014-09-05T14:28:00Z">
        <w:r w:rsidR="00A0552C" w:rsidRPr="0057759A" w:rsidDel="000A0B23">
          <w:rPr>
            <w:rFonts w:asciiTheme="minorHAnsi" w:cs="Arial"/>
            <w:color w:val="000000" w:themeColor="text1"/>
          </w:rPr>
          <w:delText xml:space="preserve">A </w:delText>
        </w:r>
      </w:del>
      <w:r w:rsidR="00A0552C" w:rsidRPr="0057759A">
        <w:rPr>
          <w:rFonts w:asciiTheme="minorHAnsi" w:cs="Arial"/>
          <w:color w:val="000000" w:themeColor="text1"/>
        </w:rPr>
        <w:t>diagnosis of PC was confirmed by histological examination. Resected tumor tissues and matched normal tissues</w:t>
      </w:r>
      <w:r w:rsidRPr="0057759A">
        <w:rPr>
          <w:rFonts w:asciiTheme="minorHAnsi" w:cs="Arial"/>
          <w:color w:val="000000" w:themeColor="text1"/>
        </w:rPr>
        <w:t xml:space="preserve"> at least 2 cm away from the tumor tissues were collected during the operation, labeled and stored at -80°C</w:t>
      </w:r>
      <w:ins w:id="205" w:author="Shicheng Guo" w:date="2014-09-05T14:28:00Z">
        <w:r w:rsidR="000A0B23">
          <w:rPr>
            <w:rFonts w:asciiTheme="minorHAnsi" w:cs="Arial" w:hint="eastAsia"/>
            <w:color w:val="000000" w:themeColor="text1"/>
          </w:rPr>
          <w:t xml:space="preserve"> for the future usage</w:t>
        </w:r>
      </w:ins>
      <w:r w:rsidRPr="0057759A">
        <w:rPr>
          <w:rFonts w:asciiTheme="minorHAnsi" w:cs="Arial"/>
          <w:color w:val="000000" w:themeColor="text1"/>
        </w:rPr>
        <w:t xml:space="preserve">. The sixth edition of </w:t>
      </w:r>
      <w:del w:id="206" w:author="Shicheng Guo" w:date="2014-09-05T14:29:00Z">
        <w:r w:rsidRPr="0057759A" w:rsidDel="0010602E">
          <w:rPr>
            <w:rFonts w:asciiTheme="minorHAnsi" w:cs="Arial"/>
            <w:color w:val="000000" w:themeColor="text1"/>
          </w:rPr>
          <w:delText>“</w:delText>
        </w:r>
      </w:del>
      <w:r w:rsidRPr="0057759A">
        <w:rPr>
          <w:rFonts w:asciiTheme="minorHAnsi" w:cs="Arial"/>
          <w:color w:val="000000" w:themeColor="text1"/>
        </w:rPr>
        <w:t xml:space="preserve">Tumor, node and metastases (TNM) staging system proposed by the International Union </w:t>
      </w:r>
      <w:proofErr w:type="gramStart"/>
      <w:r w:rsidRPr="0057759A">
        <w:rPr>
          <w:rFonts w:asciiTheme="minorHAnsi" w:cs="Arial"/>
          <w:color w:val="000000" w:themeColor="text1"/>
        </w:rPr>
        <w:t>Against</w:t>
      </w:r>
      <w:proofErr w:type="gramEnd"/>
      <w:r w:rsidRPr="0057759A">
        <w:rPr>
          <w:rFonts w:asciiTheme="minorHAnsi" w:cs="Arial"/>
          <w:color w:val="000000" w:themeColor="text1"/>
        </w:rPr>
        <w:t xml:space="preserve"> Cancer (UICC)</w:t>
      </w:r>
      <w:del w:id="207" w:author="Shicheng Guo" w:date="2014-09-05T14:29:00Z">
        <w:r w:rsidRPr="0057759A" w:rsidDel="0010602E">
          <w:rPr>
            <w:rFonts w:asciiTheme="minorHAnsi" w:cs="Arial"/>
            <w:color w:val="000000" w:themeColor="text1"/>
          </w:rPr>
          <w:delText>”</w:delText>
        </w:r>
      </w:del>
      <w:r w:rsidR="00825022" w:rsidRPr="0057759A">
        <w:rPr>
          <w:rFonts w:asciiTheme="minorHAnsi" w:cs="Arial"/>
          <w:color w:val="000000" w:themeColor="text1"/>
        </w:rPr>
        <w:t xml:space="preserve"> </w:t>
      </w:r>
      <w:r w:rsidRPr="0057759A">
        <w:rPr>
          <w:rFonts w:asciiTheme="minorHAnsi" w:cs="Arial"/>
          <w:color w:val="000000" w:themeColor="text1"/>
        </w:rPr>
        <w:t>was utilized to stage the tumor tissue samples</w:t>
      </w:r>
      <w:del w:id="208" w:author="Shicheng Guo" w:date="2014-09-05T14:29:00Z">
        <w:r w:rsidRPr="0057759A" w:rsidDel="0010602E">
          <w:rPr>
            <w:rFonts w:asciiTheme="minorHAnsi" w:cs="Arial"/>
            <w:color w:val="000000" w:themeColor="text1"/>
          </w:rPr>
          <w:delText xml:space="preserve"> (</w:delText>
        </w:r>
        <w:r w:rsidRPr="0010602E" w:rsidDel="0010602E">
          <w:rPr>
            <w:rFonts w:asciiTheme="minorHAnsi" w:cs="Arial"/>
            <w:b/>
            <w:color w:val="0070C0"/>
            <w:rPrChange w:id="209" w:author="Shicheng Guo" w:date="2014-09-05T14:29:00Z">
              <w:rPr>
                <w:rFonts w:asciiTheme="minorHAnsi" w:cs="Arial"/>
                <w:color w:val="000000" w:themeColor="text1"/>
              </w:rPr>
            </w:rPrChange>
          </w:rPr>
          <w:delText>Table I</w:delText>
        </w:r>
        <w:r w:rsidRPr="0057759A" w:rsidDel="0010602E">
          <w:rPr>
            <w:rFonts w:asciiTheme="minorHAnsi" w:cs="Arial"/>
            <w:color w:val="000000" w:themeColor="text1"/>
          </w:rPr>
          <w:delText>)</w:delText>
        </w:r>
      </w:del>
      <w:r w:rsidRPr="0057759A">
        <w:rPr>
          <w:rFonts w:asciiTheme="minorHAnsi" w:cs="Arial"/>
          <w:color w:val="000000" w:themeColor="text1"/>
        </w:rPr>
        <w:t xml:space="preserve">. The study was approved by the medical ethics committee at </w:t>
      </w:r>
      <w:proofErr w:type="spellStart"/>
      <w:r w:rsidRPr="0057759A">
        <w:rPr>
          <w:rFonts w:asciiTheme="minorHAnsi" w:cs="Arial"/>
          <w:color w:val="000000" w:themeColor="text1"/>
        </w:rPr>
        <w:t>Renji</w:t>
      </w:r>
      <w:proofErr w:type="spellEnd"/>
      <w:r w:rsidRPr="0057759A">
        <w:rPr>
          <w:rFonts w:asciiTheme="minorHAnsi" w:cs="Arial"/>
          <w:color w:val="000000" w:themeColor="text1"/>
        </w:rPr>
        <w:t xml:space="preserve"> Hospital, School of Medicine, </w:t>
      </w:r>
      <w:proofErr w:type="gramStart"/>
      <w:r w:rsidRPr="0057759A">
        <w:rPr>
          <w:rFonts w:asciiTheme="minorHAnsi" w:cs="Arial"/>
          <w:color w:val="000000" w:themeColor="text1"/>
        </w:rPr>
        <w:t>Shanghai</w:t>
      </w:r>
      <w:proofErr w:type="gramEnd"/>
      <w:r w:rsidRPr="0057759A">
        <w:rPr>
          <w:rFonts w:asciiTheme="minorHAnsi" w:cs="Arial"/>
          <w:color w:val="000000" w:themeColor="text1"/>
        </w:rPr>
        <w:t xml:space="preserve"> Jiao Tong University. All the patients signed the informed consent form. DNA was isolated from frozen tissues or cell lines using the conventional proteinase K/organic extraction method as previously described [11].</w:t>
      </w:r>
      <w:ins w:id="210" w:author="Shicheng Guo" w:date="2014-09-05T14:29:00Z">
        <w:r w:rsidR="0010602E">
          <w:rPr>
            <w:rFonts w:asciiTheme="minorHAnsi" w:cs="Arial" w:hint="eastAsia"/>
            <w:color w:val="000000" w:themeColor="text1"/>
          </w:rPr>
          <w:t xml:space="preserve"> </w:t>
        </w:r>
      </w:ins>
      <w:ins w:id="211" w:author="Shicheng Guo" w:date="2014-09-05T14:30:00Z">
        <w:r w:rsidR="0010602E">
          <w:rPr>
            <w:rFonts w:asciiTheme="minorHAnsi" w:cs="Arial"/>
            <w:color w:val="000000" w:themeColor="text1"/>
          </w:rPr>
          <w:t>Characteristics</w:t>
        </w:r>
        <w:r w:rsidR="0010602E">
          <w:rPr>
            <w:rFonts w:asciiTheme="minorHAnsi" w:cs="Arial" w:hint="eastAsia"/>
            <w:color w:val="000000" w:themeColor="text1"/>
          </w:rPr>
          <w:t xml:space="preserve"> of samples were listed in the </w:t>
        </w:r>
      </w:ins>
      <w:del w:id="212" w:author="Shicheng Guo" w:date="2014-09-05T14:29:00Z">
        <w:r w:rsidRPr="0057759A" w:rsidDel="0010602E">
          <w:rPr>
            <w:rFonts w:asciiTheme="minorHAnsi" w:cs="Arial"/>
            <w:color w:val="000000" w:themeColor="text1"/>
          </w:rPr>
          <w:delText xml:space="preserve"> </w:delText>
        </w:r>
      </w:del>
      <w:ins w:id="213" w:author="Shicheng Guo" w:date="2014-09-05T14:29:00Z">
        <w:r w:rsidR="0010602E" w:rsidRPr="004768A1">
          <w:rPr>
            <w:rFonts w:asciiTheme="minorHAnsi" w:cs="Arial"/>
            <w:b/>
            <w:color w:val="0070C0"/>
          </w:rPr>
          <w:t>Table I</w:t>
        </w:r>
      </w:ins>
      <w:ins w:id="214" w:author="Shicheng Guo" w:date="2014-09-05T14:30:00Z">
        <w:r w:rsidR="0010602E">
          <w:rPr>
            <w:rFonts w:asciiTheme="minorHAnsi" w:cs="Arial" w:hint="eastAsia"/>
            <w:color w:val="000000" w:themeColor="text1"/>
          </w:rPr>
          <w:t xml:space="preserve">. </w:t>
        </w:r>
      </w:ins>
    </w:p>
    <w:p w:rsidR="001A63E7" w:rsidRPr="0057759A" w:rsidRDefault="009B7941" w:rsidP="006769F3">
      <w:pPr>
        <w:pStyle w:val="4"/>
        <w:rPr>
          <w:color w:val="000000" w:themeColor="text1"/>
        </w:rPr>
        <w:pPrChange w:id="215" w:author="Shicheng Guo" w:date="2014-09-05T16:28:00Z">
          <w:pPr>
            <w:pStyle w:val="4"/>
          </w:pPr>
        </w:pPrChange>
      </w:pPr>
      <w:r w:rsidRPr="0057759A">
        <w:rPr>
          <w:color w:val="000000" w:themeColor="text1"/>
        </w:rPr>
        <w:t xml:space="preserve">Genome-wide methylation profiling by </w:t>
      </w:r>
      <w:proofErr w:type="spellStart"/>
      <w:r w:rsidRPr="0057759A">
        <w:rPr>
          <w:color w:val="000000" w:themeColor="text1"/>
        </w:rPr>
        <w:t>MethylCap-seq</w:t>
      </w:r>
      <w:proofErr w:type="spellEnd"/>
      <w:r w:rsidRPr="0057759A">
        <w:rPr>
          <w:color w:val="000000" w:themeColor="text1"/>
        </w:rPr>
        <w:t xml:space="preserve"> </w:t>
      </w:r>
    </w:p>
    <w:p w:rsidR="001A63E7" w:rsidRPr="0057759A" w:rsidRDefault="009B7941" w:rsidP="006769F3">
      <w:pPr>
        <w:pStyle w:val="CM41"/>
        <w:spacing w:line="276" w:lineRule="auto"/>
        <w:jc w:val="both"/>
        <w:rPr>
          <w:rFonts w:asciiTheme="minorHAnsi" w:cs="Arial"/>
          <w:color w:val="000000" w:themeColor="text1"/>
        </w:rPr>
        <w:pPrChange w:id="216" w:author="Shicheng Guo" w:date="2014-09-05T16:28:00Z">
          <w:pPr>
            <w:pStyle w:val="CM41"/>
            <w:spacing w:line="276" w:lineRule="auto"/>
            <w:jc w:val="both"/>
          </w:pPr>
        </w:pPrChange>
      </w:pPr>
      <w:r w:rsidRPr="0057759A">
        <w:rPr>
          <w:rFonts w:asciiTheme="minorHAnsi" w:cs="Arial"/>
          <w:color w:val="000000" w:themeColor="text1"/>
        </w:rPr>
        <w:t xml:space="preserve">Genomic DNA was extracted from 10 PC tissues and 10 matched normal tissues. Equal amounts of DNA </w:t>
      </w:r>
      <w:ins w:id="217" w:author="Shicheng Guo" w:date="2014-09-05T14:31:00Z">
        <w:r w:rsidR="008271B4">
          <w:rPr>
            <w:rFonts w:asciiTheme="minorHAnsi" w:cs="Arial" w:hint="eastAsia"/>
            <w:color w:val="000000" w:themeColor="text1"/>
          </w:rPr>
          <w:t xml:space="preserve">from each sample </w:t>
        </w:r>
      </w:ins>
      <w:r w:rsidRPr="0057759A">
        <w:rPr>
          <w:rFonts w:asciiTheme="minorHAnsi" w:cs="Arial"/>
          <w:color w:val="000000" w:themeColor="text1"/>
        </w:rPr>
        <w:t xml:space="preserve">were mixed to form the PC and PN groups. Pooled DNA (1.2 µg) from each group was used to generate the library for </w:t>
      </w:r>
      <w:proofErr w:type="spellStart"/>
      <w:r w:rsidRPr="0057759A">
        <w:rPr>
          <w:rFonts w:asciiTheme="minorHAnsi" w:cs="Arial"/>
          <w:color w:val="000000" w:themeColor="text1"/>
        </w:rPr>
        <w:t>MethylCap-seq</w:t>
      </w:r>
      <w:proofErr w:type="spellEnd"/>
      <w:r w:rsidRPr="0057759A">
        <w:rPr>
          <w:rFonts w:asciiTheme="minorHAnsi" w:cs="Arial"/>
          <w:color w:val="000000" w:themeColor="text1"/>
        </w:rPr>
        <w:t xml:space="preserve"> as previously described [11]. </w:t>
      </w:r>
    </w:p>
    <w:p w:rsidR="001A63E7" w:rsidRPr="0057759A" w:rsidRDefault="009B7941" w:rsidP="006769F3">
      <w:pPr>
        <w:pStyle w:val="4"/>
        <w:rPr>
          <w:color w:val="000000" w:themeColor="text1"/>
        </w:rPr>
        <w:pPrChange w:id="218" w:author="Shicheng Guo" w:date="2014-09-05T16:28:00Z">
          <w:pPr>
            <w:pStyle w:val="4"/>
          </w:pPr>
        </w:pPrChange>
      </w:pPr>
      <w:r w:rsidRPr="0057759A">
        <w:rPr>
          <w:color w:val="000000" w:themeColor="text1"/>
        </w:rPr>
        <w:t xml:space="preserve">Mapping the Sequence Reads and DMR Identification and Annotation </w:t>
      </w:r>
    </w:p>
    <w:p w:rsidR="001A63E7" w:rsidRPr="0057759A" w:rsidRDefault="009B7941" w:rsidP="006769F3">
      <w:pPr>
        <w:pStyle w:val="CM41"/>
        <w:spacing w:line="276" w:lineRule="auto"/>
        <w:jc w:val="both"/>
        <w:rPr>
          <w:rFonts w:asciiTheme="minorHAnsi" w:cs="Arial"/>
          <w:color w:val="000000" w:themeColor="text1"/>
        </w:rPr>
        <w:pPrChange w:id="219" w:author="Shicheng Guo" w:date="2014-09-05T16:28:00Z">
          <w:pPr>
            <w:pStyle w:val="CM41"/>
            <w:spacing w:line="276" w:lineRule="auto"/>
            <w:jc w:val="both"/>
          </w:pPr>
        </w:pPrChange>
      </w:pPr>
      <w:r w:rsidRPr="0057759A">
        <w:rPr>
          <w:rFonts w:asciiTheme="minorHAnsi" w:cs="Arial"/>
          <w:color w:val="000000" w:themeColor="text1"/>
        </w:rPr>
        <w:t xml:space="preserve">We used BWA alignment tools [12] with the default settings to map the 36 </w:t>
      </w:r>
      <w:proofErr w:type="spellStart"/>
      <w:r w:rsidRPr="0057759A">
        <w:rPr>
          <w:rFonts w:asciiTheme="minorHAnsi" w:cs="Arial"/>
          <w:color w:val="000000" w:themeColor="text1"/>
        </w:rPr>
        <w:t>bp</w:t>
      </w:r>
      <w:proofErr w:type="spellEnd"/>
      <w:r w:rsidRPr="0057759A">
        <w:rPr>
          <w:rFonts w:asciiTheme="minorHAnsi" w:cs="Arial"/>
          <w:color w:val="000000" w:themeColor="text1"/>
        </w:rPr>
        <w:t xml:space="preserve"> </w:t>
      </w:r>
      <w:del w:id="220" w:author="Shicheng Guo" w:date="2014-09-05T14:32:00Z">
        <w:r w:rsidRPr="0057759A" w:rsidDel="00AE2B00">
          <w:rPr>
            <w:rFonts w:asciiTheme="minorHAnsi" w:cs="Arial"/>
            <w:color w:val="000000" w:themeColor="text1"/>
          </w:rPr>
          <w:delText xml:space="preserve">unpaired </w:delText>
        </w:r>
      </w:del>
      <w:ins w:id="221" w:author="Shicheng Guo" w:date="2014-09-05T14:32:00Z">
        <w:r w:rsidR="00AE2B00">
          <w:rPr>
            <w:rFonts w:asciiTheme="minorHAnsi" w:cs="Arial" w:hint="eastAsia"/>
            <w:color w:val="000000" w:themeColor="text1"/>
          </w:rPr>
          <w:t>single end</w:t>
        </w:r>
        <w:r w:rsidR="00AE2B00" w:rsidRPr="0057759A">
          <w:rPr>
            <w:rFonts w:asciiTheme="minorHAnsi" w:cs="Arial"/>
            <w:color w:val="000000" w:themeColor="text1"/>
          </w:rPr>
          <w:t xml:space="preserve"> </w:t>
        </w:r>
      </w:ins>
      <w:r w:rsidRPr="0057759A">
        <w:rPr>
          <w:rFonts w:asciiTheme="minorHAnsi" w:cs="Arial"/>
          <w:color w:val="000000" w:themeColor="text1"/>
        </w:rPr>
        <w:t xml:space="preserve">reads to the hg19 human genome reference assembly [13]. After removing PCR duplicates using Picard, the aligned data were converted, sorted, and indexed using </w:t>
      </w:r>
      <w:proofErr w:type="spellStart"/>
      <w:r w:rsidRPr="0057759A">
        <w:rPr>
          <w:rFonts w:asciiTheme="minorHAnsi" w:cs="Arial"/>
          <w:color w:val="000000" w:themeColor="text1"/>
        </w:rPr>
        <w:t>Samtools</w:t>
      </w:r>
      <w:proofErr w:type="spellEnd"/>
      <w:r w:rsidRPr="0057759A">
        <w:rPr>
          <w:rFonts w:asciiTheme="minorHAnsi" w:cs="Arial"/>
          <w:color w:val="000000" w:themeColor="text1"/>
        </w:rPr>
        <w:t xml:space="preserve"> [14] and Picard (http://picard.sourceforge.net). </w:t>
      </w:r>
    </w:p>
    <w:p w:rsidR="001A63E7" w:rsidRPr="0057759A" w:rsidRDefault="009B7941" w:rsidP="006769F3">
      <w:pPr>
        <w:pStyle w:val="CM7"/>
        <w:spacing w:line="276" w:lineRule="auto"/>
        <w:jc w:val="both"/>
        <w:rPr>
          <w:rFonts w:asciiTheme="minorHAnsi" w:cs="Arial"/>
          <w:color w:val="000000" w:themeColor="text1"/>
        </w:rPr>
        <w:pPrChange w:id="222" w:author="Shicheng Guo" w:date="2014-09-05T16:28:00Z">
          <w:pPr>
            <w:pStyle w:val="CM7"/>
            <w:spacing w:line="276" w:lineRule="auto"/>
            <w:jc w:val="both"/>
          </w:pPr>
        </w:pPrChange>
      </w:pPr>
      <w:r w:rsidRPr="0057759A">
        <w:rPr>
          <w:rFonts w:asciiTheme="minorHAnsi" w:cs="Arial"/>
          <w:color w:val="000000" w:themeColor="text1"/>
        </w:rPr>
        <w:t>Methylation peaks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regions) were identified using MACS in the PC and PN samples as previously described [11].The differentially methylated regions (DMRs) between PC and PN were identified using two methods, MACS [15] and BALM [16], to increase the detective power of </w:t>
      </w:r>
      <w:proofErr w:type="spellStart"/>
      <w:r w:rsidRPr="0057759A">
        <w:rPr>
          <w:rFonts w:asciiTheme="minorHAnsi" w:cs="Arial"/>
          <w:color w:val="000000" w:themeColor="text1"/>
        </w:rPr>
        <w:t>MethylCap</w:t>
      </w:r>
      <w:proofErr w:type="spellEnd"/>
      <w:r w:rsidRPr="0057759A">
        <w:rPr>
          <w:rFonts w:asciiTheme="minorHAnsi" w:cs="Arial"/>
          <w:color w:val="000000" w:themeColor="text1"/>
        </w:rPr>
        <w:t xml:space="preserve">-seq. To decrease the false positive detection of DMR using BALM, the dual-threshold strategy was applied. A high-confidence threshold (0.975) was utilized in the PC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region </w:t>
      </w:r>
      <w:r w:rsidRPr="0057759A">
        <w:rPr>
          <w:rFonts w:asciiTheme="minorHAnsi" w:cs="Arial"/>
          <w:color w:val="000000" w:themeColor="text1"/>
        </w:rPr>
        <w:lastRenderedPageBreak/>
        <w:t xml:space="preserve">screening, and a low-confidence threshold (0.950) was utilized in the PN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region screening. Then, cancer-specific methylation peaks were defined as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regions. Similarly, normal tissue-specific methylation peaks were defined as </w:t>
      </w:r>
      <w:proofErr w:type="spellStart"/>
      <w:r w:rsidRPr="0057759A">
        <w:rPr>
          <w:rFonts w:asciiTheme="minorHAnsi" w:cs="Arial"/>
          <w:color w:val="000000" w:themeColor="text1"/>
        </w:rPr>
        <w:t>hypomethylated</w:t>
      </w:r>
      <w:proofErr w:type="spellEnd"/>
      <w:r w:rsidRPr="0057759A">
        <w:rPr>
          <w:rFonts w:asciiTheme="minorHAnsi" w:cs="Arial"/>
          <w:color w:val="000000" w:themeColor="text1"/>
        </w:rPr>
        <w:t xml:space="preserve"> regions with the reverse settings. Whole genome methylation (methylation of each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was inferred using BALM, which was processed to create a Pearson correlation analysis among all the samples in the R environment. The </w:t>
      </w:r>
      <w:proofErr w:type="spellStart"/>
      <w:r w:rsidRPr="0057759A">
        <w:rPr>
          <w:rFonts w:asciiTheme="minorHAnsi" w:cs="Arial"/>
          <w:color w:val="000000" w:themeColor="text1"/>
        </w:rPr>
        <w:t>refSeq</w:t>
      </w:r>
      <w:proofErr w:type="spellEnd"/>
      <w:r w:rsidRPr="0057759A">
        <w:rPr>
          <w:rFonts w:asciiTheme="minorHAnsi" w:cs="Arial"/>
          <w:color w:val="000000" w:themeColor="text1"/>
        </w:rPr>
        <w:t xml:space="preserve"> genes (UCSC genes) and corresponding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islands (CGIs) were downloaded from the Table Browser of the UCSC database [11]. The BED file operations were performed using bed tools [17] and other Perl scripts. All the scripts are available upon email request. The generated genomic methylation profile was uploaded to a public database (Gene Expression Omnibus: GSE54854). Gene ontology analysis was performed using DAVID Bioinformatics Resources 6.7</w:t>
      </w:r>
      <w:ins w:id="223" w:author="Shicheng Guo" w:date="2014-09-05T14:35:00Z">
        <w:r w:rsidR="00886370">
          <w:rPr>
            <w:rFonts w:asciiTheme="minorHAnsi" w:cs="Arial" w:hint="eastAsia"/>
            <w:color w:val="000000" w:themeColor="text1"/>
          </w:rPr>
          <w:t>.</w:t>
        </w:r>
      </w:ins>
      <w:del w:id="224" w:author="Shicheng Guo" w:date="2014-09-05T14:35:00Z">
        <w:r w:rsidRPr="0057759A" w:rsidDel="00886370">
          <w:rPr>
            <w:rFonts w:asciiTheme="minorHAnsi" w:cs="Arial"/>
            <w:color w:val="000000" w:themeColor="text1"/>
          </w:rPr>
          <w:delText xml:space="preserve"> (</w:delText>
        </w:r>
        <w:r w:rsidR="00481400" w:rsidRPr="0057759A" w:rsidDel="00886370">
          <w:rPr>
            <w:rFonts w:asciiTheme="minorHAnsi"/>
            <w:color w:val="000000" w:themeColor="text1"/>
          </w:rPr>
          <w:fldChar w:fldCharType="begin"/>
        </w:r>
        <w:r w:rsidR="00481400" w:rsidRPr="0057759A" w:rsidDel="00886370">
          <w:rPr>
            <w:rFonts w:asciiTheme="minorHAnsi"/>
            <w:color w:val="000000" w:themeColor="text1"/>
          </w:rPr>
          <w:delInstrText xml:space="preserve"> HYPERLINK "http://david.abcc.ncifcrf.gov/" </w:delInstrText>
        </w:r>
        <w:r w:rsidR="00481400" w:rsidRPr="0057759A" w:rsidDel="00886370">
          <w:rPr>
            <w:rFonts w:asciiTheme="minorHAnsi"/>
            <w:color w:val="000000" w:themeColor="text1"/>
          </w:rPr>
          <w:fldChar w:fldCharType="separate"/>
        </w:r>
        <w:r w:rsidRPr="0057759A" w:rsidDel="00886370">
          <w:rPr>
            <w:rFonts w:asciiTheme="minorHAnsi" w:cs="Arial"/>
            <w:color w:val="000000" w:themeColor="text1"/>
            <w:u w:val="single"/>
          </w:rPr>
          <w:delText>http://david.abcc.ncifcrf.gov/</w:delText>
        </w:r>
        <w:r w:rsidR="00481400" w:rsidRPr="0057759A" w:rsidDel="00886370">
          <w:rPr>
            <w:rFonts w:asciiTheme="minorHAnsi" w:cs="Arial"/>
            <w:color w:val="000000" w:themeColor="text1"/>
            <w:u w:val="single"/>
          </w:rPr>
          <w:fldChar w:fldCharType="end"/>
        </w:r>
        <w:r w:rsidRPr="0057759A" w:rsidDel="00886370">
          <w:rPr>
            <w:rFonts w:asciiTheme="minorHAnsi" w:cs="Arial"/>
            <w:color w:val="000000" w:themeColor="text1"/>
          </w:rPr>
          <w:delText xml:space="preserve">). </w:delText>
        </w:r>
      </w:del>
    </w:p>
    <w:p w:rsidR="001A63E7" w:rsidRPr="0057759A" w:rsidDel="000A7250" w:rsidRDefault="001A63E7" w:rsidP="006769F3">
      <w:pPr>
        <w:pStyle w:val="CM7"/>
        <w:spacing w:line="276" w:lineRule="auto"/>
        <w:jc w:val="both"/>
        <w:rPr>
          <w:del w:id="225" w:author="Shicheng Guo" w:date="2014-09-05T11:45:00Z"/>
          <w:rFonts w:asciiTheme="minorHAnsi" w:cs="Arial"/>
          <w:b/>
          <w:bCs/>
          <w:color w:val="000000" w:themeColor="text1"/>
        </w:rPr>
        <w:pPrChange w:id="226" w:author="Shicheng Guo" w:date="2014-09-05T16:28:00Z">
          <w:pPr>
            <w:pStyle w:val="CM7"/>
            <w:spacing w:line="276" w:lineRule="auto"/>
            <w:jc w:val="both"/>
          </w:pPr>
        </w:pPrChange>
      </w:pPr>
    </w:p>
    <w:p w:rsidR="001A63E7" w:rsidRPr="0057759A" w:rsidRDefault="009B7941" w:rsidP="006769F3">
      <w:pPr>
        <w:pStyle w:val="4"/>
        <w:rPr>
          <w:color w:val="000000" w:themeColor="text1"/>
        </w:rPr>
        <w:pPrChange w:id="227" w:author="Shicheng Guo" w:date="2014-09-05T16:28:00Z">
          <w:pPr>
            <w:pStyle w:val="4"/>
          </w:pPr>
        </w:pPrChange>
      </w:pPr>
      <w:r w:rsidRPr="0057759A">
        <w:rPr>
          <w:color w:val="000000" w:themeColor="text1"/>
        </w:rPr>
        <w:t xml:space="preserve">Methylation analysis </w:t>
      </w:r>
    </w:p>
    <w:p w:rsidR="001A63E7" w:rsidRPr="0057759A" w:rsidRDefault="009B7941" w:rsidP="006769F3">
      <w:pPr>
        <w:pStyle w:val="CM43"/>
        <w:spacing w:line="276" w:lineRule="auto"/>
        <w:jc w:val="both"/>
        <w:rPr>
          <w:rFonts w:asciiTheme="minorHAnsi" w:cs="Arial"/>
          <w:b/>
          <w:bCs/>
          <w:color w:val="000000" w:themeColor="text1"/>
        </w:rPr>
        <w:pPrChange w:id="228" w:author="Shicheng Guo" w:date="2014-09-05T16:28:00Z">
          <w:pPr>
            <w:pStyle w:val="CM43"/>
            <w:spacing w:line="276" w:lineRule="auto"/>
          </w:pPr>
        </w:pPrChange>
      </w:pPr>
      <w:r w:rsidRPr="0057759A">
        <w:rPr>
          <w:rFonts w:asciiTheme="minorHAnsi" w:cs="Arial"/>
          <w:color w:val="000000" w:themeColor="text1"/>
        </w:rPr>
        <w:t xml:space="preserve">In the present study, BSP was utilized to determine the methylation status at single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resolution of DMRs identified by genomic methylation profiling</w:t>
      </w:r>
      <w:ins w:id="229" w:author="Shicheng Guo" w:date="2014-09-05T13:59:00Z">
        <w:r w:rsidR="005501D1">
          <w:rPr>
            <w:rFonts w:asciiTheme="minorHAnsi" w:cs="Arial" w:hint="eastAsia"/>
            <w:color w:val="000000" w:themeColor="text1"/>
          </w:rPr>
          <w:t>.</w:t>
        </w:r>
      </w:ins>
      <w:del w:id="230" w:author="Shicheng Guo" w:date="2014-09-05T13:59:00Z">
        <w:r w:rsidRPr="0057759A" w:rsidDel="005501D1">
          <w:rPr>
            <w:rFonts w:asciiTheme="minorHAnsi" w:cs="Arial"/>
            <w:color w:val="000000" w:themeColor="text1"/>
          </w:rPr>
          <w:delText>;</w:delText>
        </w:r>
      </w:del>
      <w:r w:rsidRPr="0057759A">
        <w:rPr>
          <w:rFonts w:asciiTheme="minorHAnsi" w:cs="Arial"/>
          <w:color w:val="000000" w:themeColor="text1"/>
        </w:rPr>
        <w:t xml:space="preserve"> MSP was performed for qualitative methylation screening in a small set of PC samples.</w:t>
      </w:r>
      <w:r w:rsidR="007E1FC1" w:rsidRPr="0057759A">
        <w:rPr>
          <w:rFonts w:asciiTheme="minorHAnsi" w:cs="Arial"/>
          <w:color w:val="000000" w:themeColor="text1"/>
        </w:rPr>
        <w:t xml:space="preserve"> </w:t>
      </w:r>
      <w:r w:rsidRPr="0057759A">
        <w:rPr>
          <w:rFonts w:asciiTheme="minorHAnsi" w:cs="Arial"/>
          <w:color w:val="000000" w:themeColor="text1"/>
        </w:rPr>
        <w:t>Using MSRE-</w:t>
      </w:r>
      <w:proofErr w:type="spellStart"/>
      <w:r w:rsidRPr="0057759A">
        <w:rPr>
          <w:rFonts w:asciiTheme="minorHAnsi" w:cs="Arial"/>
          <w:color w:val="000000" w:themeColor="text1"/>
        </w:rPr>
        <w:t>qPCR</w:t>
      </w:r>
      <w:proofErr w:type="spellEnd"/>
      <w:r w:rsidRPr="0057759A">
        <w:rPr>
          <w:rFonts w:asciiTheme="minorHAnsi" w:cs="Arial"/>
          <w:color w:val="000000" w:themeColor="text1"/>
        </w:rPr>
        <w:t>, the DNA methylation status in orphan CGIs was quantitatively analyzed in PC cell lines before and after 5-Aza-2’-deoxycytidine treatment and in small samples of clinical PC tissues, as described previously</w:t>
      </w:r>
      <w:r w:rsidR="00CA0CFC" w:rsidRPr="0057759A">
        <w:rPr>
          <w:rFonts w:asciiTheme="minorHAnsi" w:cs="Arial"/>
          <w:color w:val="000000" w:themeColor="text1"/>
        </w:rPr>
        <w:t xml:space="preserve"> </w:t>
      </w:r>
      <w:r w:rsidRPr="0057759A">
        <w:rPr>
          <w:rFonts w:asciiTheme="minorHAnsi" w:cs="Arial"/>
          <w:color w:val="000000" w:themeColor="text1"/>
        </w:rPr>
        <w:t xml:space="preserve">[18]. Approximately 1.0 µg of genomic DNA extracted from PC or PN samples or PC cell lines was bisulfate-treated using </w:t>
      </w:r>
      <w:proofErr w:type="spellStart"/>
      <w:r w:rsidRPr="0057759A">
        <w:rPr>
          <w:rFonts w:asciiTheme="minorHAnsi" w:cs="Arial"/>
          <w:color w:val="000000" w:themeColor="text1"/>
        </w:rPr>
        <w:t>EpiTect</w:t>
      </w:r>
      <w:proofErr w:type="spellEnd"/>
      <w:r w:rsidRPr="0057759A">
        <w:rPr>
          <w:rFonts w:asciiTheme="minorHAnsi" w:cs="Arial"/>
          <w:color w:val="000000" w:themeColor="text1"/>
        </w:rPr>
        <w:t xml:space="preserve"> Kit (</w:t>
      </w:r>
      <w:proofErr w:type="spellStart"/>
      <w:r w:rsidRPr="0057759A">
        <w:rPr>
          <w:rFonts w:asciiTheme="minorHAnsi" w:cs="Arial"/>
          <w:color w:val="000000" w:themeColor="text1"/>
        </w:rPr>
        <w:t>Qiagen</w:t>
      </w:r>
      <w:proofErr w:type="spellEnd"/>
      <w:r w:rsidRPr="0057759A">
        <w:rPr>
          <w:rFonts w:asciiTheme="minorHAnsi" w:cs="Arial"/>
          <w:color w:val="000000" w:themeColor="text1"/>
        </w:rPr>
        <w:t>, Hilden, Germany). Primers for MSP</w:t>
      </w:r>
      <w:r w:rsidR="00CA0CFC" w:rsidRPr="0057759A">
        <w:rPr>
          <w:rFonts w:asciiTheme="minorHAnsi" w:cs="Arial"/>
          <w:color w:val="000000" w:themeColor="text1"/>
        </w:rPr>
        <w:t xml:space="preserve"> </w:t>
      </w:r>
      <w:r w:rsidRPr="0057759A">
        <w:rPr>
          <w:rFonts w:asciiTheme="minorHAnsi" w:cs="Arial"/>
          <w:color w:val="000000" w:themeColor="text1"/>
        </w:rPr>
        <w:t xml:space="preserve">(Methylation-Specific PCR) and </w:t>
      </w:r>
      <w:proofErr w:type="gramStart"/>
      <w:r w:rsidRPr="0057759A">
        <w:rPr>
          <w:rFonts w:asciiTheme="minorHAnsi" w:cs="Arial"/>
          <w:color w:val="000000" w:themeColor="text1"/>
        </w:rPr>
        <w:t>BSP(</w:t>
      </w:r>
      <w:proofErr w:type="gramEnd"/>
      <w:r w:rsidRPr="0057759A">
        <w:rPr>
          <w:rFonts w:asciiTheme="minorHAnsi" w:cs="Arial"/>
          <w:color w:val="000000" w:themeColor="text1"/>
        </w:rPr>
        <w:t xml:space="preserve">Bisulfite Sequencing PCR) were designed using </w:t>
      </w:r>
      <w:proofErr w:type="spellStart"/>
      <w:r w:rsidRPr="0057759A">
        <w:rPr>
          <w:rFonts w:asciiTheme="minorHAnsi" w:cs="Arial"/>
          <w:color w:val="000000" w:themeColor="text1"/>
        </w:rPr>
        <w:t>MethylPrimer</w:t>
      </w:r>
      <w:proofErr w:type="spellEnd"/>
      <w:r w:rsidRPr="0057759A">
        <w:rPr>
          <w:rFonts w:asciiTheme="minorHAnsi" w:cs="Arial"/>
          <w:color w:val="000000" w:themeColor="text1"/>
        </w:rPr>
        <w:t xml:space="preserve">, an online primer design tool (http://www.Urogene.org/cgi-bin/methprimer/ methprimer.cg). </w:t>
      </w:r>
      <w:del w:id="231" w:author="Shicheng Guo" w:date="2014-09-05T13:58:00Z">
        <w:r w:rsidR="00CA0CFC" w:rsidRPr="0057759A" w:rsidDel="00B26516">
          <w:rPr>
            <w:rFonts w:asciiTheme="minorHAnsi" w:cs="Arial"/>
            <w:color w:val="000000" w:themeColor="text1"/>
          </w:rPr>
          <w:delText xml:space="preserve"> </w:delText>
        </w:r>
      </w:del>
      <w:r w:rsidR="00CA0CFC" w:rsidRPr="0057759A">
        <w:rPr>
          <w:rFonts w:asciiTheme="minorHAnsi" w:cs="Arial"/>
          <w:color w:val="000000" w:themeColor="text1"/>
        </w:rPr>
        <w:t>M</w:t>
      </w:r>
      <w:r w:rsidRPr="0057759A">
        <w:rPr>
          <w:rFonts w:asciiTheme="minorHAnsi" w:cs="Arial"/>
          <w:color w:val="000000" w:themeColor="text1"/>
        </w:rPr>
        <w:t>ethylation-sensitive restriction enzyme-based quantitative PCR (MSRE-</w:t>
      </w:r>
      <w:proofErr w:type="spellStart"/>
      <w:r w:rsidRPr="0057759A">
        <w:rPr>
          <w:rFonts w:asciiTheme="minorHAnsi" w:cs="Arial"/>
          <w:color w:val="000000" w:themeColor="text1"/>
        </w:rPr>
        <w:t>qPCR</w:t>
      </w:r>
      <w:proofErr w:type="spellEnd"/>
      <w:r w:rsidRPr="0057759A">
        <w:rPr>
          <w:rFonts w:asciiTheme="minorHAnsi" w:cs="Arial"/>
          <w:color w:val="000000" w:themeColor="text1"/>
        </w:rPr>
        <w:t>) primers were designed using primer</w:t>
      </w:r>
      <w:r w:rsidR="00FD0FEF">
        <w:rPr>
          <w:rFonts w:asciiTheme="minorHAnsi" w:cs="Arial" w:hint="eastAsia"/>
          <w:color w:val="000000" w:themeColor="text1"/>
        </w:rPr>
        <w:t xml:space="preserve"> </w:t>
      </w:r>
      <w:r w:rsidRPr="0057759A">
        <w:rPr>
          <w:rFonts w:asciiTheme="minorHAnsi" w:cs="Arial"/>
          <w:color w:val="000000" w:themeColor="text1"/>
        </w:rPr>
        <w:t>3 (</w:t>
      </w:r>
      <w:r w:rsidR="00481400" w:rsidRPr="0057759A">
        <w:rPr>
          <w:rFonts w:asciiTheme="minorHAnsi"/>
          <w:color w:val="000000" w:themeColor="text1"/>
        </w:rPr>
        <w:fldChar w:fldCharType="begin"/>
      </w:r>
      <w:r w:rsidR="00481400" w:rsidRPr="0057759A">
        <w:rPr>
          <w:rFonts w:asciiTheme="minorHAnsi"/>
          <w:color w:val="000000" w:themeColor="text1"/>
        </w:rPr>
        <w:instrText xml:space="preserve"> HYPERLINK "http://www.embnet.s</w:instrText>
      </w:r>
      <w:r w:rsidR="00481400" w:rsidRPr="0057759A">
        <w:rPr>
          <w:rFonts w:asciiTheme="minorHAnsi"/>
          <w:color w:val="000000" w:themeColor="text1"/>
        </w:rPr>
        <w:instrText xml:space="preserve">k/cgi-bin/primer3_www.cgi" </w:instrText>
      </w:r>
      <w:r w:rsidR="00481400" w:rsidRPr="0057759A">
        <w:rPr>
          <w:rFonts w:asciiTheme="minorHAnsi"/>
          <w:color w:val="000000" w:themeColor="text1"/>
        </w:rPr>
        <w:fldChar w:fldCharType="separate"/>
      </w:r>
      <w:r w:rsidRPr="0057759A">
        <w:rPr>
          <w:rFonts w:asciiTheme="minorHAnsi" w:cs="Arial"/>
          <w:color w:val="000000" w:themeColor="text1"/>
          <w:u w:val="single"/>
        </w:rPr>
        <w:t>http://www.embnet.sk/cgi-bin/primer3_www.cgi</w:t>
      </w:r>
      <w:r w:rsidR="00481400" w:rsidRPr="0057759A">
        <w:rPr>
          <w:rFonts w:asciiTheme="minorHAnsi" w:cs="Arial"/>
          <w:color w:val="000000" w:themeColor="text1"/>
          <w:u w:val="single"/>
        </w:rPr>
        <w:fldChar w:fldCharType="end"/>
      </w:r>
      <w:r w:rsidRPr="0057759A">
        <w:rPr>
          <w:rFonts w:asciiTheme="minorHAnsi" w:cs="Arial"/>
          <w:color w:val="000000" w:themeColor="text1"/>
        </w:rPr>
        <w:t xml:space="preserve">). The sequences of the primers utilized in this study are listed in </w:t>
      </w:r>
      <w:r w:rsidR="00A0552C" w:rsidRPr="0057759A">
        <w:rPr>
          <w:rFonts w:asciiTheme="minorHAnsi" w:cs="Arial"/>
          <w:color w:val="000000" w:themeColor="text1"/>
        </w:rPr>
        <w:t>Supplementary Table S1, S2</w:t>
      </w:r>
      <w:r w:rsidRPr="0057759A">
        <w:rPr>
          <w:rFonts w:asciiTheme="minorHAnsi" w:cs="Arial"/>
          <w:color w:val="000000" w:themeColor="text1"/>
        </w:rPr>
        <w:t xml:space="preserve">. Jumpstart </w:t>
      </w:r>
      <w:proofErr w:type="spellStart"/>
      <w:r w:rsidRPr="0057759A">
        <w:rPr>
          <w:rFonts w:asciiTheme="minorHAnsi" w:cs="Arial"/>
          <w:color w:val="000000" w:themeColor="text1"/>
        </w:rPr>
        <w:t>Taq</w:t>
      </w:r>
      <w:proofErr w:type="spellEnd"/>
      <w:r w:rsidRPr="0057759A">
        <w:rPr>
          <w:rFonts w:asciiTheme="minorHAnsi" w:cs="Arial"/>
          <w:color w:val="000000" w:themeColor="text1"/>
        </w:rPr>
        <w:t xml:space="preserve"> (Sigma-Aldrich, St. Louis, MO,</w:t>
      </w:r>
      <w:r w:rsidR="00CA0CFC" w:rsidRPr="0057759A">
        <w:rPr>
          <w:rFonts w:asciiTheme="minorHAnsi" w:cs="Arial"/>
          <w:color w:val="000000" w:themeColor="text1"/>
        </w:rPr>
        <w:t xml:space="preserve"> </w:t>
      </w:r>
      <w:r w:rsidRPr="0057759A">
        <w:rPr>
          <w:rFonts w:asciiTheme="minorHAnsi" w:cs="Arial"/>
          <w:color w:val="000000" w:themeColor="text1"/>
        </w:rPr>
        <w:t xml:space="preserve">USA) was used in BSP and MSP with a 20 µl reaction volume per tube. The BSP and MSP reaction conditions were as follows: 94°C for 3 min; 35 cycles of 94°C for 20 s, annealing for 20 s, and 72°C for 20 s; and 72°C for 5 min. The PCR products were analyzed by electrophoresis in 1.5% agarose gels. The PCR products were TA cloned and verified by sequencing. At least 5 clones were sequenced for each BSP reaction. </w:t>
      </w:r>
    </w:p>
    <w:p w:rsidR="001A63E7" w:rsidRPr="0057759A" w:rsidRDefault="009B7941" w:rsidP="006769F3">
      <w:pPr>
        <w:pStyle w:val="4"/>
        <w:rPr>
          <w:color w:val="000000" w:themeColor="text1"/>
        </w:rPr>
        <w:pPrChange w:id="232" w:author="Shicheng Guo" w:date="2014-09-05T16:28:00Z">
          <w:pPr>
            <w:pStyle w:val="4"/>
          </w:pPr>
        </w:pPrChange>
      </w:pPr>
      <w:r w:rsidRPr="0057759A">
        <w:rPr>
          <w:color w:val="000000" w:themeColor="text1"/>
        </w:rPr>
        <w:t xml:space="preserve">Cell culture and 5-Aza-2-deoxycytidine treatment </w:t>
      </w:r>
    </w:p>
    <w:p w:rsidR="001A63E7" w:rsidRPr="0057759A" w:rsidRDefault="009B7941" w:rsidP="006769F3">
      <w:pPr>
        <w:pStyle w:val="CM41"/>
        <w:spacing w:line="276" w:lineRule="auto"/>
        <w:jc w:val="both"/>
        <w:rPr>
          <w:rFonts w:asciiTheme="minorHAnsi" w:cs="Arial"/>
          <w:color w:val="000000" w:themeColor="text1"/>
        </w:rPr>
        <w:pPrChange w:id="233" w:author="Shicheng Guo" w:date="2014-09-05T16:28:00Z">
          <w:pPr>
            <w:pStyle w:val="CM41"/>
            <w:spacing w:line="276" w:lineRule="auto"/>
          </w:pPr>
        </w:pPrChange>
      </w:pPr>
      <w:r w:rsidRPr="0057759A">
        <w:rPr>
          <w:rFonts w:asciiTheme="minorHAnsi" w:cs="Arial"/>
          <w:color w:val="000000" w:themeColor="text1"/>
        </w:rPr>
        <w:t>Three pancreatic adenocarcinoma cell lines were used: BxPC-3 ATCC, CRL-1687),</w:t>
      </w:r>
      <w:r w:rsidR="00EF1360" w:rsidRPr="0057759A">
        <w:rPr>
          <w:rFonts w:asciiTheme="minorHAnsi" w:cs="Arial"/>
          <w:color w:val="000000" w:themeColor="text1"/>
        </w:rPr>
        <w:t xml:space="preserve"> </w:t>
      </w:r>
      <w:r w:rsidRPr="0057759A">
        <w:rPr>
          <w:rFonts w:asciiTheme="minorHAnsi" w:cs="Arial"/>
          <w:color w:val="000000" w:themeColor="text1"/>
        </w:rPr>
        <w:t>PANC-1 (ATCC,</w:t>
      </w:r>
      <w:ins w:id="234" w:author="Shicheng Guo" w:date="2014-09-05T14:36:00Z">
        <w:r w:rsidR="007B3D44">
          <w:rPr>
            <w:rFonts w:asciiTheme="minorHAnsi" w:cs="Arial" w:hint="eastAsia"/>
            <w:color w:val="000000" w:themeColor="text1"/>
          </w:rPr>
          <w:t xml:space="preserve"> </w:t>
        </w:r>
      </w:ins>
      <w:r w:rsidRPr="0057759A">
        <w:rPr>
          <w:rFonts w:asciiTheme="minorHAnsi" w:cs="Arial"/>
          <w:color w:val="000000" w:themeColor="text1"/>
        </w:rPr>
        <w:t>CRL-1469)</w:t>
      </w:r>
      <w:proofErr w:type="gramStart"/>
      <w:r w:rsidRPr="0057759A">
        <w:rPr>
          <w:rFonts w:asciiTheme="minorHAnsi" w:cs="Arial"/>
          <w:color w:val="000000" w:themeColor="text1"/>
        </w:rPr>
        <w:t>,and</w:t>
      </w:r>
      <w:proofErr w:type="gramEnd"/>
      <w:r w:rsidRPr="0057759A">
        <w:rPr>
          <w:rFonts w:asciiTheme="minorHAnsi" w:cs="Arial"/>
          <w:color w:val="000000" w:themeColor="text1"/>
        </w:rPr>
        <w:t xml:space="preserve"> CFPAC-1 (ATCC,CRL-1918). All the cell lines were cultured in RPMI1640supplemented with 10% FBS, </w:t>
      </w:r>
      <w:proofErr w:type="gramStart"/>
      <w:r w:rsidRPr="0057759A">
        <w:rPr>
          <w:rFonts w:asciiTheme="minorHAnsi" w:cs="Arial"/>
          <w:color w:val="000000" w:themeColor="text1"/>
        </w:rPr>
        <w:t>100 U/ml penicillin,</w:t>
      </w:r>
      <w:proofErr w:type="gramEnd"/>
      <w:r w:rsidRPr="0057759A">
        <w:rPr>
          <w:rFonts w:asciiTheme="minorHAnsi" w:cs="Arial"/>
          <w:color w:val="000000" w:themeColor="text1"/>
        </w:rPr>
        <w:t xml:space="preserve"> and 100 U/ml </w:t>
      </w:r>
      <w:r w:rsidRPr="0057759A">
        <w:rPr>
          <w:rFonts w:asciiTheme="minorHAnsi" w:cs="Arial"/>
          <w:color w:val="000000" w:themeColor="text1"/>
        </w:rPr>
        <w:lastRenderedPageBreak/>
        <w:t xml:space="preserve">streptomycin. All the cell lines were maintained at 37°C in a humidified atmosphere with 5% CO2. </w:t>
      </w:r>
    </w:p>
    <w:p w:rsidR="001A63E7" w:rsidRPr="0057759A" w:rsidRDefault="009B7941" w:rsidP="006769F3">
      <w:pPr>
        <w:pStyle w:val="CM43"/>
        <w:spacing w:line="276" w:lineRule="auto"/>
        <w:jc w:val="both"/>
        <w:rPr>
          <w:rFonts w:asciiTheme="minorHAnsi" w:cs="Arial"/>
          <w:color w:val="000000" w:themeColor="text1"/>
        </w:rPr>
        <w:pPrChange w:id="235" w:author="Shicheng Guo" w:date="2014-09-05T16:28:00Z">
          <w:pPr>
            <w:pStyle w:val="CM43"/>
            <w:spacing w:line="276" w:lineRule="auto"/>
          </w:pPr>
        </w:pPrChange>
      </w:pPr>
      <w:r w:rsidRPr="0057759A">
        <w:rPr>
          <w:rFonts w:asciiTheme="minorHAnsi" w:cs="Arial"/>
          <w:color w:val="000000" w:themeColor="text1"/>
        </w:rPr>
        <w:t xml:space="preserve">The restoration of gene expression by </w:t>
      </w:r>
      <w:proofErr w:type="spellStart"/>
      <w:r w:rsidRPr="0057759A">
        <w:rPr>
          <w:rFonts w:asciiTheme="minorHAnsi" w:cs="Arial"/>
          <w:color w:val="000000" w:themeColor="text1"/>
        </w:rPr>
        <w:t>demethylation</w:t>
      </w:r>
      <w:proofErr w:type="spellEnd"/>
      <w:r w:rsidRPr="0057759A">
        <w:rPr>
          <w:rFonts w:asciiTheme="minorHAnsi" w:cs="Arial"/>
          <w:color w:val="000000" w:themeColor="text1"/>
        </w:rPr>
        <w:t xml:space="preserve"> was </w:t>
      </w:r>
      <w:proofErr w:type="spellStart"/>
      <w:r w:rsidRPr="0057759A">
        <w:rPr>
          <w:rFonts w:asciiTheme="minorHAnsi" w:cs="Arial"/>
          <w:color w:val="000000" w:themeColor="text1"/>
        </w:rPr>
        <w:t>evaluatedin</w:t>
      </w:r>
      <w:proofErr w:type="spellEnd"/>
      <w:r w:rsidRPr="0057759A">
        <w:rPr>
          <w:rFonts w:asciiTheme="minorHAnsi" w:cs="Arial"/>
          <w:color w:val="000000" w:themeColor="text1"/>
        </w:rPr>
        <w:t xml:space="preserve"> the BxPC-3,</w:t>
      </w:r>
      <w:r w:rsidR="00CA0CFC" w:rsidRPr="0057759A">
        <w:rPr>
          <w:rFonts w:asciiTheme="minorHAnsi" w:cs="Arial"/>
          <w:color w:val="000000" w:themeColor="text1"/>
        </w:rPr>
        <w:t xml:space="preserve"> </w:t>
      </w:r>
      <w:r w:rsidRPr="0057759A">
        <w:rPr>
          <w:rFonts w:asciiTheme="minorHAnsi" w:cs="Arial"/>
          <w:color w:val="000000" w:themeColor="text1"/>
        </w:rPr>
        <w:t xml:space="preserve">CFPAC-1 and CFPAC-1 cell lines. For the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w:t>
      </w:r>
      <w:proofErr w:type="spellStart"/>
      <w:r w:rsidRPr="0057759A">
        <w:rPr>
          <w:rFonts w:asciiTheme="minorHAnsi" w:cs="Arial"/>
          <w:color w:val="000000" w:themeColor="text1"/>
        </w:rPr>
        <w:t>demethylation</w:t>
      </w:r>
      <w:proofErr w:type="spellEnd"/>
      <w:r w:rsidRPr="0057759A">
        <w:rPr>
          <w:rFonts w:asciiTheme="minorHAnsi" w:cs="Arial"/>
          <w:color w:val="000000" w:themeColor="text1"/>
        </w:rPr>
        <w:t xml:space="preserve"> analysis, exponentially growing cells were seeded at a density of 1.</w:t>
      </w:r>
      <w:del w:id="236" w:author="Shicheng Guo" w:date="2014-09-05T13:59:00Z">
        <w:r w:rsidRPr="0057759A" w:rsidDel="00B26516">
          <w:rPr>
            <w:rFonts w:asciiTheme="minorHAnsi" w:cs="Arial"/>
            <w:color w:val="000000" w:themeColor="text1"/>
          </w:rPr>
          <w:delText>5x10</w:delText>
        </w:r>
        <w:r w:rsidRPr="0057759A" w:rsidDel="00B26516">
          <w:rPr>
            <w:rFonts w:asciiTheme="minorHAnsi" w:cs="Arial"/>
            <w:color w:val="000000" w:themeColor="text1"/>
            <w:position w:val="9"/>
            <w:vertAlign w:val="superscript"/>
          </w:rPr>
          <w:delText xml:space="preserve">6 </w:delText>
        </w:r>
      </w:del>
      <w:ins w:id="237" w:author="Shicheng Guo" w:date="2014-09-05T13:59:00Z">
        <w:r w:rsidR="00B26516" w:rsidRPr="0057759A">
          <w:rPr>
            <w:rFonts w:asciiTheme="minorHAnsi" w:cs="Arial"/>
            <w:color w:val="000000" w:themeColor="text1"/>
          </w:rPr>
          <w:t>5x</w:t>
        </w:r>
        <w:r w:rsidR="00B26516">
          <w:rPr>
            <w:rFonts w:asciiTheme="minorHAnsi" w:cs="Arial" w:hint="eastAsia"/>
            <w:color w:val="000000" w:themeColor="text1"/>
          </w:rPr>
          <w:t>10</w:t>
        </w:r>
        <w:r w:rsidR="00B26516" w:rsidRPr="00B26516">
          <w:rPr>
            <w:rFonts w:asciiTheme="minorHAnsi" w:cs="Arial" w:hint="eastAsia"/>
            <w:color w:val="000000" w:themeColor="text1"/>
            <w:vertAlign w:val="superscript"/>
            <w:rPrChange w:id="238" w:author="Shicheng Guo" w:date="2014-09-05T13:59:00Z">
              <w:rPr>
                <w:rFonts w:asciiTheme="minorHAnsi" w:cs="Arial" w:hint="eastAsia"/>
                <w:color w:val="000000" w:themeColor="text1"/>
              </w:rPr>
            </w:rPrChange>
          </w:rPr>
          <w:t>6</w:t>
        </w:r>
        <w:r w:rsidR="00B26516">
          <w:rPr>
            <w:rFonts w:asciiTheme="minorHAnsi" w:cs="Arial" w:hint="eastAsia"/>
            <w:color w:val="000000" w:themeColor="text1"/>
            <w:vertAlign w:val="superscript"/>
          </w:rPr>
          <w:t xml:space="preserve"> </w:t>
        </w:r>
      </w:ins>
      <w:r w:rsidRPr="0057759A">
        <w:rPr>
          <w:rFonts w:asciiTheme="minorHAnsi" w:cs="Arial"/>
          <w:color w:val="000000" w:themeColor="text1"/>
        </w:rPr>
        <w:t>cells/100 mm dish and allowed to attach overnight. The cells were then treated with freshly prepared 5-aza-dC (5.0 µM; Sigma-Aldrich, St. Louis, MO,</w:t>
      </w:r>
      <w:r w:rsidR="00825022" w:rsidRPr="0057759A">
        <w:rPr>
          <w:rFonts w:asciiTheme="minorHAnsi" w:cs="Arial"/>
          <w:color w:val="000000" w:themeColor="text1"/>
        </w:rPr>
        <w:t xml:space="preserve"> </w:t>
      </w:r>
      <w:r w:rsidRPr="0057759A">
        <w:rPr>
          <w:rFonts w:asciiTheme="minorHAnsi" w:cs="Arial"/>
          <w:color w:val="000000" w:themeColor="text1"/>
        </w:rPr>
        <w:t xml:space="preserve">USA) for 3 days. </w:t>
      </w:r>
    </w:p>
    <w:p w:rsidR="001A63E7" w:rsidRPr="0057759A" w:rsidRDefault="009B7941" w:rsidP="006769F3">
      <w:pPr>
        <w:pStyle w:val="4"/>
        <w:rPr>
          <w:color w:val="000000" w:themeColor="text1"/>
        </w:rPr>
        <w:pPrChange w:id="239" w:author="Shicheng Guo" w:date="2014-09-05T16:28:00Z">
          <w:pPr>
            <w:pStyle w:val="4"/>
          </w:pPr>
        </w:pPrChange>
      </w:pPr>
      <w:r w:rsidRPr="0057759A">
        <w:rPr>
          <w:color w:val="000000" w:themeColor="text1"/>
        </w:rPr>
        <w:t xml:space="preserve">RNA isolation and Real-time PCR </w:t>
      </w:r>
    </w:p>
    <w:p w:rsidR="001A63E7" w:rsidRPr="0057759A" w:rsidRDefault="009B7941" w:rsidP="006769F3">
      <w:pPr>
        <w:pStyle w:val="CM41"/>
        <w:spacing w:line="276" w:lineRule="auto"/>
        <w:jc w:val="both"/>
        <w:rPr>
          <w:rFonts w:asciiTheme="minorHAnsi" w:cs="Arial"/>
          <w:b/>
          <w:bCs/>
          <w:color w:val="000000" w:themeColor="text1"/>
        </w:rPr>
        <w:pPrChange w:id="240" w:author="Shicheng Guo" w:date="2014-09-05T16:28:00Z">
          <w:pPr>
            <w:pStyle w:val="CM41"/>
            <w:spacing w:line="276" w:lineRule="auto"/>
          </w:pPr>
        </w:pPrChange>
      </w:pPr>
      <w:r w:rsidRPr="0057759A">
        <w:rPr>
          <w:rFonts w:asciiTheme="minorHAnsi" w:cs="Arial"/>
          <w:color w:val="000000" w:themeColor="text1"/>
        </w:rPr>
        <w:t xml:space="preserve">Total RNA was prepared from cultured cells using </w:t>
      </w:r>
      <w:proofErr w:type="spellStart"/>
      <w:r w:rsidRPr="0057759A">
        <w:rPr>
          <w:rFonts w:asciiTheme="minorHAnsi" w:cs="Arial"/>
          <w:color w:val="000000" w:themeColor="text1"/>
        </w:rPr>
        <w:t>Trizol</w:t>
      </w:r>
      <w:proofErr w:type="spellEnd"/>
      <w:r w:rsidRPr="0057759A">
        <w:rPr>
          <w:rFonts w:asciiTheme="minorHAnsi" w:cs="Arial"/>
          <w:color w:val="000000" w:themeColor="text1"/>
        </w:rPr>
        <w:t xml:space="preserve"> reagent according to the manufacturer’s instructions (</w:t>
      </w:r>
      <w:proofErr w:type="spellStart"/>
      <w:r w:rsidRPr="0057759A">
        <w:rPr>
          <w:rFonts w:asciiTheme="minorHAnsi" w:cs="Arial"/>
          <w:color w:val="000000" w:themeColor="text1"/>
        </w:rPr>
        <w:t>Invitrogen</w:t>
      </w:r>
      <w:proofErr w:type="gramStart"/>
      <w:r w:rsidRPr="0057759A">
        <w:rPr>
          <w:rFonts w:asciiTheme="minorHAnsi" w:cs="Arial"/>
          <w:color w:val="000000" w:themeColor="text1"/>
        </w:rPr>
        <w:t>,USA</w:t>
      </w:r>
      <w:proofErr w:type="spellEnd"/>
      <w:proofErr w:type="gramEnd"/>
      <w:r w:rsidRPr="0057759A">
        <w:rPr>
          <w:rFonts w:asciiTheme="minorHAnsi" w:cs="Arial"/>
          <w:color w:val="000000" w:themeColor="text1"/>
        </w:rPr>
        <w:t xml:space="preserve">) and then reverse transcribed using an </w:t>
      </w:r>
      <w:proofErr w:type="spellStart"/>
      <w:r w:rsidRPr="0057759A">
        <w:rPr>
          <w:rFonts w:asciiTheme="minorHAnsi" w:cs="Arial"/>
          <w:color w:val="000000" w:themeColor="text1"/>
        </w:rPr>
        <w:t>oligo</w:t>
      </w:r>
      <w:proofErr w:type="spellEnd"/>
      <w:r w:rsidRPr="0057759A">
        <w:rPr>
          <w:rFonts w:asciiTheme="minorHAnsi" w:cs="Arial"/>
          <w:color w:val="000000" w:themeColor="text1"/>
        </w:rPr>
        <w:t>(</w:t>
      </w:r>
      <w:proofErr w:type="spellStart"/>
      <w:r w:rsidRPr="0057759A">
        <w:rPr>
          <w:rFonts w:asciiTheme="minorHAnsi" w:cs="Arial"/>
          <w:color w:val="000000" w:themeColor="text1"/>
        </w:rPr>
        <w:t>dT</w:t>
      </w:r>
      <w:proofErr w:type="spellEnd"/>
      <w:r w:rsidRPr="0057759A">
        <w:rPr>
          <w:rFonts w:asciiTheme="minorHAnsi" w:cs="Arial"/>
          <w:color w:val="000000" w:themeColor="text1"/>
        </w:rPr>
        <w:t xml:space="preserve">) primer and </w:t>
      </w:r>
      <w:proofErr w:type="spellStart"/>
      <w:r w:rsidRPr="0057759A">
        <w:rPr>
          <w:rFonts w:asciiTheme="minorHAnsi" w:cs="Arial"/>
          <w:color w:val="000000" w:themeColor="text1"/>
        </w:rPr>
        <w:t>SuperscriptII</w:t>
      </w:r>
      <w:proofErr w:type="spellEnd"/>
      <w:r w:rsidRPr="0057759A">
        <w:rPr>
          <w:rFonts w:asciiTheme="minorHAnsi" w:cs="Arial"/>
          <w:color w:val="000000" w:themeColor="text1"/>
        </w:rPr>
        <w:t xml:space="preserve"> </w:t>
      </w:r>
      <w:proofErr w:type="spellStart"/>
      <w:r w:rsidRPr="0057759A">
        <w:rPr>
          <w:rFonts w:asciiTheme="minorHAnsi" w:cs="Arial"/>
          <w:color w:val="000000" w:themeColor="text1"/>
        </w:rPr>
        <w:t>RNase</w:t>
      </w:r>
      <w:proofErr w:type="spellEnd"/>
      <w:r w:rsidRPr="0057759A">
        <w:rPr>
          <w:rFonts w:asciiTheme="minorHAnsi" w:cs="Arial"/>
          <w:color w:val="000000" w:themeColor="text1"/>
        </w:rPr>
        <w:t xml:space="preserve"> H-Reverse Transcriptase (Invitrogen,</w:t>
      </w:r>
      <w:r w:rsidR="00EF1360" w:rsidRPr="0057759A">
        <w:rPr>
          <w:rFonts w:asciiTheme="minorHAnsi" w:cs="Arial"/>
          <w:color w:val="000000" w:themeColor="text1"/>
        </w:rPr>
        <w:t xml:space="preserve"> </w:t>
      </w:r>
      <w:r w:rsidRPr="0057759A">
        <w:rPr>
          <w:rFonts w:asciiTheme="minorHAnsi" w:cs="Arial"/>
          <w:color w:val="000000" w:themeColor="text1"/>
        </w:rPr>
        <w:t xml:space="preserve">USA). Real-time PCR was performed with primer pairs for the EST expression assay, and GAPDH was used as the internal </w:t>
      </w:r>
      <w:proofErr w:type="spellStart"/>
      <w:r w:rsidRPr="0057759A">
        <w:rPr>
          <w:rFonts w:asciiTheme="minorHAnsi" w:cs="Arial"/>
          <w:color w:val="000000" w:themeColor="text1"/>
        </w:rPr>
        <w:t>control.Real</w:t>
      </w:r>
      <w:proofErr w:type="spellEnd"/>
      <w:r w:rsidRPr="0057759A">
        <w:rPr>
          <w:rFonts w:asciiTheme="minorHAnsi" w:cs="Arial"/>
          <w:color w:val="000000" w:themeColor="text1"/>
        </w:rPr>
        <w:t>-time PCR was performed as follows: 94°C for 3 min followed by 40cycles of 94°C for 10 sec,</w:t>
      </w:r>
      <w:r w:rsidR="00FD0FEF">
        <w:rPr>
          <w:rFonts w:asciiTheme="minorHAnsi" w:cs="Arial" w:hint="eastAsia"/>
          <w:color w:val="000000" w:themeColor="text1"/>
        </w:rPr>
        <w:t xml:space="preserve"> </w:t>
      </w:r>
      <w:r w:rsidRPr="0057759A">
        <w:rPr>
          <w:rFonts w:asciiTheme="minorHAnsi" w:cs="Arial"/>
          <w:color w:val="000000" w:themeColor="text1"/>
        </w:rPr>
        <w:t xml:space="preserve">62°Cfor 10 sec and 72°C for 15 sec. Real-time </w:t>
      </w:r>
      <w:proofErr w:type="spellStart"/>
      <w:r w:rsidRPr="0057759A">
        <w:rPr>
          <w:rFonts w:asciiTheme="minorHAnsi" w:cs="Arial"/>
          <w:color w:val="000000" w:themeColor="text1"/>
        </w:rPr>
        <w:t>qPCR</w:t>
      </w:r>
      <w:proofErr w:type="spellEnd"/>
      <w:r w:rsidRPr="0057759A">
        <w:rPr>
          <w:rFonts w:asciiTheme="minorHAnsi" w:cs="Arial"/>
          <w:color w:val="000000" w:themeColor="text1"/>
        </w:rPr>
        <w:t xml:space="preserve"> was performed to detect GAPDH expression with a SYBR Green PCR Kit</w:t>
      </w:r>
      <w:r w:rsidR="00EF1360" w:rsidRPr="0057759A">
        <w:rPr>
          <w:rFonts w:asciiTheme="minorHAnsi" w:cs="Arial"/>
          <w:color w:val="000000" w:themeColor="text1"/>
        </w:rPr>
        <w:t xml:space="preserve"> </w:t>
      </w:r>
      <w:r w:rsidRPr="0057759A">
        <w:rPr>
          <w:rFonts w:asciiTheme="minorHAnsi" w:cs="Arial"/>
          <w:color w:val="000000" w:themeColor="text1"/>
        </w:rPr>
        <w:t xml:space="preserve">(Applied </w:t>
      </w:r>
      <w:proofErr w:type="spellStart"/>
      <w:r w:rsidRPr="0057759A">
        <w:rPr>
          <w:rFonts w:asciiTheme="minorHAnsi" w:cs="Arial"/>
          <w:color w:val="000000" w:themeColor="text1"/>
        </w:rPr>
        <w:t>Biosystems</w:t>
      </w:r>
      <w:proofErr w:type="spellEnd"/>
      <w:r w:rsidRPr="0057759A">
        <w:rPr>
          <w:rFonts w:asciiTheme="minorHAnsi" w:cs="Arial"/>
          <w:color w:val="000000" w:themeColor="text1"/>
        </w:rPr>
        <w:t>, Foster city,</w:t>
      </w:r>
      <w:r w:rsidR="00FD0FEF">
        <w:rPr>
          <w:rFonts w:asciiTheme="minorHAnsi" w:cs="Arial" w:hint="eastAsia"/>
          <w:color w:val="000000" w:themeColor="text1"/>
        </w:rPr>
        <w:t xml:space="preserve"> </w:t>
      </w:r>
      <w:r w:rsidRPr="0057759A">
        <w:rPr>
          <w:rFonts w:asciiTheme="minorHAnsi" w:cs="Arial"/>
          <w:color w:val="000000" w:themeColor="text1"/>
        </w:rPr>
        <w:t>CA,</w:t>
      </w:r>
      <w:r w:rsidR="00FD0FEF">
        <w:rPr>
          <w:rFonts w:asciiTheme="minorHAnsi" w:cs="Arial" w:hint="eastAsia"/>
          <w:color w:val="000000" w:themeColor="text1"/>
        </w:rPr>
        <w:t xml:space="preserve"> </w:t>
      </w:r>
      <w:r w:rsidRPr="0057759A">
        <w:rPr>
          <w:rFonts w:asciiTheme="minorHAnsi" w:cs="Arial"/>
          <w:color w:val="000000" w:themeColor="text1"/>
        </w:rPr>
        <w:t xml:space="preserve">USA) on a ROTOR-GENE 6000 Real-Time PCR System (ROTOR-GENE). </w:t>
      </w:r>
    </w:p>
    <w:p w:rsidR="001A63E7" w:rsidRPr="0057759A" w:rsidRDefault="009B7941" w:rsidP="006769F3">
      <w:pPr>
        <w:pStyle w:val="4"/>
        <w:rPr>
          <w:color w:val="000000" w:themeColor="text1"/>
        </w:rPr>
        <w:pPrChange w:id="241" w:author="Shicheng Guo" w:date="2014-09-05T16:28:00Z">
          <w:pPr>
            <w:pStyle w:val="4"/>
          </w:pPr>
        </w:pPrChange>
      </w:pPr>
      <w:r w:rsidRPr="0057759A">
        <w:rPr>
          <w:color w:val="000000" w:themeColor="text1"/>
        </w:rPr>
        <w:t xml:space="preserve">Statistical analysis </w:t>
      </w:r>
    </w:p>
    <w:p w:rsidR="001A63E7" w:rsidRPr="0057759A" w:rsidRDefault="009B7941" w:rsidP="006769F3">
      <w:pPr>
        <w:pStyle w:val="CM43"/>
        <w:spacing w:line="276" w:lineRule="auto"/>
        <w:jc w:val="both"/>
        <w:rPr>
          <w:rFonts w:asciiTheme="minorHAnsi" w:cs="Arial"/>
          <w:color w:val="000000" w:themeColor="text1"/>
        </w:rPr>
        <w:pPrChange w:id="242" w:author="Shicheng Guo" w:date="2014-09-05T16:28:00Z">
          <w:pPr>
            <w:pStyle w:val="CM43"/>
            <w:spacing w:line="276" w:lineRule="auto"/>
          </w:pPr>
        </w:pPrChange>
      </w:pPr>
      <w:r w:rsidRPr="0057759A">
        <w:rPr>
          <w:rFonts w:asciiTheme="minorHAnsi" w:cs="Arial"/>
          <w:color w:val="000000" w:themeColor="text1"/>
        </w:rPr>
        <w:t xml:space="preserve">Statistical calculations were performed using the SPSS statistical software package (Version 13.0; SPSS, Inc. Chicago, IL). The measurement data were analyzed using one-way ANOVA. P&lt;0.05 was considered statistically significant. </w:t>
      </w:r>
    </w:p>
    <w:p w:rsidR="001A63E7" w:rsidRPr="0057759A" w:rsidRDefault="001A63E7" w:rsidP="006769F3">
      <w:pPr>
        <w:pStyle w:val="CM41"/>
        <w:spacing w:line="276" w:lineRule="auto"/>
        <w:jc w:val="both"/>
        <w:rPr>
          <w:rFonts w:asciiTheme="minorHAnsi" w:cs="Arial"/>
          <w:b/>
          <w:bCs/>
          <w:color w:val="000000" w:themeColor="text1"/>
        </w:rPr>
        <w:pPrChange w:id="243" w:author="Shicheng Guo" w:date="2014-09-05T16:28:00Z">
          <w:pPr>
            <w:pStyle w:val="CM41"/>
            <w:spacing w:line="276" w:lineRule="auto"/>
            <w:jc w:val="both"/>
          </w:pPr>
        </w:pPrChange>
      </w:pPr>
    </w:p>
    <w:p w:rsidR="001A63E7" w:rsidRPr="0057759A" w:rsidRDefault="009B7941" w:rsidP="006769F3">
      <w:pPr>
        <w:pStyle w:val="2"/>
        <w:rPr>
          <w:color w:val="000000" w:themeColor="text1"/>
        </w:rPr>
        <w:pPrChange w:id="244" w:author="Shicheng Guo" w:date="2014-09-05T16:28:00Z">
          <w:pPr>
            <w:pStyle w:val="2"/>
          </w:pPr>
        </w:pPrChange>
      </w:pPr>
      <w:r w:rsidRPr="0057759A">
        <w:rPr>
          <w:color w:val="000000" w:themeColor="text1"/>
        </w:rPr>
        <w:t xml:space="preserve">Results </w:t>
      </w:r>
    </w:p>
    <w:p w:rsidR="001A63E7" w:rsidRPr="0057759A" w:rsidRDefault="009B7941" w:rsidP="006769F3">
      <w:pPr>
        <w:pStyle w:val="4"/>
        <w:rPr>
          <w:color w:val="000000" w:themeColor="text1"/>
        </w:rPr>
        <w:pPrChange w:id="245" w:author="Shicheng Guo" w:date="2014-09-05T16:28:00Z">
          <w:pPr>
            <w:pStyle w:val="4"/>
          </w:pPr>
        </w:pPrChange>
      </w:pPr>
      <w:r w:rsidRPr="0057759A">
        <w:rPr>
          <w:color w:val="000000" w:themeColor="text1"/>
        </w:rPr>
        <w:t>Wide-spread aberrant hyper-and hypo-methylation in PC revealed by genomic methylation profiling</w:t>
      </w:r>
    </w:p>
    <w:p w:rsidR="001A63E7" w:rsidRPr="0057759A" w:rsidRDefault="009B7941" w:rsidP="006769F3">
      <w:pPr>
        <w:pStyle w:val="CM41"/>
        <w:spacing w:line="276" w:lineRule="auto"/>
        <w:jc w:val="both"/>
        <w:rPr>
          <w:rFonts w:asciiTheme="minorHAnsi" w:cs="Arial"/>
          <w:color w:val="000000" w:themeColor="text1"/>
        </w:rPr>
        <w:pPrChange w:id="246" w:author="Shicheng Guo" w:date="2014-09-05T16:28:00Z">
          <w:pPr>
            <w:pStyle w:val="CM41"/>
            <w:spacing w:line="276" w:lineRule="auto"/>
          </w:pPr>
        </w:pPrChange>
      </w:pPr>
      <w:r w:rsidRPr="0057759A">
        <w:rPr>
          <w:rFonts w:asciiTheme="minorHAnsi" w:cs="Arial"/>
          <w:color w:val="000000" w:themeColor="text1"/>
        </w:rPr>
        <w:t xml:space="preserve">The whole genome methylation profiles of the PC and PN samples were successfully established using the </w:t>
      </w:r>
      <w:proofErr w:type="spellStart"/>
      <w:r w:rsidRPr="0057759A">
        <w:rPr>
          <w:rFonts w:asciiTheme="minorHAnsi" w:cs="Arial"/>
          <w:color w:val="000000" w:themeColor="text1"/>
        </w:rPr>
        <w:t>MethylCap-seq</w:t>
      </w:r>
      <w:proofErr w:type="spellEnd"/>
      <w:r w:rsidRPr="0057759A">
        <w:rPr>
          <w:rFonts w:asciiTheme="minorHAnsi" w:cs="Arial"/>
          <w:color w:val="000000" w:themeColor="text1"/>
        </w:rPr>
        <w:t xml:space="preserve"> method. We ac</w:t>
      </w:r>
      <w:r w:rsidR="00A0552C" w:rsidRPr="0057759A">
        <w:rPr>
          <w:rFonts w:asciiTheme="minorHAnsi" w:cs="Arial"/>
          <w:color w:val="000000" w:themeColor="text1"/>
        </w:rPr>
        <w:t>quired 33,784,358 raw reads in the PC group and 30,868,151 raw reads in the PN group. By alignment with the human genome (</w:t>
      </w:r>
      <w:ins w:id="247" w:author="Shicheng Guo" w:date="2014-09-05T14:06:00Z">
        <w:r w:rsidR="00C85C79">
          <w:rPr>
            <w:rFonts w:asciiTheme="minorHAnsi" w:cs="Arial" w:hint="eastAsia"/>
            <w:color w:val="000000" w:themeColor="text1"/>
          </w:rPr>
          <w:t>h</w:t>
        </w:r>
      </w:ins>
      <w:del w:id="248" w:author="Shicheng Guo" w:date="2014-09-05T14:05:00Z">
        <w:r w:rsidR="00A0552C" w:rsidRPr="0057759A" w:rsidDel="00C85C79">
          <w:rPr>
            <w:rFonts w:asciiTheme="minorHAnsi" w:cs="Arial"/>
            <w:color w:val="000000" w:themeColor="text1"/>
          </w:rPr>
          <w:delText>H</w:delText>
        </w:r>
      </w:del>
      <w:ins w:id="249" w:author="Shicheng Guo" w:date="2014-09-05T14:05:00Z">
        <w:r w:rsidR="00C85C79">
          <w:rPr>
            <w:rFonts w:asciiTheme="minorHAnsi" w:cs="Arial" w:hint="eastAsia"/>
            <w:color w:val="000000" w:themeColor="text1"/>
          </w:rPr>
          <w:t>g</w:t>
        </w:r>
      </w:ins>
      <w:r w:rsidR="00A0552C" w:rsidRPr="0057759A">
        <w:rPr>
          <w:rFonts w:asciiTheme="minorHAnsi" w:cs="Arial"/>
          <w:color w:val="000000" w:themeColor="text1"/>
        </w:rPr>
        <w:t>19) sequence, 16,267,025 (48.15%) raw reads in the PC group and 15,033,135(48.70%) raw reads in the PN group were uniquely positioned. The reads mapping to 28,691 CGIs defined by UCSC were investigated; 3.57% of the reads in the PC group and 4.25% of the reads in the PN group were positioned at CGIs, with a CGI cover rate of 64.31% in the PC group and 64.36% in the PN group. T</w:t>
      </w:r>
      <w:r w:rsidRPr="0057759A">
        <w:rPr>
          <w:rFonts w:asciiTheme="minorHAnsi" w:cs="Arial"/>
          <w:color w:val="000000" w:themeColor="text1"/>
        </w:rPr>
        <w:t>hese data indicated that our experiment provided considerable information regarding genomic CGIs.</w:t>
      </w:r>
    </w:p>
    <w:p w:rsidR="001A63E7" w:rsidRPr="0057759A" w:rsidDel="000A7250" w:rsidRDefault="009B7941" w:rsidP="006769F3">
      <w:pPr>
        <w:pStyle w:val="CM41"/>
        <w:spacing w:line="276" w:lineRule="auto"/>
        <w:jc w:val="both"/>
        <w:rPr>
          <w:del w:id="250" w:author="Shicheng Guo" w:date="2014-09-05T11:45:00Z"/>
          <w:rFonts w:asciiTheme="minorHAnsi" w:cs="Arial"/>
          <w:color w:val="000000" w:themeColor="text1"/>
        </w:rPr>
        <w:pPrChange w:id="251" w:author="Shicheng Guo" w:date="2014-09-05T16:28:00Z">
          <w:pPr>
            <w:pStyle w:val="CM41"/>
            <w:spacing w:line="276" w:lineRule="auto"/>
            <w:jc w:val="both"/>
          </w:pPr>
        </w:pPrChange>
      </w:pPr>
      <w:r w:rsidRPr="0057759A">
        <w:rPr>
          <w:rFonts w:asciiTheme="minorHAnsi" w:cs="Arial"/>
          <w:color w:val="000000" w:themeColor="text1"/>
        </w:rPr>
        <w:lastRenderedPageBreak/>
        <w:t>In to</w:t>
      </w:r>
      <w:r w:rsidR="00A0552C" w:rsidRPr="0057759A">
        <w:rPr>
          <w:rFonts w:asciiTheme="minorHAnsi" w:cs="Arial"/>
          <w:color w:val="000000" w:themeColor="text1"/>
        </w:rPr>
        <w:t xml:space="preserve">tal, 276,442 and 255,743 peaks were found in the PC and PN groups, respectively, </w:t>
      </w:r>
      <w:ins w:id="252" w:author="Shicheng Guo" w:date="2014-09-05T11:45:00Z">
        <w:r w:rsidR="0019723D">
          <w:rPr>
            <w:rFonts w:asciiTheme="minorHAnsi" w:cs="Arial" w:hint="eastAsia"/>
            <w:color w:val="000000" w:themeColor="text1"/>
            <w:shd w:val="clear" w:color="auto" w:fill="FFFFFF"/>
          </w:rPr>
          <w:t>p</w:t>
        </w:r>
      </w:ins>
      <w:del w:id="253" w:author="Shicheng Guo" w:date="2014-09-05T11:45:00Z">
        <w:r w:rsidR="00142F89" w:rsidDel="0019723D">
          <w:rPr>
            <w:rFonts w:asciiTheme="minorHAnsi" w:cs="Arial" w:hint="eastAsia"/>
            <w:color w:val="000000" w:themeColor="text1"/>
            <w:shd w:val="clear" w:color="auto" w:fill="FFFFFF"/>
          </w:rPr>
          <w:delText>p</w:delText>
        </w:r>
      </w:del>
      <w:r w:rsidR="00A0552C" w:rsidRPr="0057759A">
        <w:rPr>
          <w:rFonts w:asciiTheme="minorHAnsi" w:cs="Arial"/>
          <w:color w:val="000000" w:themeColor="text1"/>
          <w:shd w:val="clear" w:color="auto" w:fill="FFFFFF"/>
        </w:rPr>
        <w:t>resenting an alternate</w:t>
      </w:r>
      <w:r w:rsidR="00A0552C" w:rsidRPr="0057759A">
        <w:rPr>
          <w:rStyle w:val="apple-converted-space"/>
          <w:rFonts w:asciiTheme="minorHAnsi" w:cs="Arial"/>
          <w:color w:val="000000" w:themeColor="text1"/>
          <w:shd w:val="clear" w:color="auto" w:fill="FFFFFF"/>
        </w:rPr>
        <w:t> </w:t>
      </w:r>
      <w:r w:rsidR="00A0552C" w:rsidRPr="0057759A">
        <w:rPr>
          <w:rFonts w:asciiTheme="minorHAnsi" w:cs="Arial"/>
          <w:color w:val="000000" w:themeColor="text1"/>
          <w:shd w:val="clear" w:color="auto" w:fill="FFFFFF"/>
        </w:rPr>
        <w:t>distribution</w:t>
      </w:r>
      <w:del w:id="254" w:author="Shicheng Guo" w:date="2014-09-05T14:06:00Z">
        <w:r w:rsidR="00A0552C" w:rsidRPr="0057759A" w:rsidDel="00AA3E31">
          <w:rPr>
            <w:rFonts w:asciiTheme="minorHAnsi" w:cs="Arial"/>
            <w:color w:val="000000" w:themeColor="text1"/>
            <w:shd w:val="clear" w:color="auto" w:fill="FFFFFF"/>
          </w:rPr>
          <w:delText xml:space="preserve"> </w:delText>
        </w:r>
      </w:del>
      <w:ins w:id="255" w:author="Shicheng Guo" w:date="2014-09-05T14:06:00Z">
        <w:r w:rsidR="00AA3E31">
          <w:rPr>
            <w:rFonts w:asciiTheme="minorHAnsi" w:cs="Arial" w:hint="eastAsia"/>
            <w:color w:val="000000" w:themeColor="text1"/>
            <w:shd w:val="clear" w:color="auto" w:fill="FFFFFF"/>
          </w:rPr>
          <w:t xml:space="preserve"> </w:t>
        </w:r>
      </w:ins>
      <w:r w:rsidR="00A0552C" w:rsidRPr="0057759A">
        <w:rPr>
          <w:rFonts w:asciiTheme="minorHAnsi" w:cs="Arial"/>
          <w:color w:val="000000" w:themeColor="text1"/>
          <w:shd w:val="clear" w:color="auto" w:fill="FFFFFF"/>
        </w:rPr>
        <w:t>of</w:t>
      </w:r>
      <w:r w:rsidR="00A0552C" w:rsidRPr="0057759A">
        <w:rPr>
          <w:rStyle w:val="apple-converted-space"/>
          <w:rFonts w:asciiTheme="minorHAnsi" w:cs="Arial"/>
          <w:color w:val="000000" w:themeColor="text1"/>
          <w:shd w:val="clear" w:color="auto" w:fill="FFFFFF"/>
        </w:rPr>
        <w:t> </w:t>
      </w:r>
      <w:proofErr w:type="spellStart"/>
      <w:r w:rsidR="00A0552C" w:rsidRPr="0057759A">
        <w:rPr>
          <w:rFonts w:asciiTheme="minorHAnsi" w:cs="Arial"/>
          <w:color w:val="000000" w:themeColor="text1"/>
          <w:shd w:val="clear" w:color="auto" w:fill="FFFFFF"/>
        </w:rPr>
        <w:t>hypermethylation</w:t>
      </w:r>
      <w:proofErr w:type="spellEnd"/>
      <w:r w:rsidR="00A0552C" w:rsidRPr="0057759A">
        <w:rPr>
          <w:rFonts w:asciiTheme="minorHAnsi" w:cs="Arial"/>
          <w:color w:val="000000" w:themeColor="text1"/>
          <w:shd w:val="clear" w:color="auto" w:fill="FFFFFF"/>
        </w:rPr>
        <w:t xml:space="preserve"> and</w:t>
      </w:r>
      <w:r w:rsidR="00A0552C" w:rsidRPr="0057759A">
        <w:rPr>
          <w:rStyle w:val="apple-converted-space"/>
          <w:rFonts w:asciiTheme="minorHAnsi" w:cs="Arial"/>
          <w:color w:val="000000" w:themeColor="text1"/>
          <w:shd w:val="clear" w:color="auto" w:fill="FFFFFF"/>
        </w:rPr>
        <w:t> </w:t>
      </w:r>
      <w:proofErr w:type="spellStart"/>
      <w:r w:rsidR="00A0552C" w:rsidRPr="0057759A">
        <w:rPr>
          <w:rFonts w:asciiTheme="minorHAnsi" w:cs="Arial"/>
          <w:color w:val="000000" w:themeColor="text1"/>
          <w:shd w:val="clear" w:color="auto" w:fill="FFFFFF"/>
        </w:rPr>
        <w:t>hypomethylation</w:t>
      </w:r>
      <w:proofErr w:type="spellEnd"/>
      <w:r w:rsidR="00A0552C" w:rsidRPr="0057759A">
        <w:rPr>
          <w:rFonts w:asciiTheme="minorHAnsi" w:cs="Arial"/>
          <w:color w:val="000000" w:themeColor="text1"/>
        </w:rPr>
        <w:t xml:space="preserve"> of PC-specific features across the chromosomes (</w:t>
      </w:r>
      <w:r w:rsidR="00A0552C" w:rsidRPr="00AA3E31">
        <w:rPr>
          <w:rFonts w:asciiTheme="minorHAnsi" w:cs="Arial"/>
          <w:b/>
          <w:color w:val="0070C0"/>
          <w:rPrChange w:id="256" w:author="Shicheng Guo" w:date="2014-09-05T14:06:00Z">
            <w:rPr>
              <w:rFonts w:asciiTheme="minorHAnsi" w:cs="Arial"/>
              <w:color w:val="000000" w:themeColor="text1"/>
            </w:rPr>
          </w:rPrChange>
        </w:rPr>
        <w:t>Figure 1A</w:t>
      </w:r>
      <w:r w:rsidR="00A0552C" w:rsidRPr="0057759A">
        <w:rPr>
          <w:rFonts w:asciiTheme="minorHAnsi" w:cs="Arial"/>
          <w:color w:val="000000" w:themeColor="text1"/>
        </w:rPr>
        <w:t>).</w:t>
      </w:r>
      <w:ins w:id="257" w:author="Shicheng Guo" w:date="2014-09-05T14:06:00Z">
        <w:r w:rsidR="00AA3E31">
          <w:rPr>
            <w:rFonts w:asciiTheme="minorHAnsi" w:cs="Arial" w:hint="eastAsia"/>
            <w:color w:val="000000" w:themeColor="text1"/>
          </w:rPr>
          <w:t xml:space="preserve"> </w:t>
        </w:r>
      </w:ins>
      <w:del w:id="258" w:author="Shicheng Guo" w:date="2014-09-05T14:06:00Z">
        <w:r w:rsidR="00A0552C" w:rsidRPr="0057759A" w:rsidDel="00AA3E31">
          <w:rPr>
            <w:rFonts w:asciiTheme="minorHAnsi" w:cs="Arial"/>
            <w:color w:val="000000" w:themeColor="text1"/>
          </w:rPr>
          <w:delText xml:space="preserve"> </w:delText>
        </w:r>
      </w:del>
      <w:r w:rsidR="00A0552C" w:rsidRPr="0057759A">
        <w:rPr>
          <w:rFonts w:asciiTheme="minorHAnsi" w:cs="Arial"/>
          <w:color w:val="000000" w:themeColor="text1"/>
        </w:rPr>
        <w:t xml:space="preserve">An analysis of the </w:t>
      </w:r>
      <w:proofErr w:type="spellStart"/>
      <w:r w:rsidR="00A0552C" w:rsidRPr="0057759A">
        <w:rPr>
          <w:rFonts w:asciiTheme="minorHAnsi" w:cs="Arial"/>
          <w:color w:val="000000" w:themeColor="text1"/>
        </w:rPr>
        <w:t>hypermethylation</w:t>
      </w:r>
      <w:proofErr w:type="spellEnd"/>
      <w:r w:rsidR="00A0552C" w:rsidRPr="0057759A">
        <w:rPr>
          <w:rFonts w:asciiTheme="minorHAnsi" w:cs="Arial"/>
          <w:color w:val="000000" w:themeColor="text1"/>
        </w:rPr>
        <w:t xml:space="preserve"> peaks approximately 5 kb from the TSS revealed that methylation peaks accumulated near TSS, and more of these peaks were present in the PC group than in the PN group (</w:t>
      </w:r>
      <w:r w:rsidR="00A0552C" w:rsidRPr="00AA3E31">
        <w:rPr>
          <w:rFonts w:asciiTheme="minorHAnsi" w:cs="Arial"/>
          <w:b/>
          <w:color w:val="0070C0"/>
          <w:rPrChange w:id="259" w:author="Shicheng Guo" w:date="2014-09-05T14:06:00Z">
            <w:rPr>
              <w:rFonts w:asciiTheme="minorHAnsi" w:cs="Arial"/>
              <w:color w:val="000000" w:themeColor="text1"/>
            </w:rPr>
          </w:rPrChange>
        </w:rPr>
        <w:t>Figure 1B</w:t>
      </w:r>
      <w:del w:id="260" w:author="Shicheng Guo" w:date="2014-09-05T14:06:00Z">
        <w:r w:rsidR="00A0552C" w:rsidRPr="0057759A" w:rsidDel="00AA3E31">
          <w:rPr>
            <w:rFonts w:asciiTheme="minorHAnsi" w:cs="Arial"/>
            <w:color w:val="000000" w:themeColor="text1"/>
          </w:rPr>
          <w:delText>,</w:delText>
        </w:r>
      </w:del>
      <w:r w:rsidR="00A0552C" w:rsidRPr="0057759A">
        <w:rPr>
          <w:rFonts w:asciiTheme="minorHAnsi" w:cs="Arial"/>
          <w:color w:val="000000" w:themeColor="text1"/>
        </w:rPr>
        <w:t xml:space="preserve">). After deleting the peaks common to </w:t>
      </w:r>
      <w:proofErr w:type="gramStart"/>
      <w:r w:rsidR="00A0552C" w:rsidRPr="0057759A">
        <w:rPr>
          <w:rFonts w:asciiTheme="minorHAnsi" w:cs="Arial"/>
          <w:color w:val="000000" w:themeColor="text1"/>
        </w:rPr>
        <w:t>both the</w:t>
      </w:r>
      <w:proofErr w:type="gramEnd"/>
      <w:r w:rsidR="00A0552C" w:rsidRPr="0057759A">
        <w:rPr>
          <w:rFonts w:asciiTheme="minorHAnsi" w:cs="Arial"/>
          <w:color w:val="000000" w:themeColor="text1"/>
        </w:rPr>
        <w:t xml:space="preserve"> PC and PN groups (approximately 209,000), 66,807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and 46,815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PC-specific DMRs were identified (</w:t>
      </w:r>
      <w:r w:rsidR="00A0552C" w:rsidRPr="00AA3E31">
        <w:rPr>
          <w:rFonts w:asciiTheme="minorHAnsi" w:cs="Arial"/>
          <w:b/>
          <w:color w:val="0070C0"/>
          <w:rPrChange w:id="261" w:author="Shicheng Guo" w:date="2014-09-05T14:06:00Z">
            <w:rPr>
              <w:rFonts w:asciiTheme="minorHAnsi" w:cs="Arial"/>
              <w:color w:val="000000" w:themeColor="text1"/>
            </w:rPr>
          </w:rPrChange>
        </w:rPr>
        <w:t>Figure 1C</w:t>
      </w:r>
      <w:r w:rsidR="00A0552C" w:rsidRPr="0057759A">
        <w:rPr>
          <w:rFonts w:asciiTheme="minorHAnsi" w:cs="Arial"/>
          <w:color w:val="000000" w:themeColor="text1"/>
        </w:rPr>
        <w:t xml:space="preserve">). Of these PC-specific DMRs, 36,959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DMRs and 25,605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DMRs were located within genes (</w:t>
      </w:r>
      <w:r w:rsidR="00A0552C" w:rsidRPr="00AA3E31">
        <w:rPr>
          <w:rFonts w:asciiTheme="minorHAnsi" w:cs="Arial"/>
          <w:b/>
          <w:color w:val="0070C0"/>
          <w:rPrChange w:id="262" w:author="Shicheng Guo" w:date="2014-09-05T14:06:00Z">
            <w:rPr>
              <w:rFonts w:asciiTheme="minorHAnsi" w:cs="Arial"/>
              <w:color w:val="000000" w:themeColor="text1"/>
            </w:rPr>
          </w:rPrChange>
        </w:rPr>
        <w:t>Figure 1C</w:t>
      </w:r>
      <w:r w:rsidR="00A0552C" w:rsidRPr="0057759A">
        <w:rPr>
          <w:rFonts w:asciiTheme="minorHAnsi" w:cs="Arial"/>
          <w:color w:val="000000" w:themeColor="text1"/>
        </w:rPr>
        <w:t xml:space="preserve">), and 1,131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DMRs and 727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DMRs were associated with </w:t>
      </w:r>
      <w:proofErr w:type="spellStart"/>
      <w:r w:rsidR="00A0552C" w:rsidRPr="0057759A">
        <w:rPr>
          <w:rFonts w:asciiTheme="minorHAnsi" w:cs="Arial"/>
          <w:color w:val="000000" w:themeColor="text1"/>
        </w:rPr>
        <w:t>CGIs.The</w:t>
      </w:r>
      <w:proofErr w:type="spellEnd"/>
      <w:r w:rsidR="00A0552C" w:rsidRPr="0057759A">
        <w:rPr>
          <w:rFonts w:asciiTheme="minorHAnsi" w:cs="Arial"/>
          <w:color w:val="000000" w:themeColor="text1"/>
        </w:rPr>
        <w:t xml:space="preserve">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and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DMRs were divided into 3 categories: TSS, intragenic or </w:t>
      </w:r>
      <w:proofErr w:type="spellStart"/>
      <w:r w:rsidR="00A0552C" w:rsidRPr="0057759A">
        <w:rPr>
          <w:rFonts w:asciiTheme="minorHAnsi" w:cs="Arial"/>
          <w:color w:val="000000" w:themeColor="text1"/>
        </w:rPr>
        <w:t>intergenic</w:t>
      </w:r>
      <w:proofErr w:type="spellEnd"/>
      <w:r w:rsidR="00A0552C" w:rsidRPr="0057759A">
        <w:rPr>
          <w:rFonts w:asciiTheme="minorHAnsi" w:cs="Arial"/>
          <w:color w:val="000000" w:themeColor="text1"/>
        </w:rPr>
        <w:t xml:space="preserve"> (</w:t>
      </w:r>
      <w:r w:rsidR="00A0552C" w:rsidRPr="00FE4302">
        <w:rPr>
          <w:rFonts w:asciiTheme="minorHAnsi" w:cs="Arial"/>
          <w:b/>
          <w:color w:val="0070C0"/>
        </w:rPr>
        <w:t>Figure 1D</w:t>
      </w:r>
      <w:r w:rsidR="00A0552C" w:rsidRPr="0057759A">
        <w:rPr>
          <w:rFonts w:asciiTheme="minorHAnsi" w:cs="Arial"/>
          <w:color w:val="000000" w:themeColor="text1"/>
        </w:rPr>
        <w:t xml:space="preserve">). Subsequently, the location of TSS DMRs and intragenic DMRs were further defined using gene structural annotations of the human genome, such as downstream, </w:t>
      </w:r>
      <w:r w:rsidRPr="0057759A">
        <w:rPr>
          <w:rFonts w:asciiTheme="minorHAnsi" w:cs="Arial"/>
          <w:color w:val="000000" w:themeColor="text1"/>
        </w:rPr>
        <w:t>enhancer, exon, intron, miRNA, promoter, or 5’ UTR</w:t>
      </w:r>
      <w:r w:rsidR="00E1115F" w:rsidRPr="0057759A">
        <w:rPr>
          <w:rFonts w:asciiTheme="minorHAnsi" w:cs="Arial"/>
          <w:color w:val="000000" w:themeColor="text1"/>
        </w:rPr>
        <w:t xml:space="preserve"> </w:t>
      </w:r>
      <w:r w:rsidRPr="0057759A">
        <w:rPr>
          <w:rFonts w:asciiTheme="minorHAnsi" w:cs="Arial"/>
          <w:color w:val="000000" w:themeColor="text1"/>
        </w:rPr>
        <w:t>(</w:t>
      </w:r>
      <w:r w:rsidRPr="00AA3E31">
        <w:rPr>
          <w:rFonts w:asciiTheme="minorHAnsi" w:cs="Arial"/>
          <w:b/>
          <w:color w:val="0070C0"/>
          <w:rPrChange w:id="263" w:author="Shicheng Guo" w:date="2014-09-05T14:07:00Z">
            <w:rPr>
              <w:rFonts w:asciiTheme="minorHAnsi" w:cs="Arial"/>
              <w:color w:val="000000" w:themeColor="text1"/>
            </w:rPr>
          </w:rPrChange>
        </w:rPr>
        <w:t>Figure 1E</w:t>
      </w:r>
      <w:r w:rsidRPr="0057759A">
        <w:rPr>
          <w:rFonts w:asciiTheme="minorHAnsi" w:cs="Arial"/>
          <w:color w:val="000000" w:themeColor="text1"/>
        </w:rPr>
        <w:t>).</w:t>
      </w:r>
    </w:p>
    <w:p w:rsidR="001A63E7" w:rsidRPr="0057759A" w:rsidRDefault="001A63E7" w:rsidP="006769F3">
      <w:pPr>
        <w:pStyle w:val="CM41"/>
        <w:spacing w:line="276" w:lineRule="auto"/>
        <w:jc w:val="both"/>
        <w:rPr>
          <w:rFonts w:asciiTheme="minorHAnsi" w:cs="Arial"/>
          <w:color w:val="000000" w:themeColor="text1"/>
        </w:rPr>
        <w:pPrChange w:id="264" w:author="Shicheng Guo" w:date="2014-09-05T16:28:00Z">
          <w:pPr>
            <w:pStyle w:val="CM41"/>
            <w:spacing w:line="276" w:lineRule="auto"/>
            <w:jc w:val="both"/>
          </w:pPr>
        </w:pPrChange>
      </w:pPr>
    </w:p>
    <w:p w:rsidR="001A63E7" w:rsidRPr="0057759A" w:rsidRDefault="009B7941" w:rsidP="006769F3">
      <w:pPr>
        <w:pStyle w:val="CM41"/>
        <w:spacing w:line="276" w:lineRule="auto"/>
        <w:jc w:val="both"/>
        <w:rPr>
          <w:rFonts w:asciiTheme="minorHAnsi" w:cs="Arial"/>
          <w:color w:val="000000" w:themeColor="text1"/>
        </w:rPr>
        <w:pPrChange w:id="265" w:author="Shicheng Guo" w:date="2014-09-05T16:28:00Z">
          <w:pPr>
            <w:pStyle w:val="CM41"/>
            <w:spacing w:line="276" w:lineRule="auto"/>
            <w:jc w:val="both"/>
          </w:pPr>
        </w:pPrChange>
      </w:pPr>
      <w:r w:rsidRPr="0057759A">
        <w:rPr>
          <w:rFonts w:asciiTheme="minorHAnsi" w:cs="Arial"/>
          <w:color w:val="000000" w:themeColor="text1"/>
        </w:rPr>
        <w:t>It is generally accepted that the methylation of CGIs within a promoter is responsible for gene silencing. However, recent studies have discovered certain types of tumor-</w:t>
      </w:r>
      <w:r w:rsidR="00B16AF5" w:rsidRPr="0057759A">
        <w:rPr>
          <w:rFonts w:asciiTheme="minorHAnsi" w:cs="Arial"/>
          <w:color w:val="000000" w:themeColor="text1"/>
        </w:rPr>
        <w:t xml:space="preserve"> </w:t>
      </w:r>
      <w:r w:rsidRPr="0057759A">
        <w:rPr>
          <w:rFonts w:asciiTheme="minorHAnsi" w:cs="Arial"/>
          <w:color w:val="000000" w:themeColor="text1"/>
        </w:rPr>
        <w:t>and tissue-specific methylation in CGI shores (the 2 kb regions flanki</w:t>
      </w:r>
      <w:r w:rsidR="00A0552C" w:rsidRPr="0057759A">
        <w:rPr>
          <w:rFonts w:asciiTheme="minorHAnsi" w:cs="Arial"/>
          <w:color w:val="000000" w:themeColor="text1"/>
        </w:rPr>
        <w:t xml:space="preserve">ng a CGI). In this study, we investigated the methylation status of both CGIs and CGI shores in particular related to gene promoters. This research yielded 1,859 DMRs related to CGIs in the PC group, and these DMRs represented the vast majority of the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CGIs in </w:t>
      </w:r>
      <w:proofErr w:type="spellStart"/>
      <w:r w:rsidR="00A0552C" w:rsidRPr="0057759A">
        <w:rPr>
          <w:rFonts w:asciiTheme="minorHAnsi" w:cs="Arial"/>
          <w:color w:val="000000" w:themeColor="text1"/>
        </w:rPr>
        <w:t>refGene</w:t>
      </w:r>
      <w:proofErr w:type="spellEnd"/>
      <w:r w:rsidR="00A0552C" w:rsidRPr="0057759A">
        <w:rPr>
          <w:rFonts w:asciiTheme="minorHAnsi" w:cs="Arial"/>
          <w:color w:val="000000" w:themeColor="text1"/>
        </w:rPr>
        <w:t xml:space="preserve"> (88%) and of the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CGIs in </w:t>
      </w:r>
      <w:proofErr w:type="spellStart"/>
      <w:r w:rsidR="00A0552C" w:rsidRPr="0057759A">
        <w:rPr>
          <w:rFonts w:asciiTheme="minorHAnsi" w:cs="Arial"/>
          <w:color w:val="000000" w:themeColor="text1"/>
        </w:rPr>
        <w:t>refGene</w:t>
      </w:r>
      <w:proofErr w:type="spellEnd"/>
      <w:r w:rsidR="00A0552C" w:rsidRPr="0057759A">
        <w:rPr>
          <w:rFonts w:asciiTheme="minorHAnsi" w:cs="Arial"/>
          <w:color w:val="000000" w:themeColor="text1"/>
        </w:rPr>
        <w:t xml:space="preserve"> (87%)</w:t>
      </w:r>
      <w:ins w:id="266" w:author="Shicheng Guo" w:date="2014-09-05T14:11:00Z">
        <w:r w:rsidR="00907E31">
          <w:rPr>
            <w:rFonts w:asciiTheme="minorHAnsi" w:cs="Arial" w:hint="eastAsia"/>
            <w:color w:val="000000" w:themeColor="text1"/>
          </w:rPr>
          <w:t xml:space="preserve"> while </w:t>
        </w:r>
      </w:ins>
      <w:del w:id="267" w:author="Shicheng Guo" w:date="2014-09-05T14:11:00Z">
        <w:r w:rsidR="00A0552C" w:rsidRPr="0057759A" w:rsidDel="00907E31">
          <w:rPr>
            <w:rFonts w:asciiTheme="minorHAnsi" w:cs="Arial"/>
            <w:color w:val="000000" w:themeColor="text1"/>
          </w:rPr>
          <w:delText xml:space="preserve">; </w:delText>
        </w:r>
      </w:del>
      <w:r w:rsidR="00A0552C" w:rsidRPr="0057759A">
        <w:rPr>
          <w:rFonts w:asciiTheme="minorHAnsi" w:cs="Arial"/>
          <w:color w:val="000000" w:themeColor="text1"/>
        </w:rPr>
        <w:t>orphan CGIs only accounted for 12% (133/</w:t>
      </w:r>
      <w:ins w:id="268" w:author="Shicheng Guo" w:date="2014-09-05T14:08:00Z">
        <w:r w:rsidR="00AA3E31">
          <w:rPr>
            <w:rFonts w:asciiTheme="minorHAnsi" w:cs="Arial" w:hint="eastAsia"/>
            <w:color w:val="000000" w:themeColor="text1"/>
          </w:rPr>
          <w:t>1132</w:t>
        </w:r>
      </w:ins>
      <w:del w:id="269" w:author="Shicheng Guo" w:date="2014-09-05T14:08:00Z">
        <w:r w:rsidR="00A0552C" w:rsidRPr="0057759A" w:rsidDel="00AA3E31">
          <w:rPr>
            <w:rFonts w:asciiTheme="minorHAnsi" w:cs="Arial"/>
            <w:color w:val="000000" w:themeColor="text1"/>
          </w:rPr>
          <w:delText>(133+999</w:delText>
        </w:r>
      </w:del>
      <w:r w:rsidR="00A0552C" w:rsidRPr="0057759A">
        <w:rPr>
          <w:rFonts w:asciiTheme="minorHAnsi" w:cs="Arial"/>
          <w:color w:val="000000" w:themeColor="text1"/>
        </w:rPr>
        <w:t>)</w:t>
      </w:r>
      <w:del w:id="270" w:author="Shicheng Guo" w:date="2014-09-05T14:11:00Z">
        <w:r w:rsidR="00A0552C" w:rsidRPr="0057759A" w:rsidDel="00907E31">
          <w:rPr>
            <w:rFonts w:asciiTheme="minorHAnsi" w:cs="Arial"/>
            <w:color w:val="000000" w:themeColor="text1"/>
          </w:rPr>
          <w:delText>;</w:delText>
        </w:r>
      </w:del>
      <w:del w:id="271" w:author="Shicheng Guo" w:date="2014-09-05T14:10:00Z">
        <w:r w:rsidR="00A0552C" w:rsidRPr="0057759A" w:rsidDel="00907E31">
          <w:rPr>
            <w:rFonts w:asciiTheme="minorHAnsi" w:cs="Arial"/>
            <w:color w:val="000000" w:themeColor="text1"/>
          </w:rPr>
          <w:delText xml:space="preserve"> </w:delText>
        </w:r>
        <w:r w:rsidR="00EF1360" w:rsidRPr="0057759A" w:rsidDel="00907E31">
          <w:rPr>
            <w:rFonts w:asciiTheme="minorHAnsi" w:cs="Arial"/>
            <w:color w:val="000000" w:themeColor="text1"/>
          </w:rPr>
          <w:delText xml:space="preserve">Supplementary </w:delText>
        </w:r>
        <w:r w:rsidR="00A0552C" w:rsidRPr="0057759A" w:rsidDel="00907E31">
          <w:rPr>
            <w:rFonts w:asciiTheme="minorHAnsi" w:cs="Arial"/>
            <w:color w:val="000000" w:themeColor="text1"/>
          </w:rPr>
          <w:delText>Table S3</w:delText>
        </w:r>
      </w:del>
      <w:del w:id="272" w:author="Shicheng Guo" w:date="2014-09-05T14:11:00Z">
        <w:r w:rsidR="00A0552C" w:rsidRPr="0057759A" w:rsidDel="00907E31">
          <w:rPr>
            <w:rFonts w:asciiTheme="minorHAnsi" w:cs="Arial"/>
            <w:color w:val="000000" w:themeColor="text1"/>
          </w:rPr>
          <w:delText>)</w:delText>
        </w:r>
      </w:del>
      <w:ins w:id="273" w:author="Shicheng Guo" w:date="2014-09-05T14:11:00Z">
        <w:r w:rsidR="00907E31">
          <w:rPr>
            <w:rFonts w:asciiTheme="minorHAnsi" w:cs="Arial" w:hint="eastAsia"/>
            <w:color w:val="000000" w:themeColor="text1"/>
          </w:rPr>
          <w:t xml:space="preserve"> and</w:t>
        </w:r>
      </w:ins>
      <w:del w:id="274" w:author="Shicheng Guo" w:date="2014-09-05T14:11:00Z">
        <w:r w:rsidR="00A0552C" w:rsidRPr="0057759A" w:rsidDel="00907E31">
          <w:rPr>
            <w:rFonts w:asciiTheme="minorHAnsi" w:cs="Arial"/>
            <w:color w:val="000000" w:themeColor="text1"/>
          </w:rPr>
          <w:delText xml:space="preserve"> or</w:delText>
        </w:r>
      </w:del>
      <w:r w:rsidR="00A0552C" w:rsidRPr="0057759A">
        <w:rPr>
          <w:rFonts w:asciiTheme="minorHAnsi" w:cs="Arial"/>
          <w:color w:val="000000" w:themeColor="text1"/>
        </w:rPr>
        <w:t xml:space="preserve"> 13%</w:t>
      </w:r>
      <w:ins w:id="275" w:author="Shicheng Guo" w:date="2014-09-05T14:09:00Z">
        <w:r w:rsidR="009321CB">
          <w:rPr>
            <w:rFonts w:asciiTheme="minorHAnsi" w:cs="Arial" w:hint="eastAsia"/>
            <w:color w:val="000000" w:themeColor="text1"/>
          </w:rPr>
          <w:t xml:space="preserve"> </w:t>
        </w:r>
      </w:ins>
      <w:r w:rsidR="00A0552C" w:rsidRPr="0057759A">
        <w:rPr>
          <w:rFonts w:asciiTheme="minorHAnsi" w:cs="Arial"/>
          <w:color w:val="000000" w:themeColor="text1"/>
        </w:rPr>
        <w:t>(96/</w:t>
      </w:r>
      <w:del w:id="276" w:author="Shicheng Guo" w:date="2014-09-05T14:09:00Z">
        <w:r w:rsidR="00A0552C" w:rsidRPr="0057759A" w:rsidDel="00AA3E31">
          <w:rPr>
            <w:rFonts w:asciiTheme="minorHAnsi" w:cs="Arial"/>
            <w:color w:val="000000" w:themeColor="text1"/>
          </w:rPr>
          <w:delText>(96+631</w:delText>
        </w:r>
      </w:del>
      <w:ins w:id="277" w:author="Shicheng Guo" w:date="2014-09-05T14:09:00Z">
        <w:r w:rsidR="00AA3E31">
          <w:rPr>
            <w:rFonts w:asciiTheme="minorHAnsi" w:cs="Arial" w:hint="eastAsia"/>
            <w:color w:val="000000" w:themeColor="text1"/>
          </w:rPr>
          <w:t>727</w:t>
        </w:r>
      </w:ins>
      <w:r w:rsidR="00A0552C" w:rsidRPr="0057759A">
        <w:rPr>
          <w:rFonts w:asciiTheme="minorHAnsi" w:cs="Arial"/>
          <w:color w:val="000000" w:themeColor="text1"/>
        </w:rPr>
        <w:t>)</w:t>
      </w:r>
      <w:ins w:id="278" w:author="Shicheng Guo" w:date="2014-09-05T14:11:00Z">
        <w:r w:rsidR="00907E31">
          <w:rPr>
            <w:rFonts w:asciiTheme="minorHAnsi" w:cs="Arial" w:hint="eastAsia"/>
            <w:color w:val="000000" w:themeColor="text1"/>
          </w:rPr>
          <w:t xml:space="preserve"> </w:t>
        </w:r>
      </w:ins>
      <w:del w:id="279" w:author="Shicheng Guo" w:date="2014-09-05T14:09:00Z">
        <w:r w:rsidR="00A0552C" w:rsidRPr="0057759A" w:rsidDel="00907E31">
          <w:rPr>
            <w:rFonts w:asciiTheme="minorHAnsi" w:cs="Arial"/>
            <w:color w:val="000000" w:themeColor="text1"/>
          </w:rPr>
          <w:delText xml:space="preserve">; </w:delText>
        </w:r>
      </w:del>
      <w:del w:id="280" w:author="Shicheng Guo" w:date="2014-09-05T14:11:00Z">
        <w:r w:rsidR="00EF1360" w:rsidRPr="0057759A" w:rsidDel="00907E31">
          <w:rPr>
            <w:rFonts w:asciiTheme="minorHAnsi" w:cs="Arial"/>
            <w:color w:val="000000" w:themeColor="text1"/>
          </w:rPr>
          <w:delText xml:space="preserve">Supplementary </w:delText>
        </w:r>
        <w:r w:rsidR="00A0552C" w:rsidRPr="0057759A" w:rsidDel="00907E31">
          <w:rPr>
            <w:rFonts w:asciiTheme="minorHAnsi" w:cs="Arial"/>
            <w:color w:val="000000" w:themeColor="text1"/>
          </w:rPr>
          <w:delText>Table S4</w:delText>
        </w:r>
      </w:del>
      <w:del w:id="281" w:author="Shicheng Guo" w:date="2014-09-05T14:09:00Z">
        <w:r w:rsidR="00A0552C" w:rsidRPr="0057759A" w:rsidDel="00907E31">
          <w:rPr>
            <w:rFonts w:asciiTheme="minorHAnsi" w:cs="Arial"/>
            <w:color w:val="000000" w:themeColor="text1"/>
          </w:rPr>
          <w:delText xml:space="preserve">) </w:delText>
        </w:r>
      </w:del>
      <w:r w:rsidR="00A0552C" w:rsidRPr="0057759A">
        <w:rPr>
          <w:rFonts w:asciiTheme="minorHAnsi" w:cs="Arial"/>
          <w:color w:val="000000" w:themeColor="text1"/>
        </w:rPr>
        <w:t>of the CGI-related DMRs (</w:t>
      </w:r>
      <w:r w:rsidR="00A0552C" w:rsidRPr="00AA3E31">
        <w:rPr>
          <w:rFonts w:asciiTheme="minorHAnsi" w:cs="Arial"/>
          <w:b/>
          <w:color w:val="0070C0"/>
          <w:rPrChange w:id="282" w:author="Shicheng Guo" w:date="2014-09-05T14:07:00Z">
            <w:rPr>
              <w:rFonts w:asciiTheme="minorHAnsi" w:cs="Arial"/>
              <w:color w:val="000000" w:themeColor="text1"/>
            </w:rPr>
          </w:rPrChange>
        </w:rPr>
        <w:t>Fig</w:t>
      </w:r>
      <w:ins w:id="283" w:author="Shicheng Guo" w:date="2014-09-05T14:07:00Z">
        <w:r w:rsidR="00AA3E31" w:rsidRPr="00AA3E31">
          <w:rPr>
            <w:rFonts w:asciiTheme="minorHAnsi" w:cs="Arial" w:hint="eastAsia"/>
            <w:b/>
            <w:color w:val="0070C0"/>
            <w:rPrChange w:id="284" w:author="Shicheng Guo" w:date="2014-09-05T14:07:00Z">
              <w:rPr>
                <w:rFonts w:asciiTheme="minorHAnsi" w:cs="Arial" w:hint="eastAsia"/>
                <w:color w:val="000000" w:themeColor="text1"/>
              </w:rPr>
            </w:rPrChange>
          </w:rPr>
          <w:t>ure</w:t>
        </w:r>
      </w:ins>
      <w:r w:rsidR="00A0552C" w:rsidRPr="00AA3E31">
        <w:rPr>
          <w:rFonts w:asciiTheme="minorHAnsi" w:cs="Arial"/>
          <w:b/>
          <w:color w:val="0070C0"/>
          <w:rPrChange w:id="285" w:author="Shicheng Guo" w:date="2014-09-05T14:07:00Z">
            <w:rPr>
              <w:rFonts w:asciiTheme="minorHAnsi" w:cs="Arial"/>
              <w:color w:val="000000" w:themeColor="text1"/>
            </w:rPr>
          </w:rPrChange>
        </w:rPr>
        <w:t xml:space="preserve"> 1F</w:t>
      </w:r>
      <w:ins w:id="286" w:author="Shicheng Guo" w:date="2014-09-05T14:10:00Z">
        <w:r w:rsidR="00907E31">
          <w:rPr>
            <w:rFonts w:asciiTheme="minorHAnsi" w:cs="Arial" w:hint="eastAsia"/>
            <w:color w:val="000000" w:themeColor="text1"/>
          </w:rPr>
          <w:t xml:space="preserve">, </w:t>
        </w:r>
        <w:r w:rsidR="00907E31" w:rsidRPr="0057759A">
          <w:rPr>
            <w:rFonts w:asciiTheme="minorHAnsi" w:cs="Arial"/>
            <w:color w:val="000000" w:themeColor="text1"/>
          </w:rPr>
          <w:t>Supplementary Table S3</w:t>
        </w:r>
      </w:ins>
      <w:ins w:id="287" w:author="Shicheng Guo" w:date="2014-09-05T14:11:00Z">
        <w:r w:rsidR="00907E31">
          <w:rPr>
            <w:rFonts w:asciiTheme="minorHAnsi" w:cs="Arial" w:hint="eastAsia"/>
            <w:color w:val="000000" w:themeColor="text1"/>
          </w:rPr>
          <w:t>, S4</w:t>
        </w:r>
      </w:ins>
      <w:del w:id="288" w:author="Shicheng Guo" w:date="2014-09-05T14:10:00Z">
        <w:r w:rsidR="00A0552C" w:rsidRPr="0057759A" w:rsidDel="00907E31">
          <w:rPr>
            <w:rFonts w:asciiTheme="minorHAnsi" w:cs="Arial"/>
            <w:color w:val="000000" w:themeColor="text1"/>
          </w:rPr>
          <w:delText>, pie chart</w:delText>
        </w:r>
      </w:del>
      <w:r w:rsidR="00A0552C" w:rsidRPr="0057759A">
        <w:rPr>
          <w:rFonts w:asciiTheme="minorHAnsi" w:cs="Arial"/>
          <w:color w:val="000000" w:themeColor="text1"/>
        </w:rPr>
        <w:t>)</w:t>
      </w:r>
      <w:ins w:id="289" w:author="Shicheng Guo" w:date="2014-09-05T14:11:00Z">
        <w:r w:rsidR="000A0383">
          <w:rPr>
            <w:rFonts w:asciiTheme="minorHAnsi" w:cs="Arial" w:hint="eastAsia"/>
            <w:color w:val="000000" w:themeColor="text1"/>
          </w:rPr>
          <w:t xml:space="preserve">. </w:t>
        </w:r>
      </w:ins>
      <w:del w:id="290" w:author="Shicheng Guo" w:date="2014-09-05T14:11:00Z">
        <w:r w:rsidR="00A0552C" w:rsidRPr="0057759A" w:rsidDel="000A0383">
          <w:rPr>
            <w:rFonts w:asciiTheme="minorHAnsi" w:cs="Arial"/>
            <w:color w:val="000000" w:themeColor="text1"/>
          </w:rPr>
          <w:delText xml:space="preserve">. </w:delText>
        </w:r>
      </w:del>
      <w:del w:id="291" w:author="Shicheng Guo" w:date="2014-09-05T14:14:00Z">
        <w:r w:rsidR="00A0552C" w:rsidRPr="0057759A" w:rsidDel="00D4708B">
          <w:rPr>
            <w:rFonts w:asciiTheme="minorHAnsi" w:cs="Arial"/>
            <w:color w:val="000000" w:themeColor="text1"/>
          </w:rPr>
          <w:delText xml:space="preserve">When promoter-related DMRs were considered, </w:delText>
        </w:r>
      </w:del>
      <w:r w:rsidR="00A0552C" w:rsidRPr="0057759A">
        <w:rPr>
          <w:rFonts w:asciiTheme="minorHAnsi" w:cs="Arial"/>
          <w:color w:val="000000" w:themeColor="text1"/>
        </w:rPr>
        <w:t xml:space="preserve">5,341 </w:t>
      </w:r>
      <w:del w:id="292" w:author="Shicheng Guo" w:date="2014-09-05T14:13:00Z">
        <w:r w:rsidR="00A0552C" w:rsidRPr="0057759A" w:rsidDel="006C1238">
          <w:rPr>
            <w:rFonts w:asciiTheme="minorHAnsi" w:cs="Arial"/>
            <w:color w:val="000000" w:themeColor="text1"/>
          </w:rPr>
          <w:delText xml:space="preserve">such </w:delText>
        </w:r>
      </w:del>
      <w:r w:rsidR="00A0552C" w:rsidRPr="0057759A">
        <w:rPr>
          <w:rFonts w:asciiTheme="minorHAnsi" w:cs="Arial"/>
          <w:color w:val="000000" w:themeColor="text1"/>
        </w:rPr>
        <w:t>DMRs were identified</w:t>
      </w:r>
      <w:ins w:id="293" w:author="Shicheng Guo" w:date="2014-09-05T14:14:00Z">
        <w:r w:rsidR="00D4708B">
          <w:rPr>
            <w:rFonts w:asciiTheme="minorHAnsi" w:cs="Arial" w:hint="eastAsia"/>
            <w:color w:val="000000" w:themeColor="text1"/>
          </w:rPr>
          <w:t xml:space="preserve"> w</w:t>
        </w:r>
        <w:r w:rsidR="00D4708B" w:rsidRPr="0057759A">
          <w:rPr>
            <w:rFonts w:asciiTheme="minorHAnsi" w:cs="Arial"/>
            <w:color w:val="000000" w:themeColor="text1"/>
          </w:rPr>
          <w:t>hen promoter-related DMRs were considered</w:t>
        </w:r>
      </w:ins>
      <w:ins w:id="294" w:author="Shicheng Guo" w:date="2014-09-05T14:13:00Z">
        <w:r w:rsidR="006C1238">
          <w:rPr>
            <w:rFonts w:asciiTheme="minorHAnsi" w:cs="Arial" w:hint="eastAsia"/>
            <w:color w:val="000000" w:themeColor="text1"/>
          </w:rPr>
          <w:t>.</w:t>
        </w:r>
      </w:ins>
      <w:del w:id="295" w:author="Shicheng Guo" w:date="2014-09-05T14:13:00Z">
        <w:r w:rsidR="00A0552C" w:rsidRPr="0057759A" w:rsidDel="006C1238">
          <w:rPr>
            <w:rFonts w:asciiTheme="minorHAnsi" w:cs="Arial"/>
            <w:color w:val="000000" w:themeColor="text1"/>
          </w:rPr>
          <w:delText>;</w:delText>
        </w:r>
      </w:del>
      <w:r w:rsidR="00A0552C" w:rsidRPr="0057759A">
        <w:rPr>
          <w:rFonts w:asciiTheme="minorHAnsi" w:cs="Arial"/>
          <w:color w:val="000000" w:themeColor="text1"/>
        </w:rPr>
        <w:t xml:space="preserve"> </w:t>
      </w:r>
      <w:del w:id="296" w:author="Shicheng Guo" w:date="2014-09-05T14:13:00Z">
        <w:r w:rsidR="00A0552C" w:rsidRPr="0057759A" w:rsidDel="006C1238">
          <w:rPr>
            <w:rFonts w:asciiTheme="minorHAnsi" w:cs="Arial"/>
            <w:color w:val="000000" w:themeColor="text1"/>
          </w:rPr>
          <w:delText xml:space="preserve">we </w:delText>
        </w:r>
      </w:del>
      <w:ins w:id="297" w:author="Shicheng Guo" w:date="2014-09-05T14:13:00Z">
        <w:r w:rsidR="006C1238">
          <w:rPr>
            <w:rFonts w:asciiTheme="minorHAnsi" w:cs="Arial" w:hint="eastAsia"/>
            <w:color w:val="000000" w:themeColor="text1"/>
          </w:rPr>
          <w:t>W</w:t>
        </w:r>
        <w:r w:rsidR="006C1238" w:rsidRPr="0057759A">
          <w:rPr>
            <w:rFonts w:asciiTheme="minorHAnsi" w:cs="Arial"/>
            <w:color w:val="000000" w:themeColor="text1"/>
          </w:rPr>
          <w:t xml:space="preserve">e </w:t>
        </w:r>
      </w:ins>
      <w:r w:rsidR="00A0552C" w:rsidRPr="0057759A">
        <w:rPr>
          <w:rFonts w:asciiTheme="minorHAnsi" w:cs="Arial"/>
          <w:color w:val="000000" w:themeColor="text1"/>
        </w:rPr>
        <w:t>found that the proportion of promot</w:t>
      </w:r>
      <w:r w:rsidRPr="0057759A">
        <w:rPr>
          <w:rFonts w:asciiTheme="minorHAnsi" w:cs="Arial"/>
          <w:color w:val="000000" w:themeColor="text1"/>
        </w:rPr>
        <w:t>ers with CGIs to promoters without CGIs was higher in the hyper-DMR group (21%</w:t>
      </w:r>
      <w:ins w:id="298" w:author="Shicheng Guo" w:date="2014-09-05T14:12:00Z">
        <w:r w:rsidR="00001564">
          <w:rPr>
            <w:rFonts w:asciiTheme="minorHAnsi" w:cs="Arial" w:hint="eastAsia"/>
            <w:color w:val="000000" w:themeColor="text1"/>
          </w:rPr>
          <w:t xml:space="preserve">, </w:t>
        </w:r>
      </w:ins>
      <w:del w:id="299" w:author="Shicheng Guo" w:date="2014-09-05T14:12:00Z">
        <w:r w:rsidRPr="0057759A" w:rsidDel="00001564">
          <w:rPr>
            <w:rFonts w:asciiTheme="minorHAnsi" w:cs="Arial"/>
            <w:color w:val="000000" w:themeColor="text1"/>
          </w:rPr>
          <w:delText xml:space="preserve">; </w:delText>
        </w:r>
      </w:del>
      <w:r w:rsidRPr="0057759A">
        <w:rPr>
          <w:rFonts w:asciiTheme="minorHAnsi" w:cs="Arial"/>
          <w:color w:val="000000" w:themeColor="text1"/>
        </w:rPr>
        <w:t>609/</w:t>
      </w:r>
      <w:del w:id="300" w:author="Shicheng Guo" w:date="2014-09-05T14:12:00Z">
        <w:r w:rsidRPr="0057759A" w:rsidDel="00001564">
          <w:rPr>
            <w:rFonts w:asciiTheme="minorHAnsi" w:cs="Arial"/>
            <w:color w:val="000000" w:themeColor="text1"/>
          </w:rPr>
          <w:delText>(609+2346)</w:delText>
        </w:r>
      </w:del>
      <w:ins w:id="301" w:author="Shicheng Guo" w:date="2014-09-05T14:12:00Z">
        <w:r w:rsidR="00001564">
          <w:rPr>
            <w:rFonts w:asciiTheme="minorHAnsi" w:cs="Arial" w:hint="eastAsia"/>
            <w:color w:val="000000" w:themeColor="text1"/>
          </w:rPr>
          <w:t xml:space="preserve">2955, </w:t>
        </w:r>
      </w:ins>
      <w:del w:id="302" w:author="Shicheng Guo" w:date="2014-09-05T14:12:00Z">
        <w:r w:rsidRPr="0057759A" w:rsidDel="00001564">
          <w:rPr>
            <w:rFonts w:asciiTheme="minorHAnsi" w:cs="Arial"/>
            <w:color w:val="000000" w:themeColor="text1"/>
          </w:rPr>
          <w:delText xml:space="preserve">; </w:delText>
        </w:r>
      </w:del>
      <w:r w:rsidR="00EF1360" w:rsidRPr="0057759A">
        <w:rPr>
          <w:rFonts w:asciiTheme="minorHAnsi" w:cs="Arial"/>
          <w:color w:val="000000" w:themeColor="text1"/>
        </w:rPr>
        <w:t xml:space="preserve">Supplementary </w:t>
      </w:r>
      <w:r w:rsidR="00A0552C" w:rsidRPr="0057759A">
        <w:rPr>
          <w:rFonts w:asciiTheme="minorHAnsi" w:cs="Arial"/>
          <w:color w:val="000000" w:themeColor="text1"/>
        </w:rPr>
        <w:t>Table S5</w:t>
      </w:r>
      <w:r w:rsidRPr="0057759A">
        <w:rPr>
          <w:rFonts w:asciiTheme="minorHAnsi" w:cs="Arial"/>
          <w:color w:val="000000" w:themeColor="text1"/>
        </w:rPr>
        <w:t>) than in the hypo-DMR group (13%</w:t>
      </w:r>
      <w:ins w:id="303" w:author="Shicheng Guo" w:date="2014-09-05T14:12:00Z">
        <w:r w:rsidR="00A12650">
          <w:rPr>
            <w:rFonts w:asciiTheme="minorHAnsi" w:cs="Arial" w:hint="eastAsia"/>
            <w:color w:val="000000" w:themeColor="text1"/>
          </w:rPr>
          <w:t xml:space="preserve">, </w:t>
        </w:r>
      </w:ins>
      <w:del w:id="304" w:author="Shicheng Guo" w:date="2014-09-05T14:12:00Z">
        <w:r w:rsidRPr="0057759A" w:rsidDel="00A12650">
          <w:rPr>
            <w:rFonts w:asciiTheme="minorHAnsi" w:cs="Arial"/>
            <w:color w:val="000000" w:themeColor="text1"/>
          </w:rPr>
          <w:delText xml:space="preserve">; </w:delText>
        </w:r>
      </w:del>
      <w:r w:rsidRPr="0057759A">
        <w:rPr>
          <w:rFonts w:asciiTheme="minorHAnsi" w:cs="Arial"/>
          <w:color w:val="000000" w:themeColor="text1"/>
        </w:rPr>
        <w:t>312/</w:t>
      </w:r>
      <w:del w:id="305" w:author="Shicheng Guo" w:date="2014-09-05T14:12:00Z">
        <w:r w:rsidRPr="0057759A" w:rsidDel="00A12650">
          <w:rPr>
            <w:rFonts w:asciiTheme="minorHAnsi" w:cs="Arial"/>
            <w:color w:val="000000" w:themeColor="text1"/>
          </w:rPr>
          <w:delText>(312+2074</w:delText>
        </w:r>
      </w:del>
      <w:ins w:id="306" w:author="Shicheng Guo" w:date="2014-09-05T14:12:00Z">
        <w:r w:rsidR="00A12650">
          <w:rPr>
            <w:rFonts w:asciiTheme="minorHAnsi" w:cs="Arial" w:hint="eastAsia"/>
            <w:color w:val="000000" w:themeColor="text1"/>
          </w:rPr>
          <w:t>2386</w:t>
        </w:r>
      </w:ins>
      <w:del w:id="307" w:author="Shicheng Guo" w:date="2014-09-05T14:12:00Z">
        <w:r w:rsidRPr="0057759A" w:rsidDel="00A12650">
          <w:rPr>
            <w:rFonts w:asciiTheme="minorHAnsi" w:cs="Arial"/>
            <w:color w:val="000000" w:themeColor="text1"/>
          </w:rPr>
          <w:delText>;</w:delText>
        </w:r>
      </w:del>
      <w:ins w:id="308" w:author="Shicheng Guo" w:date="2014-09-05T14:12:00Z">
        <w:r w:rsidR="00A12650">
          <w:rPr>
            <w:rFonts w:asciiTheme="minorHAnsi" w:cs="Arial" w:hint="eastAsia"/>
            <w:color w:val="000000" w:themeColor="text1"/>
          </w:rPr>
          <w:t>,</w:t>
        </w:r>
      </w:ins>
      <w:del w:id="309" w:author="Shicheng Guo" w:date="2014-09-05T14:12:00Z">
        <w:r w:rsidRPr="0057759A" w:rsidDel="00A12650">
          <w:rPr>
            <w:rFonts w:asciiTheme="minorHAnsi" w:cs="Arial"/>
            <w:color w:val="000000" w:themeColor="text1"/>
          </w:rPr>
          <w:delText xml:space="preserve"> </w:delText>
        </w:r>
      </w:del>
      <w:ins w:id="310" w:author="Shicheng Guo" w:date="2014-09-05T14:12:00Z">
        <w:r w:rsidR="00A12650">
          <w:rPr>
            <w:rFonts w:asciiTheme="minorHAnsi" w:cs="Arial" w:hint="eastAsia"/>
            <w:color w:val="000000" w:themeColor="text1"/>
          </w:rPr>
          <w:t xml:space="preserve"> </w:t>
        </w:r>
      </w:ins>
      <w:r w:rsidR="00EF1360" w:rsidRPr="0057759A">
        <w:rPr>
          <w:rFonts w:asciiTheme="minorHAnsi" w:cs="Arial"/>
          <w:color w:val="000000" w:themeColor="text1"/>
        </w:rPr>
        <w:t xml:space="preserve">Supplementary </w:t>
      </w:r>
      <w:r w:rsidR="00A0552C" w:rsidRPr="0057759A">
        <w:rPr>
          <w:rFonts w:asciiTheme="minorHAnsi" w:cs="Arial"/>
          <w:color w:val="000000" w:themeColor="text1"/>
        </w:rPr>
        <w:t>Table S6</w:t>
      </w:r>
      <w:ins w:id="311" w:author="Shicheng Guo" w:date="2014-09-05T14:13:00Z">
        <w:r w:rsidR="00A12650">
          <w:rPr>
            <w:rFonts w:asciiTheme="minorHAnsi" w:cs="Arial" w:hint="eastAsia"/>
            <w:color w:val="000000" w:themeColor="text1"/>
          </w:rPr>
          <w:t xml:space="preserve">, </w:t>
        </w:r>
        <w:r w:rsidR="00A12650" w:rsidRPr="00A12650">
          <w:rPr>
            <w:rFonts w:asciiTheme="minorHAnsi" w:cs="Arial"/>
            <w:b/>
            <w:color w:val="0070C0"/>
            <w:rPrChange w:id="312" w:author="Shicheng Guo" w:date="2014-09-05T14:13:00Z">
              <w:rPr>
                <w:rFonts w:asciiTheme="minorHAnsi" w:cs="Arial"/>
                <w:color w:val="000000" w:themeColor="text1"/>
              </w:rPr>
            </w:rPrChange>
          </w:rPr>
          <w:t>Figure 1F</w:t>
        </w:r>
      </w:ins>
      <w:r w:rsidRPr="0057759A">
        <w:rPr>
          <w:rFonts w:asciiTheme="minorHAnsi" w:cs="Arial"/>
          <w:color w:val="000000" w:themeColor="text1"/>
        </w:rPr>
        <w:t>)</w:t>
      </w:r>
      <w:del w:id="313" w:author="Shicheng Guo" w:date="2014-09-05T14:13:00Z">
        <w:r w:rsidRPr="0057759A" w:rsidDel="00A12650">
          <w:rPr>
            <w:rFonts w:asciiTheme="minorHAnsi" w:cs="Arial"/>
            <w:color w:val="000000" w:themeColor="text1"/>
          </w:rPr>
          <w:delText xml:space="preserve"> (Figure 1F, pie chart)</w:delText>
        </w:r>
      </w:del>
      <w:r w:rsidRPr="0057759A">
        <w:rPr>
          <w:rFonts w:asciiTheme="minorHAnsi" w:cs="Arial"/>
          <w:color w:val="000000" w:themeColor="text1"/>
        </w:rPr>
        <w:t xml:space="preserve">. </w:t>
      </w:r>
    </w:p>
    <w:p w:rsidR="001A63E7" w:rsidRPr="0057759A" w:rsidRDefault="00A0552C" w:rsidP="006769F3">
      <w:pPr>
        <w:pStyle w:val="CM52"/>
        <w:spacing w:line="276" w:lineRule="auto"/>
        <w:jc w:val="both"/>
        <w:rPr>
          <w:rFonts w:asciiTheme="minorHAnsi" w:cs="Arial"/>
          <w:color w:val="000000" w:themeColor="text1"/>
        </w:rPr>
        <w:pPrChange w:id="314" w:author="Shicheng Guo" w:date="2014-09-05T16:28:00Z">
          <w:pPr>
            <w:pStyle w:val="CM52"/>
            <w:spacing w:line="276" w:lineRule="auto"/>
            <w:jc w:val="both"/>
          </w:pPr>
        </w:pPrChange>
      </w:pPr>
      <w:r w:rsidRPr="0057759A">
        <w:rPr>
          <w:rFonts w:asciiTheme="minorHAnsi" w:cs="Arial"/>
          <w:color w:val="000000" w:themeColor="text1"/>
        </w:rPr>
        <w:t>Regarding the genes and the manner in which they were disturbed by hyper-DMRs, 527 genes (Supplementary Table S7) were affected by a CGI (483 DMRs) and a CGI shore (502 DMRs), 111 genes (Supplementary Table S8) were affected by a CGI only (108 DMRs), and 1,278(Supplementary Table S9) genes were affected by a CGI shore only (1242 DMRs). In contrast, in analyzing the genes affected by hypo-DMRs, 333 genes (Supplementary Table S10) were affected by bo</w:t>
      </w:r>
      <w:r w:rsidR="009B7941" w:rsidRPr="0057759A">
        <w:rPr>
          <w:rFonts w:asciiTheme="minorHAnsi" w:cs="Arial"/>
          <w:color w:val="000000" w:themeColor="text1"/>
        </w:rPr>
        <w:t>th a CGI (305 DMRs) and a CGI shore (315 DMRs</w:t>
      </w:r>
      <w:r w:rsidR="00EF1360" w:rsidRPr="0057759A">
        <w:rPr>
          <w:rFonts w:asciiTheme="minorHAnsi" w:cs="Arial"/>
          <w:color w:val="000000" w:themeColor="text1"/>
        </w:rPr>
        <w:t>)</w:t>
      </w:r>
      <w:r w:rsidR="009B7941" w:rsidRPr="0057759A">
        <w:rPr>
          <w:rFonts w:asciiTheme="minorHAnsi" w:cs="Arial"/>
          <w:color w:val="000000" w:themeColor="text1"/>
        </w:rPr>
        <w:t xml:space="preserve">, </w:t>
      </w:r>
      <w:r w:rsidRPr="0057759A">
        <w:rPr>
          <w:rFonts w:asciiTheme="minorHAnsi" w:cs="Arial"/>
          <w:color w:val="000000" w:themeColor="text1"/>
        </w:rPr>
        <w:t>51</w:t>
      </w:r>
      <w:r w:rsidR="009B7941" w:rsidRPr="0057759A">
        <w:rPr>
          <w:rFonts w:asciiTheme="minorHAnsi" w:cs="Arial"/>
          <w:color w:val="000000" w:themeColor="text1"/>
        </w:rPr>
        <w:t xml:space="preserve"> genes </w:t>
      </w:r>
      <w:r w:rsidR="00EF1360" w:rsidRPr="0057759A">
        <w:rPr>
          <w:rFonts w:asciiTheme="minorHAnsi" w:cs="Arial"/>
          <w:color w:val="000000" w:themeColor="text1"/>
        </w:rPr>
        <w:t>(Supplementary Table S</w:t>
      </w:r>
      <w:r w:rsidRPr="0057759A">
        <w:rPr>
          <w:rFonts w:asciiTheme="minorHAnsi" w:cs="Arial"/>
          <w:color w:val="000000" w:themeColor="text1"/>
        </w:rPr>
        <w:t>11)</w:t>
      </w:r>
      <w:r w:rsidR="00EF1360" w:rsidRPr="0057759A">
        <w:rPr>
          <w:rFonts w:asciiTheme="minorHAnsi" w:cs="Arial"/>
          <w:color w:val="000000" w:themeColor="text1"/>
        </w:rPr>
        <w:t xml:space="preserve"> </w:t>
      </w:r>
      <w:r w:rsidR="009B7941" w:rsidRPr="0057759A">
        <w:rPr>
          <w:rFonts w:asciiTheme="minorHAnsi" w:cs="Arial"/>
          <w:color w:val="000000" w:themeColor="text1"/>
        </w:rPr>
        <w:t>were affected by a CGI only (47 DMRs</w:t>
      </w:r>
      <w:r w:rsidR="00EF1360" w:rsidRPr="0057759A">
        <w:rPr>
          <w:rFonts w:asciiTheme="minorHAnsi" w:cs="Arial"/>
          <w:color w:val="000000" w:themeColor="text1"/>
        </w:rPr>
        <w:t xml:space="preserve">), </w:t>
      </w:r>
      <w:r w:rsidR="009B7941" w:rsidRPr="0057759A">
        <w:rPr>
          <w:rFonts w:asciiTheme="minorHAnsi" w:cs="Arial"/>
          <w:color w:val="000000" w:themeColor="text1"/>
        </w:rPr>
        <w:t xml:space="preserve">and </w:t>
      </w:r>
      <w:r w:rsidRPr="0057759A">
        <w:rPr>
          <w:rFonts w:asciiTheme="minorHAnsi" w:cs="Arial"/>
          <w:color w:val="000000" w:themeColor="text1"/>
        </w:rPr>
        <w:t>1,298</w:t>
      </w:r>
      <w:r w:rsidR="009B7941" w:rsidRPr="0057759A">
        <w:rPr>
          <w:rFonts w:asciiTheme="minorHAnsi" w:cs="Arial"/>
          <w:color w:val="000000" w:themeColor="text1"/>
        </w:rPr>
        <w:t xml:space="preserve"> genes </w:t>
      </w:r>
      <w:r w:rsidR="00EF1360" w:rsidRPr="0057759A">
        <w:rPr>
          <w:rFonts w:asciiTheme="minorHAnsi" w:cs="Arial"/>
          <w:color w:val="000000" w:themeColor="text1"/>
        </w:rPr>
        <w:t xml:space="preserve">(Supplementary Table </w:t>
      </w:r>
      <w:r w:rsidRPr="0057759A">
        <w:rPr>
          <w:rFonts w:asciiTheme="minorHAnsi" w:cs="Arial"/>
          <w:color w:val="000000" w:themeColor="text1"/>
        </w:rPr>
        <w:t>S12</w:t>
      </w:r>
      <w:r w:rsidR="00EF1360" w:rsidRPr="0057759A">
        <w:rPr>
          <w:rFonts w:asciiTheme="minorHAnsi" w:cs="Arial"/>
          <w:color w:val="000000" w:themeColor="text1"/>
        </w:rPr>
        <w:t xml:space="preserve">) </w:t>
      </w:r>
      <w:r w:rsidR="009B7941" w:rsidRPr="0057759A">
        <w:rPr>
          <w:rFonts w:asciiTheme="minorHAnsi" w:cs="Arial"/>
          <w:color w:val="000000" w:themeColor="text1"/>
        </w:rPr>
        <w:t>were affected by CGI shore only (1183 DMRs</w:t>
      </w:r>
      <w:proofErr w:type="gramStart"/>
      <w:r w:rsidR="009B7941" w:rsidRPr="0057759A">
        <w:rPr>
          <w:rFonts w:asciiTheme="minorHAnsi" w:cs="Arial"/>
          <w:color w:val="000000" w:themeColor="text1"/>
        </w:rPr>
        <w:t>)(</w:t>
      </w:r>
      <w:proofErr w:type="gramEnd"/>
      <w:r w:rsidR="009B7941" w:rsidRPr="0057759A">
        <w:rPr>
          <w:rFonts w:asciiTheme="minorHAnsi" w:cs="Arial"/>
          <w:color w:val="000000" w:themeColor="text1"/>
        </w:rPr>
        <w:t xml:space="preserve"> Figure 1G). </w:t>
      </w:r>
    </w:p>
    <w:p w:rsidR="001A63E7" w:rsidRPr="0057759A" w:rsidRDefault="009B7941" w:rsidP="006769F3">
      <w:pPr>
        <w:pStyle w:val="4"/>
        <w:rPr>
          <w:color w:val="000000" w:themeColor="text1"/>
        </w:rPr>
        <w:pPrChange w:id="315" w:author="Shicheng Guo" w:date="2014-09-05T16:28:00Z">
          <w:pPr>
            <w:pStyle w:val="4"/>
          </w:pPr>
        </w:pPrChange>
      </w:pPr>
      <w:r w:rsidRPr="0057759A">
        <w:rPr>
          <w:color w:val="000000" w:themeColor="text1"/>
        </w:rPr>
        <w:lastRenderedPageBreak/>
        <w:t xml:space="preserve">Gene Ontology and KEGG pathway analysis of the aberrantly methylated genes in PC </w:t>
      </w:r>
    </w:p>
    <w:p w:rsidR="001A63E7" w:rsidRDefault="009B7941" w:rsidP="006769F3">
      <w:pPr>
        <w:pStyle w:val="CM6"/>
        <w:spacing w:line="276" w:lineRule="auto"/>
        <w:jc w:val="both"/>
        <w:rPr>
          <w:ins w:id="316" w:author="Shicheng Guo" w:date="2014-09-05T16:27:00Z"/>
          <w:rFonts w:asciiTheme="minorHAnsi" w:cs="Arial" w:hint="eastAsia"/>
          <w:color w:val="000000" w:themeColor="text1"/>
        </w:rPr>
        <w:pPrChange w:id="317" w:author="Shicheng Guo" w:date="2014-09-05T16:28:00Z">
          <w:pPr>
            <w:pStyle w:val="CM6"/>
            <w:spacing w:line="276" w:lineRule="auto"/>
            <w:jc w:val="both"/>
          </w:pPr>
        </w:pPrChange>
      </w:pPr>
      <w:r w:rsidRPr="0057759A">
        <w:rPr>
          <w:rFonts w:asciiTheme="minorHAnsi" w:cs="Arial"/>
          <w:color w:val="000000" w:themeColor="text1"/>
        </w:rPr>
        <w:t xml:space="preserve">It is well accepted that methylation abnormalities within promoters can influence the expression of the corresponding genes. Therefore, we conducted a GO analysis of the genes that showed promoter hyper-or hypo-methylation in the PC group. Statistical significance of p&lt;0.05 indicated gene enrichment in various GO categories (Table 2). We determined that </w:t>
      </w:r>
      <w:r w:rsidR="00AD043C" w:rsidRPr="0057759A">
        <w:rPr>
          <w:rFonts w:asciiTheme="minorHAnsi" w:cs="Arial"/>
          <w:color w:val="000000" w:themeColor="text1"/>
        </w:rPr>
        <w:t xml:space="preserve">668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genes </w:t>
      </w:r>
      <w:r w:rsidR="00A0552C" w:rsidRPr="0057759A">
        <w:rPr>
          <w:rFonts w:asciiTheme="minorHAnsi" w:cs="Arial"/>
          <w:color w:val="000000" w:themeColor="text1"/>
        </w:rPr>
        <w:t>(Supplementary Table S</w:t>
      </w:r>
      <w:r w:rsidR="00AD043C" w:rsidRPr="0057759A">
        <w:rPr>
          <w:rFonts w:asciiTheme="minorHAnsi" w:cs="Arial"/>
          <w:color w:val="000000" w:themeColor="text1"/>
        </w:rPr>
        <w:t>13</w:t>
      </w:r>
      <w:r w:rsidR="00A0552C" w:rsidRPr="0057759A">
        <w:rPr>
          <w:rFonts w:asciiTheme="minorHAnsi" w:cs="Arial"/>
          <w:color w:val="000000" w:themeColor="text1"/>
        </w:rPr>
        <w:t>)</w:t>
      </w:r>
      <w:r w:rsidR="00AD043C" w:rsidRPr="0057759A">
        <w:rPr>
          <w:rFonts w:asciiTheme="minorHAnsi" w:cs="Arial"/>
          <w:color w:val="000000" w:themeColor="text1"/>
        </w:rPr>
        <w:t xml:space="preserve"> </w:t>
      </w:r>
      <w:r w:rsidRPr="0057759A">
        <w:rPr>
          <w:rFonts w:asciiTheme="minorHAnsi" w:cs="Arial"/>
          <w:color w:val="000000" w:themeColor="text1"/>
        </w:rPr>
        <w:t>were enriched in</w:t>
      </w:r>
      <w:r w:rsidR="00EF1360" w:rsidRPr="0057759A">
        <w:rPr>
          <w:rFonts w:asciiTheme="minorHAnsi" w:cs="Arial"/>
          <w:color w:val="000000" w:themeColor="text1"/>
        </w:rPr>
        <w:t xml:space="preserve"> </w:t>
      </w:r>
      <w:del w:id="318" w:author="Shicheng Guo" w:date="2014-09-05T16:20:00Z">
        <w:r w:rsidRPr="0057759A" w:rsidDel="006769F3">
          <w:rPr>
            <w:rFonts w:asciiTheme="minorHAnsi" w:cs="Arial"/>
            <w:color w:val="000000" w:themeColor="text1"/>
          </w:rPr>
          <w:delText>“</w:delText>
        </w:r>
      </w:del>
      <w:r w:rsidRPr="0057759A">
        <w:rPr>
          <w:rFonts w:asciiTheme="minorHAnsi" w:cs="Arial"/>
          <w:color w:val="000000" w:themeColor="text1"/>
        </w:rPr>
        <w:t>sequence-specific DNA binding</w:t>
      </w:r>
      <w:del w:id="319" w:author="Shicheng Guo" w:date="2014-09-05T16:20:00Z">
        <w:r w:rsidRPr="0057759A" w:rsidDel="006769F3">
          <w:rPr>
            <w:rFonts w:asciiTheme="minorHAnsi" w:cs="Arial"/>
            <w:color w:val="000000" w:themeColor="text1"/>
          </w:rPr>
          <w:delText xml:space="preserve">” </w:delText>
        </w:r>
      </w:del>
      <w:ins w:id="320" w:author="Shicheng Guo" w:date="2014-09-05T16:20:00Z">
        <w:r w:rsidR="006769F3">
          <w:rPr>
            <w:rFonts w:asciiTheme="minorHAnsi" w:cs="Arial" w:hint="eastAsia"/>
            <w:color w:val="000000" w:themeColor="text1"/>
          </w:rPr>
          <w:t xml:space="preserve"> </w:t>
        </w:r>
      </w:ins>
      <w:r w:rsidRPr="0057759A">
        <w:rPr>
          <w:rFonts w:asciiTheme="minorHAnsi" w:cs="Arial"/>
          <w:color w:val="000000" w:themeColor="text1"/>
        </w:rPr>
        <w:t xml:space="preserve">(GO:0043565), </w:t>
      </w:r>
      <w:del w:id="321" w:author="Shicheng Guo" w:date="2014-09-05T16:34:00Z">
        <w:r w:rsidRPr="0057759A" w:rsidDel="00A761F9">
          <w:rPr>
            <w:rFonts w:asciiTheme="minorHAnsi" w:cs="Arial"/>
            <w:color w:val="000000" w:themeColor="text1"/>
          </w:rPr>
          <w:delText>“</w:delText>
        </w:r>
      </w:del>
      <w:r w:rsidRPr="0057759A">
        <w:rPr>
          <w:rFonts w:asciiTheme="minorHAnsi" w:cs="Arial"/>
          <w:color w:val="000000" w:themeColor="text1"/>
        </w:rPr>
        <w:t>neuron differentiation</w:t>
      </w:r>
      <w:ins w:id="322" w:author="Shicheng Guo" w:date="2014-09-05T16:20:00Z">
        <w:r w:rsidR="006769F3">
          <w:rPr>
            <w:rFonts w:asciiTheme="minorHAnsi" w:cs="Arial" w:hint="eastAsia"/>
            <w:color w:val="000000" w:themeColor="text1"/>
          </w:rPr>
          <w:t xml:space="preserve"> </w:t>
        </w:r>
      </w:ins>
      <w:del w:id="323" w:author="Shicheng Guo" w:date="2014-09-05T16:20:00Z">
        <w:r w:rsidRPr="0057759A" w:rsidDel="006769F3">
          <w:rPr>
            <w:rFonts w:asciiTheme="minorHAnsi" w:cs="Arial"/>
            <w:color w:val="000000" w:themeColor="text1"/>
          </w:rPr>
          <w:delText xml:space="preserve">” </w:delText>
        </w:r>
      </w:del>
      <w:r w:rsidRPr="0057759A">
        <w:rPr>
          <w:rFonts w:asciiTheme="minorHAnsi" w:cs="Arial"/>
          <w:color w:val="000000" w:themeColor="text1"/>
        </w:rPr>
        <w:t>(GO:0030182),</w:t>
      </w:r>
      <w:ins w:id="324" w:author="Shicheng Guo" w:date="2014-09-05T16:18:00Z">
        <w:r w:rsidR="00FC6CB7">
          <w:rPr>
            <w:rFonts w:asciiTheme="minorHAnsi" w:cs="Arial" w:hint="eastAsia"/>
            <w:color w:val="000000" w:themeColor="text1"/>
          </w:rPr>
          <w:t xml:space="preserve"> </w:t>
        </w:r>
      </w:ins>
      <w:del w:id="325" w:author="Shicheng Guo" w:date="2014-09-05T16:18:00Z">
        <w:r w:rsidRPr="0057759A" w:rsidDel="00FC6CB7">
          <w:rPr>
            <w:rFonts w:asciiTheme="minorHAnsi" w:cs="Arial"/>
            <w:color w:val="000000" w:themeColor="text1"/>
          </w:rPr>
          <w:delText xml:space="preserve"> “</w:delText>
        </w:r>
      </w:del>
      <w:r w:rsidRPr="0057759A">
        <w:rPr>
          <w:rFonts w:asciiTheme="minorHAnsi" w:cs="Arial"/>
          <w:color w:val="000000" w:themeColor="text1"/>
        </w:rPr>
        <w:t>regulation of transcription</w:t>
      </w:r>
      <w:ins w:id="326" w:author="Shicheng Guo" w:date="2014-09-05T16:18:00Z">
        <w:r w:rsidR="00FC6CB7">
          <w:rPr>
            <w:rFonts w:asciiTheme="minorHAnsi" w:cs="Arial" w:hint="eastAsia"/>
            <w:color w:val="000000" w:themeColor="text1"/>
          </w:rPr>
          <w:t xml:space="preserve"> and </w:t>
        </w:r>
      </w:ins>
      <w:del w:id="327" w:author="Shicheng Guo" w:date="2014-09-05T16:18:00Z">
        <w:r w:rsidRPr="0057759A" w:rsidDel="00FC6CB7">
          <w:rPr>
            <w:rFonts w:asciiTheme="minorHAnsi" w:cs="Arial"/>
            <w:color w:val="000000" w:themeColor="text1"/>
          </w:rPr>
          <w:delText xml:space="preserve">, </w:delText>
        </w:r>
      </w:del>
      <w:r w:rsidRPr="0057759A">
        <w:rPr>
          <w:rFonts w:asciiTheme="minorHAnsi" w:cs="Arial"/>
          <w:color w:val="000000" w:themeColor="text1"/>
        </w:rPr>
        <w:t>DNA-dependent</w:t>
      </w:r>
      <w:ins w:id="328" w:author="Shicheng Guo" w:date="2014-09-05T16:18:00Z">
        <w:r w:rsidR="00FC6CB7">
          <w:rPr>
            <w:rFonts w:asciiTheme="minorHAnsi" w:cs="Arial" w:hint="eastAsia"/>
            <w:color w:val="000000" w:themeColor="text1"/>
          </w:rPr>
          <w:t xml:space="preserve"> </w:t>
        </w:r>
      </w:ins>
      <w:del w:id="329" w:author="Shicheng Guo" w:date="2014-09-05T16:18:00Z">
        <w:r w:rsidRPr="0057759A" w:rsidDel="00FC6CB7">
          <w:rPr>
            <w:rFonts w:asciiTheme="minorHAnsi" w:cs="Arial"/>
            <w:color w:val="000000" w:themeColor="text1"/>
          </w:rPr>
          <w:delText xml:space="preserve">” </w:delText>
        </w:r>
      </w:del>
      <w:r w:rsidRPr="0057759A">
        <w:rPr>
          <w:rFonts w:asciiTheme="minorHAnsi" w:cs="Arial"/>
          <w:color w:val="000000" w:themeColor="text1"/>
        </w:rPr>
        <w:t xml:space="preserve">(GO:0006355), or </w:t>
      </w:r>
      <w:del w:id="330" w:author="Shicheng Guo" w:date="2014-09-05T16:18:00Z">
        <w:r w:rsidRPr="0057759A" w:rsidDel="00FC6CB7">
          <w:rPr>
            <w:rFonts w:asciiTheme="minorHAnsi" w:cs="Arial"/>
            <w:color w:val="000000" w:themeColor="text1"/>
          </w:rPr>
          <w:delText>“</w:delText>
        </w:r>
      </w:del>
      <w:r w:rsidRPr="0057759A">
        <w:rPr>
          <w:rFonts w:asciiTheme="minorHAnsi" w:cs="Arial"/>
          <w:color w:val="000000" w:themeColor="text1"/>
        </w:rPr>
        <w:t>cell morphogenesis involved in differentiation</w:t>
      </w:r>
      <w:del w:id="331" w:author="Shicheng Guo" w:date="2014-09-05T16:18:00Z">
        <w:r w:rsidRPr="0057759A" w:rsidDel="00FC6CB7">
          <w:rPr>
            <w:rFonts w:asciiTheme="minorHAnsi" w:cs="Arial"/>
            <w:color w:val="000000" w:themeColor="text1"/>
          </w:rPr>
          <w:delText>”</w:delText>
        </w:r>
      </w:del>
      <w:ins w:id="332" w:author="Shicheng Guo" w:date="2014-09-05T16:18:00Z">
        <w:r w:rsidR="00FC6CB7">
          <w:rPr>
            <w:rFonts w:asciiTheme="minorHAnsi" w:cs="Arial" w:hint="eastAsia"/>
            <w:color w:val="000000" w:themeColor="text1"/>
          </w:rPr>
          <w:t xml:space="preserve"> </w:t>
        </w:r>
      </w:ins>
      <w:r w:rsidRPr="0057759A">
        <w:rPr>
          <w:rFonts w:asciiTheme="minorHAnsi" w:cs="Arial"/>
          <w:color w:val="000000" w:themeColor="text1"/>
        </w:rPr>
        <w:t xml:space="preserve">(GO:0000904); 383 </w:t>
      </w:r>
      <w:proofErr w:type="spellStart"/>
      <w:r w:rsidRPr="0057759A">
        <w:rPr>
          <w:rFonts w:asciiTheme="minorHAnsi" w:cs="Arial"/>
          <w:color w:val="000000" w:themeColor="text1"/>
        </w:rPr>
        <w:t>hypomethylated</w:t>
      </w:r>
      <w:proofErr w:type="spellEnd"/>
      <w:r w:rsidRPr="0057759A">
        <w:rPr>
          <w:rFonts w:asciiTheme="minorHAnsi" w:cs="Arial"/>
          <w:color w:val="000000" w:themeColor="text1"/>
        </w:rPr>
        <w:t xml:space="preserve"> genes </w:t>
      </w:r>
      <w:r w:rsidR="00AD043C" w:rsidRPr="0057759A">
        <w:rPr>
          <w:rFonts w:asciiTheme="minorHAnsi" w:cs="Arial"/>
          <w:color w:val="000000" w:themeColor="text1"/>
        </w:rPr>
        <w:t>(Supplementary Table S14)</w:t>
      </w:r>
      <w:ins w:id="333" w:author="Shicheng Guo" w:date="2014-09-05T16:18:00Z">
        <w:r w:rsidR="00FC6CB7">
          <w:rPr>
            <w:rFonts w:asciiTheme="minorHAnsi" w:cs="Arial" w:hint="eastAsia"/>
            <w:color w:val="000000" w:themeColor="text1"/>
          </w:rPr>
          <w:t xml:space="preserve"> </w:t>
        </w:r>
      </w:ins>
      <w:r w:rsidRPr="0057759A">
        <w:rPr>
          <w:rFonts w:asciiTheme="minorHAnsi" w:cs="Arial"/>
          <w:color w:val="000000" w:themeColor="text1"/>
        </w:rPr>
        <w:t xml:space="preserve">were enriched in </w:t>
      </w:r>
      <w:del w:id="334"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plasma membrane part</w:t>
      </w:r>
      <w:ins w:id="335" w:author="Shicheng Guo" w:date="2014-09-05T16:17:00Z">
        <w:r w:rsidR="00FC6CB7">
          <w:rPr>
            <w:rFonts w:asciiTheme="minorHAnsi" w:cs="Arial" w:hint="eastAsia"/>
            <w:color w:val="000000" w:themeColor="text1"/>
          </w:rPr>
          <w:t xml:space="preserve"> </w:t>
        </w:r>
      </w:ins>
      <w:del w:id="336"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 xml:space="preserve">(GO:0044459), </w:t>
      </w:r>
      <w:del w:id="337"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channel regulator activity</w:t>
      </w:r>
      <w:ins w:id="338" w:author="Shicheng Guo" w:date="2014-09-05T16:17:00Z">
        <w:r w:rsidR="00FC6CB7">
          <w:rPr>
            <w:rFonts w:asciiTheme="minorHAnsi" w:cs="Arial" w:hint="eastAsia"/>
            <w:color w:val="000000" w:themeColor="text1"/>
          </w:rPr>
          <w:t xml:space="preserve"> </w:t>
        </w:r>
      </w:ins>
      <w:del w:id="339"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 xml:space="preserve">(GO:0016247), </w:t>
      </w:r>
      <w:del w:id="340"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positive regulation of BMP signaling pathway</w:t>
      </w:r>
      <w:ins w:id="341" w:author="Shicheng Guo" w:date="2014-09-05T16:17:00Z">
        <w:r w:rsidR="00FC6CB7">
          <w:rPr>
            <w:rFonts w:asciiTheme="minorHAnsi" w:cs="Arial" w:hint="eastAsia"/>
            <w:color w:val="000000" w:themeColor="text1"/>
          </w:rPr>
          <w:t xml:space="preserve"> </w:t>
        </w:r>
      </w:ins>
      <w:del w:id="342"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 xml:space="preserve">(GO:0030513~), </w:t>
      </w:r>
      <w:del w:id="343"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 xml:space="preserve">protein homo </w:t>
      </w:r>
      <w:proofErr w:type="spellStart"/>
      <w:r w:rsidRPr="0057759A">
        <w:rPr>
          <w:rFonts w:asciiTheme="minorHAnsi" w:cs="Arial"/>
          <w:color w:val="000000" w:themeColor="text1"/>
        </w:rPr>
        <w:t>oligomerization</w:t>
      </w:r>
      <w:proofErr w:type="spellEnd"/>
      <w:del w:id="344"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 xml:space="preserve"> (GO:0051260), or </w:t>
      </w:r>
      <w:del w:id="345" w:author="Shicheng Guo" w:date="2014-09-05T16:17:00Z">
        <w:r w:rsidRPr="0057759A" w:rsidDel="00FC6CB7">
          <w:rPr>
            <w:rFonts w:asciiTheme="minorHAnsi" w:cs="Arial"/>
            <w:color w:val="000000" w:themeColor="text1"/>
          </w:rPr>
          <w:delText>“</w:delText>
        </w:r>
      </w:del>
      <w:r w:rsidRPr="0057759A">
        <w:rPr>
          <w:rFonts w:asciiTheme="minorHAnsi" w:cs="Arial"/>
          <w:color w:val="000000" w:themeColor="text1"/>
        </w:rPr>
        <w:t>neuron differentiation</w:t>
      </w:r>
      <w:ins w:id="346" w:author="Shicheng Guo" w:date="2014-09-05T16:17:00Z">
        <w:r w:rsidR="00FC6CB7">
          <w:rPr>
            <w:rFonts w:asciiTheme="minorHAnsi" w:cs="Arial" w:hint="eastAsia"/>
            <w:color w:val="000000" w:themeColor="text1"/>
          </w:rPr>
          <w:t xml:space="preserve"> </w:t>
        </w:r>
      </w:ins>
      <w:del w:id="347" w:author="Shicheng Guo" w:date="2014-09-05T16:17:00Z">
        <w:r w:rsidRPr="0057759A" w:rsidDel="00FC6CB7">
          <w:rPr>
            <w:rFonts w:asciiTheme="minorHAnsi" w:cs="Arial"/>
            <w:color w:val="000000" w:themeColor="text1"/>
          </w:rPr>
          <w:delText xml:space="preserve">” </w:delText>
        </w:r>
      </w:del>
      <w:r w:rsidRPr="0057759A">
        <w:rPr>
          <w:rFonts w:asciiTheme="minorHAnsi" w:cs="Arial"/>
          <w:color w:val="000000" w:themeColor="text1"/>
        </w:rPr>
        <w:t xml:space="preserve">(GO:0030182). We also identified 111 genes with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promoters that were enriched in </w:t>
      </w:r>
      <w:del w:id="348" w:author="Shicheng Guo" w:date="2014-09-05T16:19:00Z">
        <w:r w:rsidRPr="0057759A" w:rsidDel="006769F3">
          <w:rPr>
            <w:rFonts w:asciiTheme="minorHAnsi" w:cs="Arial"/>
            <w:color w:val="000000" w:themeColor="text1"/>
          </w:rPr>
          <w:delText>“</w:delText>
        </w:r>
      </w:del>
      <w:r w:rsidRPr="0057759A">
        <w:rPr>
          <w:rFonts w:asciiTheme="minorHAnsi" w:cs="Arial"/>
          <w:color w:val="000000" w:themeColor="text1"/>
        </w:rPr>
        <w:t>regulation of transcription term</w:t>
      </w:r>
      <w:del w:id="349" w:author="Shicheng Guo" w:date="2014-09-05T16:20:00Z">
        <w:r w:rsidRPr="0057759A" w:rsidDel="006769F3">
          <w:rPr>
            <w:rFonts w:asciiTheme="minorHAnsi" w:cs="Arial"/>
            <w:color w:val="000000" w:themeColor="text1"/>
          </w:rPr>
          <w:delText xml:space="preserve">”; </w:delText>
        </w:r>
      </w:del>
      <w:ins w:id="350" w:author="Shicheng Guo" w:date="2014-09-05T16:20:00Z">
        <w:r w:rsidR="006769F3">
          <w:rPr>
            <w:rFonts w:asciiTheme="minorHAnsi" w:cs="Arial" w:hint="eastAsia"/>
            <w:color w:val="000000" w:themeColor="text1"/>
          </w:rPr>
          <w:t xml:space="preserve">. </w:t>
        </w:r>
      </w:ins>
      <w:del w:id="351" w:author="Shicheng Guo" w:date="2014-09-05T16:20:00Z">
        <w:r w:rsidRPr="0057759A" w:rsidDel="006769F3">
          <w:rPr>
            <w:rFonts w:asciiTheme="minorHAnsi" w:cs="Arial"/>
            <w:color w:val="000000" w:themeColor="text1"/>
          </w:rPr>
          <w:delText xml:space="preserve">among </w:delText>
        </w:r>
      </w:del>
      <w:ins w:id="352" w:author="Shicheng Guo" w:date="2014-09-05T16:20:00Z">
        <w:r w:rsidR="006769F3">
          <w:rPr>
            <w:rFonts w:asciiTheme="minorHAnsi" w:cs="Arial" w:hint="eastAsia"/>
            <w:color w:val="000000" w:themeColor="text1"/>
          </w:rPr>
          <w:t>A</w:t>
        </w:r>
        <w:r w:rsidR="006769F3" w:rsidRPr="0057759A">
          <w:rPr>
            <w:rFonts w:asciiTheme="minorHAnsi" w:cs="Arial"/>
            <w:color w:val="000000" w:themeColor="text1"/>
          </w:rPr>
          <w:t xml:space="preserve">mong </w:t>
        </w:r>
      </w:ins>
      <w:r w:rsidRPr="0057759A">
        <w:rPr>
          <w:rFonts w:asciiTheme="minorHAnsi" w:cs="Arial"/>
          <w:color w:val="000000" w:themeColor="text1"/>
        </w:rPr>
        <w:t>these genes,</w:t>
      </w:r>
      <w:ins w:id="353" w:author="Shicheng Guo" w:date="2014-09-05T16:19:00Z">
        <w:r w:rsidR="006769F3">
          <w:rPr>
            <w:rFonts w:asciiTheme="minorHAnsi" w:cs="Arial" w:hint="eastAsia"/>
            <w:color w:val="000000" w:themeColor="text1"/>
          </w:rPr>
          <w:t xml:space="preserve"> </w:t>
        </w:r>
      </w:ins>
      <w:r w:rsidRPr="0057759A">
        <w:rPr>
          <w:rFonts w:asciiTheme="minorHAnsi" w:cs="Arial"/>
          <w:color w:val="000000" w:themeColor="text1"/>
        </w:rPr>
        <w:t>the methylation status of DLX4, ELAVL2, IRX1, PITX2, SIM2, TBX5, and TFAP2C</w:t>
      </w:r>
      <w:ins w:id="354" w:author="Shicheng Guo" w:date="2014-09-05T16:20:00Z">
        <w:r w:rsidR="006769F3">
          <w:rPr>
            <w:rFonts w:asciiTheme="minorHAnsi" w:cs="Arial" w:hint="eastAsia"/>
            <w:color w:val="000000" w:themeColor="text1"/>
          </w:rPr>
          <w:t xml:space="preserve"> were </w:t>
        </w:r>
      </w:ins>
      <w:del w:id="355" w:author="Shicheng Guo" w:date="2014-09-05T16:20:00Z">
        <w:r w:rsidRPr="0057759A" w:rsidDel="006769F3">
          <w:rPr>
            <w:rFonts w:asciiTheme="minorHAnsi" w:cs="Arial"/>
            <w:color w:val="000000" w:themeColor="text1"/>
          </w:rPr>
          <w:delText>was</w:delText>
        </w:r>
      </w:del>
      <w:r w:rsidRPr="0057759A">
        <w:rPr>
          <w:rFonts w:asciiTheme="minorHAnsi" w:cs="Arial"/>
          <w:color w:val="000000" w:themeColor="text1"/>
        </w:rPr>
        <w:t>subsequently validated in tissue samples.</w:t>
      </w:r>
    </w:p>
    <w:p w:rsidR="006769F3" w:rsidRPr="006769F3" w:rsidRDefault="006769F3" w:rsidP="006769F3">
      <w:pPr>
        <w:pStyle w:val="CM6"/>
        <w:spacing w:line="276" w:lineRule="auto"/>
        <w:jc w:val="both"/>
        <w:rPr>
          <w:ins w:id="356" w:author="Shicheng Guo" w:date="2014-09-05T16:27:00Z"/>
          <w:rFonts w:asciiTheme="minorHAnsi" w:cs="Arial"/>
          <w:color w:val="000000" w:themeColor="text1"/>
          <w:rPrChange w:id="357" w:author="Shicheng Guo" w:date="2014-09-05T16:27:00Z">
            <w:rPr>
              <w:ins w:id="358" w:author="Shicheng Guo" w:date="2014-09-05T16:27:00Z"/>
            </w:rPr>
          </w:rPrChange>
        </w:rPr>
        <w:pPrChange w:id="359" w:author="Shicheng Guo" w:date="2014-09-05T16:28:00Z">
          <w:pPr>
            <w:pStyle w:val="Default"/>
          </w:pPr>
        </w:pPrChange>
      </w:pPr>
      <w:ins w:id="360" w:author="Shicheng Guo" w:date="2014-09-05T16:27:00Z">
        <w:r w:rsidRPr="006769F3">
          <w:rPr>
            <w:rFonts w:asciiTheme="minorHAnsi" w:cs="Arial"/>
            <w:color w:val="000000" w:themeColor="text1"/>
            <w:rPrChange w:id="361" w:author="Shicheng Guo" w:date="2014-09-05T16:27:00Z">
              <w:rPr/>
            </w:rPrChange>
          </w:rPr>
          <w:t>KEGG pathway analysis of the above mentioned genes revealed that both</w:t>
        </w:r>
        <w:r w:rsidRPr="006769F3">
          <w:rPr>
            <w:rFonts w:asciiTheme="minorHAnsi" w:cs="Arial" w:hint="eastAsia"/>
            <w:color w:val="000000" w:themeColor="text1"/>
            <w:rPrChange w:id="362" w:author="Shicheng Guo" w:date="2014-09-05T16:27:00Z">
              <w:rPr>
                <w:rFonts w:hint="eastAsia"/>
              </w:rPr>
            </w:rPrChange>
          </w:rPr>
          <w:t xml:space="preserve"> </w:t>
        </w:r>
        <w:r w:rsidRPr="006769F3">
          <w:rPr>
            <w:rFonts w:asciiTheme="minorHAnsi" w:cs="Arial"/>
            <w:color w:val="000000" w:themeColor="text1"/>
            <w:rPrChange w:id="363" w:author="Shicheng Guo" w:date="2014-09-05T16:27:00Z">
              <w:rPr/>
            </w:rPrChange>
          </w:rPr>
          <w:t>hyper-</w:t>
        </w:r>
        <w:r w:rsidRPr="006769F3">
          <w:rPr>
            <w:rFonts w:asciiTheme="minorHAnsi" w:cs="Arial" w:hint="eastAsia"/>
            <w:color w:val="000000" w:themeColor="text1"/>
            <w:rPrChange w:id="364" w:author="Shicheng Guo" w:date="2014-09-05T16:27:00Z">
              <w:rPr>
                <w:rFonts w:hint="eastAsia"/>
              </w:rPr>
            </w:rPrChange>
          </w:rPr>
          <w:t xml:space="preserve"> </w:t>
        </w:r>
        <w:r w:rsidRPr="006769F3">
          <w:rPr>
            <w:rFonts w:asciiTheme="minorHAnsi" w:cs="Arial"/>
            <w:color w:val="000000" w:themeColor="text1"/>
            <w:rPrChange w:id="365" w:author="Shicheng Guo" w:date="2014-09-05T16:27:00Z">
              <w:rPr/>
            </w:rPrChange>
          </w:rPr>
          <w:t>and hypo-methylated genes were enriched in</w:t>
        </w:r>
        <w:r w:rsidRPr="006769F3">
          <w:rPr>
            <w:rFonts w:asciiTheme="minorHAnsi" w:cs="Arial" w:hint="eastAsia"/>
            <w:color w:val="000000" w:themeColor="text1"/>
            <w:rPrChange w:id="366" w:author="Shicheng Guo" w:date="2014-09-05T16:27:00Z">
              <w:rPr>
                <w:rFonts w:hint="eastAsia"/>
              </w:rPr>
            </w:rPrChange>
          </w:rPr>
          <w:t xml:space="preserve"> </w:t>
        </w:r>
        <w:proofErr w:type="spellStart"/>
        <w:r w:rsidRPr="006769F3">
          <w:rPr>
            <w:rFonts w:asciiTheme="minorHAnsi" w:cs="Arial"/>
            <w:color w:val="000000" w:themeColor="text1"/>
            <w:rPrChange w:id="367" w:author="Shicheng Guo" w:date="2014-09-05T16:27:00Z">
              <w:rPr/>
            </w:rPrChange>
          </w:rPr>
          <w:t>neuroactive</w:t>
        </w:r>
        <w:proofErr w:type="spellEnd"/>
        <w:r w:rsidRPr="006769F3">
          <w:rPr>
            <w:rFonts w:asciiTheme="minorHAnsi" w:cs="Arial"/>
            <w:color w:val="000000" w:themeColor="text1"/>
            <w:rPrChange w:id="368" w:author="Shicheng Guo" w:date="2014-09-05T16:27:00Z">
              <w:rPr/>
            </w:rPrChange>
          </w:rPr>
          <w:t xml:space="preserve"> ligand</w:t>
        </w:r>
        <w:r w:rsidRPr="006769F3">
          <w:rPr>
            <w:rFonts w:asciiTheme="minorHAnsi" w:cs="Arial" w:hint="eastAsia"/>
            <w:color w:val="000000" w:themeColor="text1"/>
            <w:rPrChange w:id="369" w:author="Shicheng Guo" w:date="2014-09-05T16:27:00Z">
              <w:rPr>
                <w:rFonts w:hint="eastAsia"/>
              </w:rPr>
            </w:rPrChange>
          </w:rPr>
          <w:t xml:space="preserve"> </w:t>
        </w:r>
        <w:r w:rsidRPr="006769F3">
          <w:rPr>
            <w:rFonts w:asciiTheme="minorHAnsi" w:cs="Arial"/>
            <w:color w:val="000000" w:themeColor="text1"/>
            <w:rPrChange w:id="370" w:author="Shicheng Guo" w:date="2014-09-05T16:27:00Z">
              <w:rPr/>
            </w:rPrChange>
          </w:rPr>
          <w:t xml:space="preserve">receptor interaction (hsa04080) </w:t>
        </w:r>
        <w:r w:rsidRPr="006769F3">
          <w:rPr>
            <w:rFonts w:asciiTheme="minorHAnsi" w:cs="Arial" w:hint="eastAsia"/>
            <w:color w:val="000000" w:themeColor="text1"/>
            <w:rPrChange w:id="371" w:author="Shicheng Guo" w:date="2014-09-05T16:27:00Z">
              <w:rPr>
                <w:rFonts w:hint="eastAsia"/>
              </w:rPr>
            </w:rPrChange>
          </w:rPr>
          <w:t xml:space="preserve">as showed in </w:t>
        </w:r>
        <w:r w:rsidRPr="006769F3">
          <w:rPr>
            <w:rFonts w:asciiTheme="minorHAnsi" w:cs="Arial"/>
            <w:color w:val="000000" w:themeColor="text1"/>
            <w:rPrChange w:id="372" w:author="Shicheng Guo" w:date="2014-09-05T16:27:00Z">
              <w:rPr/>
            </w:rPrChange>
          </w:rPr>
          <w:t xml:space="preserve">Table 2. Furthermore, several miRNAs were aberrantly methylated in PC. The </w:t>
        </w:r>
        <w:proofErr w:type="spellStart"/>
        <w:r w:rsidRPr="006769F3">
          <w:rPr>
            <w:rFonts w:asciiTheme="minorHAnsi" w:cs="Arial"/>
            <w:color w:val="000000" w:themeColor="text1"/>
            <w:rPrChange w:id="373" w:author="Shicheng Guo" w:date="2014-09-05T16:27:00Z">
              <w:rPr/>
            </w:rPrChange>
          </w:rPr>
          <w:t>hypermethylated</w:t>
        </w:r>
        <w:proofErr w:type="spellEnd"/>
        <w:r w:rsidRPr="006769F3">
          <w:rPr>
            <w:rFonts w:asciiTheme="minorHAnsi" w:cs="Arial"/>
            <w:color w:val="000000" w:themeColor="text1"/>
            <w:rPrChange w:id="374" w:author="Shicheng Guo" w:date="2014-09-05T16:27:00Z">
              <w:rPr/>
            </w:rPrChange>
          </w:rPr>
          <w:t xml:space="preserve"> miRNAs included mir-9-3,</w:t>
        </w:r>
        <w:r w:rsidRPr="006769F3">
          <w:rPr>
            <w:rFonts w:asciiTheme="minorHAnsi" w:cs="Arial" w:hint="eastAsia"/>
            <w:color w:val="000000" w:themeColor="text1"/>
            <w:rPrChange w:id="375" w:author="Shicheng Guo" w:date="2014-09-05T16:27:00Z">
              <w:rPr>
                <w:rFonts w:hint="eastAsia"/>
              </w:rPr>
            </w:rPrChange>
          </w:rPr>
          <w:t xml:space="preserve"> </w:t>
        </w:r>
        <w:r w:rsidRPr="006769F3">
          <w:rPr>
            <w:rFonts w:asciiTheme="minorHAnsi" w:cs="Arial"/>
            <w:color w:val="000000" w:themeColor="text1"/>
            <w:rPrChange w:id="376" w:author="Shicheng Guo" w:date="2014-09-05T16:27:00Z">
              <w:rPr/>
            </w:rPrChange>
          </w:rPr>
          <w:t>mir-9-1,</w:t>
        </w:r>
        <w:r w:rsidRPr="006769F3">
          <w:rPr>
            <w:rFonts w:asciiTheme="minorHAnsi" w:cs="Arial" w:hint="eastAsia"/>
            <w:color w:val="000000" w:themeColor="text1"/>
            <w:rPrChange w:id="377" w:author="Shicheng Guo" w:date="2014-09-05T16:27:00Z">
              <w:rPr>
                <w:rFonts w:hint="eastAsia"/>
              </w:rPr>
            </w:rPrChange>
          </w:rPr>
          <w:t xml:space="preserve"> </w:t>
        </w:r>
        <w:r w:rsidRPr="006769F3">
          <w:rPr>
            <w:rFonts w:asciiTheme="minorHAnsi" w:cs="Arial"/>
            <w:color w:val="000000" w:themeColor="text1"/>
            <w:rPrChange w:id="378" w:author="Shicheng Guo" w:date="2014-09-05T16:27:00Z">
              <w:rPr/>
            </w:rPrChange>
          </w:rPr>
          <w:t>mir-124-3,</w:t>
        </w:r>
        <w:r w:rsidRPr="006769F3">
          <w:rPr>
            <w:rFonts w:asciiTheme="minorHAnsi" w:cs="Arial" w:hint="eastAsia"/>
            <w:color w:val="000000" w:themeColor="text1"/>
            <w:rPrChange w:id="379" w:author="Shicheng Guo" w:date="2014-09-05T16:27:00Z">
              <w:rPr>
                <w:rFonts w:hint="eastAsia"/>
              </w:rPr>
            </w:rPrChange>
          </w:rPr>
          <w:t xml:space="preserve"> </w:t>
        </w:r>
        <w:r w:rsidRPr="006769F3">
          <w:rPr>
            <w:rFonts w:asciiTheme="minorHAnsi" w:cs="Arial"/>
            <w:color w:val="000000" w:themeColor="text1"/>
            <w:rPrChange w:id="380" w:author="Shicheng Guo" w:date="2014-09-05T16:27:00Z">
              <w:rPr/>
            </w:rPrChange>
          </w:rPr>
          <w:t>mir-10b, mir-124-2,</w:t>
        </w:r>
        <w:r w:rsidRPr="006769F3">
          <w:rPr>
            <w:rFonts w:asciiTheme="minorHAnsi" w:cs="Arial" w:hint="eastAsia"/>
            <w:color w:val="000000" w:themeColor="text1"/>
            <w:rPrChange w:id="381" w:author="Shicheng Guo" w:date="2014-09-05T16:27:00Z">
              <w:rPr>
                <w:rFonts w:hint="eastAsia"/>
              </w:rPr>
            </w:rPrChange>
          </w:rPr>
          <w:t xml:space="preserve"> </w:t>
        </w:r>
        <w:r w:rsidR="003F0765">
          <w:rPr>
            <w:rFonts w:asciiTheme="minorHAnsi" w:cs="Arial"/>
            <w:color w:val="000000" w:themeColor="text1"/>
            <w:rPrChange w:id="382" w:author="Shicheng Guo" w:date="2014-09-05T16:27:00Z">
              <w:rPr>
                <w:rFonts w:asciiTheme="minorHAnsi" w:cs="Arial"/>
                <w:color w:val="000000" w:themeColor="text1"/>
              </w:rPr>
            </w:rPrChange>
          </w:rPr>
          <w:t>mir-718, and mir-203</w:t>
        </w:r>
      </w:ins>
      <w:ins w:id="383" w:author="Shicheng Guo" w:date="2014-09-05T16:34:00Z">
        <w:r w:rsidR="003F0765">
          <w:rPr>
            <w:rFonts w:asciiTheme="minorHAnsi" w:cs="Arial" w:hint="eastAsia"/>
            <w:color w:val="000000" w:themeColor="text1"/>
          </w:rPr>
          <w:t xml:space="preserve">. </w:t>
        </w:r>
        <w:r w:rsidR="00A761F9">
          <w:rPr>
            <w:rFonts w:asciiTheme="minorHAnsi" w:cs="Arial" w:hint="eastAsia"/>
            <w:color w:val="000000" w:themeColor="text1"/>
          </w:rPr>
          <w:t>T</w:t>
        </w:r>
      </w:ins>
      <w:bookmarkStart w:id="384" w:name="_GoBack"/>
      <w:bookmarkEnd w:id="384"/>
      <w:ins w:id="385" w:author="Shicheng Guo" w:date="2014-09-05T16:27:00Z">
        <w:r w:rsidRPr="006769F3">
          <w:rPr>
            <w:rFonts w:asciiTheme="minorHAnsi" w:cs="Arial"/>
            <w:color w:val="000000" w:themeColor="text1"/>
            <w:rPrChange w:id="386" w:author="Shicheng Guo" w:date="2014-09-05T16:27:00Z">
              <w:rPr/>
            </w:rPrChange>
          </w:rPr>
          <w:t xml:space="preserve">he </w:t>
        </w:r>
        <w:proofErr w:type="spellStart"/>
        <w:r w:rsidRPr="006769F3">
          <w:rPr>
            <w:rFonts w:asciiTheme="minorHAnsi" w:cs="Arial"/>
            <w:color w:val="000000" w:themeColor="text1"/>
            <w:rPrChange w:id="387" w:author="Shicheng Guo" w:date="2014-09-05T16:27:00Z">
              <w:rPr/>
            </w:rPrChange>
          </w:rPr>
          <w:t>hypomethylated</w:t>
        </w:r>
        <w:proofErr w:type="spellEnd"/>
        <w:r w:rsidRPr="006769F3">
          <w:rPr>
            <w:rFonts w:asciiTheme="minorHAnsi" w:cs="Arial"/>
            <w:color w:val="000000" w:themeColor="text1"/>
            <w:rPrChange w:id="388" w:author="Shicheng Guo" w:date="2014-09-05T16:27:00Z">
              <w:rPr/>
            </w:rPrChange>
          </w:rPr>
          <w:t xml:space="preserve"> miRNAs included mir-210,</w:t>
        </w:r>
      </w:ins>
      <w:ins w:id="389" w:author="Shicheng Guo" w:date="2014-09-05T16:30:00Z">
        <w:r w:rsidR="00807B85">
          <w:rPr>
            <w:rFonts w:asciiTheme="minorHAnsi" w:cs="Arial" w:hint="eastAsia"/>
            <w:color w:val="000000" w:themeColor="text1"/>
          </w:rPr>
          <w:t xml:space="preserve"> </w:t>
        </w:r>
      </w:ins>
      <w:ins w:id="390" w:author="Shicheng Guo" w:date="2014-09-05T16:27:00Z">
        <w:r w:rsidRPr="006769F3">
          <w:rPr>
            <w:rFonts w:asciiTheme="minorHAnsi" w:cs="Arial"/>
            <w:color w:val="000000" w:themeColor="text1"/>
            <w:rPrChange w:id="391" w:author="Shicheng Guo" w:date="2014-09-05T16:27:00Z">
              <w:rPr/>
            </w:rPrChange>
          </w:rPr>
          <w:t>mir-1469,</w:t>
        </w:r>
      </w:ins>
      <w:ins w:id="392" w:author="Shicheng Guo" w:date="2014-09-05T16:31:00Z">
        <w:r w:rsidR="00D235D4">
          <w:rPr>
            <w:rFonts w:asciiTheme="minorHAnsi" w:cs="Arial" w:hint="eastAsia"/>
            <w:color w:val="000000" w:themeColor="text1"/>
          </w:rPr>
          <w:t xml:space="preserve"> </w:t>
        </w:r>
      </w:ins>
      <w:ins w:id="393" w:author="Shicheng Guo" w:date="2014-09-05T16:27:00Z">
        <w:r w:rsidRPr="006769F3">
          <w:rPr>
            <w:rFonts w:asciiTheme="minorHAnsi" w:cs="Arial"/>
            <w:color w:val="000000" w:themeColor="text1"/>
            <w:rPrChange w:id="394" w:author="Shicheng Guo" w:date="2014-09-05T16:27:00Z">
              <w:rPr/>
            </w:rPrChange>
          </w:rPr>
          <w:t>mir-130b, mir-149,</w:t>
        </w:r>
      </w:ins>
      <w:ins w:id="395" w:author="Shicheng Guo" w:date="2014-09-05T16:31:00Z">
        <w:r w:rsidR="00D37AE3">
          <w:rPr>
            <w:rFonts w:asciiTheme="minorHAnsi" w:cs="Arial" w:hint="eastAsia"/>
            <w:color w:val="000000" w:themeColor="text1"/>
          </w:rPr>
          <w:t xml:space="preserve"> </w:t>
        </w:r>
      </w:ins>
      <w:ins w:id="396" w:author="Shicheng Guo" w:date="2014-09-05T16:27:00Z">
        <w:r w:rsidRPr="006769F3">
          <w:rPr>
            <w:rFonts w:asciiTheme="minorHAnsi" w:cs="Arial"/>
            <w:color w:val="000000" w:themeColor="text1"/>
            <w:rPrChange w:id="397" w:author="Shicheng Guo" w:date="2014-09-05T16:27:00Z">
              <w:rPr/>
            </w:rPrChange>
          </w:rPr>
          <w:t>mir-1224, and mir-564 (Table 3).</w:t>
        </w:r>
      </w:ins>
    </w:p>
    <w:p w:rsidR="006769F3" w:rsidRPr="00D235D4" w:rsidRDefault="006769F3" w:rsidP="006769F3">
      <w:pPr>
        <w:pStyle w:val="Default"/>
        <w:jc w:val="both"/>
        <w:rPr>
          <w:rFonts w:asciiTheme="minorHAnsi" w:cs="Arial"/>
          <w:color w:val="000000" w:themeColor="text1"/>
          <w:rPrChange w:id="398" w:author="Shicheng Guo" w:date="2014-09-05T16:31:00Z">
            <w:rPr>
              <w:rFonts w:asciiTheme="minorHAnsi" w:cs="Arial"/>
              <w:color w:val="000000" w:themeColor="text1"/>
            </w:rPr>
          </w:rPrChange>
        </w:rPr>
        <w:pPrChange w:id="399" w:author="Shicheng Guo" w:date="2014-09-05T16:28:00Z">
          <w:pPr>
            <w:pStyle w:val="CM6"/>
            <w:spacing w:line="276" w:lineRule="auto"/>
            <w:jc w:val="both"/>
          </w:pPr>
        </w:pPrChange>
      </w:pPr>
    </w:p>
    <w:p w:rsidR="001A63E7" w:rsidRPr="0057759A" w:rsidDel="006769F3" w:rsidRDefault="009B7941" w:rsidP="006769F3">
      <w:pPr>
        <w:pStyle w:val="CM52"/>
        <w:spacing w:line="276" w:lineRule="auto"/>
        <w:ind w:right="575"/>
        <w:jc w:val="both"/>
        <w:rPr>
          <w:del w:id="400" w:author="Shicheng Guo" w:date="2014-09-05T16:27:00Z"/>
          <w:rFonts w:asciiTheme="minorHAnsi" w:cs="Arial"/>
          <w:color w:val="000000" w:themeColor="text1"/>
        </w:rPr>
        <w:pPrChange w:id="401" w:author="Shicheng Guo" w:date="2014-09-05T16:28:00Z">
          <w:pPr>
            <w:pStyle w:val="CM52"/>
            <w:spacing w:line="276" w:lineRule="auto"/>
            <w:ind w:right="575"/>
          </w:pPr>
        </w:pPrChange>
      </w:pPr>
      <w:del w:id="402" w:author="Shicheng Guo" w:date="2014-09-05T16:27:00Z">
        <w:r w:rsidRPr="0057759A" w:rsidDel="006769F3">
          <w:rPr>
            <w:rFonts w:asciiTheme="minorHAnsi" w:cs="Arial"/>
            <w:color w:val="000000" w:themeColor="text1"/>
          </w:rPr>
          <w:delText>KEGG pathway analysis of the above mentioned genes revealed that both</w:delText>
        </w:r>
      </w:del>
      <w:del w:id="403" w:author="Shicheng Guo" w:date="2014-09-05T16:25:00Z">
        <w:r w:rsidRPr="0057759A" w:rsidDel="006769F3">
          <w:rPr>
            <w:rFonts w:asciiTheme="minorHAnsi" w:cs="Arial"/>
            <w:color w:val="000000" w:themeColor="text1"/>
          </w:rPr>
          <w:delText xml:space="preserve"> </w:delText>
        </w:r>
      </w:del>
      <w:del w:id="404" w:author="Shicheng Guo" w:date="2014-09-05T16:27:00Z">
        <w:r w:rsidRPr="0057759A" w:rsidDel="006769F3">
          <w:rPr>
            <w:rFonts w:asciiTheme="minorHAnsi" w:cs="Arial"/>
            <w:color w:val="000000" w:themeColor="text1"/>
          </w:rPr>
          <w:delText>hyper-and hypo-methylated genes were enriched in</w:delText>
        </w:r>
      </w:del>
      <w:del w:id="405" w:author="Shicheng Guo" w:date="2014-09-05T16:19:00Z">
        <w:r w:rsidRPr="0057759A" w:rsidDel="006769F3">
          <w:rPr>
            <w:rFonts w:asciiTheme="minorHAnsi" w:cs="Arial"/>
            <w:color w:val="000000" w:themeColor="text1"/>
          </w:rPr>
          <w:delText xml:space="preserve"> ”</w:delText>
        </w:r>
      </w:del>
      <w:del w:id="406" w:author="Shicheng Guo" w:date="2014-09-05T16:27:00Z">
        <w:r w:rsidRPr="0057759A" w:rsidDel="006769F3">
          <w:rPr>
            <w:rFonts w:asciiTheme="minorHAnsi" w:cs="Arial"/>
            <w:color w:val="000000" w:themeColor="text1"/>
          </w:rPr>
          <w:delText>neuroactive ligand</w:delText>
        </w:r>
      </w:del>
      <w:del w:id="407" w:author="Shicheng Guo" w:date="2014-09-05T16:25:00Z">
        <w:r w:rsidRPr="0057759A" w:rsidDel="006769F3">
          <w:rPr>
            <w:rFonts w:asciiTheme="minorHAnsi" w:cs="Arial"/>
            <w:color w:val="000000" w:themeColor="text1"/>
          </w:rPr>
          <w:delText>-</w:delText>
        </w:r>
      </w:del>
      <w:del w:id="408" w:author="Shicheng Guo" w:date="2014-09-05T16:27:00Z">
        <w:r w:rsidRPr="0057759A" w:rsidDel="006769F3">
          <w:rPr>
            <w:rFonts w:asciiTheme="minorHAnsi" w:cs="Arial"/>
            <w:color w:val="000000" w:themeColor="text1"/>
          </w:rPr>
          <w:delText>receptor interaction</w:delText>
        </w:r>
      </w:del>
      <w:del w:id="409" w:author="Shicheng Guo" w:date="2014-09-05T16:25:00Z">
        <w:r w:rsidRPr="0057759A" w:rsidDel="006769F3">
          <w:rPr>
            <w:rFonts w:asciiTheme="minorHAnsi" w:cs="Arial"/>
            <w:color w:val="000000" w:themeColor="text1"/>
          </w:rPr>
          <w:delText>”</w:delText>
        </w:r>
      </w:del>
      <w:del w:id="410" w:author="Shicheng Guo" w:date="2014-09-05T16:27:00Z">
        <w:r w:rsidRPr="0057759A" w:rsidDel="006769F3">
          <w:rPr>
            <w:rFonts w:asciiTheme="minorHAnsi" w:cs="Arial"/>
            <w:color w:val="000000" w:themeColor="text1"/>
          </w:rPr>
          <w:delText xml:space="preserve"> (hsa04080) </w:delText>
        </w:r>
      </w:del>
      <w:del w:id="411" w:author="Shicheng Guo" w:date="2014-09-05T16:25:00Z">
        <w:r w:rsidRPr="0057759A" w:rsidDel="006769F3">
          <w:rPr>
            <w:rFonts w:asciiTheme="minorHAnsi" w:cs="Arial"/>
            <w:color w:val="000000" w:themeColor="text1"/>
          </w:rPr>
          <w:delText>(</w:delText>
        </w:r>
      </w:del>
      <w:del w:id="412" w:author="Shicheng Guo" w:date="2014-09-05T16:27:00Z">
        <w:r w:rsidRPr="0057759A" w:rsidDel="006769F3">
          <w:rPr>
            <w:rFonts w:asciiTheme="minorHAnsi" w:cs="Arial"/>
            <w:color w:val="000000" w:themeColor="text1"/>
          </w:rPr>
          <w:delText>Table 2</w:delText>
        </w:r>
      </w:del>
      <w:del w:id="413" w:author="Shicheng Guo" w:date="2014-09-05T16:25:00Z">
        <w:r w:rsidRPr="0057759A" w:rsidDel="006769F3">
          <w:rPr>
            <w:rFonts w:asciiTheme="minorHAnsi" w:cs="Arial"/>
            <w:color w:val="000000" w:themeColor="text1"/>
          </w:rPr>
          <w:delText>)</w:delText>
        </w:r>
      </w:del>
      <w:del w:id="414" w:author="Shicheng Guo" w:date="2014-09-05T16:27:00Z">
        <w:r w:rsidRPr="0057759A" w:rsidDel="006769F3">
          <w:rPr>
            <w:rFonts w:asciiTheme="minorHAnsi" w:cs="Arial"/>
            <w:color w:val="000000" w:themeColor="text1"/>
          </w:rPr>
          <w:delText xml:space="preserve">. Furthermore, several miRNAs were aberrantly methylated in PC. The hypermethylated miRNAs included mir-9-3,mir-9-1,mir-124-3,mir-10b, mir-124-2,mir-718, and mir-203; the hypomethylated miRNAs included mir-210,mir-1469,mir-130b, mir-149,mir-1224, and mir-564 (Table 3). </w:delText>
        </w:r>
      </w:del>
    </w:p>
    <w:p w:rsidR="001A63E7" w:rsidRPr="0057759A" w:rsidRDefault="009B7941" w:rsidP="006769F3">
      <w:pPr>
        <w:pStyle w:val="4"/>
        <w:rPr>
          <w:color w:val="000000" w:themeColor="text1"/>
        </w:rPr>
        <w:pPrChange w:id="415" w:author="Shicheng Guo" w:date="2014-09-05T16:28:00Z">
          <w:pPr>
            <w:pStyle w:val="4"/>
          </w:pPr>
        </w:pPrChange>
      </w:pPr>
      <w:r w:rsidRPr="0057759A">
        <w:rPr>
          <w:color w:val="000000" w:themeColor="text1"/>
        </w:rPr>
        <w:t xml:space="preserve">Verification of PC-specific DMRs identified </w:t>
      </w:r>
      <w:r w:rsidR="00CC26B6" w:rsidRPr="0057759A">
        <w:rPr>
          <w:color w:val="000000" w:themeColor="text1"/>
        </w:rPr>
        <w:t xml:space="preserve">in </w:t>
      </w:r>
      <w:proofErr w:type="spellStart"/>
      <w:r w:rsidRPr="0057759A">
        <w:rPr>
          <w:color w:val="000000" w:themeColor="text1"/>
        </w:rPr>
        <w:t>MethylCap-seq</w:t>
      </w:r>
      <w:proofErr w:type="spellEnd"/>
      <w:r w:rsidRPr="0057759A">
        <w:rPr>
          <w:color w:val="000000" w:themeColor="text1"/>
        </w:rPr>
        <w:t xml:space="preserve"> </w:t>
      </w:r>
    </w:p>
    <w:p w:rsidR="003F620F" w:rsidRPr="0057759A" w:rsidRDefault="00A0552C" w:rsidP="006769F3">
      <w:pPr>
        <w:widowControl/>
        <w:spacing w:after="240" w:line="276" w:lineRule="auto"/>
        <w:rPr>
          <w:rFonts w:eastAsia="Arial Unicode MS" w:cs="Arial" w:hint="eastAsia"/>
          <w:color w:val="000000" w:themeColor="text1"/>
          <w:kern w:val="0"/>
          <w:sz w:val="24"/>
          <w:szCs w:val="24"/>
        </w:rPr>
        <w:pPrChange w:id="416" w:author="Shicheng Guo" w:date="2014-09-05T16:28:00Z">
          <w:pPr>
            <w:widowControl/>
            <w:spacing w:after="240" w:line="276" w:lineRule="auto"/>
            <w:jc w:val="left"/>
          </w:pPr>
        </w:pPrChange>
      </w:pPr>
      <w:r w:rsidRPr="0057759A">
        <w:rPr>
          <w:rFonts w:eastAsia="Arial Unicode MS" w:cs="Arial"/>
          <w:color w:val="000000" w:themeColor="text1"/>
          <w:kern w:val="0"/>
          <w:sz w:val="24"/>
          <w:szCs w:val="24"/>
        </w:rPr>
        <w:t xml:space="preserve">The accuracy and precision of the profile were validation in two sample sets which included the samples that were pooled in the </w:t>
      </w:r>
      <w:proofErr w:type="spellStart"/>
      <w:r w:rsidRPr="0057759A">
        <w:rPr>
          <w:rFonts w:eastAsia="Arial Unicode MS" w:cs="Arial"/>
          <w:color w:val="000000" w:themeColor="text1"/>
          <w:kern w:val="0"/>
          <w:sz w:val="24"/>
          <w:szCs w:val="24"/>
        </w:rPr>
        <w:t>Methycap-seq</w:t>
      </w:r>
      <w:proofErr w:type="spellEnd"/>
      <w:r w:rsidRPr="0057759A">
        <w:rPr>
          <w:rFonts w:eastAsia="Arial Unicode MS" w:cs="Arial"/>
          <w:color w:val="000000" w:themeColor="text1"/>
          <w:kern w:val="0"/>
          <w:sz w:val="24"/>
          <w:szCs w:val="24"/>
        </w:rPr>
        <w:t xml:space="preserve"> library construction and another independent sample set. In one validation vignette, the DNA methylation status of the 10 most significant DMRs which located in the promoter region (P-values&lt;10-15) were evaluated in the same set of PC and PN samples used to create the </w:t>
      </w:r>
      <w:proofErr w:type="spellStart"/>
      <w:r w:rsidRPr="0057759A">
        <w:rPr>
          <w:rFonts w:eastAsia="Arial Unicode MS" w:cs="Arial"/>
          <w:color w:val="000000" w:themeColor="text1"/>
          <w:kern w:val="0"/>
          <w:sz w:val="24"/>
          <w:szCs w:val="24"/>
        </w:rPr>
        <w:t>MethylCap-seq</w:t>
      </w:r>
      <w:proofErr w:type="spellEnd"/>
      <w:r w:rsidRPr="0057759A">
        <w:rPr>
          <w:rFonts w:eastAsia="Arial Unicode MS" w:cs="Arial"/>
          <w:color w:val="000000" w:themeColor="text1"/>
          <w:kern w:val="0"/>
          <w:sz w:val="24"/>
          <w:szCs w:val="24"/>
        </w:rPr>
        <w:t xml:space="preserve"> libraries with BSP and MSP techniques, respectively. Four candidate DMR genes which included C5orf38, EMX1, NPR3, VSTM2B, ELAVL2 and TFAP2C were validated to be significant hyper-methylated in PC than that in PN samples with BSP or MSP technique. Another two genes which included, AGAP2 and TRADD were found significantly hypo-methylated in PC groups with MSP technique</w:t>
      </w:r>
      <w:r w:rsidRPr="0057759A">
        <w:rPr>
          <w:rFonts w:cs="Arial"/>
          <w:color w:val="000000" w:themeColor="text1"/>
          <w:sz w:val="24"/>
          <w:szCs w:val="24"/>
        </w:rPr>
        <w:t xml:space="preserve"> (representative results are shown in Figure 2A and 2B)</w:t>
      </w:r>
      <w:r w:rsidRPr="0057759A">
        <w:rPr>
          <w:rFonts w:eastAsia="Arial Unicode MS" w:cs="Arial"/>
          <w:color w:val="000000" w:themeColor="text1"/>
          <w:kern w:val="0"/>
          <w:sz w:val="24"/>
          <w:szCs w:val="24"/>
        </w:rPr>
        <w:t>.</w:t>
      </w:r>
    </w:p>
    <w:p w:rsidR="001A63E7" w:rsidRPr="0057759A" w:rsidRDefault="009B7941" w:rsidP="006769F3">
      <w:pPr>
        <w:pStyle w:val="4"/>
        <w:rPr>
          <w:color w:val="000000" w:themeColor="text1"/>
        </w:rPr>
        <w:pPrChange w:id="417" w:author="Shicheng Guo" w:date="2014-09-05T16:28:00Z">
          <w:pPr>
            <w:pStyle w:val="4"/>
          </w:pPr>
        </w:pPrChange>
      </w:pPr>
      <w:r w:rsidRPr="0057759A">
        <w:rPr>
          <w:color w:val="000000" w:themeColor="text1"/>
        </w:rPr>
        <w:lastRenderedPageBreak/>
        <w:t xml:space="preserve">Preliminary detection of the DMRs identified by PC genome methylation profiling in limited clinical samples </w:t>
      </w:r>
    </w:p>
    <w:p w:rsidR="001A63E7" w:rsidRPr="0057759A" w:rsidRDefault="00AF1CBE" w:rsidP="006769F3">
      <w:pPr>
        <w:pStyle w:val="CM4"/>
        <w:spacing w:line="276" w:lineRule="auto"/>
        <w:jc w:val="both"/>
        <w:rPr>
          <w:rFonts w:asciiTheme="minorHAnsi" w:cs="Arial"/>
          <w:b/>
          <w:bCs/>
          <w:color w:val="000000" w:themeColor="text1"/>
        </w:rPr>
        <w:pPrChange w:id="418" w:author="Shicheng Guo" w:date="2014-09-05T16:28:00Z">
          <w:pPr>
            <w:pStyle w:val="CM4"/>
            <w:spacing w:line="276" w:lineRule="auto"/>
          </w:pPr>
        </w:pPrChange>
      </w:pPr>
      <w:r w:rsidRPr="0057759A">
        <w:rPr>
          <w:rFonts w:asciiTheme="minorHAnsi" w:cs="Arial"/>
          <w:color w:val="000000" w:themeColor="text1"/>
        </w:rPr>
        <w:t xml:space="preserve">In another validation vignette, the methylation status of 20 gene-associated DMRs scattered in various genetic elements, such as promoters, miRNAs, introns, exons or CGI </w:t>
      </w:r>
      <w:del w:id="419" w:author="Shicheng Guo" w:date="2014-09-05T16:30:00Z">
        <w:r w:rsidRPr="0057759A" w:rsidDel="00673294">
          <w:rPr>
            <w:rFonts w:asciiTheme="minorHAnsi" w:cs="Arial"/>
            <w:color w:val="000000" w:themeColor="text1"/>
          </w:rPr>
          <w:delText>shores,</w:delText>
        </w:r>
      </w:del>
      <w:ins w:id="420" w:author="Shicheng Guo" w:date="2014-09-05T16:30:00Z">
        <w:r w:rsidR="00673294" w:rsidRPr="0057759A">
          <w:rPr>
            <w:rFonts w:asciiTheme="minorHAnsi" w:cs="Arial"/>
            <w:color w:val="000000" w:themeColor="text1"/>
          </w:rPr>
          <w:t>shores</w:t>
        </w:r>
      </w:ins>
      <w:r w:rsidRPr="0057759A">
        <w:rPr>
          <w:rFonts w:asciiTheme="minorHAnsi" w:cs="Arial"/>
          <w:color w:val="000000" w:themeColor="text1"/>
        </w:rPr>
        <w:t xml:space="preserve"> were analyzed by MSP in the PC and PN testing group. The results revealed that 8 gene-associated DMRs exhibited </w:t>
      </w:r>
      <w:proofErr w:type="spellStart"/>
      <w:r w:rsidRPr="0057759A">
        <w:rPr>
          <w:rFonts w:asciiTheme="minorHAnsi" w:cs="Arial"/>
          <w:color w:val="000000" w:themeColor="text1"/>
        </w:rPr>
        <w:t>hypermethylation</w:t>
      </w:r>
      <w:proofErr w:type="spellEnd"/>
      <w:r w:rsidRPr="0057759A">
        <w:rPr>
          <w:rFonts w:asciiTheme="minorHAnsi" w:cs="Arial"/>
          <w:color w:val="000000" w:themeColor="text1"/>
        </w:rPr>
        <w:t xml:space="preserve"> in at least one of the 8 PC samples but in none of the 5 PN samples. An additional 9 gene-associated DMRs exhibited </w:t>
      </w:r>
      <w:proofErr w:type="spellStart"/>
      <w:r w:rsidRPr="0057759A">
        <w:rPr>
          <w:rFonts w:asciiTheme="minorHAnsi" w:cs="Arial"/>
          <w:color w:val="000000" w:themeColor="text1"/>
        </w:rPr>
        <w:t>hypermethylation</w:t>
      </w:r>
      <w:proofErr w:type="spellEnd"/>
      <w:r w:rsidRPr="0057759A">
        <w:rPr>
          <w:rFonts w:asciiTheme="minorHAnsi" w:cs="Arial"/>
          <w:color w:val="000000" w:themeColor="text1"/>
        </w:rPr>
        <w:t xml:space="preserve"> in at least 2 of the 8 PC samples but in only 1 of the 5 PN samples. DMRs in the promoter regions of TRADD, AGAP2, and FAM115A exhibited a loss of methylation in PC (select results are presented in Figure 2B). The MSP results are presented in </w:t>
      </w:r>
      <w:r w:rsidR="00EF1360" w:rsidRPr="0057759A">
        <w:rPr>
          <w:rFonts w:asciiTheme="minorHAnsi" w:cs="Arial"/>
          <w:color w:val="000000" w:themeColor="text1"/>
        </w:rPr>
        <w:t>Supplementar</w:t>
      </w:r>
      <w:r w:rsidR="00A0552C" w:rsidRPr="0057759A">
        <w:rPr>
          <w:rFonts w:asciiTheme="minorHAnsi" w:cs="Arial"/>
          <w:color w:val="000000" w:themeColor="text1"/>
        </w:rPr>
        <w:t>y Table S15.</w:t>
      </w:r>
      <w:r w:rsidRPr="0057759A">
        <w:rPr>
          <w:rFonts w:asciiTheme="minorHAnsi" w:cs="Arial"/>
          <w:color w:val="000000" w:themeColor="text1"/>
        </w:rPr>
        <w:t> </w:t>
      </w:r>
    </w:p>
    <w:p w:rsidR="001A63E7" w:rsidRPr="0057759A" w:rsidRDefault="009B7941" w:rsidP="006769F3">
      <w:pPr>
        <w:pStyle w:val="4"/>
        <w:rPr>
          <w:color w:val="000000" w:themeColor="text1"/>
        </w:rPr>
        <w:pPrChange w:id="421" w:author="Shicheng Guo" w:date="2014-09-05T16:28:00Z">
          <w:pPr>
            <w:pStyle w:val="4"/>
          </w:pPr>
        </w:pPrChange>
      </w:pPr>
      <w:r w:rsidRPr="0057759A">
        <w:rPr>
          <w:color w:val="000000" w:themeColor="text1"/>
        </w:rPr>
        <w:t>MSRE-</w:t>
      </w:r>
      <w:proofErr w:type="spellStart"/>
      <w:r w:rsidRPr="0057759A">
        <w:rPr>
          <w:color w:val="000000" w:themeColor="text1"/>
        </w:rPr>
        <w:t>qPCR</w:t>
      </w:r>
      <w:proofErr w:type="spellEnd"/>
      <w:r w:rsidRPr="0057759A">
        <w:rPr>
          <w:color w:val="000000" w:themeColor="text1"/>
        </w:rPr>
        <w:t xml:space="preserve"> and RT-</w:t>
      </w:r>
      <w:proofErr w:type="spellStart"/>
      <w:r w:rsidRPr="0057759A">
        <w:rPr>
          <w:color w:val="000000" w:themeColor="text1"/>
        </w:rPr>
        <w:t>qPCR</w:t>
      </w:r>
      <w:proofErr w:type="spellEnd"/>
      <w:r w:rsidRPr="0057759A">
        <w:rPr>
          <w:color w:val="000000" w:themeColor="text1"/>
        </w:rPr>
        <w:t xml:space="preserve"> validation of the methylation of orphan CGIs and related EST expression in PC cell lines treated with 5-Aza-2’-deoxycytidine </w:t>
      </w:r>
    </w:p>
    <w:p w:rsidR="001A63E7" w:rsidDel="00E6340E" w:rsidRDefault="009B7941" w:rsidP="00FA6E0F">
      <w:pPr>
        <w:pStyle w:val="CM47"/>
        <w:spacing w:line="276" w:lineRule="auto"/>
        <w:jc w:val="both"/>
        <w:rPr>
          <w:del w:id="422" w:author="Shicheng Guo" w:date="2014-09-05T11:45:00Z"/>
          <w:rFonts w:asciiTheme="minorHAnsi" w:cs="Arial" w:hint="eastAsia"/>
          <w:color w:val="000000" w:themeColor="text1"/>
        </w:rPr>
        <w:pPrChange w:id="423" w:author="Shicheng Guo" w:date="2014-09-05T16:29:00Z">
          <w:pPr>
            <w:pStyle w:val="2"/>
          </w:pPr>
        </w:pPrChange>
      </w:pPr>
      <w:r w:rsidRPr="0057759A">
        <w:rPr>
          <w:rFonts w:asciiTheme="minorHAnsi" w:cs="Arial"/>
          <w:color w:val="000000" w:themeColor="text1"/>
        </w:rPr>
        <w:t xml:space="preserve">Three PC cell lines were treated with 5-aza-dc. The methylation status of 10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DMRs for partial results,</w:t>
      </w:r>
      <w:r w:rsidR="006A585F" w:rsidRPr="0057759A">
        <w:rPr>
          <w:rFonts w:asciiTheme="minorHAnsi" w:cs="Arial"/>
          <w:color w:val="000000" w:themeColor="text1"/>
        </w:rPr>
        <w:t xml:space="preserve"> </w:t>
      </w:r>
      <w:r w:rsidRPr="0057759A">
        <w:rPr>
          <w:rFonts w:asciiTheme="minorHAnsi" w:cs="Arial"/>
          <w:color w:val="000000" w:themeColor="text1"/>
        </w:rPr>
        <w:t>see Figure 3A) in promoter CGIs and orphan CGIs was quantitatively analyzed by MSRE-</w:t>
      </w:r>
      <w:proofErr w:type="spellStart"/>
      <w:r w:rsidRPr="0057759A">
        <w:rPr>
          <w:rFonts w:asciiTheme="minorHAnsi" w:cs="Arial"/>
          <w:color w:val="000000" w:themeColor="text1"/>
        </w:rPr>
        <w:t>qPCR</w:t>
      </w:r>
      <w:proofErr w:type="spellEnd"/>
      <w:r w:rsidRPr="0057759A">
        <w:rPr>
          <w:rFonts w:asciiTheme="minorHAnsi" w:cs="Arial"/>
          <w:color w:val="000000" w:themeColor="text1"/>
        </w:rPr>
        <w:t xml:space="preserve"> (Figure 3B)</w:t>
      </w:r>
      <w:r w:rsidR="007A195C" w:rsidRPr="0057759A">
        <w:rPr>
          <w:rFonts w:asciiTheme="minorHAnsi" w:cs="Arial"/>
          <w:color w:val="000000" w:themeColor="text1"/>
        </w:rPr>
        <w:t xml:space="preserve"> </w:t>
      </w:r>
      <w:r w:rsidRPr="0057759A">
        <w:rPr>
          <w:rFonts w:asciiTheme="minorHAnsi" w:cs="Arial"/>
          <w:color w:val="000000" w:themeColor="text1"/>
        </w:rPr>
        <w:t>in the 3 PC cell lines before and after 5-aza-dc treatment.</w:t>
      </w:r>
      <w:ins w:id="424" w:author="Shicheng Guo" w:date="2014-09-05T16:28:00Z">
        <w:r w:rsidR="00A36503">
          <w:rPr>
            <w:rFonts w:asciiTheme="minorHAnsi" w:cs="Arial" w:hint="eastAsia"/>
            <w:color w:val="000000" w:themeColor="text1"/>
          </w:rPr>
          <w:t xml:space="preserve"> </w:t>
        </w:r>
      </w:ins>
      <w:r w:rsidRPr="0057759A">
        <w:rPr>
          <w:rFonts w:asciiTheme="minorHAnsi" w:cs="Arial"/>
          <w:color w:val="000000" w:themeColor="text1"/>
        </w:rPr>
        <w:t>The expression levels of promoter CGI-related genes and orphan CGI-related ESTs were analyzed by RT-</w:t>
      </w:r>
      <w:proofErr w:type="spellStart"/>
      <w:r w:rsidRPr="0057759A">
        <w:rPr>
          <w:rFonts w:asciiTheme="minorHAnsi" w:cs="Arial"/>
          <w:color w:val="000000" w:themeColor="text1"/>
        </w:rPr>
        <w:t>qPCR</w:t>
      </w:r>
      <w:proofErr w:type="spellEnd"/>
      <w:r w:rsidRPr="0057759A">
        <w:rPr>
          <w:rFonts w:asciiTheme="minorHAnsi" w:cs="Arial"/>
          <w:color w:val="000000" w:themeColor="text1"/>
        </w:rPr>
        <w:t xml:space="preserve"> to ascertain the correlation between aberrant DMRs and the corresponding mRNA expression (Figure 3C). The results indicated that the methylation levels of 4 orphan CGIs and 1 promoter CGI were decreased and that the mRNA expression of the related genes or ESTs increased upon 5-Aza-dc treatment, suggesting that the expression of these genes or ESTs might be regulated by DNA methylation. A quantitative analysis of the methylation status of these particular DMRs in an independent set of samples (testing group</w:t>
      </w:r>
      <w:ins w:id="425" w:author="Shicheng Guo" w:date="2014-09-05T16:29:00Z">
        <w:r w:rsidR="00673294">
          <w:rPr>
            <w:rFonts w:asciiTheme="minorHAnsi" w:cs="Arial" w:hint="eastAsia"/>
            <w:color w:val="000000" w:themeColor="text1"/>
          </w:rPr>
          <w:t xml:space="preserve">, </w:t>
        </w:r>
      </w:ins>
      <w:del w:id="426" w:author="Shicheng Guo" w:date="2014-09-05T16:29:00Z">
        <w:r w:rsidRPr="0057759A" w:rsidDel="00673294">
          <w:rPr>
            <w:rFonts w:asciiTheme="minorHAnsi" w:cs="Arial"/>
            <w:color w:val="000000" w:themeColor="text1"/>
          </w:rPr>
          <w:delText>;</w:delText>
        </w:r>
      </w:del>
      <w:r w:rsidRPr="0057759A">
        <w:rPr>
          <w:rFonts w:asciiTheme="minorHAnsi" w:cs="Arial"/>
          <w:color w:val="000000" w:themeColor="text1"/>
        </w:rPr>
        <w:t xml:space="preserve">8 PC samples, 5 PN samples and 3 PC cell lines) confirmed the differences in methylation at those 4 DMRs in the clinical samples(Figure 3D). </w:t>
      </w:r>
    </w:p>
    <w:p w:rsidR="00E6340E" w:rsidRDefault="00E6340E" w:rsidP="00FA6E0F">
      <w:pPr>
        <w:pStyle w:val="Default"/>
        <w:jc w:val="both"/>
        <w:rPr>
          <w:ins w:id="427" w:author="Shicheng Guo" w:date="2014-09-05T16:28:00Z"/>
          <w:rFonts w:hint="eastAsia"/>
        </w:rPr>
        <w:pPrChange w:id="428" w:author="Shicheng Guo" w:date="2014-09-05T16:29:00Z">
          <w:pPr>
            <w:pStyle w:val="CM47"/>
            <w:spacing w:line="276" w:lineRule="auto"/>
          </w:pPr>
        </w:pPrChange>
      </w:pPr>
    </w:p>
    <w:p w:rsidR="00E6340E" w:rsidRPr="00E6340E" w:rsidRDefault="00E6340E" w:rsidP="00E6340E">
      <w:pPr>
        <w:pStyle w:val="Default"/>
        <w:rPr>
          <w:ins w:id="429" w:author="Shicheng Guo" w:date="2014-09-05T16:28:00Z"/>
          <w:rPrChange w:id="430" w:author="Shicheng Guo" w:date="2014-09-05T16:28:00Z">
            <w:rPr>
              <w:ins w:id="431" w:author="Shicheng Guo" w:date="2014-09-05T16:28:00Z"/>
              <w:rFonts w:asciiTheme="minorHAnsi" w:cs="Arial"/>
              <w:color w:val="000000" w:themeColor="text1"/>
            </w:rPr>
          </w:rPrChange>
        </w:rPr>
        <w:pPrChange w:id="432" w:author="Shicheng Guo" w:date="2014-09-05T16:28:00Z">
          <w:pPr>
            <w:pStyle w:val="CM47"/>
            <w:spacing w:line="276" w:lineRule="auto"/>
          </w:pPr>
        </w:pPrChange>
      </w:pPr>
    </w:p>
    <w:p w:rsidR="001A63E7" w:rsidRPr="0057759A" w:rsidRDefault="009B7941" w:rsidP="006769F3">
      <w:pPr>
        <w:pStyle w:val="CM47"/>
        <w:spacing w:line="276" w:lineRule="auto"/>
        <w:jc w:val="both"/>
        <w:rPr>
          <w:color w:val="000000" w:themeColor="text1"/>
        </w:rPr>
        <w:pPrChange w:id="433" w:author="Shicheng Guo" w:date="2014-09-05T16:28:00Z">
          <w:pPr>
            <w:pStyle w:val="2"/>
          </w:pPr>
        </w:pPrChange>
      </w:pPr>
      <w:r w:rsidRPr="0057759A">
        <w:rPr>
          <w:b/>
          <w:bCs/>
          <w:color w:val="000000" w:themeColor="text1"/>
        </w:rPr>
        <w:t xml:space="preserve">Discussion </w:t>
      </w:r>
    </w:p>
    <w:p w:rsidR="001A63E7" w:rsidRPr="0057759A" w:rsidRDefault="009B7941" w:rsidP="006769F3">
      <w:pPr>
        <w:pStyle w:val="CM41"/>
        <w:spacing w:line="276" w:lineRule="auto"/>
        <w:jc w:val="both"/>
        <w:rPr>
          <w:rFonts w:asciiTheme="minorHAnsi" w:cs="Arial"/>
          <w:color w:val="000000" w:themeColor="text1"/>
        </w:rPr>
        <w:pPrChange w:id="434" w:author="Shicheng Guo" w:date="2014-09-05T16:28:00Z">
          <w:pPr>
            <w:pStyle w:val="CM41"/>
            <w:spacing w:line="276" w:lineRule="auto"/>
          </w:pPr>
        </w:pPrChange>
      </w:pPr>
      <w:r w:rsidRPr="0057759A">
        <w:rPr>
          <w:rFonts w:asciiTheme="minorHAnsi" w:cs="Arial"/>
          <w:color w:val="000000" w:themeColor="text1"/>
        </w:rPr>
        <w:t>Pooling strategies have been utilized innumerous previous genomic studies to investigate the phenotypic similarities in specific models, with the advantage of conserving samples</w:t>
      </w:r>
      <w:ins w:id="435" w:author="Shicheng Guo" w:date="2014-09-05T16:28:00Z">
        <w:r w:rsidR="00FA6E0F">
          <w:rPr>
            <w:rFonts w:asciiTheme="minorHAnsi" w:cs="Arial" w:hint="eastAsia"/>
            <w:color w:val="000000" w:themeColor="text1"/>
          </w:rPr>
          <w:t xml:space="preserve"> </w:t>
        </w:r>
      </w:ins>
      <w:r w:rsidRPr="0057759A">
        <w:rPr>
          <w:rFonts w:asciiTheme="minorHAnsi" w:cs="Arial"/>
          <w:color w:val="000000" w:themeColor="text1"/>
        </w:rPr>
        <w:t>[19,</w:t>
      </w:r>
      <w:ins w:id="436" w:author="Shicheng Guo" w:date="2014-09-05T16:29:00Z">
        <w:r w:rsidR="00EB28CF">
          <w:rPr>
            <w:rFonts w:asciiTheme="minorHAnsi" w:cs="Arial" w:hint="eastAsia"/>
            <w:color w:val="000000" w:themeColor="text1"/>
          </w:rPr>
          <w:t xml:space="preserve"> </w:t>
        </w:r>
      </w:ins>
      <w:r w:rsidRPr="0057759A">
        <w:rPr>
          <w:rFonts w:asciiTheme="minorHAnsi" w:cs="Arial"/>
          <w:color w:val="000000" w:themeColor="text1"/>
        </w:rPr>
        <w:t xml:space="preserve">20]. In the present study, the genome-wide methylation profiles of PC vs.PN tissues were established using two pooled samples. </w:t>
      </w:r>
    </w:p>
    <w:p w:rsidR="001A63E7" w:rsidRPr="0057759A" w:rsidRDefault="009B7941" w:rsidP="006769F3">
      <w:pPr>
        <w:pStyle w:val="CM41"/>
        <w:spacing w:line="276" w:lineRule="auto"/>
        <w:jc w:val="both"/>
        <w:rPr>
          <w:rFonts w:asciiTheme="minorHAnsi" w:cs="Arial"/>
          <w:color w:val="000000" w:themeColor="text1"/>
        </w:rPr>
        <w:pPrChange w:id="437" w:author="Shicheng Guo" w:date="2014-09-05T16:28:00Z">
          <w:pPr>
            <w:pStyle w:val="CM41"/>
            <w:spacing w:line="276" w:lineRule="auto"/>
          </w:pPr>
        </w:pPrChange>
      </w:pPr>
      <w:r w:rsidRPr="0057759A">
        <w:rPr>
          <w:rFonts w:asciiTheme="minorHAnsi" w:cs="Arial"/>
          <w:color w:val="000000" w:themeColor="text1"/>
        </w:rPr>
        <w:t xml:space="preserve">In the present study, we identified 5,280 hyper-DMRs and 3,488 hypo-DMRs that were closely associated with genes and CGIs in PC compared with PN. The GO analysis of the genes associated with these DMRs revealed that the aberrantly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genes primarily belonged to categories related to nucleic acid binding, DNA binding and activation of transcription factors, suggesting that the </w:t>
      </w:r>
      <w:r w:rsidRPr="0057759A">
        <w:rPr>
          <w:rFonts w:asciiTheme="minorHAnsi" w:cs="Arial"/>
          <w:color w:val="000000" w:themeColor="text1"/>
        </w:rPr>
        <w:lastRenderedPageBreak/>
        <w:t xml:space="preserve">methylation of the affected genes coupled with the </w:t>
      </w:r>
      <w:proofErr w:type="spellStart"/>
      <w:r w:rsidRPr="0057759A">
        <w:rPr>
          <w:rFonts w:asciiTheme="minorHAnsi" w:cs="Arial"/>
          <w:color w:val="000000" w:themeColor="text1"/>
        </w:rPr>
        <w:t>downregulation</w:t>
      </w:r>
      <w:proofErr w:type="spellEnd"/>
      <w:r w:rsidRPr="0057759A">
        <w:rPr>
          <w:rFonts w:asciiTheme="minorHAnsi" w:cs="Arial"/>
          <w:color w:val="000000" w:themeColor="text1"/>
        </w:rPr>
        <w:t xml:space="preserve"> of RNA expression resulted in the decreased expression of other genes. The research by </w:t>
      </w:r>
      <w:proofErr w:type="spellStart"/>
      <w:r w:rsidRPr="0057759A">
        <w:rPr>
          <w:rFonts w:asciiTheme="minorHAnsi" w:cs="Arial"/>
          <w:color w:val="000000" w:themeColor="text1"/>
        </w:rPr>
        <w:t>Helman</w:t>
      </w:r>
      <w:proofErr w:type="spellEnd"/>
      <w:r w:rsidRPr="0057759A">
        <w:rPr>
          <w:rFonts w:asciiTheme="minorHAnsi" w:cs="Arial"/>
          <w:color w:val="000000" w:themeColor="text1"/>
        </w:rPr>
        <w:t xml:space="preserve"> Eon NSCLC and that by Zhao M demonstrated that methylation-enriched genes exhibited aberrant methylation and RNA expression in multiple tumor types, and these genes were referred to as tumor suppressor genes [21]. The methylation-enriched genes associated with “cell morphogenesis involved in differentiation” (GO: 0000904) may participate in the morphological changes and late-stage differentiation of PC. In contrast, the </w:t>
      </w:r>
      <w:proofErr w:type="spellStart"/>
      <w:r w:rsidRPr="0057759A">
        <w:rPr>
          <w:rFonts w:asciiTheme="minorHAnsi" w:cs="Arial"/>
          <w:color w:val="000000" w:themeColor="text1"/>
        </w:rPr>
        <w:t>hypomethylated</w:t>
      </w:r>
      <w:proofErr w:type="spellEnd"/>
      <w:r w:rsidRPr="0057759A">
        <w:rPr>
          <w:rFonts w:asciiTheme="minorHAnsi" w:cs="Arial"/>
          <w:color w:val="000000" w:themeColor="text1"/>
        </w:rPr>
        <w:t xml:space="preserve"> genes were mostly enriched in “plasma membrane part” (GO:0044459) and “channel regulator activity” (GO:0016247), and these genes have been confirmed to be enriched in other tumor types in genomic methylation studies, suggesting that the abnormal formation of the plasma membrane may be a common feature in tumor differentiation and maintenance[22,23]. </w:t>
      </w:r>
    </w:p>
    <w:p w:rsidR="001A63E7" w:rsidRPr="0057759A" w:rsidRDefault="009B7941" w:rsidP="006769F3">
      <w:pPr>
        <w:pStyle w:val="CM41"/>
        <w:spacing w:line="276" w:lineRule="auto"/>
        <w:jc w:val="both"/>
        <w:rPr>
          <w:rFonts w:asciiTheme="minorHAnsi" w:cs="Arial"/>
          <w:color w:val="000000" w:themeColor="text1"/>
        </w:rPr>
        <w:pPrChange w:id="438" w:author="Shicheng Guo" w:date="2014-09-05T16:28:00Z">
          <w:pPr>
            <w:pStyle w:val="CM41"/>
            <w:spacing w:line="276" w:lineRule="auto"/>
          </w:pPr>
        </w:pPrChange>
      </w:pPr>
      <w:r w:rsidRPr="0057759A">
        <w:rPr>
          <w:rFonts w:asciiTheme="minorHAnsi" w:cs="Arial"/>
          <w:color w:val="000000" w:themeColor="text1"/>
        </w:rPr>
        <w:t>We also conducted a KEGG pathway analysis of the genes with DMRs in their promoter; surprisingly, both hyper-and hypo-methylated genes were enriched in the same pathway, “</w:t>
      </w:r>
      <w:proofErr w:type="spellStart"/>
      <w:r w:rsidRPr="0057759A">
        <w:rPr>
          <w:rFonts w:asciiTheme="minorHAnsi" w:cs="Arial"/>
          <w:color w:val="000000" w:themeColor="text1"/>
        </w:rPr>
        <w:t>neuroactive</w:t>
      </w:r>
      <w:proofErr w:type="spellEnd"/>
      <w:r w:rsidRPr="0057759A">
        <w:rPr>
          <w:rFonts w:asciiTheme="minorHAnsi" w:cs="Arial"/>
          <w:color w:val="000000" w:themeColor="text1"/>
        </w:rPr>
        <w:t xml:space="preserve"> ligand-receptor interaction”, which mainly participates in the endocrine and exocrine functions of cells. Functional abnormalities in these genes have been demonstrated in studies on meningioma and PC [24</w:t>
      </w:r>
      <w:proofErr w:type="gramStart"/>
      <w:r w:rsidRPr="0057759A">
        <w:rPr>
          <w:rFonts w:asciiTheme="minorHAnsi" w:cs="Arial"/>
          <w:color w:val="000000" w:themeColor="text1"/>
        </w:rPr>
        <w:t>,25</w:t>
      </w:r>
      <w:proofErr w:type="gramEnd"/>
      <w:r w:rsidRPr="0057759A">
        <w:rPr>
          <w:rFonts w:asciiTheme="minorHAnsi" w:cs="Arial"/>
          <w:color w:val="000000" w:themeColor="text1"/>
        </w:rPr>
        <w:t xml:space="preserve">]. Our present study </w:t>
      </w:r>
      <w:proofErr w:type="spellStart"/>
      <w:r w:rsidRPr="0057759A">
        <w:rPr>
          <w:rFonts w:asciiTheme="minorHAnsi" w:cs="Arial"/>
          <w:color w:val="000000" w:themeColor="text1"/>
        </w:rPr>
        <w:t>revealedbi</w:t>
      </w:r>
      <w:proofErr w:type="spellEnd"/>
      <w:r w:rsidRPr="0057759A">
        <w:rPr>
          <w:rFonts w:asciiTheme="minorHAnsi" w:cs="Arial"/>
          <w:color w:val="000000" w:themeColor="text1"/>
        </w:rPr>
        <w:t xml:space="preserve">-directional methylation changes in this pathway in PC, but the detailed mechanism of action of this </w:t>
      </w:r>
      <w:proofErr w:type="spellStart"/>
      <w:r w:rsidRPr="0057759A">
        <w:rPr>
          <w:rFonts w:asciiTheme="minorHAnsi" w:cs="Arial"/>
          <w:color w:val="000000" w:themeColor="text1"/>
        </w:rPr>
        <w:t>pathwayin</w:t>
      </w:r>
      <w:proofErr w:type="spellEnd"/>
      <w:r w:rsidRPr="0057759A">
        <w:rPr>
          <w:rFonts w:asciiTheme="minorHAnsi" w:cs="Arial"/>
          <w:color w:val="000000" w:themeColor="text1"/>
        </w:rPr>
        <w:t xml:space="preserve"> PC development requires additional research (Table 2). </w:t>
      </w:r>
    </w:p>
    <w:p w:rsidR="001A63E7" w:rsidRPr="0057759A" w:rsidRDefault="009B7941" w:rsidP="006769F3">
      <w:pPr>
        <w:pStyle w:val="CM4"/>
        <w:spacing w:line="276" w:lineRule="auto"/>
        <w:jc w:val="both"/>
        <w:rPr>
          <w:rFonts w:asciiTheme="minorHAnsi" w:cs="Arial"/>
          <w:color w:val="000000" w:themeColor="text1"/>
        </w:rPr>
        <w:pPrChange w:id="439" w:author="Shicheng Guo" w:date="2014-09-05T16:28:00Z">
          <w:pPr>
            <w:pStyle w:val="CM4"/>
            <w:spacing w:line="276" w:lineRule="auto"/>
          </w:pPr>
        </w:pPrChange>
      </w:pPr>
      <w:r w:rsidRPr="0057759A">
        <w:rPr>
          <w:rFonts w:asciiTheme="minorHAnsi" w:cs="Arial"/>
          <w:color w:val="000000" w:themeColor="text1"/>
        </w:rPr>
        <w:t xml:space="preserve">As an epigenetic factor, miRNAs play an important part in the regulation of cellular biophysical functions, and miRNAs have been shown to be correlated with the apoptosis, invasion, metastasis, recurrence and drug resistance of tumor cells. The regulation of miRNAs by DNA methylation has been extensively studied. In this study, we identified particular miRNAs that were aberrantly methylated in PC. Among these miRNAs, hsa-mir-124-3 has been shown to be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in PC and is involved in the progression, metastasis and recurrence of PC [26</w:t>
      </w:r>
      <w:proofErr w:type="gramStart"/>
      <w:r w:rsidRPr="0057759A">
        <w:rPr>
          <w:rFonts w:asciiTheme="minorHAnsi" w:cs="Arial"/>
          <w:color w:val="000000" w:themeColor="text1"/>
        </w:rPr>
        <w:t>,27</w:t>
      </w:r>
      <w:proofErr w:type="gramEnd"/>
      <w:r w:rsidRPr="0057759A">
        <w:rPr>
          <w:rFonts w:asciiTheme="minorHAnsi" w:cs="Arial"/>
          <w:color w:val="000000" w:themeColor="text1"/>
        </w:rPr>
        <w:t xml:space="preserve">]. </w:t>
      </w:r>
      <w:proofErr w:type="gramStart"/>
      <w:r w:rsidRPr="0057759A">
        <w:rPr>
          <w:rFonts w:asciiTheme="minorHAnsi" w:cs="Arial"/>
          <w:color w:val="000000" w:themeColor="text1"/>
        </w:rPr>
        <w:t>mir-130b</w:t>
      </w:r>
      <w:proofErr w:type="gramEnd"/>
      <w:r w:rsidRPr="0057759A">
        <w:rPr>
          <w:rFonts w:asciiTheme="minorHAnsi" w:cs="Arial"/>
          <w:color w:val="000000" w:themeColor="text1"/>
        </w:rPr>
        <w:t xml:space="preserve"> and mir-210 are two </w:t>
      </w:r>
      <w:proofErr w:type="spellStart"/>
      <w:r w:rsidRPr="0057759A">
        <w:rPr>
          <w:rFonts w:asciiTheme="minorHAnsi" w:cs="Arial"/>
          <w:color w:val="000000" w:themeColor="text1"/>
        </w:rPr>
        <w:t>hypomethylated</w:t>
      </w:r>
      <w:proofErr w:type="spellEnd"/>
      <w:r w:rsidRPr="0057759A">
        <w:rPr>
          <w:rFonts w:asciiTheme="minorHAnsi" w:cs="Arial"/>
          <w:color w:val="000000" w:themeColor="text1"/>
        </w:rPr>
        <w:t xml:space="preserve"> miRNAs that were discovered in this study, and </w:t>
      </w:r>
      <w:proofErr w:type="spellStart"/>
      <w:r w:rsidRPr="0057759A">
        <w:rPr>
          <w:rFonts w:asciiTheme="minorHAnsi" w:cs="Arial"/>
          <w:color w:val="000000" w:themeColor="text1"/>
        </w:rPr>
        <w:t>bothof</w:t>
      </w:r>
      <w:proofErr w:type="spellEnd"/>
      <w:r w:rsidRPr="0057759A">
        <w:rPr>
          <w:rFonts w:asciiTheme="minorHAnsi" w:cs="Arial"/>
          <w:color w:val="000000" w:themeColor="text1"/>
        </w:rPr>
        <w:t xml:space="preserve"> these miRNAs were found to be over expressed in PC and have been correlated with the proliferation and invasion of PC cells[28,29]. Certain miRNAs that we identified as aberrantly methylated in PC have already been studied in other tumor types and are regulated by DNA methylation. For example,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miRNAs in PC, such as miR-9-3</w:t>
      </w:r>
      <w:proofErr w:type="gramStart"/>
      <w:r w:rsidRPr="0057759A">
        <w:rPr>
          <w:rFonts w:asciiTheme="minorHAnsi" w:cs="Arial"/>
          <w:color w:val="000000" w:themeColor="text1"/>
        </w:rPr>
        <w:t>,mir</w:t>
      </w:r>
      <w:proofErr w:type="gramEnd"/>
      <w:r w:rsidRPr="0057759A">
        <w:rPr>
          <w:rFonts w:asciiTheme="minorHAnsi" w:cs="Arial"/>
          <w:color w:val="000000" w:themeColor="text1"/>
        </w:rPr>
        <w:t xml:space="preserve">-9-1,miR-124 and miR-203,are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in NSCLC, breast </w:t>
      </w:r>
      <w:proofErr w:type="spellStart"/>
      <w:r w:rsidRPr="0057759A">
        <w:rPr>
          <w:rFonts w:asciiTheme="minorHAnsi" w:cs="Arial"/>
          <w:color w:val="000000" w:themeColor="text1"/>
        </w:rPr>
        <w:t>cancer,cervical</w:t>
      </w:r>
      <w:proofErr w:type="spellEnd"/>
      <w:r w:rsidRPr="0057759A">
        <w:rPr>
          <w:rFonts w:asciiTheme="minorHAnsi" w:cs="Arial"/>
          <w:color w:val="000000" w:themeColor="text1"/>
        </w:rPr>
        <w:t xml:space="preserve"> cancer, and hematological cancer, respectively; </w:t>
      </w:r>
      <w:proofErr w:type="spellStart"/>
      <w:r w:rsidRPr="0057759A">
        <w:rPr>
          <w:rFonts w:asciiTheme="minorHAnsi" w:cs="Arial"/>
          <w:color w:val="000000" w:themeColor="text1"/>
        </w:rPr>
        <w:t>hypermethylation</w:t>
      </w:r>
      <w:proofErr w:type="spellEnd"/>
      <w:r w:rsidRPr="0057759A">
        <w:rPr>
          <w:rFonts w:asciiTheme="minorHAnsi" w:cs="Arial"/>
          <w:color w:val="000000" w:themeColor="text1"/>
        </w:rPr>
        <w:t xml:space="preserve"> decreases miRNA expression, which promotes tumor development and tumor cell proliferation [30,31,32,33].mir-10b, which was found to be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in PC in this study, was thought to be an inhibitor of tumor metastasis in animal models </w:t>
      </w:r>
    </w:p>
    <w:p w:rsidR="001A63E7" w:rsidRPr="0057759A" w:rsidRDefault="009B7941" w:rsidP="006769F3">
      <w:pPr>
        <w:pStyle w:val="CM4"/>
        <w:spacing w:line="276" w:lineRule="auto"/>
        <w:jc w:val="both"/>
        <w:rPr>
          <w:rFonts w:asciiTheme="minorHAnsi" w:cs="Arial"/>
          <w:color w:val="000000" w:themeColor="text1"/>
        </w:rPr>
        <w:pPrChange w:id="440" w:author="Shicheng Guo" w:date="2014-09-05T16:28:00Z">
          <w:pPr>
            <w:pStyle w:val="CM4"/>
            <w:spacing w:line="276" w:lineRule="auto"/>
          </w:pPr>
        </w:pPrChange>
      </w:pPr>
      <w:r w:rsidRPr="0057759A">
        <w:rPr>
          <w:rFonts w:asciiTheme="minorHAnsi" w:cs="Arial"/>
          <w:color w:val="000000" w:themeColor="text1"/>
        </w:rPr>
        <w:lastRenderedPageBreak/>
        <w:t xml:space="preserve">[34] </w:t>
      </w:r>
      <w:proofErr w:type="gramStart"/>
      <w:r w:rsidRPr="0057759A">
        <w:rPr>
          <w:rFonts w:asciiTheme="minorHAnsi" w:cs="Arial"/>
          <w:color w:val="000000" w:themeColor="text1"/>
        </w:rPr>
        <w:t>and</w:t>
      </w:r>
      <w:proofErr w:type="gramEnd"/>
      <w:r w:rsidRPr="0057759A">
        <w:rPr>
          <w:rFonts w:asciiTheme="minorHAnsi" w:cs="Arial"/>
          <w:color w:val="000000" w:themeColor="text1"/>
        </w:rPr>
        <w:t xml:space="preserve"> was found to be over-expressed in PC[35]. Therefore, further studies of the remaining miRNAs that were aberrantly methylated in PC will shed light on the mechanisms of pancreatic carcinogenesis, although the related research is currently very limited. </w:t>
      </w:r>
    </w:p>
    <w:p w:rsidR="001A63E7" w:rsidRPr="0057759A" w:rsidRDefault="009B7941" w:rsidP="006769F3">
      <w:pPr>
        <w:pStyle w:val="CM4"/>
        <w:spacing w:line="276" w:lineRule="auto"/>
        <w:jc w:val="both"/>
        <w:rPr>
          <w:rFonts w:asciiTheme="minorHAnsi" w:cs="Arial"/>
          <w:color w:val="000000" w:themeColor="text1"/>
        </w:rPr>
        <w:pPrChange w:id="441" w:author="Shicheng Guo" w:date="2014-09-05T16:28:00Z">
          <w:pPr>
            <w:pStyle w:val="CM4"/>
            <w:spacing w:line="276" w:lineRule="auto"/>
          </w:pPr>
        </w:pPrChange>
      </w:pPr>
      <w:r w:rsidRPr="0057759A">
        <w:rPr>
          <w:rFonts w:asciiTheme="minorHAnsi" w:cs="Arial"/>
          <w:color w:val="000000" w:themeColor="text1"/>
        </w:rPr>
        <w:t xml:space="preserve">The top 40 </w:t>
      </w:r>
      <w:proofErr w:type="spellStart"/>
      <w:r w:rsidRPr="0057759A">
        <w:rPr>
          <w:rFonts w:asciiTheme="minorHAnsi" w:cs="Arial"/>
          <w:color w:val="000000" w:themeColor="text1"/>
        </w:rPr>
        <w:t>genes</w:t>
      </w:r>
      <w:proofErr w:type="gramStart"/>
      <w:r w:rsidRPr="0057759A">
        <w:rPr>
          <w:rFonts w:asciiTheme="minorHAnsi" w:cs="Arial"/>
          <w:color w:val="000000" w:themeColor="text1"/>
        </w:rPr>
        <w:t>,based</w:t>
      </w:r>
      <w:proofErr w:type="spellEnd"/>
      <w:proofErr w:type="gramEnd"/>
      <w:r w:rsidRPr="0057759A">
        <w:rPr>
          <w:rFonts w:asciiTheme="minorHAnsi" w:cs="Arial"/>
          <w:color w:val="000000" w:themeColor="text1"/>
        </w:rPr>
        <w:t xml:space="preserve"> on p-value, that exhibited methylation changes in the promoter region were selected and examined by MSP in the testing group </w:t>
      </w:r>
      <w:proofErr w:type="spellStart"/>
      <w:r w:rsidRPr="0057759A">
        <w:rPr>
          <w:rFonts w:asciiTheme="minorHAnsi" w:cs="Arial"/>
          <w:color w:val="000000" w:themeColor="text1"/>
        </w:rPr>
        <w:t>samples.Of</w:t>
      </w:r>
      <w:proofErr w:type="spellEnd"/>
      <w:r w:rsidRPr="0057759A">
        <w:rPr>
          <w:rFonts w:asciiTheme="minorHAnsi" w:cs="Arial"/>
          <w:color w:val="000000" w:themeColor="text1"/>
        </w:rPr>
        <w:t xml:space="preserve"> these genes, 18 showed significant differences in methylation between the PC and PN tissues (and/or PC cell lines). Interestingly, among these genes, 7 (DLX4, ELAVL2, IRX1, PITX2, SIM2, TBX5, and TFAP2C) were enriched for the annotation of regulation of </w:t>
      </w:r>
      <w:proofErr w:type="gramStart"/>
      <w:r w:rsidRPr="0057759A">
        <w:rPr>
          <w:rFonts w:asciiTheme="minorHAnsi" w:cs="Arial"/>
          <w:color w:val="000000" w:themeColor="text1"/>
        </w:rPr>
        <w:t>transcription(</w:t>
      </w:r>
      <w:proofErr w:type="gramEnd"/>
      <w:r w:rsidRPr="0057759A">
        <w:rPr>
          <w:rFonts w:asciiTheme="minorHAnsi" w:cs="Arial"/>
          <w:color w:val="000000" w:themeColor="text1"/>
        </w:rPr>
        <w:t xml:space="preserve">GO:0006355), which corresponds with the results obtained in our previous GO analysis. All of the genes discussed above have been investigated in PC and other tumor types, and their involvement in carcinogenesis has been confirmed. </w:t>
      </w:r>
    </w:p>
    <w:p w:rsidR="001A63E7" w:rsidRPr="0057759A" w:rsidRDefault="009B7941" w:rsidP="006769F3">
      <w:pPr>
        <w:pStyle w:val="CM4"/>
        <w:jc w:val="both"/>
        <w:rPr>
          <w:rFonts w:asciiTheme="minorHAnsi" w:cs="Arial"/>
          <w:color w:val="000000" w:themeColor="text1"/>
        </w:rPr>
        <w:pPrChange w:id="442" w:author="Shicheng Guo" w:date="2014-09-05T16:28:00Z">
          <w:pPr>
            <w:pStyle w:val="CM4"/>
          </w:pPr>
        </w:pPrChange>
      </w:pPr>
      <w:r w:rsidRPr="0057759A">
        <w:rPr>
          <w:rFonts w:asciiTheme="minorHAnsi" w:cs="Arial"/>
          <w:color w:val="000000" w:themeColor="text1"/>
        </w:rPr>
        <w:t xml:space="preserve">On both the gene and genome levels, many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genes previously reported in PC studies were identified as hyper-DMRs in the present study, including LHX1, FOXE1, PAX6, BNIP3[36], ALPP, CEBPA[37], CACNA1G[38], CCND2[39], BAI1,NRN1, PENK, FAM84A,and ZNF415 [40]. In addition, our study also identified certain other genes that are frequently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in different types of cancer, such as RASSF1a, CDKN2A, hHML1, and </w:t>
      </w:r>
      <w:proofErr w:type="gramStart"/>
      <w:r w:rsidRPr="0057759A">
        <w:rPr>
          <w:rFonts w:asciiTheme="minorHAnsi" w:cs="Arial"/>
          <w:color w:val="000000" w:themeColor="text1"/>
        </w:rPr>
        <w:t>CDH1[</w:t>
      </w:r>
      <w:proofErr w:type="gramEnd"/>
      <w:r w:rsidRPr="0057759A">
        <w:rPr>
          <w:rFonts w:asciiTheme="minorHAnsi" w:cs="Arial"/>
          <w:color w:val="000000" w:themeColor="text1"/>
        </w:rPr>
        <w:t xml:space="preserve">41,42]. Hence, we have established a relatively intact database of abnormal methylation in PC. We also compared our data with those by </w:t>
      </w:r>
      <w:proofErr w:type="spellStart"/>
      <w:proofErr w:type="gramStart"/>
      <w:r w:rsidRPr="0057759A">
        <w:rPr>
          <w:rFonts w:asciiTheme="minorHAnsi" w:cs="Arial"/>
          <w:color w:val="000000" w:themeColor="text1"/>
        </w:rPr>
        <w:t>Goggins</w:t>
      </w:r>
      <w:proofErr w:type="spellEnd"/>
      <w:r w:rsidRPr="0057759A">
        <w:rPr>
          <w:rFonts w:asciiTheme="minorHAnsi" w:cs="Arial"/>
          <w:color w:val="000000" w:themeColor="text1"/>
        </w:rPr>
        <w:t>[</w:t>
      </w:r>
      <w:proofErr w:type="gramEnd"/>
      <w:r w:rsidRPr="0057759A">
        <w:rPr>
          <w:rFonts w:asciiTheme="minorHAnsi" w:cs="Arial"/>
          <w:color w:val="000000" w:themeColor="text1"/>
        </w:rPr>
        <w:t xml:space="preserve">6], who analyzed 9 pairs of PC vs. PN samples using Human </w:t>
      </w:r>
      <w:proofErr w:type="spellStart"/>
      <w:r w:rsidRPr="0057759A">
        <w:rPr>
          <w:rFonts w:asciiTheme="minorHAnsi" w:cs="Arial"/>
          <w:color w:val="000000" w:themeColor="text1"/>
        </w:rPr>
        <w:t>CpG</w:t>
      </w:r>
      <w:proofErr w:type="spellEnd"/>
      <w:r w:rsidRPr="0057759A">
        <w:rPr>
          <w:rFonts w:asciiTheme="minorHAnsi" w:cs="Arial"/>
          <w:color w:val="000000" w:themeColor="text1"/>
        </w:rPr>
        <w:t xml:space="preserve"> Island Microarray 244k chips and obtained (after data filtering with proper thresholds) 1658 differentially methylated known loci. The comparison revealed the following: </w:t>
      </w:r>
      <w:r w:rsidR="006A585F" w:rsidRPr="0057759A">
        <w:rPr>
          <w:rFonts w:asciiTheme="minorHAnsi" w:cs="Arial"/>
          <w:color w:val="000000" w:themeColor="text1"/>
        </w:rPr>
        <w:t xml:space="preserve"> </w:t>
      </w:r>
      <w:r w:rsidRPr="0057759A">
        <w:rPr>
          <w:rFonts w:asciiTheme="minorHAnsi" w:cs="Arial"/>
          <w:color w:val="000000" w:themeColor="text1"/>
        </w:rPr>
        <w:t xml:space="preserve">1) Regarding the ability to capture aberrantly methylated gene targets, </w:t>
      </w:r>
      <w:proofErr w:type="spellStart"/>
      <w:r w:rsidRPr="0057759A">
        <w:rPr>
          <w:rFonts w:asciiTheme="minorHAnsi" w:cs="Arial"/>
          <w:color w:val="000000" w:themeColor="text1"/>
        </w:rPr>
        <w:t>Me</w:t>
      </w:r>
      <w:r w:rsidR="00A0552C" w:rsidRPr="0057759A">
        <w:rPr>
          <w:rFonts w:asciiTheme="minorHAnsi" w:cs="Arial"/>
          <w:color w:val="000000" w:themeColor="text1"/>
        </w:rPr>
        <w:t>thylCap-seq</w:t>
      </w:r>
      <w:proofErr w:type="spellEnd"/>
      <w:r w:rsidR="00A0552C" w:rsidRPr="0057759A">
        <w:rPr>
          <w:rFonts w:asciiTheme="minorHAnsi" w:cs="Arial"/>
          <w:color w:val="000000" w:themeColor="text1"/>
        </w:rPr>
        <w:t xml:space="preserve"> identified more targets than the array method in terms of both </w:t>
      </w:r>
      <w:proofErr w:type="spellStart"/>
      <w:r w:rsidR="00A0552C" w:rsidRPr="0057759A">
        <w:rPr>
          <w:rFonts w:asciiTheme="minorHAnsi" w:cs="Arial"/>
          <w:color w:val="000000" w:themeColor="text1"/>
        </w:rPr>
        <w:t>hypermethylated</w:t>
      </w:r>
      <w:proofErr w:type="spellEnd"/>
      <w:r w:rsidR="00A0552C" w:rsidRPr="0057759A">
        <w:rPr>
          <w:rFonts w:asciiTheme="minorHAnsi" w:cs="Arial"/>
          <w:color w:val="000000" w:themeColor="text1"/>
        </w:rPr>
        <w:t xml:space="preserve"> genes (1983 vs. 1206) and </w:t>
      </w:r>
      <w:proofErr w:type="spellStart"/>
      <w:r w:rsidR="00A0552C" w:rsidRPr="0057759A">
        <w:rPr>
          <w:rFonts w:asciiTheme="minorHAnsi" w:cs="Arial"/>
          <w:color w:val="000000" w:themeColor="text1"/>
        </w:rPr>
        <w:t>hypomethylated</w:t>
      </w:r>
      <w:proofErr w:type="spellEnd"/>
      <w:r w:rsidR="00A0552C" w:rsidRPr="0057759A">
        <w:rPr>
          <w:rFonts w:asciiTheme="minorHAnsi" w:cs="Arial"/>
          <w:color w:val="000000" w:themeColor="text1"/>
        </w:rPr>
        <w:t xml:space="preserve"> genes (1692 vs. 379</w:t>
      </w:r>
      <w:proofErr w:type="gramStart"/>
      <w:r w:rsidR="00A0552C" w:rsidRPr="0057759A">
        <w:rPr>
          <w:rFonts w:asciiTheme="minorHAnsi" w:cs="Arial"/>
          <w:color w:val="000000" w:themeColor="text1"/>
        </w:rPr>
        <w:t>) ,</w:t>
      </w:r>
      <w:proofErr w:type="gramEnd"/>
      <w:r w:rsidR="00A0552C" w:rsidRPr="0057759A">
        <w:rPr>
          <w:rFonts w:asciiTheme="minorHAnsi" w:cs="Arial"/>
          <w:color w:val="000000" w:themeColor="text1"/>
        </w:rPr>
        <w:t xml:space="preserve"> indicating that “methylated DNA fragment enrichment plus deep sequencing” can uncover more aberrant gene loci, even though it is more labor-intensive and time-consuming. 2) Regarding the genes revealed by both </w:t>
      </w:r>
      <w:proofErr w:type="spellStart"/>
      <w:r w:rsidR="00A0552C" w:rsidRPr="0057759A">
        <w:rPr>
          <w:rFonts w:asciiTheme="minorHAnsi" w:cs="Arial"/>
          <w:color w:val="000000" w:themeColor="text1"/>
        </w:rPr>
        <w:t>MethylCap-seq</w:t>
      </w:r>
      <w:proofErr w:type="spellEnd"/>
      <w:r w:rsidR="00A0552C" w:rsidRPr="0057759A">
        <w:rPr>
          <w:rFonts w:asciiTheme="minorHAnsi" w:cs="Arial"/>
          <w:color w:val="000000" w:themeColor="text1"/>
        </w:rPr>
        <w:t xml:space="preserve"> and array, there were 737 total genes (Supplementary Table S16) discovered by both methods, which accounts for 46.7% of the total genes recovered. This high recovery rate when comparing the two methods reflects the reliability of the methods for this purpose. </w:t>
      </w:r>
      <w:r w:rsidR="00A0552C" w:rsidRPr="0057759A">
        <w:rPr>
          <w:rFonts w:asciiTheme="minorHAnsi" w:cs="Arial"/>
          <w:color w:val="000000" w:themeColor="text1"/>
        </w:rPr>
        <w:lastRenderedPageBreak/>
        <w:t>However, the unique genes that were identified suggest that these two methods each have their own particular advantages. 3) The high percentage of commonality among the hyper-DMR genes (46.2%) and low percentage of commonality among the hypo-DMR genes (30 genes, 2.9% of all the hypo-DMR genes</w:t>
      </w:r>
      <w:proofErr w:type="gramStart"/>
      <w:r w:rsidR="00A0552C" w:rsidRPr="0057759A">
        <w:rPr>
          <w:rFonts w:asciiTheme="minorHAnsi" w:cs="Arial"/>
          <w:color w:val="000000" w:themeColor="text1"/>
        </w:rPr>
        <w:t>)(</w:t>
      </w:r>
      <w:proofErr w:type="gramEnd"/>
      <w:r w:rsidR="00A0552C" w:rsidRPr="0057759A">
        <w:rPr>
          <w:rFonts w:asciiTheme="minorHAnsi" w:cs="Arial"/>
          <w:color w:val="000000" w:themeColor="text1"/>
        </w:rPr>
        <w:t xml:space="preserve">Supplementary Table S17)  between the studies by </w:t>
      </w:r>
      <w:proofErr w:type="spellStart"/>
      <w:r w:rsidR="00A0552C" w:rsidRPr="0057759A">
        <w:rPr>
          <w:rFonts w:asciiTheme="minorHAnsi" w:cs="Arial"/>
          <w:color w:val="000000" w:themeColor="text1"/>
        </w:rPr>
        <w:t>Goggins</w:t>
      </w:r>
      <w:proofErr w:type="spellEnd"/>
      <w:r w:rsidR="00A0552C" w:rsidRPr="0057759A">
        <w:rPr>
          <w:rFonts w:asciiTheme="minorHAnsi" w:cs="Arial"/>
          <w:color w:val="000000" w:themeColor="text1"/>
        </w:rPr>
        <w:t xml:space="preserve">’ and us might indicate that during PC development, </w:t>
      </w:r>
      <w:proofErr w:type="spellStart"/>
      <w:r w:rsidR="00A0552C" w:rsidRPr="0057759A">
        <w:rPr>
          <w:rFonts w:asciiTheme="minorHAnsi" w:cs="Arial"/>
          <w:color w:val="000000" w:themeColor="text1"/>
        </w:rPr>
        <w:t>hypermethylation</w:t>
      </w:r>
      <w:proofErr w:type="spellEnd"/>
      <w:r w:rsidR="00A0552C" w:rsidRPr="0057759A">
        <w:rPr>
          <w:rFonts w:asciiTheme="minorHAnsi" w:cs="Arial"/>
          <w:color w:val="000000" w:themeColor="text1"/>
        </w:rPr>
        <w:t xml:space="preserve"> is a more definite and destined process, whereas </w:t>
      </w:r>
      <w:proofErr w:type="spellStart"/>
      <w:r w:rsidR="00A0552C" w:rsidRPr="0057759A">
        <w:rPr>
          <w:rFonts w:asciiTheme="minorHAnsi" w:cs="Arial"/>
          <w:color w:val="000000" w:themeColor="text1"/>
        </w:rPr>
        <w:t>hypomethylation</w:t>
      </w:r>
      <w:proofErr w:type="spellEnd"/>
      <w:r w:rsidR="00A0552C" w:rsidRPr="0057759A">
        <w:rPr>
          <w:rFonts w:asciiTheme="minorHAnsi" w:cs="Arial"/>
          <w:color w:val="000000" w:themeColor="text1"/>
        </w:rPr>
        <w:t xml:space="preserve"> is </w:t>
      </w:r>
      <w:r w:rsidRPr="0057759A">
        <w:rPr>
          <w:rFonts w:asciiTheme="minorHAnsi" w:cs="Arial"/>
          <w:color w:val="000000" w:themeColor="text1"/>
        </w:rPr>
        <w:t>somewhat more random or perhaps stochastic.</w:t>
      </w:r>
      <w:r w:rsidR="00CC3C9D" w:rsidRPr="0057759A">
        <w:rPr>
          <w:rFonts w:asciiTheme="minorHAnsi" w:cs="Arial"/>
          <w:color w:val="000000" w:themeColor="text1"/>
        </w:rPr>
        <w:t xml:space="preserve"> We also compared our current </w:t>
      </w:r>
      <w:proofErr w:type="spellStart"/>
      <w:r w:rsidR="00CC3C9D" w:rsidRPr="0057759A">
        <w:rPr>
          <w:rFonts w:asciiTheme="minorHAnsi" w:cs="Arial"/>
          <w:color w:val="000000" w:themeColor="text1"/>
        </w:rPr>
        <w:t>aberrent</w:t>
      </w:r>
      <w:proofErr w:type="spellEnd"/>
      <w:r w:rsidR="00CC3C9D" w:rsidRPr="0057759A">
        <w:rPr>
          <w:rFonts w:asciiTheme="minorHAnsi" w:cs="Arial"/>
          <w:color w:val="000000" w:themeColor="text1"/>
        </w:rPr>
        <w:t xml:space="preserve"> methylated gene target with that of previous studies. Among all the 3911 DMGs revealed in present study, 728 DMGs were reported by </w:t>
      </w:r>
      <w:proofErr w:type="spellStart"/>
      <w:r w:rsidR="00CC3C9D" w:rsidRPr="0057759A">
        <w:rPr>
          <w:rFonts w:asciiTheme="minorHAnsi" w:cs="Arial"/>
          <w:color w:val="000000" w:themeColor="text1"/>
        </w:rPr>
        <w:t>Grimmond</w:t>
      </w:r>
      <w:proofErr w:type="spellEnd"/>
      <w:r w:rsidR="00CC3C9D" w:rsidRPr="0057759A">
        <w:rPr>
          <w:rFonts w:asciiTheme="minorHAnsi" w:cs="Arial"/>
          <w:color w:val="000000" w:themeColor="text1"/>
        </w:rPr>
        <w:t>（</w:t>
      </w:r>
      <w:r w:rsidR="00CC3C9D" w:rsidRPr="0057759A">
        <w:rPr>
          <w:rFonts w:asciiTheme="minorHAnsi" w:cs="Arial"/>
          <w:color w:val="000000" w:themeColor="text1"/>
        </w:rPr>
        <w:t>2014</w:t>
      </w:r>
      <w:r w:rsidR="00CC3C9D" w:rsidRPr="0057759A">
        <w:rPr>
          <w:rFonts w:asciiTheme="minorHAnsi" w:cs="Arial"/>
          <w:color w:val="000000" w:themeColor="text1"/>
        </w:rPr>
        <w:t>）</w:t>
      </w:r>
      <w:r w:rsidR="00CC3C9D" w:rsidRPr="0057759A">
        <w:rPr>
          <w:rFonts w:asciiTheme="minorHAnsi" w:cs="Arial"/>
          <w:color w:val="000000" w:themeColor="text1"/>
        </w:rPr>
        <w:t>[43]</w:t>
      </w:r>
      <w:r w:rsidR="00CC3C9D" w:rsidRPr="0057759A">
        <w:rPr>
          <w:rFonts w:asciiTheme="minorHAnsi" w:cs="Arial"/>
          <w:color w:val="000000" w:themeColor="text1"/>
        </w:rPr>
        <w:t>，</w:t>
      </w:r>
      <w:r w:rsidR="00CC3C9D" w:rsidRPr="0057759A">
        <w:rPr>
          <w:rFonts w:asciiTheme="minorHAnsi" w:cs="Arial"/>
          <w:color w:val="000000" w:themeColor="text1"/>
        </w:rPr>
        <w:t>339 DMGs by Vincent et al(2011)[7] and 55 by Tan et al (2009) [44](Supplementary Table S18). This discrepancy in DMGs number obtained among all the four groups might resulted from different technological platform adapted in each study group</w:t>
      </w:r>
      <w:r w:rsidR="00CC3C9D" w:rsidRPr="0057759A">
        <w:rPr>
          <w:rFonts w:asciiTheme="minorHAnsi" w:cs="Arial"/>
          <w:color w:val="000000" w:themeColor="text1"/>
        </w:rPr>
        <w:t>，</w:t>
      </w:r>
      <w:r w:rsidR="00CC3C9D" w:rsidRPr="0057759A">
        <w:rPr>
          <w:rFonts w:asciiTheme="minorHAnsi" w:cs="Arial"/>
          <w:color w:val="000000" w:themeColor="text1"/>
        </w:rPr>
        <w:t>as well as the different ethnic background of patient recruitment. And it also suggests the necessity that the array-based and sequencing-based DNA methylation assay methods should be applied alternatively to complementary each other in genomic level DNA methylation dissection.</w:t>
      </w:r>
      <w:r w:rsidR="006A585F" w:rsidRPr="0057759A">
        <w:rPr>
          <w:rFonts w:asciiTheme="minorHAnsi" w:cs="Arial"/>
          <w:color w:val="000000" w:themeColor="text1"/>
        </w:rPr>
        <w:t xml:space="preserve">    </w:t>
      </w:r>
    </w:p>
    <w:p w:rsidR="001A63E7" w:rsidRPr="0057759A" w:rsidRDefault="00A0552C" w:rsidP="006769F3">
      <w:pPr>
        <w:pStyle w:val="CM4"/>
        <w:spacing w:line="276" w:lineRule="auto"/>
        <w:jc w:val="both"/>
        <w:rPr>
          <w:rFonts w:asciiTheme="minorHAnsi" w:cs="Arial"/>
          <w:color w:val="000000" w:themeColor="text1"/>
        </w:rPr>
        <w:pPrChange w:id="443" w:author="Shicheng Guo" w:date="2014-09-05T16:28:00Z">
          <w:pPr>
            <w:pStyle w:val="CM4"/>
            <w:spacing w:line="276" w:lineRule="auto"/>
          </w:pPr>
        </w:pPrChange>
      </w:pPr>
      <w:r w:rsidRPr="0057759A">
        <w:rPr>
          <w:rFonts w:asciiTheme="minorHAnsi" w:cs="Arial"/>
          <w:color w:val="000000" w:themeColor="text1"/>
        </w:rPr>
        <w:t xml:space="preserve">Adrian Bird divided CGIs into three categories, TSS, intragenic and </w:t>
      </w:r>
      <w:proofErr w:type="spellStart"/>
      <w:r w:rsidRPr="0057759A">
        <w:rPr>
          <w:rFonts w:asciiTheme="minorHAnsi" w:cs="Arial"/>
          <w:color w:val="000000" w:themeColor="text1"/>
        </w:rPr>
        <w:t>intergenic</w:t>
      </w:r>
      <w:proofErr w:type="spellEnd"/>
      <w:r w:rsidRPr="0057759A">
        <w:rPr>
          <w:rFonts w:asciiTheme="minorHAnsi" w:cs="Arial"/>
          <w:color w:val="000000" w:themeColor="text1"/>
        </w:rPr>
        <w:t>, and the latter two categories were defined as orphan CGIs [4</w:t>
      </w:r>
      <w:r w:rsidR="00CC3C9D" w:rsidRPr="0057759A">
        <w:rPr>
          <w:rFonts w:asciiTheme="minorHAnsi" w:cs="Arial"/>
          <w:color w:val="000000" w:themeColor="text1"/>
        </w:rPr>
        <w:t>5</w:t>
      </w:r>
      <w:r w:rsidRPr="0057759A">
        <w:rPr>
          <w:rFonts w:asciiTheme="minorHAnsi" w:cs="Arial"/>
          <w:color w:val="000000" w:themeColor="text1"/>
        </w:rPr>
        <w:t>]. Despite little understanding of the functions of orphan CGIs until recently, studies have shown that orphan CGIs are involved in the regulation of gene transcription, gene printing and non-coding RNA transcription and that they might display tissue-specific methylation profiles [4</w:t>
      </w:r>
      <w:r w:rsidR="00CC3C9D" w:rsidRPr="0057759A">
        <w:rPr>
          <w:rFonts w:asciiTheme="minorHAnsi" w:cs="Arial"/>
          <w:color w:val="000000" w:themeColor="text1"/>
        </w:rPr>
        <w:t>6</w:t>
      </w:r>
      <w:r w:rsidRPr="0057759A">
        <w:rPr>
          <w:rFonts w:asciiTheme="minorHAnsi" w:cs="Arial"/>
          <w:color w:val="000000" w:themeColor="text1"/>
        </w:rPr>
        <w:t xml:space="preserve">]. In this study, we investigated the methylation status of particular orphan CGIs in PC. </w:t>
      </w:r>
      <w:proofErr w:type="spellStart"/>
      <w:r w:rsidRPr="0057759A">
        <w:rPr>
          <w:rFonts w:asciiTheme="minorHAnsi" w:cs="Arial"/>
          <w:color w:val="000000" w:themeColor="text1"/>
        </w:rPr>
        <w:t>Hypermethylated</w:t>
      </w:r>
      <w:proofErr w:type="spellEnd"/>
      <w:r w:rsidRPr="0057759A">
        <w:rPr>
          <w:rFonts w:asciiTheme="minorHAnsi" w:cs="Arial"/>
          <w:color w:val="000000" w:themeColor="text1"/>
        </w:rPr>
        <w:t xml:space="preserve"> orphan CGIs have been found in PC. The methylation status of orphan CGIs was closely associated with the transcription levels of nearby un-annotated ESTs. Further studies should be conducted to clarify whether the methylation-regulated ESTs containing orphan CGIs are potential genes or gene elements. It is well known that merely 6.8% of </w:t>
      </w:r>
      <w:proofErr w:type="spellStart"/>
      <w:r w:rsidRPr="0057759A">
        <w:rPr>
          <w:rFonts w:asciiTheme="minorHAnsi" w:cs="Arial"/>
          <w:color w:val="000000" w:themeColor="text1"/>
        </w:rPr>
        <w:t>CpGs</w:t>
      </w:r>
      <w:proofErr w:type="spellEnd"/>
      <w:r w:rsidRPr="0057759A">
        <w:rPr>
          <w:rFonts w:asciiTheme="minorHAnsi" w:cs="Arial"/>
          <w:color w:val="000000" w:themeColor="text1"/>
        </w:rPr>
        <w:t xml:space="preserve"> are located in CGIs. The methylation status and biological functions of the other 93.2% of </w:t>
      </w:r>
      <w:proofErr w:type="spellStart"/>
      <w:r w:rsidRPr="0057759A">
        <w:rPr>
          <w:rFonts w:asciiTheme="minorHAnsi" w:cs="Arial"/>
          <w:color w:val="000000" w:themeColor="text1"/>
        </w:rPr>
        <w:t>CpGs</w:t>
      </w:r>
      <w:proofErr w:type="spellEnd"/>
      <w:r w:rsidRPr="0057759A">
        <w:rPr>
          <w:rFonts w:asciiTheme="minorHAnsi" w:cs="Arial"/>
          <w:color w:val="000000" w:themeColor="text1"/>
        </w:rPr>
        <w:t xml:space="preserve"> have not been adequately </w:t>
      </w:r>
      <w:proofErr w:type="spellStart"/>
      <w:r w:rsidRPr="0057759A">
        <w:rPr>
          <w:rFonts w:asciiTheme="minorHAnsi" w:cs="Arial"/>
          <w:color w:val="000000" w:themeColor="text1"/>
        </w:rPr>
        <w:t>studied.The</w:t>
      </w:r>
      <w:proofErr w:type="spellEnd"/>
      <w:r w:rsidRPr="0057759A">
        <w:rPr>
          <w:rFonts w:asciiTheme="minorHAnsi" w:cs="Arial"/>
          <w:color w:val="000000" w:themeColor="text1"/>
        </w:rPr>
        <w:t xml:space="preserve"> study by Yu indicated that the methylation of </w:t>
      </w:r>
      <w:proofErr w:type="spellStart"/>
      <w:r w:rsidRPr="0057759A">
        <w:rPr>
          <w:rFonts w:asciiTheme="minorHAnsi" w:cs="Arial"/>
          <w:color w:val="000000" w:themeColor="text1"/>
        </w:rPr>
        <w:t>CpGs</w:t>
      </w:r>
      <w:proofErr w:type="spellEnd"/>
      <w:r w:rsidRPr="0057759A">
        <w:rPr>
          <w:rFonts w:asciiTheme="minorHAnsi" w:cs="Arial"/>
          <w:color w:val="000000" w:themeColor="text1"/>
        </w:rPr>
        <w:t xml:space="preserve"> in CGI shores was involved in regulating gene transcription or establishing tissue-specific methylation patterns, and changes in the methylation status of </w:t>
      </w:r>
      <w:proofErr w:type="spellStart"/>
      <w:r w:rsidRPr="0057759A">
        <w:rPr>
          <w:rFonts w:asciiTheme="minorHAnsi" w:cs="Arial"/>
          <w:color w:val="000000" w:themeColor="text1"/>
        </w:rPr>
        <w:t>CpGs</w:t>
      </w:r>
      <w:proofErr w:type="spellEnd"/>
      <w:r w:rsidRPr="0057759A">
        <w:rPr>
          <w:rFonts w:asciiTheme="minorHAnsi" w:cs="Arial"/>
          <w:color w:val="000000" w:themeColor="text1"/>
        </w:rPr>
        <w:t xml:space="preserve"> at these sites might take place at an earlier stage in carcinogenesis than the </w:t>
      </w:r>
      <w:proofErr w:type="spellStart"/>
      <w:r w:rsidRPr="0057759A">
        <w:rPr>
          <w:rFonts w:asciiTheme="minorHAnsi" w:cs="Arial"/>
          <w:color w:val="000000" w:themeColor="text1"/>
        </w:rPr>
        <w:t>changesthat</w:t>
      </w:r>
      <w:proofErr w:type="spellEnd"/>
      <w:r w:rsidRPr="0057759A">
        <w:rPr>
          <w:rFonts w:asciiTheme="minorHAnsi" w:cs="Arial"/>
          <w:color w:val="000000" w:themeColor="text1"/>
        </w:rPr>
        <w:t xml:space="preserve"> occur in promoter CGIs [4</w:t>
      </w:r>
      <w:r w:rsidR="00CC3C9D" w:rsidRPr="0057759A">
        <w:rPr>
          <w:rFonts w:asciiTheme="minorHAnsi" w:cs="Arial"/>
          <w:color w:val="000000" w:themeColor="text1"/>
        </w:rPr>
        <w:t>7</w:t>
      </w:r>
      <w:r w:rsidRPr="0057759A">
        <w:rPr>
          <w:rFonts w:asciiTheme="minorHAnsi" w:cs="Arial"/>
          <w:color w:val="000000" w:themeColor="text1"/>
        </w:rPr>
        <w:t xml:space="preserve">]. The methylation changes in all the above </w:t>
      </w:r>
      <w:r w:rsidRPr="0057759A">
        <w:rPr>
          <w:rFonts w:asciiTheme="minorHAnsi" w:cs="Arial"/>
          <w:color w:val="000000" w:themeColor="text1"/>
        </w:rPr>
        <w:lastRenderedPageBreak/>
        <w:t xml:space="preserve">regions in PC are indispensable parts of the PC genomic methylation profile and may influence the transcription of related genes and non-coding RNAs and affect tissue-specific cell differentiation, ultimately leading to carcinogenesis. </w:t>
      </w:r>
    </w:p>
    <w:p w:rsidR="001A63E7" w:rsidRPr="0057759A" w:rsidRDefault="001A63E7" w:rsidP="006769F3">
      <w:pPr>
        <w:pStyle w:val="CM44"/>
        <w:spacing w:line="276" w:lineRule="auto"/>
        <w:jc w:val="both"/>
        <w:rPr>
          <w:rFonts w:asciiTheme="minorHAnsi" w:cs="Arial"/>
          <w:color w:val="000000" w:themeColor="text1"/>
        </w:rPr>
        <w:pPrChange w:id="444" w:author="Shicheng Guo" w:date="2014-09-05T16:28:00Z">
          <w:pPr>
            <w:pStyle w:val="CM44"/>
            <w:spacing w:line="276" w:lineRule="auto"/>
            <w:jc w:val="both"/>
          </w:pPr>
        </w:pPrChange>
      </w:pPr>
    </w:p>
    <w:p w:rsidR="001A63E7" w:rsidRPr="0057759A" w:rsidRDefault="00A0552C" w:rsidP="006769F3">
      <w:pPr>
        <w:pStyle w:val="CM44"/>
        <w:spacing w:line="276" w:lineRule="auto"/>
        <w:jc w:val="both"/>
        <w:rPr>
          <w:rFonts w:asciiTheme="minorHAnsi" w:cs="Arial"/>
          <w:color w:val="000000" w:themeColor="text1"/>
        </w:rPr>
        <w:pPrChange w:id="445" w:author="Shicheng Guo" w:date="2014-09-05T16:28:00Z">
          <w:pPr>
            <w:pStyle w:val="CM44"/>
            <w:spacing w:line="276" w:lineRule="auto"/>
            <w:jc w:val="both"/>
          </w:pPr>
        </w:pPrChange>
      </w:pPr>
      <w:r w:rsidRPr="0057759A">
        <w:rPr>
          <w:rFonts w:asciiTheme="minorHAnsi" w:cs="Arial"/>
          <w:color w:val="000000" w:themeColor="text1"/>
        </w:rPr>
        <w:t xml:space="preserve">In summary, the genome-wide methylation profiles of PC vs. PN tissues were established using </w:t>
      </w:r>
      <w:proofErr w:type="spellStart"/>
      <w:r w:rsidRPr="0057759A">
        <w:rPr>
          <w:rFonts w:asciiTheme="minorHAnsi" w:cs="Arial"/>
          <w:color w:val="000000" w:themeColor="text1"/>
        </w:rPr>
        <w:t>MethylCap-seq</w:t>
      </w:r>
      <w:proofErr w:type="spellEnd"/>
      <w:r w:rsidRPr="0057759A">
        <w:rPr>
          <w:rFonts w:asciiTheme="minorHAnsi" w:cs="Arial"/>
          <w:color w:val="000000" w:themeColor="text1"/>
        </w:rPr>
        <w:t xml:space="preserve"> in the present study, revealing globally reprogrammed and deregulated DNA methylation in PC. Compared with PN tissues, there were massive PC-specific changes in terms of aberrant </w:t>
      </w:r>
      <w:proofErr w:type="spellStart"/>
      <w:r w:rsidRPr="0057759A">
        <w:rPr>
          <w:rFonts w:asciiTheme="minorHAnsi" w:cs="Arial"/>
          <w:color w:val="000000" w:themeColor="text1"/>
        </w:rPr>
        <w:t>hypermethylation</w:t>
      </w:r>
      <w:proofErr w:type="spellEnd"/>
      <w:r w:rsidRPr="0057759A">
        <w:rPr>
          <w:rFonts w:asciiTheme="minorHAnsi" w:cs="Arial"/>
          <w:color w:val="000000" w:themeColor="text1"/>
        </w:rPr>
        <w:t xml:space="preserve"> or </w:t>
      </w:r>
      <w:proofErr w:type="spellStart"/>
      <w:r w:rsidRPr="0057759A">
        <w:rPr>
          <w:rFonts w:asciiTheme="minorHAnsi" w:cs="Arial"/>
          <w:color w:val="000000" w:themeColor="text1"/>
        </w:rPr>
        <w:t>hypomethylation</w:t>
      </w:r>
      <w:proofErr w:type="spellEnd"/>
      <w:r w:rsidRPr="0057759A">
        <w:rPr>
          <w:rFonts w:asciiTheme="minorHAnsi" w:cs="Arial"/>
          <w:color w:val="000000" w:themeColor="text1"/>
        </w:rPr>
        <w:t xml:space="preserve"> of </w:t>
      </w:r>
      <w:proofErr w:type="spellStart"/>
      <w:r w:rsidRPr="0057759A">
        <w:rPr>
          <w:rFonts w:asciiTheme="minorHAnsi" w:cs="Arial"/>
          <w:color w:val="000000" w:themeColor="text1"/>
        </w:rPr>
        <w:t>CpGs</w:t>
      </w:r>
      <w:proofErr w:type="spellEnd"/>
      <w:r w:rsidRPr="0057759A">
        <w:rPr>
          <w:rFonts w:asciiTheme="minorHAnsi" w:cs="Arial"/>
          <w:color w:val="000000" w:themeColor="text1"/>
        </w:rPr>
        <w:t xml:space="preserve"> in TSS CGIs, orphan CGIs, CGI shores and promoter regions without CGIs. The above findings will be helpful for elucidating the mechanisms of pancreatic carcinogenesis related </w:t>
      </w:r>
      <w:proofErr w:type="spellStart"/>
      <w:r w:rsidRPr="0057759A">
        <w:rPr>
          <w:rFonts w:asciiTheme="minorHAnsi" w:cs="Arial"/>
          <w:color w:val="000000" w:themeColor="text1"/>
        </w:rPr>
        <w:t>tothe</w:t>
      </w:r>
      <w:proofErr w:type="spellEnd"/>
      <w:r w:rsidRPr="0057759A">
        <w:rPr>
          <w:rFonts w:asciiTheme="minorHAnsi" w:cs="Arial"/>
          <w:color w:val="000000" w:themeColor="text1"/>
        </w:rPr>
        <w:t xml:space="preserve"> DNA methylation-regulated expression of genes and non-coding RNAs. Furthermore, the aberrantly methylated genes in PC identified in this study may be potential biomarker resources for the early diagnosis and treatment of this deadly disease. </w:t>
      </w:r>
    </w:p>
    <w:p w:rsidR="001A63E7" w:rsidRPr="0057759A" w:rsidRDefault="001A63E7" w:rsidP="006769F3">
      <w:pPr>
        <w:pStyle w:val="CM41"/>
        <w:spacing w:line="276" w:lineRule="auto"/>
        <w:jc w:val="both"/>
        <w:rPr>
          <w:rFonts w:asciiTheme="minorHAnsi" w:cs="Arial"/>
          <w:color w:val="000000" w:themeColor="text1"/>
        </w:rPr>
        <w:pPrChange w:id="446" w:author="Shicheng Guo" w:date="2014-09-05T16:28:00Z">
          <w:pPr>
            <w:pStyle w:val="CM41"/>
            <w:spacing w:line="276" w:lineRule="auto"/>
            <w:jc w:val="both"/>
          </w:pPr>
        </w:pPrChange>
      </w:pPr>
    </w:p>
    <w:p w:rsidR="001A63E7" w:rsidRPr="0057759A" w:rsidRDefault="001A63E7" w:rsidP="006769F3">
      <w:pPr>
        <w:pStyle w:val="CM41"/>
        <w:spacing w:line="276" w:lineRule="auto"/>
        <w:jc w:val="both"/>
        <w:rPr>
          <w:rFonts w:asciiTheme="minorHAnsi" w:cs="Arial"/>
          <w:b/>
          <w:bCs/>
          <w:color w:val="000000" w:themeColor="text1"/>
        </w:rPr>
        <w:pPrChange w:id="447" w:author="Shicheng Guo" w:date="2014-09-05T16:28:00Z">
          <w:pPr>
            <w:pStyle w:val="CM41"/>
            <w:spacing w:line="276" w:lineRule="auto"/>
            <w:jc w:val="both"/>
          </w:pPr>
        </w:pPrChange>
      </w:pPr>
    </w:p>
    <w:p w:rsidR="001A63E7" w:rsidRPr="0057759A" w:rsidRDefault="003F620F" w:rsidP="006769F3">
      <w:pPr>
        <w:pStyle w:val="2"/>
        <w:rPr>
          <w:color w:val="000000" w:themeColor="text1"/>
        </w:rPr>
        <w:pPrChange w:id="448" w:author="Shicheng Guo" w:date="2014-09-05T16:28:00Z">
          <w:pPr>
            <w:pStyle w:val="2"/>
          </w:pPr>
        </w:pPrChange>
      </w:pPr>
      <w:r w:rsidRPr="0057759A">
        <w:rPr>
          <w:color w:val="000000" w:themeColor="text1"/>
        </w:rPr>
        <w:t>Reference</w:t>
      </w:r>
    </w:p>
    <w:p w:rsidR="00CC3C9D" w:rsidRPr="0057759A" w:rsidRDefault="00CC3C9D" w:rsidP="006769F3">
      <w:pPr>
        <w:autoSpaceDE w:val="0"/>
        <w:autoSpaceDN w:val="0"/>
        <w:adjustRightInd w:val="0"/>
        <w:rPr>
          <w:rFonts w:eastAsia="宋体" w:cs="宋体"/>
          <w:color w:val="000000" w:themeColor="text1"/>
          <w:kern w:val="0"/>
          <w:sz w:val="24"/>
          <w:szCs w:val="24"/>
        </w:rPr>
        <w:pPrChange w:id="449"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 </w:t>
      </w:r>
      <w:proofErr w:type="spellStart"/>
      <w:r w:rsidRPr="0057759A">
        <w:rPr>
          <w:rFonts w:cs="Calibri"/>
          <w:color w:val="000000" w:themeColor="text1"/>
          <w:kern w:val="0"/>
          <w:sz w:val="24"/>
          <w:szCs w:val="24"/>
        </w:rPr>
        <w:t>Jemal</w:t>
      </w:r>
      <w:proofErr w:type="spellEnd"/>
      <w:r w:rsidRPr="0057759A">
        <w:rPr>
          <w:rFonts w:cs="Calibri"/>
          <w:color w:val="000000" w:themeColor="text1"/>
          <w:kern w:val="0"/>
          <w:sz w:val="24"/>
          <w:szCs w:val="24"/>
        </w:rPr>
        <w:t xml:space="preserve"> A, Siegel R, Ward E, Murray T, Xu J, et al. (2007) Cancer statistics, 2007. CA Cancer J</w:t>
      </w:r>
      <w:r w:rsidR="0040276A"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57(1): 43-66</w:t>
      </w:r>
      <w:r w:rsidRPr="0057759A">
        <w:rPr>
          <w:rFonts w:eastAsia="宋体" w:cs="宋体"/>
          <w:color w:val="000000" w:themeColor="text1"/>
          <w:kern w:val="0"/>
          <w:sz w:val="24"/>
          <w:szCs w:val="24"/>
        </w:rPr>
        <w:t>．</w:t>
      </w:r>
    </w:p>
    <w:p w:rsidR="00CC3C9D" w:rsidRPr="0057759A" w:rsidRDefault="00CC3C9D" w:rsidP="006769F3">
      <w:pPr>
        <w:autoSpaceDE w:val="0"/>
        <w:autoSpaceDN w:val="0"/>
        <w:adjustRightInd w:val="0"/>
        <w:rPr>
          <w:rFonts w:cs="Calibri"/>
          <w:color w:val="000000" w:themeColor="text1"/>
          <w:kern w:val="0"/>
          <w:sz w:val="24"/>
          <w:szCs w:val="24"/>
        </w:rPr>
        <w:pPrChange w:id="450"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 Ma C, Jiang YX, Liu SZ, </w:t>
      </w:r>
      <w:proofErr w:type="spellStart"/>
      <w:r w:rsidRPr="0057759A">
        <w:rPr>
          <w:rFonts w:cs="Calibri"/>
          <w:color w:val="000000" w:themeColor="text1"/>
          <w:kern w:val="0"/>
          <w:sz w:val="24"/>
          <w:szCs w:val="24"/>
        </w:rPr>
        <w:t>Quan</w:t>
      </w:r>
      <w:proofErr w:type="spellEnd"/>
      <w:r w:rsidRPr="0057759A">
        <w:rPr>
          <w:rFonts w:cs="Calibri"/>
          <w:color w:val="000000" w:themeColor="text1"/>
          <w:kern w:val="0"/>
          <w:sz w:val="24"/>
          <w:szCs w:val="24"/>
        </w:rPr>
        <w:t xml:space="preserve"> PL, Sun XB, et al. (2013) Trend and prediction on the incidence</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of pancreatic cancer in China. Chinese Journal of Epidemiology 34(2): 160-163.</w:t>
      </w:r>
    </w:p>
    <w:p w:rsidR="00CC3C9D" w:rsidRPr="0057759A" w:rsidRDefault="00CC3C9D" w:rsidP="006769F3">
      <w:pPr>
        <w:autoSpaceDE w:val="0"/>
        <w:autoSpaceDN w:val="0"/>
        <w:adjustRightInd w:val="0"/>
        <w:rPr>
          <w:rFonts w:cs="Calibri"/>
          <w:color w:val="000000" w:themeColor="text1"/>
          <w:kern w:val="0"/>
          <w:sz w:val="24"/>
          <w:szCs w:val="24"/>
        </w:rPr>
        <w:pPrChange w:id="451"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 </w:t>
      </w:r>
      <w:proofErr w:type="spellStart"/>
      <w:r w:rsidRPr="0057759A">
        <w:rPr>
          <w:rFonts w:cs="Calibri"/>
          <w:color w:val="000000" w:themeColor="text1"/>
          <w:kern w:val="0"/>
          <w:sz w:val="24"/>
          <w:szCs w:val="24"/>
        </w:rPr>
        <w:t>Kanwal</w:t>
      </w:r>
      <w:proofErr w:type="spellEnd"/>
      <w:r w:rsidRPr="0057759A">
        <w:rPr>
          <w:rFonts w:cs="Calibri"/>
          <w:color w:val="000000" w:themeColor="text1"/>
          <w:kern w:val="0"/>
          <w:sz w:val="24"/>
          <w:szCs w:val="24"/>
        </w:rPr>
        <w:t xml:space="preserve"> R, Gupta S. (2012) Epigenetic modifications in cancer.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Genet 81: 303–311.</w:t>
      </w:r>
    </w:p>
    <w:p w:rsidR="00CC3C9D" w:rsidRPr="0057759A" w:rsidRDefault="00CC3C9D" w:rsidP="006769F3">
      <w:pPr>
        <w:autoSpaceDE w:val="0"/>
        <w:autoSpaceDN w:val="0"/>
        <w:adjustRightInd w:val="0"/>
        <w:rPr>
          <w:rFonts w:cs="Calibri"/>
          <w:color w:val="000000" w:themeColor="text1"/>
          <w:kern w:val="0"/>
          <w:sz w:val="24"/>
          <w:szCs w:val="24"/>
        </w:rPr>
        <w:pPrChange w:id="452"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 </w:t>
      </w:r>
      <w:proofErr w:type="spellStart"/>
      <w:r w:rsidRPr="0057759A">
        <w:rPr>
          <w:rFonts w:cs="Calibri"/>
          <w:color w:val="000000" w:themeColor="text1"/>
          <w:kern w:val="0"/>
          <w:sz w:val="24"/>
          <w:szCs w:val="24"/>
        </w:rPr>
        <w:t>Klump</w:t>
      </w:r>
      <w:proofErr w:type="spellEnd"/>
      <w:r w:rsidRPr="0057759A">
        <w:rPr>
          <w:rFonts w:cs="Calibri"/>
          <w:color w:val="000000" w:themeColor="text1"/>
          <w:kern w:val="0"/>
          <w:sz w:val="24"/>
          <w:szCs w:val="24"/>
        </w:rPr>
        <w:t xml:space="preserve"> B, Hsieh C J, </w:t>
      </w:r>
      <w:proofErr w:type="spellStart"/>
      <w:r w:rsidRPr="0057759A">
        <w:rPr>
          <w:rFonts w:cs="Calibri"/>
          <w:color w:val="000000" w:themeColor="text1"/>
          <w:kern w:val="0"/>
          <w:sz w:val="24"/>
          <w:szCs w:val="24"/>
        </w:rPr>
        <w:t>Nehls</w:t>
      </w:r>
      <w:proofErr w:type="spellEnd"/>
      <w:r w:rsidRPr="0057759A">
        <w:rPr>
          <w:rFonts w:cs="Calibri"/>
          <w:color w:val="000000" w:themeColor="text1"/>
          <w:kern w:val="0"/>
          <w:sz w:val="24"/>
          <w:szCs w:val="24"/>
        </w:rPr>
        <w:t xml:space="preserve"> O, </w:t>
      </w:r>
      <w:proofErr w:type="spellStart"/>
      <w:r w:rsidRPr="0057759A">
        <w:rPr>
          <w:rFonts w:cs="Calibri"/>
          <w:color w:val="000000" w:themeColor="text1"/>
          <w:kern w:val="0"/>
          <w:sz w:val="24"/>
          <w:szCs w:val="24"/>
        </w:rPr>
        <w:t>Dette</w:t>
      </w:r>
      <w:proofErr w:type="spellEnd"/>
      <w:r w:rsidRPr="0057759A">
        <w:rPr>
          <w:rFonts w:cs="Calibri"/>
          <w:color w:val="000000" w:themeColor="text1"/>
          <w:kern w:val="0"/>
          <w:sz w:val="24"/>
          <w:szCs w:val="24"/>
        </w:rPr>
        <w:t xml:space="preserve"> S, </w:t>
      </w:r>
      <w:proofErr w:type="spellStart"/>
      <w:r w:rsidRPr="0057759A">
        <w:rPr>
          <w:rFonts w:cs="Calibri"/>
          <w:color w:val="000000" w:themeColor="text1"/>
          <w:kern w:val="0"/>
          <w:sz w:val="24"/>
          <w:szCs w:val="24"/>
        </w:rPr>
        <w:t>Holzmann</w:t>
      </w:r>
      <w:proofErr w:type="spellEnd"/>
      <w:r w:rsidRPr="0057759A">
        <w:rPr>
          <w:rFonts w:cs="Calibri"/>
          <w:color w:val="000000" w:themeColor="text1"/>
          <w:kern w:val="0"/>
          <w:sz w:val="24"/>
          <w:szCs w:val="24"/>
        </w:rPr>
        <w:t xml:space="preserve"> K, et al. (2003) Methylation status of p14ARF</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and p16INK4a as detected in pancreatic secretions. Br. J. Cancer 88: 217–222.</w:t>
      </w:r>
    </w:p>
    <w:p w:rsidR="00CC3C9D" w:rsidRPr="0057759A" w:rsidRDefault="00CC3C9D" w:rsidP="006769F3">
      <w:pPr>
        <w:autoSpaceDE w:val="0"/>
        <w:autoSpaceDN w:val="0"/>
        <w:adjustRightInd w:val="0"/>
        <w:rPr>
          <w:rFonts w:cs="Calibri"/>
          <w:color w:val="000000" w:themeColor="text1"/>
          <w:kern w:val="0"/>
          <w:sz w:val="24"/>
          <w:szCs w:val="24"/>
        </w:rPr>
        <w:pPrChange w:id="453"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[5] </w:t>
      </w:r>
      <w:proofErr w:type="spellStart"/>
      <w:r w:rsidRPr="0057759A">
        <w:rPr>
          <w:rFonts w:cs="Calibri"/>
          <w:color w:val="000000" w:themeColor="text1"/>
          <w:kern w:val="0"/>
          <w:sz w:val="24"/>
          <w:szCs w:val="24"/>
        </w:rPr>
        <w:t>Dammann</w:t>
      </w:r>
      <w:proofErr w:type="spellEnd"/>
      <w:r w:rsidRPr="0057759A">
        <w:rPr>
          <w:rFonts w:cs="Calibri"/>
          <w:color w:val="000000" w:themeColor="text1"/>
          <w:kern w:val="0"/>
          <w:sz w:val="24"/>
          <w:szCs w:val="24"/>
        </w:rPr>
        <w:t xml:space="preserve"> R, </w:t>
      </w:r>
      <w:proofErr w:type="spellStart"/>
      <w:r w:rsidRPr="0057759A">
        <w:rPr>
          <w:rFonts w:cs="Calibri"/>
          <w:color w:val="000000" w:themeColor="text1"/>
          <w:kern w:val="0"/>
          <w:sz w:val="24"/>
          <w:szCs w:val="24"/>
        </w:rPr>
        <w:t>Schagdarsurengin</w:t>
      </w:r>
      <w:proofErr w:type="spellEnd"/>
      <w:r w:rsidRPr="0057759A">
        <w:rPr>
          <w:rFonts w:cs="Calibri"/>
          <w:color w:val="000000" w:themeColor="text1"/>
          <w:kern w:val="0"/>
          <w:sz w:val="24"/>
          <w:szCs w:val="24"/>
        </w:rPr>
        <w:t xml:space="preserve"> U, Liu L, Otto N, </w:t>
      </w:r>
      <w:proofErr w:type="spellStart"/>
      <w:r w:rsidRPr="0057759A">
        <w:rPr>
          <w:rFonts w:cs="Calibri"/>
          <w:color w:val="000000" w:themeColor="text1"/>
          <w:kern w:val="0"/>
          <w:sz w:val="24"/>
          <w:szCs w:val="24"/>
        </w:rPr>
        <w:t>Gimm</w:t>
      </w:r>
      <w:proofErr w:type="spellEnd"/>
      <w:r w:rsidRPr="0057759A">
        <w:rPr>
          <w:rFonts w:cs="Calibri"/>
          <w:color w:val="000000" w:themeColor="text1"/>
          <w:kern w:val="0"/>
          <w:sz w:val="24"/>
          <w:szCs w:val="24"/>
        </w:rPr>
        <w:t xml:space="preserve"> O, et al. (2003) Frequent RASSF1A</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promoter </w:t>
      </w:r>
      <w:proofErr w:type="spellStart"/>
      <w:r w:rsidRPr="0057759A">
        <w:rPr>
          <w:rFonts w:cs="Calibri"/>
          <w:color w:val="000000" w:themeColor="text1"/>
          <w:kern w:val="0"/>
          <w:sz w:val="24"/>
          <w:szCs w:val="24"/>
        </w:rPr>
        <w:t>hypermethylation</w:t>
      </w:r>
      <w:proofErr w:type="spellEnd"/>
      <w:r w:rsidRPr="0057759A">
        <w:rPr>
          <w:rFonts w:cs="Calibri"/>
          <w:color w:val="000000" w:themeColor="text1"/>
          <w:kern w:val="0"/>
          <w:sz w:val="24"/>
          <w:szCs w:val="24"/>
        </w:rPr>
        <w:t xml:space="preserve"> and K-</w:t>
      </w:r>
      <w:proofErr w:type="spellStart"/>
      <w:r w:rsidRPr="0057759A">
        <w:rPr>
          <w:rFonts w:cs="Calibri"/>
          <w:color w:val="000000" w:themeColor="text1"/>
          <w:kern w:val="0"/>
          <w:sz w:val="24"/>
          <w:szCs w:val="24"/>
        </w:rPr>
        <w:t>ras</w:t>
      </w:r>
      <w:proofErr w:type="spellEnd"/>
      <w:r w:rsidRPr="0057759A">
        <w:rPr>
          <w:rFonts w:cs="Calibri"/>
          <w:color w:val="000000" w:themeColor="text1"/>
          <w:kern w:val="0"/>
          <w:sz w:val="24"/>
          <w:szCs w:val="24"/>
        </w:rPr>
        <w:t xml:space="preserve"> mutations in pancreatic carcinoma. Oncogene 22:</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3806–3812.</w:t>
      </w:r>
    </w:p>
    <w:p w:rsidR="00CC3C9D" w:rsidRPr="0057759A" w:rsidRDefault="00CC3C9D" w:rsidP="006769F3">
      <w:pPr>
        <w:autoSpaceDE w:val="0"/>
        <w:autoSpaceDN w:val="0"/>
        <w:adjustRightInd w:val="0"/>
        <w:rPr>
          <w:rFonts w:cs="Calibri"/>
          <w:color w:val="000000" w:themeColor="text1"/>
          <w:kern w:val="0"/>
          <w:sz w:val="24"/>
          <w:szCs w:val="24"/>
        </w:rPr>
        <w:pPrChange w:id="454"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[6] </w:t>
      </w:r>
      <w:proofErr w:type="spellStart"/>
      <w:r w:rsidRPr="0057759A">
        <w:rPr>
          <w:rFonts w:cs="Calibri"/>
          <w:color w:val="000000" w:themeColor="text1"/>
          <w:kern w:val="0"/>
          <w:sz w:val="24"/>
          <w:szCs w:val="24"/>
        </w:rPr>
        <w:t>Omura</w:t>
      </w:r>
      <w:proofErr w:type="spellEnd"/>
      <w:r w:rsidRPr="0057759A">
        <w:rPr>
          <w:rFonts w:cs="Calibri"/>
          <w:color w:val="000000" w:themeColor="text1"/>
          <w:kern w:val="0"/>
          <w:sz w:val="24"/>
          <w:szCs w:val="24"/>
        </w:rPr>
        <w:t xml:space="preserve"> N, Li C P, Li A, Hong S M, Walter K, et al. (2008) Genome-wide profiling of methylated</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promoters in pancreatic adenocarcinoma. Cancer </w:t>
      </w:r>
      <w:proofErr w:type="spellStart"/>
      <w:r w:rsidRPr="0057759A">
        <w:rPr>
          <w:rFonts w:cs="Calibri"/>
          <w:color w:val="000000" w:themeColor="text1"/>
          <w:kern w:val="0"/>
          <w:sz w:val="24"/>
          <w:szCs w:val="24"/>
        </w:rPr>
        <w:t>Biol</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Ther</w:t>
      </w:r>
      <w:proofErr w:type="spellEnd"/>
      <w:r w:rsidRPr="0057759A">
        <w:rPr>
          <w:rFonts w:cs="Calibri"/>
          <w:color w:val="000000" w:themeColor="text1"/>
          <w:kern w:val="0"/>
          <w:sz w:val="24"/>
          <w:szCs w:val="24"/>
        </w:rPr>
        <w:t xml:space="preserve"> 7: 1146–1156.</w:t>
      </w:r>
    </w:p>
    <w:p w:rsidR="00CC3C9D" w:rsidRPr="0057759A" w:rsidRDefault="00CC3C9D" w:rsidP="006769F3">
      <w:pPr>
        <w:autoSpaceDE w:val="0"/>
        <w:autoSpaceDN w:val="0"/>
        <w:adjustRightInd w:val="0"/>
        <w:rPr>
          <w:rFonts w:cs="Calibri"/>
          <w:color w:val="000000" w:themeColor="text1"/>
          <w:kern w:val="0"/>
          <w:sz w:val="24"/>
          <w:szCs w:val="24"/>
        </w:rPr>
        <w:pPrChange w:id="455"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[7] Vincent A, </w:t>
      </w:r>
      <w:proofErr w:type="spellStart"/>
      <w:r w:rsidRPr="0057759A">
        <w:rPr>
          <w:rFonts w:cs="Calibri"/>
          <w:color w:val="000000" w:themeColor="text1"/>
          <w:kern w:val="0"/>
          <w:sz w:val="24"/>
          <w:szCs w:val="24"/>
        </w:rPr>
        <w:t>Omura</w:t>
      </w:r>
      <w:proofErr w:type="spellEnd"/>
      <w:r w:rsidRPr="0057759A">
        <w:rPr>
          <w:rFonts w:cs="Calibri"/>
          <w:color w:val="000000" w:themeColor="text1"/>
          <w:kern w:val="0"/>
          <w:sz w:val="24"/>
          <w:szCs w:val="24"/>
        </w:rPr>
        <w:t xml:space="preserve"> N, Hong SM, Jaffe A, </w:t>
      </w:r>
      <w:proofErr w:type="spellStart"/>
      <w:r w:rsidRPr="0057759A">
        <w:rPr>
          <w:rFonts w:cs="Calibri"/>
          <w:color w:val="000000" w:themeColor="text1"/>
          <w:kern w:val="0"/>
          <w:sz w:val="24"/>
          <w:szCs w:val="24"/>
        </w:rPr>
        <w:t>Eshleman</w:t>
      </w:r>
      <w:proofErr w:type="spellEnd"/>
      <w:r w:rsidRPr="0057759A">
        <w:rPr>
          <w:rFonts w:cs="Calibri"/>
          <w:color w:val="000000" w:themeColor="text1"/>
          <w:kern w:val="0"/>
          <w:sz w:val="24"/>
          <w:szCs w:val="24"/>
        </w:rPr>
        <w:t xml:space="preserve"> J, et al. (2011) Genome-wide analysis of</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promoter methylation associated with gene expression profile in pancreatic</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adenocarcinoma.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Cancer Res 17(13): 4341-4354.</w:t>
      </w:r>
    </w:p>
    <w:p w:rsidR="00CC3C9D" w:rsidRPr="0057759A" w:rsidRDefault="00CC3C9D" w:rsidP="006769F3">
      <w:pPr>
        <w:autoSpaceDE w:val="0"/>
        <w:autoSpaceDN w:val="0"/>
        <w:adjustRightInd w:val="0"/>
        <w:rPr>
          <w:rFonts w:cs="Calibri"/>
          <w:color w:val="000000" w:themeColor="text1"/>
          <w:kern w:val="0"/>
          <w:sz w:val="24"/>
          <w:szCs w:val="24"/>
        </w:rPr>
        <w:pPrChange w:id="456"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[8] Bock C, </w:t>
      </w:r>
      <w:proofErr w:type="spellStart"/>
      <w:r w:rsidRPr="0057759A">
        <w:rPr>
          <w:rFonts w:cs="Calibri"/>
          <w:color w:val="000000" w:themeColor="text1"/>
          <w:kern w:val="0"/>
          <w:sz w:val="24"/>
          <w:szCs w:val="24"/>
        </w:rPr>
        <w:t>Tomazou</w:t>
      </w:r>
      <w:proofErr w:type="spellEnd"/>
      <w:r w:rsidRPr="0057759A">
        <w:rPr>
          <w:rFonts w:cs="Calibri"/>
          <w:color w:val="000000" w:themeColor="text1"/>
          <w:kern w:val="0"/>
          <w:sz w:val="24"/>
          <w:szCs w:val="24"/>
        </w:rPr>
        <w:t xml:space="preserve"> EM, Brinkman AB, Muller F, Simmer F, et al. (2010) Quantitative</w:t>
      </w:r>
    </w:p>
    <w:p w:rsidR="00CC3C9D" w:rsidRPr="0057759A" w:rsidRDefault="00CC3C9D" w:rsidP="006769F3">
      <w:pPr>
        <w:autoSpaceDE w:val="0"/>
        <w:autoSpaceDN w:val="0"/>
        <w:adjustRightInd w:val="0"/>
        <w:rPr>
          <w:rFonts w:cs="Calibri"/>
          <w:color w:val="000000" w:themeColor="text1"/>
          <w:kern w:val="0"/>
          <w:sz w:val="24"/>
          <w:szCs w:val="24"/>
        </w:rPr>
        <w:pPrChange w:id="457" w:author="Shicheng Guo" w:date="2014-09-05T16:28:00Z">
          <w:pPr>
            <w:autoSpaceDE w:val="0"/>
            <w:autoSpaceDN w:val="0"/>
            <w:adjustRightInd w:val="0"/>
            <w:jc w:val="left"/>
          </w:pPr>
        </w:pPrChange>
      </w:pPr>
      <w:proofErr w:type="gramStart"/>
      <w:r w:rsidRPr="0057759A">
        <w:rPr>
          <w:rFonts w:cs="Calibri"/>
          <w:color w:val="000000" w:themeColor="text1"/>
          <w:kern w:val="0"/>
          <w:sz w:val="24"/>
          <w:szCs w:val="24"/>
        </w:rPr>
        <w:t>comparison</w:t>
      </w:r>
      <w:proofErr w:type="gramEnd"/>
      <w:r w:rsidRPr="0057759A">
        <w:rPr>
          <w:rFonts w:cs="Calibri"/>
          <w:color w:val="000000" w:themeColor="text1"/>
          <w:kern w:val="0"/>
          <w:sz w:val="24"/>
          <w:szCs w:val="24"/>
        </w:rPr>
        <w:t xml:space="preserve"> of genome-wide DNA methylation mapping technologies. Nature Biotechnology</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28: 1106–1114.</w:t>
      </w:r>
    </w:p>
    <w:p w:rsidR="00CC3C9D" w:rsidRPr="0057759A" w:rsidRDefault="00CC3C9D" w:rsidP="006769F3">
      <w:pPr>
        <w:autoSpaceDE w:val="0"/>
        <w:autoSpaceDN w:val="0"/>
        <w:adjustRightInd w:val="0"/>
        <w:rPr>
          <w:rFonts w:cs="Calibri"/>
          <w:color w:val="000000" w:themeColor="text1"/>
          <w:kern w:val="0"/>
          <w:sz w:val="24"/>
          <w:szCs w:val="24"/>
        </w:rPr>
        <w:pPrChange w:id="458" w:author="Shicheng Guo" w:date="2014-09-05T16:28:00Z">
          <w:pPr>
            <w:autoSpaceDE w:val="0"/>
            <w:autoSpaceDN w:val="0"/>
            <w:adjustRightInd w:val="0"/>
            <w:jc w:val="left"/>
          </w:pPr>
        </w:pPrChange>
      </w:pPr>
      <w:r w:rsidRPr="0057759A">
        <w:rPr>
          <w:rFonts w:cs="Calibri"/>
          <w:color w:val="000000" w:themeColor="text1"/>
          <w:kern w:val="0"/>
          <w:sz w:val="24"/>
          <w:szCs w:val="24"/>
        </w:rPr>
        <w:lastRenderedPageBreak/>
        <w:t xml:space="preserve">[9] Irizarry RA, Ladd-Acosta C, Wen B, Wu Z, Montano C, et al. (2009) </w:t>
      </w:r>
      <w:proofErr w:type="gramStart"/>
      <w:r w:rsidRPr="0057759A">
        <w:rPr>
          <w:rFonts w:cs="Calibri"/>
          <w:color w:val="000000" w:themeColor="text1"/>
          <w:kern w:val="0"/>
          <w:sz w:val="24"/>
          <w:szCs w:val="24"/>
        </w:rPr>
        <w:t>The</w:t>
      </w:r>
      <w:proofErr w:type="gramEnd"/>
      <w:r w:rsidRPr="0057759A">
        <w:rPr>
          <w:rFonts w:cs="Calibri"/>
          <w:color w:val="000000" w:themeColor="text1"/>
          <w:kern w:val="0"/>
          <w:sz w:val="24"/>
          <w:szCs w:val="24"/>
        </w:rPr>
        <w:t xml:space="preserve"> human colon cancer</w:t>
      </w:r>
      <w:r w:rsidR="0040276A"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methylome</w:t>
      </w:r>
      <w:proofErr w:type="spellEnd"/>
      <w:r w:rsidRPr="0057759A">
        <w:rPr>
          <w:rFonts w:cs="Calibri"/>
          <w:color w:val="000000" w:themeColor="text1"/>
          <w:kern w:val="0"/>
          <w:sz w:val="24"/>
          <w:szCs w:val="24"/>
        </w:rPr>
        <w:t xml:space="preserve"> shows similar hypo- and </w:t>
      </w:r>
      <w:proofErr w:type="spellStart"/>
      <w:r w:rsidRPr="0057759A">
        <w:rPr>
          <w:rFonts w:cs="Calibri"/>
          <w:color w:val="000000" w:themeColor="text1"/>
          <w:kern w:val="0"/>
          <w:sz w:val="24"/>
          <w:szCs w:val="24"/>
        </w:rPr>
        <w:t>hypermethylation</w:t>
      </w:r>
      <w:proofErr w:type="spellEnd"/>
      <w:r w:rsidRPr="0057759A">
        <w:rPr>
          <w:rFonts w:cs="Calibri"/>
          <w:color w:val="000000" w:themeColor="text1"/>
          <w:kern w:val="0"/>
          <w:sz w:val="24"/>
          <w:szCs w:val="24"/>
        </w:rPr>
        <w:t xml:space="preserve"> at conserved tissue-specific </w:t>
      </w:r>
      <w:proofErr w:type="spellStart"/>
      <w:r w:rsidRPr="0057759A">
        <w:rPr>
          <w:rFonts w:cs="Calibri"/>
          <w:color w:val="000000" w:themeColor="text1"/>
          <w:kern w:val="0"/>
          <w:sz w:val="24"/>
          <w:szCs w:val="24"/>
        </w:rPr>
        <w:t>CpG</w:t>
      </w:r>
      <w:proofErr w:type="spellEnd"/>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island shores. Nat Genet 41: 178–186.</w:t>
      </w:r>
    </w:p>
    <w:p w:rsidR="00CC3C9D" w:rsidRPr="0057759A" w:rsidRDefault="00CC3C9D" w:rsidP="006769F3">
      <w:pPr>
        <w:autoSpaceDE w:val="0"/>
        <w:autoSpaceDN w:val="0"/>
        <w:adjustRightInd w:val="0"/>
        <w:rPr>
          <w:rFonts w:cs="Calibri"/>
          <w:color w:val="000000" w:themeColor="text1"/>
          <w:kern w:val="0"/>
          <w:sz w:val="24"/>
          <w:szCs w:val="24"/>
        </w:rPr>
        <w:pPrChange w:id="459"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[10] </w:t>
      </w:r>
      <w:proofErr w:type="spellStart"/>
      <w:r w:rsidRPr="0057759A">
        <w:rPr>
          <w:rFonts w:cs="Calibri"/>
          <w:color w:val="000000" w:themeColor="text1"/>
          <w:kern w:val="0"/>
          <w:sz w:val="24"/>
          <w:szCs w:val="24"/>
        </w:rPr>
        <w:t>Doi</w:t>
      </w:r>
      <w:proofErr w:type="spellEnd"/>
      <w:r w:rsidRPr="0057759A">
        <w:rPr>
          <w:rFonts w:cs="Calibri"/>
          <w:color w:val="000000" w:themeColor="text1"/>
          <w:kern w:val="0"/>
          <w:sz w:val="24"/>
          <w:szCs w:val="24"/>
        </w:rPr>
        <w:t xml:space="preserve"> A, Park IH, Wen B, Murakami P, </w:t>
      </w:r>
      <w:proofErr w:type="spellStart"/>
      <w:r w:rsidRPr="0057759A">
        <w:rPr>
          <w:rFonts w:cs="Calibri"/>
          <w:color w:val="000000" w:themeColor="text1"/>
          <w:kern w:val="0"/>
          <w:sz w:val="24"/>
          <w:szCs w:val="24"/>
        </w:rPr>
        <w:t>Aryee</w:t>
      </w:r>
      <w:proofErr w:type="spellEnd"/>
      <w:r w:rsidRPr="0057759A">
        <w:rPr>
          <w:rFonts w:cs="Calibri"/>
          <w:color w:val="000000" w:themeColor="text1"/>
          <w:kern w:val="0"/>
          <w:sz w:val="24"/>
          <w:szCs w:val="24"/>
        </w:rPr>
        <w:t xml:space="preserve"> MJ, et al. (2009) Differential methylation of </w:t>
      </w:r>
      <w:proofErr w:type="spellStart"/>
      <w:r w:rsidRPr="0057759A">
        <w:rPr>
          <w:rFonts w:cs="Calibri"/>
          <w:color w:val="000000" w:themeColor="text1"/>
          <w:kern w:val="0"/>
          <w:sz w:val="24"/>
          <w:szCs w:val="24"/>
        </w:rPr>
        <w:t>tissueand</w:t>
      </w:r>
      <w:proofErr w:type="spellEnd"/>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cancer-specific </w:t>
      </w: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island shores distinguishes human induced pluripotent stem cells,</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embryonic stem cells and fibroblasts. Nat Genet 41: 1350–1353.</w:t>
      </w:r>
    </w:p>
    <w:p w:rsidR="00CC3C9D" w:rsidRPr="0057759A" w:rsidRDefault="00CC3C9D" w:rsidP="006769F3">
      <w:pPr>
        <w:autoSpaceDE w:val="0"/>
        <w:autoSpaceDN w:val="0"/>
        <w:adjustRightInd w:val="0"/>
        <w:rPr>
          <w:rFonts w:cs="Calibri"/>
          <w:color w:val="000000" w:themeColor="text1"/>
          <w:kern w:val="0"/>
          <w:sz w:val="24"/>
          <w:szCs w:val="24"/>
        </w:rPr>
        <w:pPrChange w:id="460"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[11] Zhao Y, </w:t>
      </w:r>
      <w:proofErr w:type="spellStart"/>
      <w:r w:rsidRPr="0057759A">
        <w:rPr>
          <w:rFonts w:cs="Calibri"/>
          <w:color w:val="000000" w:themeColor="text1"/>
          <w:kern w:val="0"/>
          <w:sz w:val="24"/>
          <w:szCs w:val="24"/>
        </w:rPr>
        <w:t>Guo</w:t>
      </w:r>
      <w:proofErr w:type="spellEnd"/>
      <w:r w:rsidRPr="0057759A">
        <w:rPr>
          <w:rFonts w:cs="Calibri"/>
          <w:color w:val="000000" w:themeColor="text1"/>
          <w:kern w:val="0"/>
          <w:sz w:val="24"/>
          <w:szCs w:val="24"/>
        </w:rPr>
        <w:t xml:space="preserve"> S, Huang Z, Sun J, Zhu T, et al. (2012) </w:t>
      </w:r>
      <w:proofErr w:type="spellStart"/>
      <w:r w:rsidRPr="0057759A">
        <w:rPr>
          <w:rFonts w:cs="Calibri"/>
          <w:color w:val="000000" w:themeColor="text1"/>
          <w:kern w:val="0"/>
          <w:sz w:val="24"/>
          <w:szCs w:val="24"/>
        </w:rPr>
        <w:t>Methylcap-seq</w:t>
      </w:r>
      <w:proofErr w:type="spellEnd"/>
      <w:r w:rsidRPr="0057759A">
        <w:rPr>
          <w:rFonts w:cs="Calibri"/>
          <w:color w:val="000000" w:themeColor="text1"/>
          <w:kern w:val="0"/>
          <w:sz w:val="24"/>
          <w:szCs w:val="24"/>
        </w:rPr>
        <w:t xml:space="preserve"> Reveals Novel DNA</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Methylation Markers for the Diagnosis and Recurrence Prediction of Bladder Cancer in a</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Chinese Population. </w:t>
      </w:r>
      <w:proofErr w:type="spellStart"/>
      <w:r w:rsidRPr="0057759A">
        <w:rPr>
          <w:rFonts w:cs="Calibri"/>
          <w:color w:val="000000" w:themeColor="text1"/>
          <w:kern w:val="0"/>
          <w:sz w:val="24"/>
          <w:szCs w:val="24"/>
        </w:rPr>
        <w:t>PLoS</w:t>
      </w:r>
      <w:proofErr w:type="spellEnd"/>
      <w:r w:rsidRPr="0057759A">
        <w:rPr>
          <w:rFonts w:cs="Calibri"/>
          <w:color w:val="000000" w:themeColor="text1"/>
          <w:kern w:val="0"/>
          <w:sz w:val="24"/>
          <w:szCs w:val="24"/>
        </w:rPr>
        <w:t xml:space="preserve"> One DOI: 10.1371/journal.pone.0035175</w:t>
      </w:r>
    </w:p>
    <w:p w:rsidR="00CC3C9D" w:rsidRPr="0057759A" w:rsidRDefault="00CC3C9D" w:rsidP="006769F3">
      <w:pPr>
        <w:autoSpaceDE w:val="0"/>
        <w:autoSpaceDN w:val="0"/>
        <w:adjustRightInd w:val="0"/>
        <w:rPr>
          <w:rFonts w:cs="Calibri"/>
          <w:color w:val="000000" w:themeColor="text1"/>
          <w:kern w:val="0"/>
          <w:sz w:val="24"/>
          <w:szCs w:val="24"/>
        </w:rPr>
        <w:pPrChange w:id="461" w:author="Shicheng Guo" w:date="2014-09-05T16:28:00Z">
          <w:pPr>
            <w:autoSpaceDE w:val="0"/>
            <w:autoSpaceDN w:val="0"/>
            <w:adjustRightInd w:val="0"/>
            <w:jc w:val="left"/>
          </w:pPr>
        </w:pPrChange>
      </w:pPr>
      <w:r w:rsidRPr="0057759A">
        <w:rPr>
          <w:rFonts w:cs="Calibri"/>
          <w:color w:val="000000" w:themeColor="text1"/>
          <w:kern w:val="0"/>
          <w:sz w:val="24"/>
          <w:szCs w:val="24"/>
        </w:rPr>
        <w:t>[12] Li H, Durbin R. (2009) Fast and accurate short read alignment with Burrows-Wheeler</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transform. Bioinformatics 25(14): 1754-1760.</w:t>
      </w:r>
    </w:p>
    <w:p w:rsidR="00CC3C9D" w:rsidRPr="0057759A" w:rsidRDefault="00CC3C9D" w:rsidP="006769F3">
      <w:pPr>
        <w:autoSpaceDE w:val="0"/>
        <w:autoSpaceDN w:val="0"/>
        <w:adjustRightInd w:val="0"/>
        <w:rPr>
          <w:rFonts w:cs="Calibri"/>
          <w:color w:val="000000" w:themeColor="text1"/>
          <w:kern w:val="0"/>
          <w:sz w:val="24"/>
          <w:szCs w:val="24"/>
        </w:rPr>
        <w:pPrChange w:id="462"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[13] Kuhn RM, Haussler D, Kent WJ. </w:t>
      </w:r>
      <w:proofErr w:type="gramStart"/>
      <w:r w:rsidRPr="0057759A">
        <w:rPr>
          <w:rFonts w:cs="Calibri"/>
          <w:color w:val="000000" w:themeColor="text1"/>
          <w:kern w:val="0"/>
          <w:sz w:val="24"/>
          <w:szCs w:val="24"/>
        </w:rPr>
        <w:t>(2012) The UCSC genome browser and associated tools.</w:t>
      </w:r>
      <w:proofErr w:type="gramEnd"/>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Briefings in bioinformatics 14(2): 144-161.</w:t>
      </w:r>
    </w:p>
    <w:p w:rsidR="00CC3C9D" w:rsidRPr="0057759A" w:rsidRDefault="00CC3C9D" w:rsidP="006769F3">
      <w:pPr>
        <w:autoSpaceDE w:val="0"/>
        <w:autoSpaceDN w:val="0"/>
        <w:adjustRightInd w:val="0"/>
        <w:rPr>
          <w:rFonts w:cs="Calibri"/>
          <w:color w:val="000000" w:themeColor="text1"/>
          <w:kern w:val="0"/>
          <w:sz w:val="24"/>
          <w:szCs w:val="24"/>
        </w:rPr>
        <w:pPrChange w:id="463"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[14] Li H, </w:t>
      </w:r>
      <w:proofErr w:type="spellStart"/>
      <w:r w:rsidRPr="0057759A">
        <w:rPr>
          <w:rFonts w:cs="Calibri"/>
          <w:color w:val="000000" w:themeColor="text1"/>
          <w:kern w:val="0"/>
          <w:sz w:val="24"/>
          <w:szCs w:val="24"/>
        </w:rPr>
        <w:t>Handsaker</w:t>
      </w:r>
      <w:proofErr w:type="spellEnd"/>
      <w:r w:rsidRPr="0057759A">
        <w:rPr>
          <w:rFonts w:cs="Calibri"/>
          <w:color w:val="000000" w:themeColor="text1"/>
          <w:kern w:val="0"/>
          <w:sz w:val="24"/>
          <w:szCs w:val="24"/>
        </w:rPr>
        <w:t xml:space="preserve"> B, </w:t>
      </w:r>
      <w:proofErr w:type="spellStart"/>
      <w:r w:rsidRPr="0057759A">
        <w:rPr>
          <w:rFonts w:cs="Calibri"/>
          <w:color w:val="000000" w:themeColor="text1"/>
          <w:kern w:val="0"/>
          <w:sz w:val="24"/>
          <w:szCs w:val="24"/>
        </w:rPr>
        <w:t>Wysoker</w:t>
      </w:r>
      <w:proofErr w:type="spellEnd"/>
      <w:r w:rsidRPr="0057759A">
        <w:rPr>
          <w:rFonts w:cs="Calibri"/>
          <w:color w:val="000000" w:themeColor="text1"/>
          <w:kern w:val="0"/>
          <w:sz w:val="24"/>
          <w:szCs w:val="24"/>
        </w:rPr>
        <w:t xml:space="preserve"> A, Fennell T, </w:t>
      </w:r>
      <w:proofErr w:type="spellStart"/>
      <w:r w:rsidRPr="0057759A">
        <w:rPr>
          <w:rFonts w:cs="Calibri"/>
          <w:color w:val="000000" w:themeColor="text1"/>
          <w:kern w:val="0"/>
          <w:sz w:val="24"/>
          <w:szCs w:val="24"/>
        </w:rPr>
        <w:t>Ruan</w:t>
      </w:r>
      <w:proofErr w:type="spellEnd"/>
      <w:r w:rsidRPr="0057759A">
        <w:rPr>
          <w:rFonts w:cs="Calibri"/>
          <w:color w:val="000000" w:themeColor="text1"/>
          <w:kern w:val="0"/>
          <w:sz w:val="24"/>
          <w:szCs w:val="24"/>
        </w:rPr>
        <w:t xml:space="preserve"> J, et al. (2009) The Sequence Alignment/Map</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format and </w:t>
      </w:r>
      <w:proofErr w:type="spellStart"/>
      <w:r w:rsidRPr="0057759A">
        <w:rPr>
          <w:rFonts w:cs="Calibri"/>
          <w:color w:val="000000" w:themeColor="text1"/>
          <w:kern w:val="0"/>
          <w:sz w:val="24"/>
          <w:szCs w:val="24"/>
        </w:rPr>
        <w:t>SAMtools</w:t>
      </w:r>
      <w:proofErr w:type="spellEnd"/>
      <w:r w:rsidRPr="0057759A">
        <w:rPr>
          <w:rFonts w:cs="Calibri"/>
          <w:color w:val="000000" w:themeColor="text1"/>
          <w:kern w:val="0"/>
          <w:sz w:val="24"/>
          <w:szCs w:val="24"/>
        </w:rPr>
        <w:t>. Bioinformatics 25(16):2078-2079.</w:t>
      </w:r>
    </w:p>
    <w:p w:rsidR="00CC3C9D" w:rsidRPr="0057759A" w:rsidRDefault="00CC3C9D" w:rsidP="006769F3">
      <w:pPr>
        <w:autoSpaceDE w:val="0"/>
        <w:autoSpaceDN w:val="0"/>
        <w:adjustRightInd w:val="0"/>
        <w:rPr>
          <w:rFonts w:cs="Calibri"/>
          <w:color w:val="000000" w:themeColor="text1"/>
          <w:kern w:val="0"/>
          <w:sz w:val="24"/>
          <w:szCs w:val="24"/>
        </w:rPr>
        <w:pPrChange w:id="464"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[15] Zhang Y, Liu T, Meyer CA, </w:t>
      </w:r>
      <w:proofErr w:type="spellStart"/>
      <w:r w:rsidRPr="0057759A">
        <w:rPr>
          <w:rFonts w:cs="Calibri"/>
          <w:color w:val="000000" w:themeColor="text1"/>
          <w:kern w:val="0"/>
          <w:sz w:val="24"/>
          <w:szCs w:val="24"/>
        </w:rPr>
        <w:t>Eeckhoute</w:t>
      </w:r>
      <w:proofErr w:type="spellEnd"/>
      <w:r w:rsidRPr="0057759A">
        <w:rPr>
          <w:rFonts w:cs="Calibri"/>
          <w:color w:val="000000" w:themeColor="text1"/>
          <w:kern w:val="0"/>
          <w:sz w:val="24"/>
          <w:szCs w:val="24"/>
        </w:rPr>
        <w:t xml:space="preserve"> J, Johnson DS, et al. (2008) Model-based analysis of</w:t>
      </w:r>
      <w:r w:rsidR="0040276A"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ChIP-Seq</w:t>
      </w:r>
      <w:proofErr w:type="spellEnd"/>
      <w:r w:rsidRPr="0057759A">
        <w:rPr>
          <w:rFonts w:cs="Calibri"/>
          <w:color w:val="000000" w:themeColor="text1"/>
          <w:kern w:val="0"/>
          <w:sz w:val="24"/>
          <w:szCs w:val="24"/>
        </w:rPr>
        <w:t xml:space="preserve"> (MACS). Genome </w:t>
      </w:r>
      <w:proofErr w:type="spellStart"/>
      <w:r w:rsidRPr="0057759A">
        <w:rPr>
          <w:rFonts w:cs="Calibri"/>
          <w:color w:val="000000" w:themeColor="text1"/>
          <w:kern w:val="0"/>
          <w:sz w:val="24"/>
          <w:szCs w:val="24"/>
        </w:rPr>
        <w:t>Biol</w:t>
      </w:r>
      <w:proofErr w:type="spellEnd"/>
      <w:r w:rsidRPr="0057759A">
        <w:rPr>
          <w:rFonts w:cs="Calibri"/>
          <w:color w:val="000000" w:themeColor="text1"/>
          <w:kern w:val="0"/>
          <w:sz w:val="24"/>
          <w:szCs w:val="24"/>
        </w:rPr>
        <w:t xml:space="preserve"> 9: R137.</w:t>
      </w:r>
    </w:p>
    <w:p w:rsidR="00CC3C9D" w:rsidRPr="0057759A" w:rsidRDefault="00CC3C9D" w:rsidP="006769F3">
      <w:pPr>
        <w:autoSpaceDE w:val="0"/>
        <w:autoSpaceDN w:val="0"/>
        <w:adjustRightInd w:val="0"/>
        <w:rPr>
          <w:rFonts w:cs="Calibri"/>
          <w:color w:val="000000" w:themeColor="text1"/>
          <w:kern w:val="0"/>
          <w:sz w:val="24"/>
          <w:szCs w:val="24"/>
        </w:rPr>
        <w:pPrChange w:id="465"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[16] </w:t>
      </w:r>
      <w:proofErr w:type="spellStart"/>
      <w:r w:rsidRPr="0057759A">
        <w:rPr>
          <w:rFonts w:cs="Calibri"/>
          <w:color w:val="000000" w:themeColor="text1"/>
          <w:kern w:val="0"/>
          <w:sz w:val="24"/>
          <w:szCs w:val="24"/>
        </w:rPr>
        <w:t>Lan</w:t>
      </w:r>
      <w:proofErr w:type="spellEnd"/>
      <w:r w:rsidRPr="0057759A">
        <w:rPr>
          <w:rFonts w:cs="Calibri"/>
          <w:color w:val="000000" w:themeColor="text1"/>
          <w:kern w:val="0"/>
          <w:sz w:val="24"/>
          <w:szCs w:val="24"/>
        </w:rPr>
        <w:t xml:space="preserve"> X, Adams C, Landers M, </w:t>
      </w:r>
      <w:proofErr w:type="spellStart"/>
      <w:r w:rsidRPr="0057759A">
        <w:rPr>
          <w:rFonts w:cs="Calibri"/>
          <w:color w:val="000000" w:themeColor="text1"/>
          <w:kern w:val="0"/>
          <w:sz w:val="24"/>
          <w:szCs w:val="24"/>
        </w:rPr>
        <w:t>Dudas</w:t>
      </w:r>
      <w:proofErr w:type="spellEnd"/>
      <w:r w:rsidRPr="0057759A">
        <w:rPr>
          <w:rFonts w:cs="Calibri"/>
          <w:color w:val="000000" w:themeColor="text1"/>
          <w:kern w:val="0"/>
          <w:sz w:val="24"/>
          <w:szCs w:val="24"/>
        </w:rPr>
        <w:t xml:space="preserve"> M, </w:t>
      </w:r>
      <w:proofErr w:type="spellStart"/>
      <w:r w:rsidRPr="0057759A">
        <w:rPr>
          <w:rFonts w:cs="Calibri"/>
          <w:color w:val="000000" w:themeColor="text1"/>
          <w:kern w:val="0"/>
          <w:sz w:val="24"/>
          <w:szCs w:val="24"/>
        </w:rPr>
        <w:t>Krissinger</w:t>
      </w:r>
      <w:proofErr w:type="spellEnd"/>
      <w:r w:rsidRPr="0057759A">
        <w:rPr>
          <w:rFonts w:cs="Calibri"/>
          <w:color w:val="000000" w:themeColor="text1"/>
          <w:kern w:val="0"/>
          <w:sz w:val="24"/>
          <w:szCs w:val="24"/>
        </w:rPr>
        <w:t xml:space="preserve"> D, et al. (2011) High resolution detection</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and analysis of </w:t>
      </w: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dinucleotides</w:t>
      </w:r>
      <w:proofErr w:type="spellEnd"/>
      <w:r w:rsidRPr="0057759A">
        <w:rPr>
          <w:rFonts w:cs="Calibri"/>
          <w:color w:val="000000" w:themeColor="text1"/>
          <w:kern w:val="0"/>
          <w:sz w:val="24"/>
          <w:szCs w:val="24"/>
        </w:rPr>
        <w:t xml:space="preserve"> methylation using MBD-</w:t>
      </w:r>
      <w:proofErr w:type="spellStart"/>
      <w:r w:rsidRPr="0057759A">
        <w:rPr>
          <w:rFonts w:cs="Calibri"/>
          <w:color w:val="000000" w:themeColor="text1"/>
          <w:kern w:val="0"/>
          <w:sz w:val="24"/>
          <w:szCs w:val="24"/>
        </w:rPr>
        <w:t>Seq</w:t>
      </w:r>
      <w:proofErr w:type="spellEnd"/>
      <w:r w:rsidRPr="0057759A">
        <w:rPr>
          <w:rFonts w:cs="Calibri"/>
          <w:color w:val="000000" w:themeColor="text1"/>
          <w:kern w:val="0"/>
          <w:sz w:val="24"/>
          <w:szCs w:val="24"/>
        </w:rPr>
        <w:t xml:space="preserve"> technology. </w:t>
      </w:r>
      <w:proofErr w:type="spellStart"/>
      <w:r w:rsidRPr="0057759A">
        <w:rPr>
          <w:rFonts w:cs="Calibri"/>
          <w:color w:val="000000" w:themeColor="text1"/>
          <w:kern w:val="0"/>
          <w:sz w:val="24"/>
          <w:szCs w:val="24"/>
        </w:rPr>
        <w:t>PloS</w:t>
      </w:r>
      <w:proofErr w:type="spellEnd"/>
      <w:r w:rsidRPr="0057759A">
        <w:rPr>
          <w:rFonts w:cs="Calibri"/>
          <w:color w:val="000000" w:themeColor="text1"/>
          <w:kern w:val="0"/>
          <w:sz w:val="24"/>
          <w:szCs w:val="24"/>
        </w:rPr>
        <w:t xml:space="preserve"> one</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6(7):e22226.</w:t>
      </w:r>
    </w:p>
    <w:p w:rsidR="00CC3C9D" w:rsidRPr="0057759A" w:rsidRDefault="00CC3C9D" w:rsidP="006769F3">
      <w:pPr>
        <w:autoSpaceDE w:val="0"/>
        <w:autoSpaceDN w:val="0"/>
        <w:adjustRightInd w:val="0"/>
        <w:rPr>
          <w:rFonts w:cs="Calibri"/>
          <w:color w:val="000000" w:themeColor="text1"/>
          <w:kern w:val="0"/>
          <w:sz w:val="24"/>
          <w:szCs w:val="24"/>
        </w:rPr>
        <w:pPrChange w:id="466"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[17] Quinlan AR, Hall IM. (2010) </w:t>
      </w:r>
      <w:proofErr w:type="spellStart"/>
      <w:r w:rsidRPr="0057759A">
        <w:rPr>
          <w:rFonts w:cs="Calibri"/>
          <w:color w:val="000000" w:themeColor="text1"/>
          <w:kern w:val="0"/>
          <w:sz w:val="24"/>
          <w:szCs w:val="24"/>
        </w:rPr>
        <w:t>BEDTools</w:t>
      </w:r>
      <w:proofErr w:type="spellEnd"/>
      <w:r w:rsidRPr="0057759A">
        <w:rPr>
          <w:rFonts w:cs="Calibri"/>
          <w:color w:val="000000" w:themeColor="text1"/>
          <w:kern w:val="0"/>
          <w:sz w:val="24"/>
          <w:szCs w:val="24"/>
        </w:rPr>
        <w:t>: a flexible suite of utilities for comparing genomic</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features. Bioinformatics 26(6): 841-842.</w:t>
      </w:r>
    </w:p>
    <w:p w:rsidR="00CC3C9D" w:rsidRPr="0057759A" w:rsidRDefault="00CC3C9D" w:rsidP="006769F3">
      <w:pPr>
        <w:autoSpaceDE w:val="0"/>
        <w:autoSpaceDN w:val="0"/>
        <w:adjustRightInd w:val="0"/>
        <w:rPr>
          <w:rFonts w:cs="Calibri"/>
          <w:color w:val="000000" w:themeColor="text1"/>
          <w:kern w:val="0"/>
          <w:sz w:val="24"/>
          <w:szCs w:val="24"/>
        </w:rPr>
        <w:pPrChange w:id="467" w:author="Shicheng Guo" w:date="2014-09-05T16:28:00Z">
          <w:pPr>
            <w:autoSpaceDE w:val="0"/>
            <w:autoSpaceDN w:val="0"/>
            <w:adjustRightInd w:val="0"/>
            <w:jc w:val="left"/>
          </w:pPr>
        </w:pPrChange>
      </w:pPr>
      <w:r w:rsidRPr="0057759A">
        <w:rPr>
          <w:rFonts w:cs="Calibri"/>
          <w:color w:val="000000" w:themeColor="text1"/>
          <w:kern w:val="0"/>
          <w:sz w:val="24"/>
          <w:szCs w:val="24"/>
        </w:rPr>
        <w:t>[18] Huang ZH, Hu Y, Hua D, Wu YY, Song MX, et al. (2011) Quantitative analysis of multiple</w:t>
      </w:r>
      <w:r w:rsidR="0040276A"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methylated genes in plasma for the diagnosis and prognosis of </w:t>
      </w:r>
      <w:r w:rsidR="0040276A" w:rsidRPr="0057759A">
        <w:rPr>
          <w:rFonts w:cs="Calibri" w:hint="eastAsia"/>
          <w:color w:val="000000" w:themeColor="text1"/>
          <w:kern w:val="0"/>
          <w:sz w:val="24"/>
          <w:szCs w:val="24"/>
        </w:rPr>
        <w:t>H</w:t>
      </w:r>
      <w:r w:rsidRPr="0057759A">
        <w:rPr>
          <w:rFonts w:cs="Calibri"/>
          <w:color w:val="000000" w:themeColor="text1"/>
          <w:kern w:val="0"/>
          <w:sz w:val="24"/>
          <w:szCs w:val="24"/>
        </w:rPr>
        <w:t>epatocellular carcinoma.</w:t>
      </w:r>
      <w:r w:rsidR="007517E5"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Exp</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Mol</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Pathol</w:t>
      </w:r>
      <w:proofErr w:type="spellEnd"/>
      <w:r w:rsidRPr="0057759A">
        <w:rPr>
          <w:rFonts w:cs="Calibri"/>
          <w:color w:val="000000" w:themeColor="text1"/>
          <w:kern w:val="0"/>
          <w:sz w:val="24"/>
          <w:szCs w:val="24"/>
        </w:rPr>
        <w:t xml:space="preserve"> 91(3): 702-707.</w:t>
      </w:r>
    </w:p>
    <w:p w:rsidR="00CC3C9D" w:rsidRPr="0057759A" w:rsidRDefault="00CC3C9D" w:rsidP="006769F3">
      <w:pPr>
        <w:autoSpaceDE w:val="0"/>
        <w:autoSpaceDN w:val="0"/>
        <w:adjustRightInd w:val="0"/>
        <w:rPr>
          <w:rFonts w:cs="Calibri"/>
          <w:color w:val="000000" w:themeColor="text1"/>
          <w:kern w:val="0"/>
          <w:sz w:val="24"/>
          <w:szCs w:val="24"/>
        </w:rPr>
        <w:pPrChange w:id="468" w:author="Shicheng Guo" w:date="2014-09-05T16:28:00Z">
          <w:pPr>
            <w:autoSpaceDE w:val="0"/>
            <w:autoSpaceDN w:val="0"/>
            <w:adjustRightInd w:val="0"/>
            <w:jc w:val="left"/>
          </w:pPr>
        </w:pPrChange>
      </w:pPr>
      <w:r w:rsidRPr="0057759A">
        <w:rPr>
          <w:rFonts w:cs="Calibri"/>
          <w:color w:val="000000" w:themeColor="text1"/>
          <w:kern w:val="0"/>
          <w:sz w:val="24"/>
          <w:szCs w:val="24"/>
        </w:rPr>
        <w:t>[19] Li LM, Hu ZB, Zhou ZX, Chen X, Liu FY, et al. (2010) Serum microRNA profiles serve as novel</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biomarkers for HBV infection and diagnosis of HBV-positive </w:t>
      </w:r>
      <w:proofErr w:type="spellStart"/>
      <w:r w:rsidRPr="0057759A">
        <w:rPr>
          <w:rFonts w:cs="Calibri"/>
          <w:color w:val="000000" w:themeColor="text1"/>
          <w:kern w:val="0"/>
          <w:sz w:val="24"/>
          <w:szCs w:val="24"/>
        </w:rPr>
        <w:t>hepatocarcinoma</w:t>
      </w:r>
      <w:proofErr w:type="spellEnd"/>
      <w:r w:rsidRPr="0057759A">
        <w:rPr>
          <w:rFonts w:cs="Calibri"/>
          <w:color w:val="000000" w:themeColor="text1"/>
          <w:kern w:val="0"/>
          <w:sz w:val="24"/>
          <w:szCs w:val="24"/>
        </w:rPr>
        <w:t>. Cancer Res</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70(23): 9798-9807.</w:t>
      </w:r>
    </w:p>
    <w:p w:rsidR="00CC3C9D" w:rsidRPr="0057759A" w:rsidRDefault="00CC3C9D" w:rsidP="006769F3">
      <w:pPr>
        <w:autoSpaceDE w:val="0"/>
        <w:autoSpaceDN w:val="0"/>
        <w:adjustRightInd w:val="0"/>
        <w:rPr>
          <w:rFonts w:cs="Calibri"/>
          <w:color w:val="000000" w:themeColor="text1"/>
          <w:kern w:val="0"/>
          <w:sz w:val="24"/>
          <w:szCs w:val="24"/>
        </w:rPr>
        <w:pPrChange w:id="469" w:author="Shicheng Guo" w:date="2014-09-05T16:28:00Z">
          <w:pPr>
            <w:autoSpaceDE w:val="0"/>
            <w:autoSpaceDN w:val="0"/>
            <w:adjustRightInd w:val="0"/>
            <w:jc w:val="left"/>
          </w:pPr>
        </w:pPrChange>
      </w:pPr>
      <w:r w:rsidRPr="0057759A">
        <w:rPr>
          <w:rFonts w:cs="Calibri"/>
          <w:color w:val="000000" w:themeColor="text1"/>
          <w:kern w:val="0"/>
          <w:sz w:val="24"/>
          <w:szCs w:val="24"/>
        </w:rPr>
        <w:t>[20] Deaton AM, Webb S, Kerr AR, Illingworth RS, Guy J, et al. (2011) Cell type-specific DNA</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methylation at intragenic </w:t>
      </w: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islands in the immune system. Genome Res 21 (7):</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1074-1086.</w:t>
      </w:r>
    </w:p>
    <w:p w:rsidR="00CC3C9D" w:rsidRPr="0057759A" w:rsidRDefault="00CC3C9D" w:rsidP="006769F3">
      <w:pPr>
        <w:autoSpaceDE w:val="0"/>
        <w:autoSpaceDN w:val="0"/>
        <w:adjustRightInd w:val="0"/>
        <w:rPr>
          <w:rFonts w:cs="Calibri"/>
          <w:color w:val="000000" w:themeColor="text1"/>
          <w:kern w:val="0"/>
          <w:sz w:val="24"/>
          <w:szCs w:val="24"/>
        </w:rPr>
        <w:pPrChange w:id="470"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[21] Zhao M, Sun J, Zhao Z. (2013) </w:t>
      </w:r>
      <w:proofErr w:type="spellStart"/>
      <w:r w:rsidRPr="0057759A">
        <w:rPr>
          <w:rFonts w:cs="Calibri"/>
          <w:color w:val="000000" w:themeColor="text1"/>
          <w:kern w:val="0"/>
          <w:sz w:val="24"/>
          <w:szCs w:val="24"/>
        </w:rPr>
        <w:t>TSGene</w:t>
      </w:r>
      <w:proofErr w:type="spellEnd"/>
      <w:r w:rsidRPr="0057759A">
        <w:rPr>
          <w:rFonts w:cs="Calibri"/>
          <w:color w:val="000000" w:themeColor="text1"/>
          <w:kern w:val="0"/>
          <w:sz w:val="24"/>
          <w:szCs w:val="24"/>
        </w:rPr>
        <w:t>: a web resource for tumor suppressor genes. Nucleic</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Acids Res 41(Database issue):D970-6.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 10.1093/</w:t>
      </w:r>
      <w:proofErr w:type="spellStart"/>
      <w:r w:rsidRPr="0057759A">
        <w:rPr>
          <w:rFonts w:cs="Calibri"/>
          <w:color w:val="000000" w:themeColor="text1"/>
          <w:kern w:val="0"/>
          <w:sz w:val="24"/>
          <w:szCs w:val="24"/>
        </w:rPr>
        <w:t>nar</w:t>
      </w:r>
      <w:proofErr w:type="spellEnd"/>
      <w:r w:rsidRPr="0057759A">
        <w:rPr>
          <w:rFonts w:cs="Calibri"/>
          <w:color w:val="000000" w:themeColor="text1"/>
          <w:kern w:val="0"/>
          <w:sz w:val="24"/>
          <w:szCs w:val="24"/>
        </w:rPr>
        <w:t>/gks937.</w:t>
      </w:r>
    </w:p>
    <w:p w:rsidR="00CC3C9D" w:rsidRPr="0057759A" w:rsidRDefault="00CC3C9D" w:rsidP="006769F3">
      <w:pPr>
        <w:autoSpaceDE w:val="0"/>
        <w:autoSpaceDN w:val="0"/>
        <w:adjustRightInd w:val="0"/>
        <w:rPr>
          <w:rFonts w:cs="Calibri"/>
          <w:color w:val="000000" w:themeColor="text1"/>
          <w:kern w:val="0"/>
          <w:sz w:val="24"/>
          <w:szCs w:val="24"/>
        </w:rPr>
        <w:pPrChange w:id="471"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[22] </w:t>
      </w:r>
      <w:proofErr w:type="spellStart"/>
      <w:r w:rsidRPr="0057759A">
        <w:rPr>
          <w:rFonts w:cs="Calibri"/>
          <w:color w:val="000000" w:themeColor="text1"/>
          <w:kern w:val="0"/>
          <w:sz w:val="24"/>
          <w:szCs w:val="24"/>
        </w:rPr>
        <w:t>Cicek</w:t>
      </w:r>
      <w:proofErr w:type="spellEnd"/>
      <w:r w:rsidRPr="0057759A">
        <w:rPr>
          <w:rFonts w:cs="Calibri"/>
          <w:color w:val="000000" w:themeColor="text1"/>
          <w:kern w:val="0"/>
          <w:sz w:val="24"/>
          <w:szCs w:val="24"/>
        </w:rPr>
        <w:t xml:space="preserve"> MS, Koestler DC, Fridley BL, </w:t>
      </w:r>
      <w:proofErr w:type="spellStart"/>
      <w:r w:rsidRPr="0057759A">
        <w:rPr>
          <w:rFonts w:cs="Calibri"/>
          <w:color w:val="000000" w:themeColor="text1"/>
          <w:kern w:val="0"/>
          <w:sz w:val="24"/>
          <w:szCs w:val="24"/>
        </w:rPr>
        <w:t>Kalli</w:t>
      </w:r>
      <w:proofErr w:type="spellEnd"/>
      <w:r w:rsidRPr="0057759A">
        <w:rPr>
          <w:rFonts w:cs="Calibri"/>
          <w:color w:val="000000" w:themeColor="text1"/>
          <w:kern w:val="0"/>
          <w:sz w:val="24"/>
          <w:szCs w:val="24"/>
        </w:rPr>
        <w:t xml:space="preserve"> KR, </w:t>
      </w:r>
      <w:proofErr w:type="spellStart"/>
      <w:r w:rsidRPr="0057759A">
        <w:rPr>
          <w:rFonts w:cs="Calibri"/>
          <w:color w:val="000000" w:themeColor="text1"/>
          <w:kern w:val="0"/>
          <w:sz w:val="24"/>
          <w:szCs w:val="24"/>
        </w:rPr>
        <w:t>Armasu</w:t>
      </w:r>
      <w:proofErr w:type="spellEnd"/>
      <w:r w:rsidRPr="0057759A">
        <w:rPr>
          <w:rFonts w:cs="Calibri"/>
          <w:color w:val="000000" w:themeColor="text1"/>
          <w:kern w:val="0"/>
          <w:sz w:val="24"/>
          <w:szCs w:val="24"/>
        </w:rPr>
        <w:t xml:space="preserve"> SM, et al. (2013) </w:t>
      </w:r>
      <w:proofErr w:type="spellStart"/>
      <w:r w:rsidRPr="0057759A">
        <w:rPr>
          <w:rFonts w:cs="Calibri"/>
          <w:color w:val="000000" w:themeColor="text1"/>
          <w:kern w:val="0"/>
          <w:sz w:val="24"/>
          <w:szCs w:val="24"/>
        </w:rPr>
        <w:t>Epigenome</w:t>
      </w:r>
      <w:proofErr w:type="spellEnd"/>
      <w:r w:rsidRPr="0057759A">
        <w:rPr>
          <w:rFonts w:cs="Calibri"/>
          <w:color w:val="000000" w:themeColor="text1"/>
          <w:kern w:val="0"/>
          <w:sz w:val="24"/>
          <w:szCs w:val="24"/>
        </w:rPr>
        <w:t>- wide ovarian</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cancer analysis identifies a methylation profile differentiating clear-cell histology with</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epigenetic silencing of the HERG K+ channel. Hum </w:t>
      </w:r>
      <w:proofErr w:type="spellStart"/>
      <w:r w:rsidRPr="0057759A">
        <w:rPr>
          <w:rFonts w:cs="Calibri"/>
          <w:color w:val="000000" w:themeColor="text1"/>
          <w:kern w:val="0"/>
          <w:sz w:val="24"/>
          <w:szCs w:val="24"/>
        </w:rPr>
        <w:t>Mol</w:t>
      </w:r>
      <w:proofErr w:type="spellEnd"/>
      <w:r w:rsidRPr="0057759A">
        <w:rPr>
          <w:rFonts w:cs="Calibri"/>
          <w:color w:val="000000" w:themeColor="text1"/>
          <w:kern w:val="0"/>
          <w:sz w:val="24"/>
          <w:szCs w:val="24"/>
        </w:rPr>
        <w:t xml:space="preserve"> Genet 22(15): 3038-47.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10.1093/</w:t>
      </w:r>
      <w:proofErr w:type="spellStart"/>
      <w:r w:rsidRPr="0057759A">
        <w:rPr>
          <w:rFonts w:cs="Calibri"/>
          <w:color w:val="000000" w:themeColor="text1"/>
          <w:kern w:val="0"/>
          <w:sz w:val="24"/>
          <w:szCs w:val="24"/>
        </w:rPr>
        <w:t>hmg</w:t>
      </w:r>
      <w:proofErr w:type="spellEnd"/>
      <w:r w:rsidRPr="0057759A">
        <w:rPr>
          <w:rFonts w:cs="Calibri"/>
          <w:color w:val="000000" w:themeColor="text1"/>
          <w:kern w:val="0"/>
          <w:sz w:val="24"/>
          <w:szCs w:val="24"/>
        </w:rPr>
        <w:t>/ddt160.</w:t>
      </w:r>
    </w:p>
    <w:p w:rsidR="00CC3C9D" w:rsidRPr="0057759A" w:rsidRDefault="00CC3C9D" w:rsidP="006769F3">
      <w:pPr>
        <w:autoSpaceDE w:val="0"/>
        <w:autoSpaceDN w:val="0"/>
        <w:adjustRightInd w:val="0"/>
        <w:rPr>
          <w:rFonts w:cs="Calibri"/>
          <w:color w:val="000000" w:themeColor="text1"/>
          <w:kern w:val="0"/>
          <w:sz w:val="24"/>
          <w:szCs w:val="24"/>
        </w:rPr>
        <w:pPrChange w:id="472"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[23] </w:t>
      </w:r>
      <w:proofErr w:type="spellStart"/>
      <w:r w:rsidRPr="0057759A">
        <w:rPr>
          <w:rFonts w:cs="Calibri"/>
          <w:color w:val="000000" w:themeColor="text1"/>
          <w:kern w:val="0"/>
          <w:sz w:val="24"/>
          <w:szCs w:val="24"/>
        </w:rPr>
        <w:t>Sriraksa</w:t>
      </w:r>
      <w:proofErr w:type="spellEnd"/>
      <w:r w:rsidRPr="0057759A">
        <w:rPr>
          <w:rFonts w:cs="Calibri"/>
          <w:color w:val="000000" w:themeColor="text1"/>
          <w:kern w:val="0"/>
          <w:sz w:val="24"/>
          <w:szCs w:val="24"/>
        </w:rPr>
        <w:t xml:space="preserve"> R1, Zeller C, Dai W, </w:t>
      </w:r>
      <w:proofErr w:type="spellStart"/>
      <w:r w:rsidRPr="0057759A">
        <w:rPr>
          <w:rFonts w:cs="Calibri"/>
          <w:color w:val="000000" w:themeColor="text1"/>
          <w:kern w:val="0"/>
          <w:sz w:val="24"/>
          <w:szCs w:val="24"/>
        </w:rPr>
        <w:t>Siddiq</w:t>
      </w:r>
      <w:proofErr w:type="spellEnd"/>
      <w:r w:rsidRPr="0057759A">
        <w:rPr>
          <w:rFonts w:cs="Calibri"/>
          <w:color w:val="000000" w:themeColor="text1"/>
          <w:kern w:val="0"/>
          <w:sz w:val="24"/>
          <w:szCs w:val="24"/>
        </w:rPr>
        <w:t xml:space="preserve"> A, </w:t>
      </w:r>
      <w:proofErr w:type="spellStart"/>
      <w:r w:rsidRPr="0057759A">
        <w:rPr>
          <w:rFonts w:cs="Calibri"/>
          <w:color w:val="000000" w:themeColor="text1"/>
          <w:kern w:val="0"/>
          <w:sz w:val="24"/>
          <w:szCs w:val="24"/>
        </w:rPr>
        <w:t>Walley</w:t>
      </w:r>
      <w:proofErr w:type="spellEnd"/>
      <w:r w:rsidRPr="0057759A">
        <w:rPr>
          <w:rFonts w:cs="Calibri"/>
          <w:color w:val="000000" w:themeColor="text1"/>
          <w:kern w:val="0"/>
          <w:sz w:val="24"/>
          <w:szCs w:val="24"/>
        </w:rPr>
        <w:t xml:space="preserve"> AJ, et al. (2013) Aberrant DNA methylation at</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genes associated with a stem cell-like phenotype in </w:t>
      </w:r>
      <w:proofErr w:type="spellStart"/>
      <w:r w:rsidRPr="0057759A">
        <w:rPr>
          <w:rFonts w:cs="Calibri"/>
          <w:color w:val="000000" w:themeColor="text1"/>
          <w:kern w:val="0"/>
          <w:sz w:val="24"/>
          <w:szCs w:val="24"/>
        </w:rPr>
        <w:t>cholangiocarcinoma</w:t>
      </w:r>
      <w:proofErr w:type="spellEnd"/>
      <w:r w:rsidRPr="0057759A">
        <w:rPr>
          <w:rFonts w:cs="Calibri"/>
          <w:color w:val="000000" w:themeColor="text1"/>
          <w:kern w:val="0"/>
          <w:sz w:val="24"/>
          <w:szCs w:val="24"/>
        </w:rPr>
        <w:t xml:space="preserve"> tumors. Cancer</w:t>
      </w:r>
      <w:r w:rsidR="007517E5"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Prev</w:t>
      </w:r>
      <w:proofErr w:type="spellEnd"/>
      <w:r w:rsidRPr="0057759A">
        <w:rPr>
          <w:rFonts w:cs="Calibri"/>
          <w:color w:val="000000" w:themeColor="text1"/>
          <w:kern w:val="0"/>
          <w:sz w:val="24"/>
          <w:szCs w:val="24"/>
        </w:rPr>
        <w:t xml:space="preserve"> Res (</w:t>
      </w:r>
      <w:proofErr w:type="spellStart"/>
      <w:r w:rsidRPr="0057759A">
        <w:rPr>
          <w:rFonts w:cs="Calibri"/>
          <w:color w:val="000000" w:themeColor="text1"/>
          <w:kern w:val="0"/>
          <w:sz w:val="24"/>
          <w:szCs w:val="24"/>
        </w:rPr>
        <w:t>Phila</w:t>
      </w:r>
      <w:proofErr w:type="spellEnd"/>
      <w:r w:rsidRPr="0057759A">
        <w:rPr>
          <w:rFonts w:cs="Calibri"/>
          <w:color w:val="000000" w:themeColor="text1"/>
          <w:kern w:val="0"/>
          <w:sz w:val="24"/>
          <w:szCs w:val="24"/>
        </w:rPr>
        <w:t xml:space="preserve">) 6(12): 1348-55.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 xml:space="preserve">: 10.1158/1940-6207.CAPR-13-0104. </w:t>
      </w:r>
      <w:proofErr w:type="spellStart"/>
      <w:r w:rsidRPr="0057759A">
        <w:rPr>
          <w:rFonts w:cs="Calibri"/>
          <w:color w:val="000000" w:themeColor="text1"/>
          <w:kern w:val="0"/>
          <w:sz w:val="24"/>
          <w:szCs w:val="24"/>
        </w:rPr>
        <w:t>Epub</w:t>
      </w:r>
      <w:proofErr w:type="spellEnd"/>
      <w:r w:rsidRPr="0057759A">
        <w:rPr>
          <w:rFonts w:cs="Calibri"/>
          <w:color w:val="000000" w:themeColor="text1"/>
          <w:kern w:val="0"/>
          <w:sz w:val="24"/>
          <w:szCs w:val="24"/>
        </w:rPr>
        <w:t xml:space="preserve"> 2013 Oct 2.</w:t>
      </w:r>
    </w:p>
    <w:p w:rsidR="00CC3C9D" w:rsidRPr="0057759A" w:rsidRDefault="00CC3C9D" w:rsidP="006769F3">
      <w:pPr>
        <w:autoSpaceDE w:val="0"/>
        <w:autoSpaceDN w:val="0"/>
        <w:adjustRightInd w:val="0"/>
        <w:rPr>
          <w:rFonts w:cs="Calibri"/>
          <w:color w:val="000000" w:themeColor="text1"/>
          <w:kern w:val="0"/>
          <w:sz w:val="24"/>
          <w:szCs w:val="24"/>
        </w:rPr>
        <w:pPrChange w:id="473" w:author="Shicheng Guo" w:date="2014-09-05T16:28:00Z">
          <w:pPr>
            <w:autoSpaceDE w:val="0"/>
            <w:autoSpaceDN w:val="0"/>
            <w:adjustRightInd w:val="0"/>
            <w:jc w:val="left"/>
          </w:pPr>
        </w:pPrChange>
      </w:pPr>
      <w:r w:rsidRPr="0057759A">
        <w:rPr>
          <w:rFonts w:cs="Calibri"/>
          <w:color w:val="000000" w:themeColor="text1"/>
          <w:kern w:val="0"/>
          <w:sz w:val="24"/>
          <w:szCs w:val="24"/>
        </w:rPr>
        <w:t>[24] Wei P, Tang H, Li D. (2012) Insights into pancreatic cancer etiology from pathway analysis of</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genome-wide association study data. </w:t>
      </w:r>
      <w:proofErr w:type="spellStart"/>
      <w:r w:rsidRPr="0057759A">
        <w:rPr>
          <w:rFonts w:cs="Calibri"/>
          <w:color w:val="000000" w:themeColor="text1"/>
          <w:kern w:val="0"/>
          <w:sz w:val="24"/>
          <w:szCs w:val="24"/>
        </w:rPr>
        <w:t>PLoS</w:t>
      </w:r>
      <w:proofErr w:type="spellEnd"/>
      <w:r w:rsidRPr="0057759A">
        <w:rPr>
          <w:rFonts w:cs="Calibri"/>
          <w:color w:val="000000" w:themeColor="text1"/>
          <w:kern w:val="0"/>
          <w:sz w:val="24"/>
          <w:szCs w:val="24"/>
        </w:rPr>
        <w:t xml:space="preserve"> One 7(10): e46887. </w:t>
      </w:r>
      <w:proofErr w:type="spellStart"/>
      <w:proofErr w:type="gramStart"/>
      <w:r w:rsidRPr="0057759A">
        <w:rPr>
          <w:rFonts w:cs="Calibri"/>
          <w:color w:val="000000" w:themeColor="text1"/>
          <w:kern w:val="0"/>
          <w:sz w:val="24"/>
          <w:szCs w:val="24"/>
        </w:rPr>
        <w:lastRenderedPageBreak/>
        <w:t>doi</w:t>
      </w:r>
      <w:proofErr w:type="spellEnd"/>
      <w:proofErr w:type="gramEnd"/>
      <w:r w:rsidRPr="0057759A">
        <w:rPr>
          <w:rFonts w:cs="Calibri"/>
          <w:color w:val="000000" w:themeColor="text1"/>
          <w:kern w:val="0"/>
          <w:sz w:val="24"/>
          <w:szCs w:val="24"/>
        </w:rPr>
        <w:t>: 10.1371/journal.pone.0046887.</w:t>
      </w:r>
    </w:p>
    <w:p w:rsidR="00CC3C9D" w:rsidRPr="0057759A" w:rsidRDefault="00CC3C9D" w:rsidP="006769F3">
      <w:pPr>
        <w:autoSpaceDE w:val="0"/>
        <w:autoSpaceDN w:val="0"/>
        <w:adjustRightInd w:val="0"/>
        <w:rPr>
          <w:rFonts w:cs="Calibri"/>
          <w:color w:val="000000" w:themeColor="text1"/>
          <w:kern w:val="0"/>
          <w:sz w:val="24"/>
          <w:szCs w:val="24"/>
        </w:rPr>
        <w:pPrChange w:id="474"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[25] Keller A, Ludwig N, </w:t>
      </w:r>
      <w:proofErr w:type="spellStart"/>
      <w:r w:rsidRPr="0057759A">
        <w:rPr>
          <w:rFonts w:cs="Calibri"/>
          <w:color w:val="000000" w:themeColor="text1"/>
          <w:kern w:val="0"/>
          <w:sz w:val="24"/>
          <w:szCs w:val="24"/>
        </w:rPr>
        <w:t>Backes</w:t>
      </w:r>
      <w:proofErr w:type="spellEnd"/>
      <w:r w:rsidRPr="0057759A">
        <w:rPr>
          <w:rFonts w:cs="Calibri"/>
          <w:color w:val="000000" w:themeColor="text1"/>
          <w:kern w:val="0"/>
          <w:sz w:val="24"/>
          <w:szCs w:val="24"/>
        </w:rPr>
        <w:t xml:space="preserve"> C, </w:t>
      </w:r>
      <w:proofErr w:type="spellStart"/>
      <w:r w:rsidRPr="0057759A">
        <w:rPr>
          <w:rFonts w:cs="Calibri"/>
          <w:color w:val="000000" w:themeColor="text1"/>
          <w:kern w:val="0"/>
          <w:sz w:val="24"/>
          <w:szCs w:val="24"/>
        </w:rPr>
        <w:t>Romeike</w:t>
      </w:r>
      <w:proofErr w:type="spellEnd"/>
      <w:r w:rsidRPr="0057759A">
        <w:rPr>
          <w:rFonts w:cs="Calibri"/>
          <w:color w:val="000000" w:themeColor="text1"/>
          <w:kern w:val="0"/>
          <w:sz w:val="24"/>
          <w:szCs w:val="24"/>
        </w:rPr>
        <w:t xml:space="preserve"> BF, </w:t>
      </w:r>
      <w:proofErr w:type="spellStart"/>
      <w:r w:rsidRPr="0057759A">
        <w:rPr>
          <w:rFonts w:cs="Calibri"/>
          <w:color w:val="000000" w:themeColor="text1"/>
          <w:kern w:val="0"/>
          <w:sz w:val="24"/>
          <w:szCs w:val="24"/>
        </w:rPr>
        <w:t>Comtesse</w:t>
      </w:r>
      <w:proofErr w:type="spellEnd"/>
      <w:r w:rsidRPr="0057759A">
        <w:rPr>
          <w:rFonts w:cs="Calibri"/>
          <w:color w:val="000000" w:themeColor="text1"/>
          <w:kern w:val="0"/>
          <w:sz w:val="24"/>
          <w:szCs w:val="24"/>
        </w:rPr>
        <w:t xml:space="preserve"> N, et al. (2009) Genome wide</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expression profiling identifies specific deregulated pathways in </w:t>
      </w:r>
      <w:proofErr w:type="spellStart"/>
      <w:r w:rsidRPr="0057759A">
        <w:rPr>
          <w:rFonts w:cs="Calibri"/>
          <w:color w:val="000000" w:themeColor="text1"/>
          <w:kern w:val="0"/>
          <w:sz w:val="24"/>
          <w:szCs w:val="24"/>
        </w:rPr>
        <w:t>meningioma.Int</w:t>
      </w:r>
      <w:proofErr w:type="spellEnd"/>
      <w:r w:rsidRPr="0057759A">
        <w:rPr>
          <w:rFonts w:cs="Calibri"/>
          <w:color w:val="000000" w:themeColor="text1"/>
          <w:kern w:val="0"/>
          <w:sz w:val="24"/>
          <w:szCs w:val="24"/>
        </w:rPr>
        <w:t xml:space="preserve"> J Cancer</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124(2): 346-351.</w:t>
      </w:r>
    </w:p>
    <w:p w:rsidR="00CC3C9D" w:rsidRPr="0057759A" w:rsidRDefault="00CC3C9D" w:rsidP="006769F3">
      <w:pPr>
        <w:autoSpaceDE w:val="0"/>
        <w:autoSpaceDN w:val="0"/>
        <w:adjustRightInd w:val="0"/>
        <w:rPr>
          <w:rFonts w:cs="Calibri"/>
          <w:color w:val="000000" w:themeColor="text1"/>
          <w:kern w:val="0"/>
          <w:sz w:val="24"/>
          <w:szCs w:val="24"/>
        </w:rPr>
        <w:pPrChange w:id="475" w:author="Shicheng Guo" w:date="2014-09-05T16:28:00Z">
          <w:pPr>
            <w:autoSpaceDE w:val="0"/>
            <w:autoSpaceDN w:val="0"/>
            <w:adjustRightInd w:val="0"/>
            <w:jc w:val="left"/>
          </w:pPr>
        </w:pPrChange>
      </w:pPr>
      <w:r w:rsidRPr="0057759A">
        <w:rPr>
          <w:rFonts w:cs="Calibri"/>
          <w:color w:val="000000" w:themeColor="text1"/>
          <w:kern w:val="0"/>
          <w:sz w:val="24"/>
          <w:szCs w:val="24"/>
        </w:rPr>
        <w:t>[26] Wang P, Chen L, Zhang J, Chen H, Fan J, et al. (2013) Methylation-mediated silencing of the</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miR-124 genes facilitates pancreatic cancer progression and metastasis by targeting Rac1.</w:t>
      </w:r>
      <w:r w:rsidR="007517E5"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Oncogene </w:t>
      </w:r>
      <w:proofErr w:type="spellStart"/>
      <w:r w:rsidRPr="0057759A">
        <w:rPr>
          <w:rFonts w:cs="Calibri"/>
          <w:color w:val="000000" w:themeColor="text1"/>
          <w:kern w:val="0"/>
          <w:sz w:val="24"/>
          <w:szCs w:val="24"/>
        </w:rPr>
        <w:t>doi</w:t>
      </w:r>
      <w:proofErr w:type="spellEnd"/>
      <w:r w:rsidRPr="0057759A">
        <w:rPr>
          <w:rFonts w:cs="Calibri"/>
          <w:color w:val="000000" w:themeColor="text1"/>
          <w:kern w:val="0"/>
          <w:sz w:val="24"/>
          <w:szCs w:val="24"/>
        </w:rPr>
        <w:t>: 10.1038/onc.2012.598.</w:t>
      </w:r>
    </w:p>
    <w:p w:rsidR="00CC3C9D" w:rsidRPr="0057759A" w:rsidRDefault="00CC3C9D" w:rsidP="006769F3">
      <w:pPr>
        <w:autoSpaceDE w:val="0"/>
        <w:autoSpaceDN w:val="0"/>
        <w:adjustRightInd w:val="0"/>
        <w:rPr>
          <w:rFonts w:cs="Calibri"/>
          <w:color w:val="000000" w:themeColor="text1"/>
          <w:kern w:val="0"/>
          <w:sz w:val="24"/>
          <w:szCs w:val="24"/>
        </w:rPr>
        <w:pPrChange w:id="476"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[27] </w:t>
      </w:r>
      <w:proofErr w:type="spellStart"/>
      <w:r w:rsidRPr="0057759A">
        <w:rPr>
          <w:rFonts w:cs="Calibri"/>
          <w:color w:val="000000" w:themeColor="text1"/>
          <w:kern w:val="0"/>
          <w:sz w:val="24"/>
          <w:szCs w:val="24"/>
        </w:rPr>
        <w:t>Gebauer</w:t>
      </w:r>
      <w:proofErr w:type="spellEnd"/>
      <w:r w:rsidRPr="0057759A">
        <w:rPr>
          <w:rFonts w:cs="Calibri"/>
          <w:color w:val="000000" w:themeColor="text1"/>
          <w:kern w:val="0"/>
          <w:sz w:val="24"/>
          <w:szCs w:val="24"/>
        </w:rPr>
        <w:t xml:space="preserve"> K, Peters I, </w:t>
      </w:r>
      <w:proofErr w:type="spellStart"/>
      <w:r w:rsidRPr="0057759A">
        <w:rPr>
          <w:rFonts w:cs="Calibri"/>
          <w:color w:val="000000" w:themeColor="text1"/>
          <w:kern w:val="0"/>
          <w:sz w:val="24"/>
          <w:szCs w:val="24"/>
        </w:rPr>
        <w:t>Dubrowinskaja</w:t>
      </w:r>
      <w:proofErr w:type="spellEnd"/>
      <w:r w:rsidRPr="0057759A">
        <w:rPr>
          <w:rFonts w:cs="Calibri"/>
          <w:color w:val="000000" w:themeColor="text1"/>
          <w:kern w:val="0"/>
          <w:sz w:val="24"/>
          <w:szCs w:val="24"/>
        </w:rPr>
        <w:t xml:space="preserve"> N, </w:t>
      </w:r>
      <w:proofErr w:type="spellStart"/>
      <w:r w:rsidRPr="0057759A">
        <w:rPr>
          <w:rFonts w:cs="Calibri"/>
          <w:color w:val="000000" w:themeColor="text1"/>
          <w:kern w:val="0"/>
          <w:sz w:val="24"/>
          <w:szCs w:val="24"/>
        </w:rPr>
        <w:t>Hennenlotter</w:t>
      </w:r>
      <w:proofErr w:type="spellEnd"/>
      <w:r w:rsidRPr="0057759A">
        <w:rPr>
          <w:rFonts w:cs="Calibri"/>
          <w:color w:val="000000" w:themeColor="text1"/>
          <w:kern w:val="0"/>
          <w:sz w:val="24"/>
          <w:szCs w:val="24"/>
        </w:rPr>
        <w:t xml:space="preserve"> J, Abbas M, et al. (2013) Hsa-mir-124-3</w:t>
      </w:r>
      <w:r w:rsidR="003F620F"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island methylation is associated with advanced </w:t>
      </w:r>
      <w:proofErr w:type="spellStart"/>
      <w:r w:rsidRPr="0057759A">
        <w:rPr>
          <w:rFonts w:cs="Calibri"/>
          <w:color w:val="000000" w:themeColor="text1"/>
          <w:kern w:val="0"/>
          <w:sz w:val="24"/>
          <w:szCs w:val="24"/>
        </w:rPr>
        <w:t>tumours</w:t>
      </w:r>
      <w:proofErr w:type="spellEnd"/>
      <w:r w:rsidRPr="0057759A">
        <w:rPr>
          <w:rFonts w:cs="Calibri"/>
          <w:color w:val="000000" w:themeColor="text1"/>
          <w:kern w:val="0"/>
          <w:sz w:val="24"/>
          <w:szCs w:val="24"/>
        </w:rPr>
        <w:t xml:space="preserve"> and disease recurrence of</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patients with clear cell renal cell carcinoma. Br J Cancer 108(1):131-138.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10.1038/bjc.2012.537</w:t>
      </w:r>
    </w:p>
    <w:p w:rsidR="00CC3C9D" w:rsidRPr="0057759A" w:rsidRDefault="00CC3C9D" w:rsidP="006769F3">
      <w:pPr>
        <w:autoSpaceDE w:val="0"/>
        <w:autoSpaceDN w:val="0"/>
        <w:adjustRightInd w:val="0"/>
        <w:rPr>
          <w:rFonts w:cs="Calibri"/>
          <w:color w:val="000000" w:themeColor="text1"/>
          <w:kern w:val="0"/>
          <w:sz w:val="24"/>
          <w:szCs w:val="24"/>
        </w:rPr>
        <w:pPrChange w:id="477" w:author="Shicheng Guo" w:date="2014-09-05T16:28:00Z">
          <w:pPr>
            <w:autoSpaceDE w:val="0"/>
            <w:autoSpaceDN w:val="0"/>
            <w:adjustRightInd w:val="0"/>
            <w:jc w:val="left"/>
          </w:pPr>
        </w:pPrChange>
      </w:pPr>
      <w:r w:rsidRPr="0057759A">
        <w:rPr>
          <w:rFonts w:cs="Calibri"/>
          <w:color w:val="000000" w:themeColor="text1"/>
          <w:kern w:val="0"/>
          <w:sz w:val="24"/>
          <w:szCs w:val="24"/>
        </w:rPr>
        <w:t>[28] Zhao G, Zhang JG, Shi Y, Qin Q, Liu Y, et al. (2013) MiR-130b Is a Prognostic Marker and</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Inhibits Cell Proliferation and Invasion in Pancreatic Cancer through Targeting STAT3. </w:t>
      </w:r>
      <w:proofErr w:type="spellStart"/>
      <w:r w:rsidRPr="0057759A">
        <w:rPr>
          <w:rFonts w:cs="Calibri"/>
          <w:color w:val="000000" w:themeColor="text1"/>
          <w:kern w:val="0"/>
          <w:sz w:val="24"/>
          <w:szCs w:val="24"/>
        </w:rPr>
        <w:t>P</w:t>
      </w:r>
      <w:r w:rsidR="003F620F" w:rsidRPr="0057759A">
        <w:rPr>
          <w:rFonts w:cs="Calibri"/>
          <w:color w:val="000000" w:themeColor="text1"/>
          <w:kern w:val="0"/>
          <w:sz w:val="24"/>
          <w:szCs w:val="24"/>
        </w:rPr>
        <w:t>l</w:t>
      </w:r>
      <w:r w:rsidRPr="0057759A">
        <w:rPr>
          <w:rFonts w:cs="Calibri"/>
          <w:color w:val="000000" w:themeColor="text1"/>
          <w:kern w:val="0"/>
          <w:sz w:val="24"/>
          <w:szCs w:val="24"/>
        </w:rPr>
        <w:t>oS</w:t>
      </w:r>
      <w:proofErr w:type="spellEnd"/>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One </w:t>
      </w:r>
      <w:proofErr w:type="spellStart"/>
      <w:r w:rsidRPr="0057759A">
        <w:rPr>
          <w:rFonts w:cs="Calibri"/>
          <w:color w:val="000000" w:themeColor="text1"/>
          <w:kern w:val="0"/>
          <w:sz w:val="24"/>
          <w:szCs w:val="24"/>
        </w:rPr>
        <w:t>doi</w:t>
      </w:r>
      <w:proofErr w:type="spellEnd"/>
      <w:r w:rsidRPr="0057759A">
        <w:rPr>
          <w:rFonts w:cs="Calibri"/>
          <w:color w:val="000000" w:themeColor="text1"/>
          <w:kern w:val="0"/>
          <w:sz w:val="24"/>
          <w:szCs w:val="24"/>
        </w:rPr>
        <w:t>: 10.1371/journal.pone.0073803.</w:t>
      </w:r>
    </w:p>
    <w:p w:rsidR="00CC3C9D" w:rsidRPr="0057759A" w:rsidRDefault="00CC3C9D" w:rsidP="006769F3">
      <w:pPr>
        <w:autoSpaceDE w:val="0"/>
        <w:autoSpaceDN w:val="0"/>
        <w:adjustRightInd w:val="0"/>
        <w:rPr>
          <w:rFonts w:cs="Calibri"/>
          <w:color w:val="000000" w:themeColor="text1"/>
          <w:kern w:val="0"/>
          <w:sz w:val="24"/>
          <w:szCs w:val="24"/>
        </w:rPr>
        <w:pPrChange w:id="478"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[29] </w:t>
      </w:r>
      <w:proofErr w:type="spellStart"/>
      <w:r w:rsidRPr="0057759A">
        <w:rPr>
          <w:rFonts w:cs="Calibri"/>
          <w:color w:val="000000" w:themeColor="text1"/>
          <w:kern w:val="0"/>
          <w:sz w:val="24"/>
          <w:szCs w:val="24"/>
        </w:rPr>
        <w:t>Takikawa</w:t>
      </w:r>
      <w:proofErr w:type="spellEnd"/>
      <w:r w:rsidRPr="0057759A">
        <w:rPr>
          <w:rFonts w:cs="Calibri"/>
          <w:color w:val="000000" w:themeColor="text1"/>
          <w:kern w:val="0"/>
          <w:sz w:val="24"/>
          <w:szCs w:val="24"/>
        </w:rPr>
        <w:t xml:space="preserve"> T, </w:t>
      </w:r>
      <w:proofErr w:type="spellStart"/>
      <w:r w:rsidRPr="0057759A">
        <w:rPr>
          <w:rFonts w:cs="Calibri"/>
          <w:color w:val="000000" w:themeColor="text1"/>
          <w:kern w:val="0"/>
          <w:sz w:val="24"/>
          <w:szCs w:val="24"/>
        </w:rPr>
        <w:t>Masamune</w:t>
      </w:r>
      <w:proofErr w:type="spellEnd"/>
      <w:r w:rsidRPr="0057759A">
        <w:rPr>
          <w:rFonts w:cs="Calibri"/>
          <w:color w:val="000000" w:themeColor="text1"/>
          <w:kern w:val="0"/>
          <w:sz w:val="24"/>
          <w:szCs w:val="24"/>
        </w:rPr>
        <w:t xml:space="preserve"> A, Hamada S, Nakano E, Yoshida N, et al. (2013) miR-210 regulates</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the interaction between pancreatic cancer cells and stellate cells. </w:t>
      </w:r>
      <w:proofErr w:type="spellStart"/>
      <w:r w:rsidRPr="0057759A">
        <w:rPr>
          <w:rFonts w:cs="Calibri"/>
          <w:color w:val="000000" w:themeColor="text1"/>
          <w:kern w:val="0"/>
          <w:sz w:val="24"/>
          <w:szCs w:val="24"/>
        </w:rPr>
        <w:t>Biochem</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Biophys</w:t>
      </w:r>
      <w:proofErr w:type="spellEnd"/>
      <w:r w:rsidRPr="0057759A">
        <w:rPr>
          <w:rFonts w:cs="Calibri"/>
          <w:color w:val="000000" w:themeColor="text1"/>
          <w:kern w:val="0"/>
          <w:sz w:val="24"/>
          <w:szCs w:val="24"/>
        </w:rPr>
        <w:t xml:space="preserve"> Res</w:t>
      </w:r>
      <w:r w:rsidR="003F620F"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Commun</w:t>
      </w:r>
      <w:proofErr w:type="spellEnd"/>
      <w:r w:rsidRPr="0057759A">
        <w:rPr>
          <w:rFonts w:cs="Calibri"/>
          <w:color w:val="000000" w:themeColor="text1"/>
          <w:kern w:val="0"/>
          <w:sz w:val="24"/>
          <w:szCs w:val="24"/>
        </w:rPr>
        <w:t xml:space="preserve"> 437(3): 433-9.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 10.1016/j.bbrc.2013.06.097.</w:t>
      </w:r>
    </w:p>
    <w:p w:rsidR="00CC3C9D" w:rsidRPr="0057759A" w:rsidRDefault="00CC3C9D" w:rsidP="006769F3">
      <w:pPr>
        <w:autoSpaceDE w:val="0"/>
        <w:autoSpaceDN w:val="0"/>
        <w:adjustRightInd w:val="0"/>
        <w:rPr>
          <w:rFonts w:cs="Calibri"/>
          <w:color w:val="000000" w:themeColor="text1"/>
          <w:kern w:val="0"/>
          <w:sz w:val="24"/>
          <w:szCs w:val="24"/>
        </w:rPr>
        <w:pPrChange w:id="479"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[30] Heller G, </w:t>
      </w:r>
      <w:proofErr w:type="spellStart"/>
      <w:r w:rsidRPr="0057759A">
        <w:rPr>
          <w:rFonts w:cs="Calibri"/>
          <w:color w:val="000000" w:themeColor="text1"/>
          <w:kern w:val="0"/>
          <w:sz w:val="24"/>
          <w:szCs w:val="24"/>
        </w:rPr>
        <w:t>Weinzierl</w:t>
      </w:r>
      <w:proofErr w:type="spellEnd"/>
      <w:r w:rsidRPr="0057759A">
        <w:rPr>
          <w:rFonts w:cs="Calibri"/>
          <w:color w:val="000000" w:themeColor="text1"/>
          <w:kern w:val="0"/>
          <w:sz w:val="24"/>
          <w:szCs w:val="24"/>
        </w:rPr>
        <w:t xml:space="preserve"> M, Noll C, </w:t>
      </w:r>
      <w:proofErr w:type="spellStart"/>
      <w:r w:rsidRPr="0057759A">
        <w:rPr>
          <w:rFonts w:cs="Calibri"/>
          <w:color w:val="000000" w:themeColor="text1"/>
          <w:kern w:val="0"/>
          <w:sz w:val="24"/>
          <w:szCs w:val="24"/>
        </w:rPr>
        <w:t>Babinsky</w:t>
      </w:r>
      <w:proofErr w:type="spellEnd"/>
      <w:r w:rsidRPr="0057759A">
        <w:rPr>
          <w:rFonts w:cs="Calibri"/>
          <w:color w:val="000000" w:themeColor="text1"/>
          <w:kern w:val="0"/>
          <w:sz w:val="24"/>
          <w:szCs w:val="24"/>
        </w:rPr>
        <w:t xml:space="preserve"> V, Ziegler B, et al. (2012) Genome-wide miRNA</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expression profiling identifies miR-9-3 and miR-193a as targets for DNA methylation in</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non-small cell lung cancers.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Cancer Res 18(6): 1619-1629.</w:t>
      </w:r>
    </w:p>
    <w:p w:rsidR="00CC3C9D" w:rsidRPr="0057759A" w:rsidRDefault="00CC3C9D" w:rsidP="006769F3">
      <w:pPr>
        <w:autoSpaceDE w:val="0"/>
        <w:autoSpaceDN w:val="0"/>
        <w:adjustRightInd w:val="0"/>
        <w:rPr>
          <w:rFonts w:cs="Calibri"/>
          <w:color w:val="000000" w:themeColor="text1"/>
          <w:kern w:val="0"/>
          <w:sz w:val="24"/>
          <w:szCs w:val="24"/>
        </w:rPr>
        <w:pPrChange w:id="480"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[31] Lehmann U, </w:t>
      </w:r>
      <w:proofErr w:type="spellStart"/>
      <w:r w:rsidRPr="0057759A">
        <w:rPr>
          <w:rFonts w:cs="Calibri"/>
          <w:color w:val="000000" w:themeColor="text1"/>
          <w:kern w:val="0"/>
          <w:sz w:val="24"/>
          <w:szCs w:val="24"/>
        </w:rPr>
        <w:t>Hasemeier</w:t>
      </w:r>
      <w:proofErr w:type="spellEnd"/>
      <w:r w:rsidRPr="0057759A">
        <w:rPr>
          <w:rFonts w:cs="Calibri"/>
          <w:color w:val="000000" w:themeColor="text1"/>
          <w:kern w:val="0"/>
          <w:sz w:val="24"/>
          <w:szCs w:val="24"/>
        </w:rPr>
        <w:t xml:space="preserve"> B, </w:t>
      </w:r>
      <w:proofErr w:type="spellStart"/>
      <w:r w:rsidRPr="0057759A">
        <w:rPr>
          <w:rFonts w:cs="Calibri"/>
          <w:color w:val="000000" w:themeColor="text1"/>
          <w:kern w:val="0"/>
          <w:sz w:val="24"/>
          <w:szCs w:val="24"/>
        </w:rPr>
        <w:t>Christgen</w:t>
      </w:r>
      <w:proofErr w:type="spellEnd"/>
      <w:r w:rsidRPr="0057759A">
        <w:rPr>
          <w:rFonts w:cs="Calibri"/>
          <w:color w:val="000000" w:themeColor="text1"/>
          <w:kern w:val="0"/>
          <w:sz w:val="24"/>
          <w:szCs w:val="24"/>
        </w:rPr>
        <w:t xml:space="preserve"> M, Müller M, </w:t>
      </w:r>
      <w:proofErr w:type="spellStart"/>
      <w:r w:rsidRPr="0057759A">
        <w:rPr>
          <w:rFonts w:cs="Calibri"/>
          <w:color w:val="000000" w:themeColor="text1"/>
          <w:kern w:val="0"/>
          <w:sz w:val="24"/>
          <w:szCs w:val="24"/>
        </w:rPr>
        <w:t>Römermann</w:t>
      </w:r>
      <w:proofErr w:type="spellEnd"/>
      <w:r w:rsidRPr="0057759A">
        <w:rPr>
          <w:rFonts w:cs="Calibri"/>
          <w:color w:val="000000" w:themeColor="text1"/>
          <w:kern w:val="0"/>
          <w:sz w:val="24"/>
          <w:szCs w:val="24"/>
        </w:rPr>
        <w:t xml:space="preserve"> D, et al. (2008) Epigenetic</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inactivation of microRNA gene hsa-mir-9-1 in human breast cancer. J </w:t>
      </w:r>
      <w:proofErr w:type="spellStart"/>
      <w:r w:rsidRPr="0057759A">
        <w:rPr>
          <w:rFonts w:cs="Calibri"/>
          <w:color w:val="000000" w:themeColor="text1"/>
          <w:kern w:val="0"/>
          <w:sz w:val="24"/>
          <w:szCs w:val="24"/>
        </w:rPr>
        <w:t>Pathol</w:t>
      </w:r>
      <w:proofErr w:type="spellEnd"/>
      <w:r w:rsidRPr="0057759A">
        <w:rPr>
          <w:rFonts w:cs="Calibri"/>
          <w:color w:val="000000" w:themeColor="text1"/>
          <w:kern w:val="0"/>
          <w:sz w:val="24"/>
          <w:szCs w:val="24"/>
        </w:rPr>
        <w:t xml:space="preserve"> 214(1): 17-24.</w:t>
      </w:r>
    </w:p>
    <w:p w:rsidR="00CC3C9D" w:rsidRPr="0057759A" w:rsidRDefault="00CC3C9D" w:rsidP="006769F3">
      <w:pPr>
        <w:autoSpaceDE w:val="0"/>
        <w:autoSpaceDN w:val="0"/>
        <w:adjustRightInd w:val="0"/>
        <w:rPr>
          <w:rFonts w:cs="Calibri"/>
          <w:color w:val="000000" w:themeColor="text1"/>
          <w:kern w:val="0"/>
          <w:sz w:val="24"/>
          <w:szCs w:val="24"/>
        </w:rPr>
        <w:pPrChange w:id="481"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[32] Wilting SM, van </w:t>
      </w:r>
      <w:proofErr w:type="spellStart"/>
      <w:r w:rsidRPr="0057759A">
        <w:rPr>
          <w:rFonts w:cs="Calibri"/>
          <w:color w:val="000000" w:themeColor="text1"/>
          <w:kern w:val="0"/>
          <w:sz w:val="24"/>
          <w:szCs w:val="24"/>
        </w:rPr>
        <w:t>Boerdonk</w:t>
      </w:r>
      <w:proofErr w:type="spellEnd"/>
      <w:r w:rsidRPr="0057759A">
        <w:rPr>
          <w:rFonts w:cs="Calibri"/>
          <w:color w:val="000000" w:themeColor="text1"/>
          <w:kern w:val="0"/>
          <w:sz w:val="24"/>
          <w:szCs w:val="24"/>
        </w:rPr>
        <w:t xml:space="preserve"> RA, </w:t>
      </w:r>
      <w:proofErr w:type="spellStart"/>
      <w:r w:rsidRPr="0057759A">
        <w:rPr>
          <w:rFonts w:cs="Calibri"/>
          <w:color w:val="000000" w:themeColor="text1"/>
          <w:kern w:val="0"/>
          <w:sz w:val="24"/>
          <w:szCs w:val="24"/>
        </w:rPr>
        <w:t>Henken</w:t>
      </w:r>
      <w:proofErr w:type="spellEnd"/>
      <w:r w:rsidRPr="0057759A">
        <w:rPr>
          <w:rFonts w:cs="Calibri"/>
          <w:color w:val="000000" w:themeColor="text1"/>
          <w:kern w:val="0"/>
          <w:sz w:val="24"/>
          <w:szCs w:val="24"/>
        </w:rPr>
        <w:t xml:space="preserve"> FE, Meijer CJ, </w:t>
      </w:r>
      <w:proofErr w:type="spellStart"/>
      <w:r w:rsidRPr="0057759A">
        <w:rPr>
          <w:rFonts w:cs="Calibri"/>
          <w:color w:val="000000" w:themeColor="text1"/>
          <w:kern w:val="0"/>
          <w:sz w:val="24"/>
          <w:szCs w:val="24"/>
        </w:rPr>
        <w:t>Diosdado</w:t>
      </w:r>
      <w:proofErr w:type="spellEnd"/>
      <w:r w:rsidRPr="0057759A">
        <w:rPr>
          <w:rFonts w:cs="Calibri"/>
          <w:color w:val="000000" w:themeColor="text1"/>
          <w:kern w:val="0"/>
          <w:sz w:val="24"/>
          <w:szCs w:val="24"/>
        </w:rPr>
        <w:t xml:space="preserve"> B, et al. (2010)</w:t>
      </w:r>
    </w:p>
    <w:p w:rsidR="00CC3C9D" w:rsidRPr="0057759A" w:rsidRDefault="00CC3C9D" w:rsidP="006769F3">
      <w:pPr>
        <w:autoSpaceDE w:val="0"/>
        <w:autoSpaceDN w:val="0"/>
        <w:adjustRightInd w:val="0"/>
        <w:rPr>
          <w:rFonts w:cs="Calibri"/>
          <w:color w:val="000000" w:themeColor="text1"/>
          <w:kern w:val="0"/>
          <w:sz w:val="24"/>
          <w:szCs w:val="24"/>
        </w:rPr>
        <w:pPrChange w:id="482"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Methylation-mediated silencing and </w:t>
      </w:r>
      <w:proofErr w:type="spellStart"/>
      <w:r w:rsidRPr="0057759A">
        <w:rPr>
          <w:rFonts w:cs="Calibri"/>
          <w:color w:val="000000" w:themeColor="text1"/>
          <w:kern w:val="0"/>
          <w:sz w:val="24"/>
          <w:szCs w:val="24"/>
        </w:rPr>
        <w:t>tumour</w:t>
      </w:r>
      <w:proofErr w:type="spellEnd"/>
      <w:r w:rsidRPr="0057759A">
        <w:rPr>
          <w:rFonts w:cs="Calibri"/>
          <w:color w:val="000000" w:themeColor="text1"/>
          <w:kern w:val="0"/>
          <w:sz w:val="24"/>
          <w:szCs w:val="24"/>
        </w:rPr>
        <w:t xml:space="preserve"> suppressive function of hsa-miR-124 in cervical</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cancer. </w:t>
      </w:r>
      <w:proofErr w:type="spellStart"/>
      <w:r w:rsidRPr="0057759A">
        <w:rPr>
          <w:rFonts w:cs="Calibri"/>
          <w:color w:val="000000" w:themeColor="text1"/>
          <w:kern w:val="0"/>
          <w:sz w:val="24"/>
          <w:szCs w:val="24"/>
        </w:rPr>
        <w:t>Mol</w:t>
      </w:r>
      <w:proofErr w:type="spellEnd"/>
      <w:r w:rsidRPr="0057759A">
        <w:rPr>
          <w:rFonts w:cs="Calibri"/>
          <w:color w:val="000000" w:themeColor="text1"/>
          <w:kern w:val="0"/>
          <w:sz w:val="24"/>
          <w:szCs w:val="24"/>
        </w:rPr>
        <w:t xml:space="preserve"> Cancer 9: 167.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 10.1186/1476-4598-9-167.</w:t>
      </w:r>
    </w:p>
    <w:p w:rsidR="00CC3C9D" w:rsidRPr="0057759A" w:rsidRDefault="00CC3C9D" w:rsidP="006769F3">
      <w:pPr>
        <w:autoSpaceDE w:val="0"/>
        <w:autoSpaceDN w:val="0"/>
        <w:adjustRightInd w:val="0"/>
        <w:rPr>
          <w:rFonts w:cs="Calibri"/>
          <w:color w:val="000000" w:themeColor="text1"/>
          <w:kern w:val="0"/>
          <w:sz w:val="24"/>
          <w:szCs w:val="24"/>
        </w:rPr>
        <w:pPrChange w:id="483"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[33] </w:t>
      </w:r>
      <w:proofErr w:type="spellStart"/>
      <w:r w:rsidRPr="0057759A">
        <w:rPr>
          <w:rFonts w:cs="Calibri"/>
          <w:color w:val="000000" w:themeColor="text1"/>
          <w:kern w:val="0"/>
          <w:sz w:val="24"/>
          <w:szCs w:val="24"/>
        </w:rPr>
        <w:t>Chim</w:t>
      </w:r>
      <w:proofErr w:type="spellEnd"/>
      <w:r w:rsidRPr="0057759A">
        <w:rPr>
          <w:rFonts w:cs="Calibri"/>
          <w:color w:val="000000" w:themeColor="text1"/>
          <w:kern w:val="0"/>
          <w:sz w:val="24"/>
          <w:szCs w:val="24"/>
        </w:rPr>
        <w:t xml:space="preserve"> CS, Wong KY, Leung CY, Chung LP, Hui PK, et al. (2011) Epigenetic inactivation of the</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hsa-miR-203 in </w:t>
      </w:r>
      <w:proofErr w:type="spellStart"/>
      <w:r w:rsidRPr="0057759A">
        <w:rPr>
          <w:rFonts w:cs="Calibri"/>
          <w:color w:val="000000" w:themeColor="text1"/>
          <w:kern w:val="0"/>
          <w:sz w:val="24"/>
          <w:szCs w:val="24"/>
        </w:rPr>
        <w:t>haematological</w:t>
      </w:r>
      <w:proofErr w:type="spellEnd"/>
      <w:r w:rsidRPr="0057759A">
        <w:rPr>
          <w:rFonts w:cs="Calibri"/>
          <w:color w:val="000000" w:themeColor="text1"/>
          <w:kern w:val="0"/>
          <w:sz w:val="24"/>
          <w:szCs w:val="24"/>
        </w:rPr>
        <w:t xml:space="preserve"> malignancies. J Cell </w:t>
      </w:r>
      <w:proofErr w:type="spellStart"/>
      <w:r w:rsidRPr="0057759A">
        <w:rPr>
          <w:rFonts w:cs="Calibri"/>
          <w:color w:val="000000" w:themeColor="text1"/>
          <w:kern w:val="0"/>
          <w:sz w:val="24"/>
          <w:szCs w:val="24"/>
        </w:rPr>
        <w:t>Mol</w:t>
      </w:r>
      <w:proofErr w:type="spellEnd"/>
      <w:r w:rsidRPr="0057759A">
        <w:rPr>
          <w:rFonts w:cs="Calibri"/>
          <w:color w:val="000000" w:themeColor="text1"/>
          <w:kern w:val="0"/>
          <w:sz w:val="24"/>
          <w:szCs w:val="24"/>
        </w:rPr>
        <w:t xml:space="preserve"> Med 15(12): 2760-2767.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10.1111/j.1582-4934.2011.01274.x.</w:t>
      </w:r>
    </w:p>
    <w:p w:rsidR="00CC3C9D" w:rsidRPr="0057759A" w:rsidRDefault="00CC3C9D" w:rsidP="006769F3">
      <w:pPr>
        <w:autoSpaceDE w:val="0"/>
        <w:autoSpaceDN w:val="0"/>
        <w:adjustRightInd w:val="0"/>
        <w:rPr>
          <w:rFonts w:cs="Calibri"/>
          <w:color w:val="000000" w:themeColor="text1"/>
          <w:kern w:val="0"/>
          <w:sz w:val="24"/>
          <w:szCs w:val="24"/>
        </w:rPr>
        <w:pPrChange w:id="484"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[34] Ma L, Reinhardt F, Pan E, </w:t>
      </w:r>
      <w:proofErr w:type="spellStart"/>
      <w:r w:rsidRPr="0057759A">
        <w:rPr>
          <w:rFonts w:cs="Calibri"/>
          <w:color w:val="000000" w:themeColor="text1"/>
          <w:kern w:val="0"/>
          <w:sz w:val="24"/>
          <w:szCs w:val="24"/>
        </w:rPr>
        <w:t>Soutschek</w:t>
      </w:r>
      <w:proofErr w:type="spellEnd"/>
      <w:r w:rsidRPr="0057759A">
        <w:rPr>
          <w:rFonts w:cs="Calibri"/>
          <w:color w:val="000000" w:themeColor="text1"/>
          <w:kern w:val="0"/>
          <w:sz w:val="24"/>
          <w:szCs w:val="24"/>
        </w:rPr>
        <w:t xml:space="preserve"> J, Bhat B, et al. (2010) Therapeutic silencing of miR-10b</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inhibits metastasis in a mouse mammary tumor model. Nat </w:t>
      </w:r>
      <w:proofErr w:type="spellStart"/>
      <w:r w:rsidRPr="0057759A">
        <w:rPr>
          <w:rFonts w:cs="Calibri"/>
          <w:color w:val="000000" w:themeColor="text1"/>
          <w:kern w:val="0"/>
          <w:sz w:val="24"/>
          <w:szCs w:val="24"/>
        </w:rPr>
        <w:t>Biotechnol</w:t>
      </w:r>
      <w:proofErr w:type="spellEnd"/>
      <w:r w:rsidRPr="0057759A">
        <w:rPr>
          <w:rFonts w:cs="Calibri"/>
          <w:color w:val="000000" w:themeColor="text1"/>
          <w:kern w:val="0"/>
          <w:sz w:val="24"/>
          <w:szCs w:val="24"/>
        </w:rPr>
        <w:t xml:space="preserve"> 28: 341-347.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10.1038/nbt.1618.</w:t>
      </w:r>
    </w:p>
    <w:p w:rsidR="00CC3C9D" w:rsidRPr="0057759A" w:rsidRDefault="00CC3C9D" w:rsidP="006769F3">
      <w:pPr>
        <w:autoSpaceDE w:val="0"/>
        <w:autoSpaceDN w:val="0"/>
        <w:adjustRightInd w:val="0"/>
        <w:rPr>
          <w:rFonts w:cs="Calibri"/>
          <w:color w:val="000000" w:themeColor="text1"/>
          <w:kern w:val="0"/>
          <w:sz w:val="24"/>
          <w:szCs w:val="24"/>
        </w:rPr>
        <w:pPrChange w:id="485"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[35] Nakata K, </w:t>
      </w:r>
      <w:proofErr w:type="spellStart"/>
      <w:r w:rsidRPr="0057759A">
        <w:rPr>
          <w:rFonts w:cs="Calibri"/>
          <w:color w:val="000000" w:themeColor="text1"/>
          <w:kern w:val="0"/>
          <w:sz w:val="24"/>
          <w:szCs w:val="24"/>
        </w:rPr>
        <w:t>Ohuchida</w:t>
      </w:r>
      <w:proofErr w:type="spellEnd"/>
      <w:r w:rsidRPr="0057759A">
        <w:rPr>
          <w:rFonts w:cs="Calibri"/>
          <w:color w:val="000000" w:themeColor="text1"/>
          <w:kern w:val="0"/>
          <w:sz w:val="24"/>
          <w:szCs w:val="24"/>
        </w:rPr>
        <w:t xml:space="preserve"> K, </w:t>
      </w:r>
      <w:proofErr w:type="spellStart"/>
      <w:r w:rsidRPr="0057759A">
        <w:rPr>
          <w:rFonts w:cs="Calibri"/>
          <w:color w:val="000000" w:themeColor="text1"/>
          <w:kern w:val="0"/>
          <w:sz w:val="24"/>
          <w:szCs w:val="24"/>
        </w:rPr>
        <w:t>Mizumoto</w:t>
      </w:r>
      <w:proofErr w:type="spellEnd"/>
      <w:r w:rsidRPr="0057759A">
        <w:rPr>
          <w:rFonts w:cs="Calibri"/>
          <w:color w:val="000000" w:themeColor="text1"/>
          <w:kern w:val="0"/>
          <w:sz w:val="24"/>
          <w:szCs w:val="24"/>
        </w:rPr>
        <w:t xml:space="preserve"> K, </w:t>
      </w:r>
      <w:proofErr w:type="spellStart"/>
      <w:r w:rsidRPr="0057759A">
        <w:rPr>
          <w:rFonts w:cs="Calibri"/>
          <w:color w:val="000000" w:themeColor="text1"/>
          <w:kern w:val="0"/>
          <w:sz w:val="24"/>
          <w:szCs w:val="24"/>
        </w:rPr>
        <w:t>Kayashima</w:t>
      </w:r>
      <w:proofErr w:type="spellEnd"/>
      <w:r w:rsidRPr="0057759A">
        <w:rPr>
          <w:rFonts w:cs="Calibri"/>
          <w:color w:val="000000" w:themeColor="text1"/>
          <w:kern w:val="0"/>
          <w:sz w:val="24"/>
          <w:szCs w:val="24"/>
        </w:rPr>
        <w:t xml:space="preserve"> T, </w:t>
      </w:r>
      <w:proofErr w:type="spellStart"/>
      <w:r w:rsidRPr="0057759A">
        <w:rPr>
          <w:rFonts w:cs="Calibri"/>
          <w:color w:val="000000" w:themeColor="text1"/>
          <w:kern w:val="0"/>
          <w:sz w:val="24"/>
          <w:szCs w:val="24"/>
        </w:rPr>
        <w:t>Ikenaga</w:t>
      </w:r>
      <w:proofErr w:type="spellEnd"/>
      <w:r w:rsidRPr="0057759A">
        <w:rPr>
          <w:rFonts w:cs="Calibri"/>
          <w:color w:val="000000" w:themeColor="text1"/>
          <w:kern w:val="0"/>
          <w:sz w:val="24"/>
          <w:szCs w:val="24"/>
        </w:rPr>
        <w:t xml:space="preserve"> N, et al. (2011) MicroRNA-10b is</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overexpressed in pancreatic cancer, promotes its invasiveness, and correlates with a poor</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prognosis. Surgery 150(5): 916-922. </w:t>
      </w:r>
      <w:proofErr w:type="spellStart"/>
      <w:proofErr w:type="gramStart"/>
      <w:r w:rsidRPr="0057759A">
        <w:rPr>
          <w:rFonts w:cs="Calibri"/>
          <w:color w:val="000000" w:themeColor="text1"/>
          <w:kern w:val="0"/>
          <w:sz w:val="24"/>
          <w:szCs w:val="24"/>
        </w:rPr>
        <w:t>doi</w:t>
      </w:r>
      <w:proofErr w:type="spellEnd"/>
      <w:proofErr w:type="gramEnd"/>
      <w:r w:rsidRPr="0057759A">
        <w:rPr>
          <w:rFonts w:cs="Calibri"/>
          <w:color w:val="000000" w:themeColor="text1"/>
          <w:kern w:val="0"/>
          <w:sz w:val="24"/>
          <w:szCs w:val="24"/>
        </w:rPr>
        <w:t>: 10.1016/j.surg.2011.06.017.</w:t>
      </w:r>
    </w:p>
    <w:p w:rsidR="00CC3C9D" w:rsidRPr="0057759A" w:rsidRDefault="00CC3C9D" w:rsidP="006769F3">
      <w:pPr>
        <w:autoSpaceDE w:val="0"/>
        <w:autoSpaceDN w:val="0"/>
        <w:adjustRightInd w:val="0"/>
        <w:rPr>
          <w:rFonts w:cs="Calibri"/>
          <w:color w:val="000000" w:themeColor="text1"/>
          <w:kern w:val="0"/>
          <w:sz w:val="24"/>
          <w:szCs w:val="24"/>
        </w:rPr>
        <w:pPrChange w:id="486"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[36] Sato N, Fukushima N, </w:t>
      </w:r>
      <w:proofErr w:type="spellStart"/>
      <w:r w:rsidRPr="0057759A">
        <w:rPr>
          <w:rFonts w:cs="Calibri"/>
          <w:color w:val="000000" w:themeColor="text1"/>
          <w:kern w:val="0"/>
          <w:sz w:val="24"/>
          <w:szCs w:val="24"/>
        </w:rPr>
        <w:t>Maitra</w:t>
      </w:r>
      <w:proofErr w:type="spellEnd"/>
      <w:r w:rsidRPr="0057759A">
        <w:rPr>
          <w:rFonts w:cs="Calibri"/>
          <w:color w:val="000000" w:themeColor="text1"/>
          <w:kern w:val="0"/>
          <w:sz w:val="24"/>
          <w:szCs w:val="24"/>
        </w:rPr>
        <w:t xml:space="preserve"> A, </w:t>
      </w:r>
      <w:proofErr w:type="spellStart"/>
      <w:r w:rsidRPr="0057759A">
        <w:rPr>
          <w:rFonts w:cs="Calibri"/>
          <w:color w:val="000000" w:themeColor="text1"/>
          <w:kern w:val="0"/>
          <w:sz w:val="24"/>
          <w:szCs w:val="24"/>
        </w:rPr>
        <w:t>Matsubayashi</w:t>
      </w:r>
      <w:proofErr w:type="spellEnd"/>
      <w:r w:rsidRPr="0057759A">
        <w:rPr>
          <w:rFonts w:cs="Calibri"/>
          <w:color w:val="000000" w:themeColor="text1"/>
          <w:kern w:val="0"/>
          <w:sz w:val="24"/>
          <w:szCs w:val="24"/>
        </w:rPr>
        <w:t xml:space="preserve"> H, Yeo CJ, et al. (2003) Discovery of novel</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targets for aberrant methylation in pancreatic carcinoma using high-throughput microarrays.</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Cancer Res 63:3735–3742.</w:t>
      </w:r>
    </w:p>
    <w:p w:rsidR="00CC3C9D" w:rsidRPr="0057759A" w:rsidRDefault="00CC3C9D" w:rsidP="006769F3">
      <w:pPr>
        <w:autoSpaceDE w:val="0"/>
        <w:autoSpaceDN w:val="0"/>
        <w:adjustRightInd w:val="0"/>
        <w:rPr>
          <w:rFonts w:cs="Calibri"/>
          <w:color w:val="000000" w:themeColor="text1"/>
          <w:kern w:val="0"/>
          <w:sz w:val="24"/>
          <w:szCs w:val="24"/>
        </w:rPr>
        <w:pPrChange w:id="487"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[37] </w:t>
      </w:r>
      <w:proofErr w:type="spellStart"/>
      <w:r w:rsidRPr="0057759A">
        <w:rPr>
          <w:rFonts w:cs="Calibri"/>
          <w:color w:val="000000" w:themeColor="text1"/>
          <w:kern w:val="0"/>
          <w:sz w:val="24"/>
          <w:szCs w:val="24"/>
        </w:rPr>
        <w:t>Kumagai</w:t>
      </w:r>
      <w:proofErr w:type="spellEnd"/>
      <w:r w:rsidRPr="0057759A">
        <w:rPr>
          <w:rFonts w:cs="Calibri"/>
          <w:color w:val="000000" w:themeColor="text1"/>
          <w:kern w:val="0"/>
          <w:sz w:val="24"/>
          <w:szCs w:val="24"/>
        </w:rPr>
        <w:t xml:space="preserve"> T, </w:t>
      </w:r>
      <w:proofErr w:type="spellStart"/>
      <w:r w:rsidRPr="0057759A">
        <w:rPr>
          <w:rFonts w:cs="Calibri"/>
          <w:color w:val="000000" w:themeColor="text1"/>
          <w:kern w:val="0"/>
          <w:sz w:val="24"/>
          <w:szCs w:val="24"/>
        </w:rPr>
        <w:t>Akagi</w:t>
      </w:r>
      <w:proofErr w:type="spellEnd"/>
      <w:r w:rsidRPr="0057759A">
        <w:rPr>
          <w:rFonts w:cs="Calibri"/>
          <w:color w:val="000000" w:themeColor="text1"/>
          <w:kern w:val="0"/>
          <w:sz w:val="24"/>
          <w:szCs w:val="24"/>
        </w:rPr>
        <w:t xml:space="preserve"> T, Desmond JC, </w:t>
      </w:r>
      <w:proofErr w:type="spellStart"/>
      <w:r w:rsidRPr="0057759A">
        <w:rPr>
          <w:rFonts w:cs="Calibri"/>
          <w:color w:val="000000" w:themeColor="text1"/>
          <w:kern w:val="0"/>
          <w:sz w:val="24"/>
          <w:szCs w:val="24"/>
        </w:rPr>
        <w:t>Kawamata</w:t>
      </w:r>
      <w:proofErr w:type="spellEnd"/>
      <w:r w:rsidRPr="0057759A">
        <w:rPr>
          <w:rFonts w:cs="Calibri"/>
          <w:color w:val="000000" w:themeColor="text1"/>
          <w:kern w:val="0"/>
          <w:sz w:val="24"/>
          <w:szCs w:val="24"/>
        </w:rPr>
        <w:t xml:space="preserve"> N, </w:t>
      </w:r>
      <w:proofErr w:type="spellStart"/>
      <w:r w:rsidRPr="0057759A">
        <w:rPr>
          <w:rFonts w:cs="Calibri"/>
          <w:color w:val="000000" w:themeColor="text1"/>
          <w:kern w:val="0"/>
          <w:sz w:val="24"/>
          <w:szCs w:val="24"/>
        </w:rPr>
        <w:t>Gery</w:t>
      </w:r>
      <w:proofErr w:type="spellEnd"/>
      <w:r w:rsidRPr="0057759A">
        <w:rPr>
          <w:rFonts w:cs="Calibri"/>
          <w:color w:val="000000" w:themeColor="text1"/>
          <w:kern w:val="0"/>
          <w:sz w:val="24"/>
          <w:szCs w:val="24"/>
        </w:rPr>
        <w:t xml:space="preserve"> S, et al. (2009) Epigenetic regulation and</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molecular characterization of C/</w:t>
      </w:r>
      <w:proofErr w:type="spellStart"/>
      <w:r w:rsidRPr="0057759A">
        <w:rPr>
          <w:rFonts w:cs="Calibri"/>
          <w:color w:val="000000" w:themeColor="text1"/>
          <w:kern w:val="0"/>
          <w:sz w:val="24"/>
          <w:szCs w:val="24"/>
        </w:rPr>
        <w:t>EBPalpha</w:t>
      </w:r>
      <w:proofErr w:type="spellEnd"/>
      <w:r w:rsidRPr="0057759A">
        <w:rPr>
          <w:rFonts w:cs="Calibri"/>
          <w:color w:val="000000" w:themeColor="text1"/>
          <w:kern w:val="0"/>
          <w:sz w:val="24"/>
          <w:szCs w:val="24"/>
        </w:rPr>
        <w:t xml:space="preserve"> in pancreatic cancer cells. </w:t>
      </w:r>
      <w:proofErr w:type="spellStart"/>
      <w:r w:rsidRPr="0057759A">
        <w:rPr>
          <w:rFonts w:cs="Calibri"/>
          <w:color w:val="000000" w:themeColor="text1"/>
          <w:kern w:val="0"/>
          <w:sz w:val="24"/>
          <w:szCs w:val="24"/>
        </w:rPr>
        <w:t>Int</w:t>
      </w:r>
      <w:proofErr w:type="spellEnd"/>
      <w:r w:rsidRPr="0057759A">
        <w:rPr>
          <w:rFonts w:cs="Calibri"/>
          <w:color w:val="000000" w:themeColor="text1"/>
          <w:kern w:val="0"/>
          <w:sz w:val="24"/>
          <w:szCs w:val="24"/>
        </w:rPr>
        <w:t xml:space="preserve"> J Cancer 124:</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827–833.</w:t>
      </w:r>
    </w:p>
    <w:p w:rsidR="00CC3C9D" w:rsidRPr="0057759A" w:rsidRDefault="00CC3C9D" w:rsidP="006769F3">
      <w:pPr>
        <w:autoSpaceDE w:val="0"/>
        <w:autoSpaceDN w:val="0"/>
        <w:adjustRightInd w:val="0"/>
        <w:rPr>
          <w:rFonts w:cs="Calibri"/>
          <w:color w:val="000000" w:themeColor="text1"/>
          <w:kern w:val="0"/>
          <w:sz w:val="24"/>
          <w:szCs w:val="24"/>
        </w:rPr>
        <w:pPrChange w:id="488"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[38] Ueki T, Toyota M, </w:t>
      </w:r>
      <w:proofErr w:type="spellStart"/>
      <w:r w:rsidRPr="0057759A">
        <w:rPr>
          <w:rFonts w:cs="Calibri"/>
          <w:color w:val="000000" w:themeColor="text1"/>
          <w:kern w:val="0"/>
          <w:sz w:val="24"/>
          <w:szCs w:val="24"/>
        </w:rPr>
        <w:t>Sohn</w:t>
      </w:r>
      <w:proofErr w:type="spellEnd"/>
      <w:r w:rsidRPr="0057759A">
        <w:rPr>
          <w:rFonts w:cs="Calibri"/>
          <w:color w:val="000000" w:themeColor="text1"/>
          <w:kern w:val="0"/>
          <w:sz w:val="24"/>
          <w:szCs w:val="24"/>
        </w:rPr>
        <w:t xml:space="preserve"> T, Yeo CJ, </w:t>
      </w:r>
      <w:proofErr w:type="spellStart"/>
      <w:r w:rsidRPr="0057759A">
        <w:rPr>
          <w:rFonts w:cs="Calibri"/>
          <w:color w:val="000000" w:themeColor="text1"/>
          <w:kern w:val="0"/>
          <w:sz w:val="24"/>
          <w:szCs w:val="24"/>
        </w:rPr>
        <w:t>Issa</w:t>
      </w:r>
      <w:proofErr w:type="spellEnd"/>
      <w:r w:rsidRPr="0057759A">
        <w:rPr>
          <w:rFonts w:cs="Calibri"/>
          <w:color w:val="000000" w:themeColor="text1"/>
          <w:kern w:val="0"/>
          <w:sz w:val="24"/>
          <w:szCs w:val="24"/>
        </w:rPr>
        <w:t xml:space="preserve"> JP, et al. (2000) </w:t>
      </w:r>
      <w:proofErr w:type="spellStart"/>
      <w:r w:rsidRPr="0057759A">
        <w:rPr>
          <w:rFonts w:cs="Calibri"/>
          <w:color w:val="000000" w:themeColor="text1"/>
          <w:kern w:val="0"/>
          <w:sz w:val="24"/>
          <w:szCs w:val="24"/>
        </w:rPr>
        <w:t>Hypermethylation</w:t>
      </w:r>
      <w:proofErr w:type="spellEnd"/>
      <w:r w:rsidRPr="0057759A">
        <w:rPr>
          <w:rFonts w:cs="Calibri"/>
          <w:color w:val="000000" w:themeColor="text1"/>
          <w:kern w:val="0"/>
          <w:sz w:val="24"/>
          <w:szCs w:val="24"/>
        </w:rPr>
        <w:t xml:space="preserve"> of multiple genes in</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pancreatic adenocarcinoma. Cancer Res 60:1835–1839.</w:t>
      </w:r>
    </w:p>
    <w:p w:rsidR="00CC3C9D" w:rsidRPr="0057759A" w:rsidRDefault="00CC3C9D" w:rsidP="006769F3">
      <w:pPr>
        <w:autoSpaceDE w:val="0"/>
        <w:autoSpaceDN w:val="0"/>
        <w:adjustRightInd w:val="0"/>
        <w:rPr>
          <w:rFonts w:cs="Calibri"/>
          <w:color w:val="000000" w:themeColor="text1"/>
          <w:kern w:val="0"/>
          <w:sz w:val="24"/>
          <w:szCs w:val="24"/>
        </w:rPr>
        <w:pPrChange w:id="489" w:author="Shicheng Guo" w:date="2014-09-05T16:28:00Z">
          <w:pPr>
            <w:autoSpaceDE w:val="0"/>
            <w:autoSpaceDN w:val="0"/>
            <w:adjustRightInd w:val="0"/>
            <w:jc w:val="left"/>
          </w:pPr>
        </w:pPrChange>
      </w:pPr>
      <w:r w:rsidRPr="0057759A">
        <w:rPr>
          <w:rFonts w:cs="Calibri"/>
          <w:color w:val="000000" w:themeColor="text1"/>
          <w:kern w:val="0"/>
          <w:sz w:val="24"/>
          <w:szCs w:val="24"/>
        </w:rPr>
        <w:lastRenderedPageBreak/>
        <w:t xml:space="preserve">[39] </w:t>
      </w:r>
      <w:proofErr w:type="spellStart"/>
      <w:r w:rsidRPr="0057759A">
        <w:rPr>
          <w:rFonts w:cs="Calibri"/>
          <w:color w:val="000000" w:themeColor="text1"/>
          <w:kern w:val="0"/>
          <w:sz w:val="24"/>
          <w:szCs w:val="24"/>
        </w:rPr>
        <w:t>Matsubayashi</w:t>
      </w:r>
      <w:proofErr w:type="spellEnd"/>
      <w:r w:rsidRPr="0057759A">
        <w:rPr>
          <w:rFonts w:cs="Calibri"/>
          <w:color w:val="000000" w:themeColor="text1"/>
          <w:kern w:val="0"/>
          <w:sz w:val="24"/>
          <w:szCs w:val="24"/>
        </w:rPr>
        <w:t xml:space="preserve"> H, Sato N, Fukushima N, Yeo CJ, Walter KM, et al. (2003) Methylation of </w:t>
      </w:r>
      <w:proofErr w:type="spellStart"/>
      <w:r w:rsidRPr="0057759A">
        <w:rPr>
          <w:rFonts w:cs="Calibri"/>
          <w:color w:val="000000" w:themeColor="text1"/>
          <w:kern w:val="0"/>
          <w:sz w:val="24"/>
          <w:szCs w:val="24"/>
        </w:rPr>
        <w:t>cyclin</w:t>
      </w:r>
      <w:proofErr w:type="spellEnd"/>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D2 is observed frequently in pancreatic cancer but is also an age-related phenomenon in</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gastrointestinal tissues.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Cancer Res 9: 1446–1452.</w:t>
      </w:r>
    </w:p>
    <w:p w:rsidR="00CC3C9D" w:rsidRPr="0057759A" w:rsidRDefault="00CC3C9D" w:rsidP="006769F3">
      <w:pPr>
        <w:autoSpaceDE w:val="0"/>
        <w:autoSpaceDN w:val="0"/>
        <w:adjustRightInd w:val="0"/>
        <w:rPr>
          <w:rFonts w:cs="Calibri"/>
          <w:color w:val="000000" w:themeColor="text1"/>
          <w:kern w:val="0"/>
          <w:sz w:val="24"/>
          <w:szCs w:val="24"/>
        </w:rPr>
        <w:pPrChange w:id="490"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[40] </w:t>
      </w:r>
      <w:proofErr w:type="spellStart"/>
      <w:r w:rsidRPr="0057759A">
        <w:rPr>
          <w:rFonts w:cs="Calibri"/>
          <w:color w:val="000000" w:themeColor="text1"/>
          <w:kern w:val="0"/>
          <w:sz w:val="24"/>
          <w:szCs w:val="24"/>
        </w:rPr>
        <w:t>Omura</w:t>
      </w:r>
      <w:proofErr w:type="spellEnd"/>
      <w:r w:rsidRPr="0057759A">
        <w:rPr>
          <w:rFonts w:cs="Calibri"/>
          <w:color w:val="000000" w:themeColor="text1"/>
          <w:kern w:val="0"/>
          <w:sz w:val="24"/>
          <w:szCs w:val="24"/>
        </w:rPr>
        <w:t xml:space="preserve"> N, Li CP, Li A, Hong SM, Walter K, et al. (2008) </w:t>
      </w:r>
      <w:proofErr w:type="spellStart"/>
      <w:r w:rsidRPr="0057759A">
        <w:rPr>
          <w:rFonts w:cs="Calibri"/>
          <w:color w:val="000000" w:themeColor="text1"/>
          <w:kern w:val="0"/>
          <w:sz w:val="24"/>
          <w:szCs w:val="24"/>
        </w:rPr>
        <w:t>Genomewide</w:t>
      </w:r>
      <w:proofErr w:type="spellEnd"/>
      <w:r w:rsidRPr="0057759A">
        <w:rPr>
          <w:rFonts w:cs="Calibri"/>
          <w:color w:val="000000" w:themeColor="text1"/>
          <w:kern w:val="0"/>
          <w:sz w:val="24"/>
          <w:szCs w:val="24"/>
        </w:rPr>
        <w:t xml:space="preserve"> profiling of methylated</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promoters in pancreatic adenocarcinoma. Cancer </w:t>
      </w:r>
      <w:proofErr w:type="spellStart"/>
      <w:r w:rsidRPr="0057759A">
        <w:rPr>
          <w:rFonts w:cs="Calibri"/>
          <w:color w:val="000000" w:themeColor="text1"/>
          <w:kern w:val="0"/>
          <w:sz w:val="24"/>
          <w:szCs w:val="24"/>
        </w:rPr>
        <w:t>Biol</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Ther</w:t>
      </w:r>
      <w:proofErr w:type="spellEnd"/>
      <w:r w:rsidRPr="0057759A">
        <w:rPr>
          <w:rFonts w:cs="Calibri"/>
          <w:color w:val="000000" w:themeColor="text1"/>
          <w:kern w:val="0"/>
          <w:sz w:val="24"/>
          <w:szCs w:val="24"/>
        </w:rPr>
        <w:t xml:space="preserve"> 7: 1146–1156.</w:t>
      </w:r>
    </w:p>
    <w:p w:rsidR="00CC3C9D" w:rsidRPr="0057759A" w:rsidRDefault="00CC3C9D" w:rsidP="006769F3">
      <w:pPr>
        <w:autoSpaceDE w:val="0"/>
        <w:autoSpaceDN w:val="0"/>
        <w:adjustRightInd w:val="0"/>
        <w:rPr>
          <w:rFonts w:cs="Calibri"/>
          <w:color w:val="000000" w:themeColor="text1"/>
          <w:kern w:val="0"/>
          <w:sz w:val="24"/>
          <w:szCs w:val="24"/>
        </w:rPr>
        <w:pPrChange w:id="491"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[41] </w:t>
      </w:r>
      <w:proofErr w:type="spellStart"/>
      <w:r w:rsidRPr="0057759A">
        <w:rPr>
          <w:rFonts w:cs="Calibri"/>
          <w:color w:val="000000" w:themeColor="text1"/>
          <w:kern w:val="0"/>
          <w:sz w:val="24"/>
          <w:szCs w:val="24"/>
        </w:rPr>
        <w:t>Omura</w:t>
      </w:r>
      <w:proofErr w:type="spellEnd"/>
      <w:r w:rsidRPr="0057759A">
        <w:rPr>
          <w:rFonts w:cs="Calibri"/>
          <w:color w:val="000000" w:themeColor="text1"/>
          <w:kern w:val="0"/>
          <w:sz w:val="24"/>
          <w:szCs w:val="24"/>
        </w:rPr>
        <w:t xml:space="preserve"> N, </w:t>
      </w:r>
      <w:proofErr w:type="spellStart"/>
      <w:r w:rsidRPr="0057759A">
        <w:rPr>
          <w:rFonts w:cs="Calibri"/>
          <w:color w:val="000000" w:themeColor="text1"/>
          <w:kern w:val="0"/>
          <w:sz w:val="24"/>
          <w:szCs w:val="24"/>
        </w:rPr>
        <w:t>Goggins</w:t>
      </w:r>
      <w:proofErr w:type="spellEnd"/>
      <w:r w:rsidRPr="0057759A">
        <w:rPr>
          <w:rFonts w:cs="Calibri"/>
          <w:color w:val="000000" w:themeColor="text1"/>
          <w:kern w:val="0"/>
          <w:sz w:val="24"/>
          <w:szCs w:val="24"/>
        </w:rPr>
        <w:t xml:space="preserve"> M. (2009) Epigenetics and epigenetic alterations in pancreatic cancer. </w:t>
      </w:r>
      <w:proofErr w:type="spellStart"/>
      <w:r w:rsidRPr="0057759A">
        <w:rPr>
          <w:rFonts w:cs="Calibri"/>
          <w:color w:val="000000" w:themeColor="text1"/>
          <w:kern w:val="0"/>
          <w:sz w:val="24"/>
          <w:szCs w:val="24"/>
        </w:rPr>
        <w:t>Int</w:t>
      </w:r>
      <w:proofErr w:type="spellEnd"/>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J </w:t>
      </w:r>
      <w:proofErr w:type="spellStart"/>
      <w:r w:rsidRPr="0057759A">
        <w:rPr>
          <w:rFonts w:cs="Calibri"/>
          <w:color w:val="000000" w:themeColor="text1"/>
          <w:kern w:val="0"/>
          <w:sz w:val="24"/>
          <w:szCs w:val="24"/>
        </w:rPr>
        <w:t>Clin</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Exp</w:t>
      </w:r>
      <w:proofErr w:type="spellEnd"/>
      <w:r w:rsidRPr="0057759A">
        <w:rPr>
          <w:rFonts w:cs="Calibri"/>
          <w:color w:val="000000" w:themeColor="text1"/>
          <w:kern w:val="0"/>
          <w:sz w:val="24"/>
          <w:szCs w:val="24"/>
        </w:rPr>
        <w:t xml:space="preserve"> </w:t>
      </w:r>
      <w:proofErr w:type="spellStart"/>
      <w:r w:rsidRPr="0057759A">
        <w:rPr>
          <w:rFonts w:cs="Calibri"/>
          <w:color w:val="000000" w:themeColor="text1"/>
          <w:kern w:val="0"/>
          <w:sz w:val="24"/>
          <w:szCs w:val="24"/>
        </w:rPr>
        <w:t>Pathol</w:t>
      </w:r>
      <w:proofErr w:type="spellEnd"/>
      <w:r w:rsidRPr="0057759A">
        <w:rPr>
          <w:rFonts w:cs="Calibri"/>
          <w:color w:val="000000" w:themeColor="text1"/>
          <w:kern w:val="0"/>
          <w:sz w:val="24"/>
          <w:szCs w:val="24"/>
        </w:rPr>
        <w:t xml:space="preserve"> 2: 310–326.</w:t>
      </w:r>
    </w:p>
    <w:p w:rsidR="00CC3C9D" w:rsidRPr="0057759A" w:rsidRDefault="00CC3C9D" w:rsidP="006769F3">
      <w:pPr>
        <w:autoSpaceDE w:val="0"/>
        <w:autoSpaceDN w:val="0"/>
        <w:adjustRightInd w:val="0"/>
        <w:rPr>
          <w:rFonts w:cs="Calibri"/>
          <w:color w:val="000000" w:themeColor="text1"/>
          <w:kern w:val="0"/>
          <w:sz w:val="24"/>
          <w:szCs w:val="24"/>
        </w:rPr>
        <w:pPrChange w:id="492"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[42] </w:t>
      </w:r>
      <w:proofErr w:type="spellStart"/>
      <w:r w:rsidRPr="0057759A">
        <w:rPr>
          <w:rFonts w:cs="Calibri"/>
          <w:color w:val="000000" w:themeColor="text1"/>
          <w:kern w:val="0"/>
          <w:sz w:val="24"/>
          <w:szCs w:val="24"/>
        </w:rPr>
        <w:t>Schutte</w:t>
      </w:r>
      <w:proofErr w:type="spellEnd"/>
      <w:r w:rsidRPr="0057759A">
        <w:rPr>
          <w:rFonts w:cs="Calibri"/>
          <w:color w:val="000000" w:themeColor="text1"/>
          <w:kern w:val="0"/>
          <w:sz w:val="24"/>
          <w:szCs w:val="24"/>
        </w:rPr>
        <w:t xml:space="preserve"> M, </w:t>
      </w:r>
      <w:proofErr w:type="spellStart"/>
      <w:r w:rsidRPr="0057759A">
        <w:rPr>
          <w:rFonts w:cs="Calibri"/>
          <w:color w:val="000000" w:themeColor="text1"/>
          <w:kern w:val="0"/>
          <w:sz w:val="24"/>
          <w:szCs w:val="24"/>
        </w:rPr>
        <w:t>Hruban</w:t>
      </w:r>
      <w:proofErr w:type="spellEnd"/>
      <w:r w:rsidRPr="0057759A">
        <w:rPr>
          <w:rFonts w:cs="Calibri"/>
          <w:color w:val="000000" w:themeColor="text1"/>
          <w:kern w:val="0"/>
          <w:sz w:val="24"/>
          <w:szCs w:val="24"/>
        </w:rPr>
        <w:t xml:space="preserve"> RH, </w:t>
      </w:r>
      <w:proofErr w:type="spellStart"/>
      <w:r w:rsidRPr="0057759A">
        <w:rPr>
          <w:rFonts w:cs="Calibri"/>
          <w:color w:val="000000" w:themeColor="text1"/>
          <w:kern w:val="0"/>
          <w:sz w:val="24"/>
          <w:szCs w:val="24"/>
        </w:rPr>
        <w:t>Geradts</w:t>
      </w:r>
      <w:proofErr w:type="spellEnd"/>
      <w:r w:rsidRPr="0057759A">
        <w:rPr>
          <w:rFonts w:cs="Calibri"/>
          <w:color w:val="000000" w:themeColor="text1"/>
          <w:kern w:val="0"/>
          <w:sz w:val="24"/>
          <w:szCs w:val="24"/>
        </w:rPr>
        <w:t xml:space="preserve"> J, Maynard R, </w:t>
      </w:r>
      <w:proofErr w:type="spellStart"/>
      <w:r w:rsidRPr="0057759A">
        <w:rPr>
          <w:rFonts w:cs="Calibri"/>
          <w:color w:val="000000" w:themeColor="text1"/>
          <w:kern w:val="0"/>
          <w:sz w:val="24"/>
          <w:szCs w:val="24"/>
        </w:rPr>
        <w:t>Hilgers</w:t>
      </w:r>
      <w:proofErr w:type="spellEnd"/>
      <w:r w:rsidRPr="0057759A">
        <w:rPr>
          <w:rFonts w:cs="Calibri"/>
          <w:color w:val="000000" w:themeColor="text1"/>
          <w:kern w:val="0"/>
          <w:sz w:val="24"/>
          <w:szCs w:val="24"/>
        </w:rPr>
        <w:t xml:space="preserve"> W, et al. (1997) Abrogation of the</w:t>
      </w:r>
      <w:r w:rsidR="003F620F" w:rsidRPr="0057759A">
        <w:rPr>
          <w:rFonts w:cs="Calibri" w:hint="eastAsia"/>
          <w:color w:val="000000" w:themeColor="text1"/>
          <w:kern w:val="0"/>
          <w:sz w:val="24"/>
          <w:szCs w:val="24"/>
        </w:rPr>
        <w:t xml:space="preserve"> </w:t>
      </w:r>
      <w:proofErr w:type="spellStart"/>
      <w:r w:rsidRPr="0057759A">
        <w:rPr>
          <w:rFonts w:cs="Calibri"/>
          <w:color w:val="000000" w:themeColor="text1"/>
          <w:kern w:val="0"/>
          <w:sz w:val="24"/>
          <w:szCs w:val="24"/>
        </w:rPr>
        <w:t>Rb</w:t>
      </w:r>
      <w:proofErr w:type="spellEnd"/>
      <w:r w:rsidRPr="0057759A">
        <w:rPr>
          <w:rFonts w:cs="Calibri"/>
          <w:color w:val="000000" w:themeColor="text1"/>
          <w:kern w:val="0"/>
          <w:sz w:val="24"/>
          <w:szCs w:val="24"/>
        </w:rPr>
        <w:t>/p16 tumor-suppressive path way in virtually all pancreatic carcinomas. Cancer Res 57:</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3126–3130.</w:t>
      </w:r>
    </w:p>
    <w:p w:rsidR="00CC3C9D" w:rsidRPr="0057759A" w:rsidRDefault="00CC3C9D" w:rsidP="006769F3">
      <w:pPr>
        <w:autoSpaceDE w:val="0"/>
        <w:autoSpaceDN w:val="0"/>
        <w:adjustRightInd w:val="0"/>
        <w:rPr>
          <w:rFonts w:cs="Calibri"/>
          <w:color w:val="000000" w:themeColor="text1"/>
          <w:kern w:val="0"/>
          <w:sz w:val="24"/>
          <w:szCs w:val="24"/>
        </w:rPr>
        <w:pPrChange w:id="493"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[43] </w:t>
      </w:r>
      <w:proofErr w:type="spellStart"/>
      <w:r w:rsidRPr="0057759A">
        <w:rPr>
          <w:rFonts w:cs="Calibri"/>
          <w:color w:val="000000" w:themeColor="text1"/>
          <w:kern w:val="0"/>
          <w:sz w:val="24"/>
          <w:szCs w:val="24"/>
        </w:rPr>
        <w:t>Nones</w:t>
      </w:r>
      <w:proofErr w:type="spellEnd"/>
      <w:r w:rsidRPr="0057759A">
        <w:rPr>
          <w:rFonts w:cs="Calibri"/>
          <w:color w:val="000000" w:themeColor="text1"/>
          <w:kern w:val="0"/>
          <w:sz w:val="24"/>
          <w:szCs w:val="24"/>
        </w:rPr>
        <w:t xml:space="preserve"> K, Waddell N, Song S, Patch AM, David Miller D, Johns A et al. (2014) Genome-wide DNA methylation patterns in pancreatic ductal adenocarcinoma reveal epigenetic deregulation of SLIT-ROBO, ITGA2 and MET signaling. Int. J. Cancer 135, 1110–1118</w:t>
      </w:r>
    </w:p>
    <w:p w:rsidR="00CC3C9D" w:rsidRPr="0057759A" w:rsidRDefault="00CC3C9D" w:rsidP="006769F3">
      <w:pPr>
        <w:autoSpaceDE w:val="0"/>
        <w:autoSpaceDN w:val="0"/>
        <w:adjustRightInd w:val="0"/>
        <w:rPr>
          <w:rFonts w:cs="Calibri"/>
          <w:color w:val="000000" w:themeColor="text1"/>
          <w:kern w:val="0"/>
          <w:sz w:val="24"/>
          <w:szCs w:val="24"/>
        </w:rPr>
        <w:pPrChange w:id="494"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[44] </w:t>
      </w:r>
      <w:proofErr w:type="spellStart"/>
      <w:r w:rsidRPr="0057759A">
        <w:rPr>
          <w:rFonts w:cs="Calibri"/>
          <w:color w:val="000000" w:themeColor="text1"/>
          <w:kern w:val="0"/>
          <w:sz w:val="24"/>
          <w:szCs w:val="24"/>
        </w:rPr>
        <w:t>Tana</w:t>
      </w:r>
      <w:proofErr w:type="spellEnd"/>
      <w:r w:rsidRPr="0057759A">
        <w:rPr>
          <w:rFonts w:cs="Calibri"/>
          <w:color w:val="000000" w:themeColor="text1"/>
          <w:kern w:val="0"/>
          <w:sz w:val="24"/>
          <w:szCs w:val="24"/>
        </w:rPr>
        <w:t xml:space="preserve"> AC, </w:t>
      </w:r>
      <w:proofErr w:type="spellStart"/>
      <w:r w:rsidRPr="0057759A">
        <w:rPr>
          <w:rFonts w:cs="Calibri"/>
          <w:color w:val="000000" w:themeColor="text1"/>
          <w:kern w:val="0"/>
          <w:sz w:val="24"/>
          <w:szCs w:val="24"/>
        </w:rPr>
        <w:t>Jimenof</w:t>
      </w:r>
      <w:proofErr w:type="spellEnd"/>
      <w:r w:rsidRPr="0057759A">
        <w:rPr>
          <w:rFonts w:cs="Calibri"/>
          <w:color w:val="000000" w:themeColor="text1"/>
          <w:kern w:val="0"/>
          <w:sz w:val="24"/>
          <w:szCs w:val="24"/>
        </w:rPr>
        <w:t xml:space="preserve"> A, </w:t>
      </w:r>
      <w:proofErr w:type="spellStart"/>
      <w:r w:rsidRPr="0057759A">
        <w:rPr>
          <w:rFonts w:cs="Calibri"/>
          <w:color w:val="000000" w:themeColor="text1"/>
          <w:kern w:val="0"/>
          <w:sz w:val="24"/>
          <w:szCs w:val="24"/>
        </w:rPr>
        <w:t>Linc</w:t>
      </w:r>
      <w:proofErr w:type="spellEnd"/>
      <w:r w:rsidRPr="0057759A">
        <w:rPr>
          <w:rFonts w:cs="Calibri"/>
          <w:color w:val="000000" w:themeColor="text1"/>
          <w:kern w:val="0"/>
          <w:sz w:val="24"/>
          <w:szCs w:val="24"/>
        </w:rPr>
        <w:t xml:space="preserve"> SH, </w:t>
      </w:r>
      <w:proofErr w:type="spellStart"/>
      <w:r w:rsidRPr="0057759A">
        <w:rPr>
          <w:rFonts w:cs="Calibri"/>
          <w:color w:val="000000" w:themeColor="text1"/>
          <w:kern w:val="0"/>
          <w:sz w:val="24"/>
          <w:szCs w:val="24"/>
        </w:rPr>
        <w:t>Wheelhousea</w:t>
      </w:r>
      <w:proofErr w:type="spellEnd"/>
      <w:r w:rsidRPr="0057759A">
        <w:rPr>
          <w:rFonts w:cs="Calibri"/>
          <w:color w:val="000000" w:themeColor="text1"/>
          <w:kern w:val="0"/>
          <w:sz w:val="24"/>
          <w:szCs w:val="24"/>
        </w:rPr>
        <w:t xml:space="preserve"> J, Chana F, </w:t>
      </w:r>
      <w:proofErr w:type="spellStart"/>
      <w:r w:rsidRPr="0057759A">
        <w:rPr>
          <w:rFonts w:cs="Calibri"/>
          <w:color w:val="000000" w:themeColor="text1"/>
          <w:kern w:val="0"/>
          <w:sz w:val="24"/>
          <w:szCs w:val="24"/>
        </w:rPr>
        <w:t>Solomona</w:t>
      </w:r>
      <w:proofErr w:type="spellEnd"/>
      <w:r w:rsidRPr="0057759A">
        <w:rPr>
          <w:rFonts w:cs="Calibri"/>
          <w:color w:val="000000" w:themeColor="text1"/>
          <w:kern w:val="0"/>
          <w:sz w:val="24"/>
          <w:szCs w:val="24"/>
        </w:rPr>
        <w:t xml:space="preserve"> A. et al (2009). </w:t>
      </w:r>
      <w:proofErr w:type="gramStart"/>
      <w:r w:rsidRPr="0057759A">
        <w:rPr>
          <w:rFonts w:cs="Calibri"/>
          <w:color w:val="000000" w:themeColor="text1"/>
          <w:kern w:val="0"/>
          <w:sz w:val="24"/>
          <w:szCs w:val="24"/>
        </w:rPr>
        <w:t>Characterizing DNA methylation patterns in pancreatic cancer genome.</w:t>
      </w:r>
      <w:proofErr w:type="gramEnd"/>
      <w:r w:rsidRPr="0057759A">
        <w:rPr>
          <w:rFonts w:cs="Calibri"/>
          <w:color w:val="000000" w:themeColor="text1"/>
          <w:kern w:val="0"/>
          <w:sz w:val="24"/>
          <w:szCs w:val="24"/>
        </w:rPr>
        <w:t xml:space="preserve"> </w:t>
      </w:r>
      <w:proofErr w:type="gramStart"/>
      <w:r w:rsidRPr="0057759A">
        <w:rPr>
          <w:rFonts w:cs="Calibri"/>
          <w:color w:val="000000" w:themeColor="text1"/>
          <w:kern w:val="0"/>
          <w:sz w:val="24"/>
          <w:szCs w:val="24"/>
        </w:rPr>
        <w:t>Molecular Oncology.</w:t>
      </w:r>
      <w:proofErr w:type="gramEnd"/>
      <w:r w:rsidRPr="0057759A">
        <w:rPr>
          <w:rFonts w:cs="Calibri"/>
          <w:color w:val="000000" w:themeColor="text1"/>
          <w:kern w:val="0"/>
          <w:sz w:val="24"/>
          <w:szCs w:val="24"/>
        </w:rPr>
        <w:t xml:space="preserve"> 3: 425-438.</w:t>
      </w:r>
    </w:p>
    <w:p w:rsidR="00CC3C9D" w:rsidRPr="0057759A" w:rsidRDefault="00CC3C9D" w:rsidP="006769F3">
      <w:pPr>
        <w:autoSpaceDE w:val="0"/>
        <w:autoSpaceDN w:val="0"/>
        <w:adjustRightInd w:val="0"/>
        <w:rPr>
          <w:rFonts w:cs="Calibri"/>
          <w:color w:val="000000" w:themeColor="text1"/>
          <w:kern w:val="0"/>
          <w:sz w:val="24"/>
          <w:szCs w:val="24"/>
        </w:rPr>
        <w:pPrChange w:id="495"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[45] Deaton AM and Bird A. (2011) </w:t>
      </w: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islands and the regulation of transcription. Genes &amp; Dev</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25: 1010-1022.</w:t>
      </w:r>
    </w:p>
    <w:p w:rsidR="00CC3C9D" w:rsidRPr="0057759A" w:rsidRDefault="00CC3C9D" w:rsidP="006769F3">
      <w:pPr>
        <w:autoSpaceDE w:val="0"/>
        <w:autoSpaceDN w:val="0"/>
        <w:adjustRightInd w:val="0"/>
        <w:rPr>
          <w:rFonts w:cs="Calibri"/>
          <w:color w:val="000000" w:themeColor="text1"/>
          <w:kern w:val="0"/>
          <w:sz w:val="24"/>
          <w:szCs w:val="24"/>
        </w:rPr>
        <w:pPrChange w:id="496"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[46] Illingworth RS, </w:t>
      </w:r>
      <w:proofErr w:type="spellStart"/>
      <w:r w:rsidRPr="0057759A">
        <w:rPr>
          <w:rFonts w:cs="Calibri"/>
          <w:color w:val="000000" w:themeColor="text1"/>
          <w:kern w:val="0"/>
          <w:sz w:val="24"/>
          <w:szCs w:val="24"/>
        </w:rPr>
        <w:t>Gruenewald</w:t>
      </w:r>
      <w:proofErr w:type="spellEnd"/>
      <w:r w:rsidRPr="0057759A">
        <w:rPr>
          <w:rFonts w:cs="Calibri"/>
          <w:color w:val="000000" w:themeColor="text1"/>
          <w:kern w:val="0"/>
          <w:sz w:val="24"/>
          <w:szCs w:val="24"/>
        </w:rPr>
        <w:t>-Schneider U, Webb S, Kerr AR, James KD, et al. (2010) Orphan</w:t>
      </w:r>
    </w:p>
    <w:p w:rsidR="00CC3C9D" w:rsidRPr="0057759A" w:rsidRDefault="00CC3C9D" w:rsidP="006769F3">
      <w:pPr>
        <w:autoSpaceDE w:val="0"/>
        <w:autoSpaceDN w:val="0"/>
        <w:adjustRightInd w:val="0"/>
        <w:rPr>
          <w:rFonts w:cs="Calibri"/>
          <w:color w:val="000000" w:themeColor="text1"/>
          <w:kern w:val="0"/>
          <w:sz w:val="24"/>
          <w:szCs w:val="24"/>
        </w:rPr>
        <w:pPrChange w:id="497" w:author="Shicheng Guo" w:date="2014-09-05T16:28:00Z">
          <w:pPr>
            <w:autoSpaceDE w:val="0"/>
            <w:autoSpaceDN w:val="0"/>
            <w:adjustRightInd w:val="0"/>
            <w:jc w:val="left"/>
          </w:pPr>
        </w:pPrChange>
      </w:pPr>
      <w:proofErr w:type="spellStart"/>
      <w:r w:rsidRPr="0057759A">
        <w:rPr>
          <w:rFonts w:cs="Calibri"/>
          <w:color w:val="000000" w:themeColor="text1"/>
          <w:kern w:val="0"/>
          <w:sz w:val="24"/>
          <w:szCs w:val="24"/>
        </w:rPr>
        <w:t>CpG</w:t>
      </w:r>
      <w:proofErr w:type="spellEnd"/>
      <w:r w:rsidRPr="0057759A">
        <w:rPr>
          <w:rFonts w:cs="Calibri"/>
          <w:color w:val="000000" w:themeColor="text1"/>
          <w:kern w:val="0"/>
          <w:sz w:val="24"/>
          <w:szCs w:val="24"/>
        </w:rPr>
        <w:t xml:space="preserve"> islands identify numerous conserved promoters in mammalian genome. </w:t>
      </w:r>
      <w:proofErr w:type="spellStart"/>
      <w:r w:rsidRPr="0057759A">
        <w:rPr>
          <w:rFonts w:cs="Calibri"/>
          <w:color w:val="000000" w:themeColor="text1"/>
          <w:kern w:val="0"/>
          <w:sz w:val="24"/>
          <w:szCs w:val="24"/>
        </w:rPr>
        <w:t>PLoS</w:t>
      </w:r>
      <w:proofErr w:type="spellEnd"/>
      <w:r w:rsidRPr="0057759A">
        <w:rPr>
          <w:rFonts w:cs="Calibri"/>
          <w:color w:val="000000" w:themeColor="text1"/>
          <w:kern w:val="0"/>
          <w:sz w:val="24"/>
          <w:szCs w:val="24"/>
        </w:rPr>
        <w:t xml:space="preserve"> Genet</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DOI: 10.1371/journal.pgen.1001134</w:t>
      </w:r>
    </w:p>
    <w:p w:rsidR="00CC3C9D" w:rsidRPr="0057759A" w:rsidRDefault="00CC3C9D" w:rsidP="006769F3">
      <w:pPr>
        <w:autoSpaceDE w:val="0"/>
        <w:autoSpaceDN w:val="0"/>
        <w:adjustRightInd w:val="0"/>
        <w:rPr>
          <w:rFonts w:cs="Calibri"/>
          <w:color w:val="000000" w:themeColor="text1"/>
          <w:kern w:val="0"/>
          <w:sz w:val="24"/>
          <w:szCs w:val="24"/>
        </w:rPr>
        <w:pPrChange w:id="498" w:author="Shicheng Guo" w:date="2014-09-05T16:28:00Z">
          <w:pPr>
            <w:autoSpaceDE w:val="0"/>
            <w:autoSpaceDN w:val="0"/>
            <w:adjustRightInd w:val="0"/>
            <w:jc w:val="left"/>
          </w:pPr>
        </w:pPrChange>
      </w:pPr>
      <w:r w:rsidRPr="0057759A">
        <w:rPr>
          <w:rFonts w:cs="Calibri"/>
          <w:color w:val="000000" w:themeColor="text1"/>
          <w:kern w:val="0"/>
          <w:sz w:val="24"/>
          <w:szCs w:val="24"/>
        </w:rPr>
        <w:t xml:space="preserve">[47] Yu W, </w:t>
      </w:r>
      <w:proofErr w:type="spellStart"/>
      <w:r w:rsidRPr="0057759A">
        <w:rPr>
          <w:rFonts w:cs="Calibri"/>
          <w:color w:val="000000" w:themeColor="text1"/>
          <w:kern w:val="0"/>
          <w:sz w:val="24"/>
          <w:szCs w:val="24"/>
        </w:rPr>
        <w:t>Jin</w:t>
      </w:r>
      <w:proofErr w:type="spellEnd"/>
      <w:r w:rsidRPr="0057759A">
        <w:rPr>
          <w:rFonts w:cs="Calibri"/>
          <w:color w:val="000000" w:themeColor="text1"/>
          <w:kern w:val="0"/>
          <w:sz w:val="24"/>
          <w:szCs w:val="24"/>
        </w:rPr>
        <w:t xml:space="preserve"> C, Lou X, Han X, Li L, et al. (2011) Global analysis of DNA methylation by</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Methyl-Capture sequencing reveals epigenetic control of cisplatin resistance in ovarian</w:t>
      </w:r>
      <w:r w:rsidR="003F620F" w:rsidRPr="0057759A">
        <w:rPr>
          <w:rFonts w:cs="Calibri" w:hint="eastAsia"/>
          <w:color w:val="000000" w:themeColor="text1"/>
          <w:kern w:val="0"/>
          <w:sz w:val="24"/>
          <w:szCs w:val="24"/>
        </w:rPr>
        <w:t xml:space="preserve"> </w:t>
      </w:r>
      <w:r w:rsidRPr="0057759A">
        <w:rPr>
          <w:rFonts w:cs="Calibri"/>
          <w:color w:val="000000" w:themeColor="text1"/>
          <w:kern w:val="0"/>
          <w:sz w:val="24"/>
          <w:szCs w:val="24"/>
        </w:rPr>
        <w:t xml:space="preserve">cancer cell. </w:t>
      </w:r>
      <w:proofErr w:type="spellStart"/>
      <w:r w:rsidRPr="0057759A">
        <w:rPr>
          <w:rFonts w:cs="Calibri"/>
          <w:color w:val="000000" w:themeColor="text1"/>
          <w:kern w:val="0"/>
          <w:sz w:val="24"/>
          <w:szCs w:val="24"/>
        </w:rPr>
        <w:t>PLoS</w:t>
      </w:r>
      <w:proofErr w:type="spellEnd"/>
      <w:r w:rsidRPr="0057759A">
        <w:rPr>
          <w:rFonts w:cs="Calibri"/>
          <w:color w:val="000000" w:themeColor="text1"/>
          <w:kern w:val="0"/>
          <w:sz w:val="24"/>
          <w:szCs w:val="24"/>
        </w:rPr>
        <w:t xml:space="preserve"> One 6(12): e29450. </w:t>
      </w:r>
      <w:proofErr w:type="gramStart"/>
      <w:r w:rsidRPr="0057759A">
        <w:rPr>
          <w:rFonts w:cs="Calibri"/>
          <w:color w:val="000000" w:themeColor="text1"/>
          <w:kern w:val="0"/>
          <w:sz w:val="24"/>
          <w:szCs w:val="24"/>
        </w:rPr>
        <w:t>doi:</w:t>
      </w:r>
      <w:proofErr w:type="gramEnd"/>
      <w:r w:rsidRPr="0057759A">
        <w:rPr>
          <w:rFonts w:cs="Calibri"/>
          <w:color w:val="000000" w:themeColor="text1"/>
          <w:kern w:val="0"/>
          <w:sz w:val="24"/>
          <w:szCs w:val="24"/>
        </w:rPr>
        <w:t xml:space="preserve">10.1371/ journal. </w:t>
      </w:r>
    </w:p>
    <w:p w:rsidR="001A63E7" w:rsidRPr="0057759A" w:rsidRDefault="001A63E7" w:rsidP="006769F3">
      <w:pPr>
        <w:pStyle w:val="CM47"/>
        <w:spacing w:line="276" w:lineRule="auto"/>
        <w:jc w:val="both"/>
        <w:rPr>
          <w:rFonts w:asciiTheme="minorHAnsi" w:cs="Arial"/>
          <w:color w:val="000000" w:themeColor="text1"/>
        </w:rPr>
        <w:pPrChange w:id="499" w:author="Shicheng Guo" w:date="2014-09-05T16:28:00Z">
          <w:pPr>
            <w:pStyle w:val="CM47"/>
            <w:spacing w:line="276" w:lineRule="auto"/>
            <w:jc w:val="both"/>
          </w:pPr>
        </w:pPrChange>
      </w:pPr>
    </w:p>
    <w:p w:rsidR="001A63E7" w:rsidRPr="0057759A" w:rsidRDefault="00A0552C" w:rsidP="006769F3">
      <w:pPr>
        <w:pStyle w:val="2"/>
        <w:rPr>
          <w:color w:val="000000" w:themeColor="text1"/>
        </w:rPr>
        <w:pPrChange w:id="500" w:author="Shicheng Guo" w:date="2014-09-05T16:28:00Z">
          <w:pPr>
            <w:pStyle w:val="2"/>
          </w:pPr>
        </w:pPrChange>
      </w:pPr>
      <w:r w:rsidRPr="0057759A">
        <w:rPr>
          <w:color w:val="000000" w:themeColor="text1"/>
        </w:rPr>
        <w:t>Fig</w:t>
      </w:r>
      <w:r w:rsidR="009B7941" w:rsidRPr="0057759A">
        <w:rPr>
          <w:color w:val="000000" w:themeColor="text1"/>
        </w:rPr>
        <w:t xml:space="preserve">ure legends </w:t>
      </w:r>
    </w:p>
    <w:p w:rsidR="001A63E7" w:rsidRPr="0057759A" w:rsidRDefault="009B7941" w:rsidP="006769F3">
      <w:pPr>
        <w:pStyle w:val="CM40"/>
        <w:spacing w:line="276" w:lineRule="auto"/>
        <w:jc w:val="both"/>
        <w:rPr>
          <w:rFonts w:asciiTheme="minorHAnsi" w:eastAsia="宋体" w:cs="Arial"/>
          <w:b/>
          <w:bCs/>
          <w:color w:val="000000" w:themeColor="text1"/>
        </w:rPr>
        <w:pPrChange w:id="501" w:author="Shicheng Guo" w:date="2014-09-05T16:28:00Z">
          <w:pPr>
            <w:pStyle w:val="CM40"/>
            <w:spacing w:line="276" w:lineRule="auto"/>
          </w:pPr>
        </w:pPrChange>
      </w:pPr>
      <w:proofErr w:type="gramStart"/>
      <w:r w:rsidRPr="0057759A">
        <w:rPr>
          <w:rFonts w:asciiTheme="minorHAnsi" w:eastAsia="宋体" w:cs="Arial"/>
          <w:b/>
          <w:bCs/>
          <w:color w:val="000000" w:themeColor="text1"/>
        </w:rPr>
        <w:t>Figure 1.</w:t>
      </w:r>
      <w:proofErr w:type="gramEnd"/>
      <w:r w:rsidRPr="0057759A">
        <w:rPr>
          <w:rFonts w:asciiTheme="minorHAnsi" w:eastAsia="宋体" w:cs="Arial"/>
          <w:b/>
          <w:bCs/>
          <w:color w:val="000000" w:themeColor="text1"/>
        </w:rPr>
        <w:t xml:space="preserve"> Data mining of </w:t>
      </w:r>
      <w:proofErr w:type="spellStart"/>
      <w:r w:rsidRPr="0057759A">
        <w:rPr>
          <w:rFonts w:asciiTheme="minorHAnsi" w:eastAsia="宋体" w:cs="Arial"/>
          <w:b/>
          <w:bCs/>
          <w:color w:val="000000" w:themeColor="text1"/>
        </w:rPr>
        <w:t>MethylCap-seq</w:t>
      </w:r>
      <w:proofErr w:type="spellEnd"/>
      <w:r w:rsidRPr="0057759A">
        <w:rPr>
          <w:rFonts w:asciiTheme="minorHAnsi" w:eastAsia="宋体" w:cs="Arial"/>
          <w:b/>
          <w:bCs/>
          <w:color w:val="000000" w:themeColor="text1"/>
        </w:rPr>
        <w:t xml:space="preserve"> </w:t>
      </w:r>
      <w:proofErr w:type="spellStart"/>
      <w:r w:rsidRPr="0057759A">
        <w:rPr>
          <w:rFonts w:asciiTheme="minorHAnsi" w:eastAsia="宋体" w:cs="Arial"/>
          <w:b/>
          <w:bCs/>
          <w:color w:val="000000" w:themeColor="text1"/>
        </w:rPr>
        <w:t>libraries.</w:t>
      </w:r>
      <w:r w:rsidR="00A0552C" w:rsidRPr="0057759A">
        <w:rPr>
          <w:rFonts w:asciiTheme="minorHAnsi" w:eastAsia="宋体" w:cs="Arial"/>
          <w:color w:val="000000" w:themeColor="text1"/>
        </w:rPr>
        <w:t>A</w:t>
      </w:r>
      <w:proofErr w:type="spellEnd"/>
      <w:r w:rsidR="00A0552C" w:rsidRPr="0057759A">
        <w:rPr>
          <w:rFonts w:asciiTheme="minorHAnsi" w:eastAsia="宋体" w:cs="Arial"/>
          <w:color w:val="000000" w:themeColor="text1"/>
        </w:rPr>
        <w:t>)</w:t>
      </w:r>
      <w:r w:rsidR="00866FD2" w:rsidRPr="0057759A">
        <w:rPr>
          <w:rFonts w:asciiTheme="minorHAnsi" w:eastAsia="宋体" w:cs="Arial"/>
          <w:color w:val="000000" w:themeColor="text1"/>
        </w:rPr>
        <w:t xml:space="preserve"> </w:t>
      </w:r>
      <w:r w:rsidRPr="0057759A">
        <w:rPr>
          <w:rFonts w:asciiTheme="minorHAnsi" w:eastAsia="宋体" w:cs="Arial"/>
          <w:color w:val="000000" w:themeColor="text1"/>
        </w:rPr>
        <w:t xml:space="preserve">Chromosomal view of genome-wide hyper-and hypo-methylated DNA in PC compared with PN. Red bar: </w:t>
      </w:r>
      <w:proofErr w:type="spellStart"/>
      <w:r w:rsidRPr="0057759A">
        <w:rPr>
          <w:rFonts w:asciiTheme="minorHAnsi" w:eastAsia="宋体" w:cs="Arial"/>
          <w:color w:val="000000" w:themeColor="text1"/>
        </w:rPr>
        <w:t>hypermethylation</w:t>
      </w:r>
      <w:proofErr w:type="spellEnd"/>
      <w:r w:rsidRPr="0057759A">
        <w:rPr>
          <w:rFonts w:asciiTheme="minorHAnsi" w:eastAsia="宋体" w:cs="Arial"/>
          <w:color w:val="000000" w:themeColor="text1"/>
        </w:rPr>
        <w:t xml:space="preserve">; Green bar: </w:t>
      </w:r>
      <w:proofErr w:type="spellStart"/>
      <w:r w:rsidRPr="0057759A">
        <w:rPr>
          <w:rFonts w:asciiTheme="minorHAnsi" w:eastAsia="宋体" w:cs="Arial"/>
          <w:color w:val="000000" w:themeColor="text1"/>
        </w:rPr>
        <w:t>hypomethylation</w:t>
      </w:r>
      <w:proofErr w:type="spellEnd"/>
      <w:r w:rsidRPr="0057759A">
        <w:rPr>
          <w:rFonts w:asciiTheme="minorHAnsi" w:eastAsia="宋体" w:cs="Arial"/>
          <w:color w:val="000000" w:themeColor="text1"/>
        </w:rPr>
        <w:t xml:space="preserve">. </w:t>
      </w:r>
      <w:r w:rsidR="00A0552C" w:rsidRPr="0057759A">
        <w:rPr>
          <w:rFonts w:asciiTheme="minorHAnsi" w:eastAsia="宋体" w:cs="Arial"/>
          <w:color w:val="000000" w:themeColor="text1"/>
        </w:rPr>
        <w:t>B)</w:t>
      </w:r>
      <w:r w:rsidR="00546D0F" w:rsidRPr="0057759A">
        <w:rPr>
          <w:rFonts w:asciiTheme="minorHAnsi" w:eastAsia="宋体" w:cs="Arial"/>
          <w:color w:val="000000" w:themeColor="text1"/>
        </w:rPr>
        <w:t xml:space="preserve"> </w:t>
      </w:r>
      <w:proofErr w:type="spellStart"/>
      <w:r w:rsidRPr="0057759A">
        <w:rPr>
          <w:rFonts w:asciiTheme="minorHAnsi" w:eastAsia="宋体" w:cs="Arial"/>
          <w:color w:val="000000" w:themeColor="text1"/>
        </w:rPr>
        <w:t>Hypermethylated</w:t>
      </w:r>
      <w:proofErr w:type="spellEnd"/>
      <w:r w:rsidRPr="0057759A">
        <w:rPr>
          <w:rFonts w:asciiTheme="minorHAnsi" w:eastAsia="宋体" w:cs="Arial"/>
          <w:color w:val="000000" w:themeColor="text1"/>
        </w:rPr>
        <w:t xml:space="preserve"> peaks around the TSS site in PC compared with PN. Peaks were surveyed in a broad region (from 5 kb downstream to 5 kb upstream of the TSS). </w:t>
      </w:r>
      <w:proofErr w:type="gramStart"/>
      <w:r w:rsidR="00A0552C" w:rsidRPr="0057759A">
        <w:rPr>
          <w:rFonts w:asciiTheme="minorHAnsi" w:eastAsia="宋体" w:cs="Arial"/>
          <w:color w:val="000000" w:themeColor="text1"/>
        </w:rPr>
        <w:t>C)</w:t>
      </w:r>
      <w:r w:rsidRPr="0057759A">
        <w:rPr>
          <w:rFonts w:asciiTheme="minorHAnsi" w:eastAsia="宋体" w:cs="Arial"/>
          <w:color w:val="000000" w:themeColor="text1"/>
        </w:rPr>
        <w:t>Differentially</w:t>
      </w:r>
      <w:proofErr w:type="gramEnd"/>
      <w:r w:rsidRPr="0057759A">
        <w:rPr>
          <w:rFonts w:asciiTheme="minorHAnsi" w:eastAsia="宋体" w:cs="Arial"/>
          <w:color w:val="000000" w:themeColor="text1"/>
        </w:rPr>
        <w:t xml:space="preserve"> methylated regions (DMRs) that were specific for PC. The DMRs are shown according to their inclusion in </w:t>
      </w:r>
      <w:proofErr w:type="spellStart"/>
      <w:r w:rsidRPr="0057759A">
        <w:rPr>
          <w:rFonts w:asciiTheme="minorHAnsi" w:eastAsia="宋体" w:cs="Arial"/>
          <w:color w:val="000000" w:themeColor="text1"/>
        </w:rPr>
        <w:t>refGene</w:t>
      </w:r>
      <w:proofErr w:type="spellEnd"/>
      <w:r w:rsidRPr="0057759A">
        <w:rPr>
          <w:rFonts w:asciiTheme="minorHAnsi" w:eastAsia="宋体" w:cs="Arial"/>
          <w:color w:val="000000" w:themeColor="text1"/>
        </w:rPr>
        <w:t xml:space="preserve"> or CGI definitions. </w:t>
      </w:r>
      <w:proofErr w:type="gramStart"/>
      <w:r w:rsidR="00A0552C" w:rsidRPr="0057759A">
        <w:rPr>
          <w:rFonts w:asciiTheme="minorHAnsi" w:eastAsia="宋体" w:cs="Arial"/>
          <w:color w:val="000000" w:themeColor="text1"/>
        </w:rPr>
        <w:t>D)</w:t>
      </w:r>
      <w:r w:rsidRPr="0057759A">
        <w:rPr>
          <w:rFonts w:asciiTheme="minorHAnsi" w:eastAsia="宋体" w:cs="Arial"/>
          <w:color w:val="000000" w:themeColor="text1"/>
        </w:rPr>
        <w:t>The</w:t>
      </w:r>
      <w:proofErr w:type="gramEnd"/>
      <w:r w:rsidRPr="0057759A">
        <w:rPr>
          <w:rFonts w:asciiTheme="minorHAnsi" w:eastAsia="宋体" w:cs="Arial"/>
          <w:color w:val="000000" w:themeColor="text1"/>
        </w:rPr>
        <w:t xml:space="preserve"> genomic distribution of hyper-DMRs and hypo-DMRs in TSSs, intragenic regions, and </w:t>
      </w:r>
      <w:proofErr w:type="spellStart"/>
      <w:r w:rsidRPr="0057759A">
        <w:rPr>
          <w:rFonts w:asciiTheme="minorHAnsi" w:eastAsia="宋体" w:cs="Arial"/>
          <w:color w:val="000000" w:themeColor="text1"/>
        </w:rPr>
        <w:t>intergenic</w:t>
      </w:r>
      <w:proofErr w:type="spellEnd"/>
      <w:r w:rsidRPr="0057759A">
        <w:rPr>
          <w:rFonts w:asciiTheme="minorHAnsi" w:eastAsia="宋体" w:cs="Arial"/>
          <w:color w:val="000000" w:themeColor="text1"/>
        </w:rPr>
        <w:t xml:space="preserve"> regions. The total number of DMRs is presented at the top of each graph.</w:t>
      </w:r>
      <w:r w:rsidR="00866FD2" w:rsidRPr="0057759A">
        <w:rPr>
          <w:rFonts w:asciiTheme="minorHAnsi" w:eastAsia="宋体" w:cs="Arial"/>
          <w:color w:val="000000" w:themeColor="text1"/>
        </w:rPr>
        <w:t xml:space="preserve"> </w:t>
      </w:r>
      <w:r w:rsidR="00A0552C" w:rsidRPr="0057759A">
        <w:rPr>
          <w:rFonts w:asciiTheme="minorHAnsi" w:eastAsia="宋体" w:cs="Arial"/>
          <w:color w:val="000000" w:themeColor="text1"/>
        </w:rPr>
        <w:t>E)</w:t>
      </w:r>
      <w:r w:rsidRPr="0057759A">
        <w:rPr>
          <w:rFonts w:asciiTheme="minorHAnsi" w:eastAsia="宋体" w:cs="Arial"/>
          <w:color w:val="000000" w:themeColor="text1"/>
        </w:rPr>
        <w:t xml:space="preserve"> Pie chart of the DMR distribution over the various gene structures based on sole </w:t>
      </w:r>
      <w:proofErr w:type="spellStart"/>
      <w:r w:rsidRPr="0057759A">
        <w:rPr>
          <w:rFonts w:asciiTheme="minorHAnsi" w:eastAsia="宋体" w:cs="Arial"/>
          <w:color w:val="000000" w:themeColor="text1"/>
        </w:rPr>
        <w:t>refGene</w:t>
      </w:r>
      <w:proofErr w:type="spellEnd"/>
      <w:r w:rsidRPr="0057759A">
        <w:rPr>
          <w:rFonts w:asciiTheme="minorHAnsi" w:eastAsia="宋体" w:cs="Arial"/>
          <w:color w:val="000000" w:themeColor="text1"/>
        </w:rPr>
        <w:t xml:space="preserve"> involvement versus both CGI and </w:t>
      </w:r>
      <w:proofErr w:type="spellStart"/>
      <w:r w:rsidRPr="0057759A">
        <w:rPr>
          <w:rFonts w:asciiTheme="minorHAnsi" w:eastAsia="宋体" w:cs="Arial"/>
          <w:color w:val="000000" w:themeColor="text1"/>
        </w:rPr>
        <w:t>refGene</w:t>
      </w:r>
      <w:proofErr w:type="spellEnd"/>
      <w:r w:rsidRPr="0057759A">
        <w:rPr>
          <w:rFonts w:asciiTheme="minorHAnsi" w:eastAsia="宋体" w:cs="Arial"/>
          <w:color w:val="000000" w:themeColor="text1"/>
        </w:rPr>
        <w:t xml:space="preserve"> involvement in PC-specific hyper-and hypo-methylated regions. The </w:t>
      </w:r>
      <w:r w:rsidRPr="0057759A">
        <w:rPr>
          <w:rFonts w:asciiTheme="minorHAnsi" w:eastAsia="宋体" w:cs="Arial"/>
          <w:color w:val="000000" w:themeColor="text1"/>
        </w:rPr>
        <w:lastRenderedPageBreak/>
        <w:t>genomic context is defined as those found in the UCSC database.</w:t>
      </w:r>
      <w:r w:rsidR="00866FD2" w:rsidRPr="0057759A">
        <w:rPr>
          <w:rFonts w:asciiTheme="minorHAnsi" w:eastAsia="宋体" w:cs="Arial"/>
          <w:color w:val="000000" w:themeColor="text1"/>
        </w:rPr>
        <w:t xml:space="preserve"> </w:t>
      </w:r>
      <w:r w:rsidR="00A0552C" w:rsidRPr="0057759A">
        <w:rPr>
          <w:rFonts w:asciiTheme="minorHAnsi" w:eastAsia="宋体" w:cs="Arial"/>
          <w:color w:val="000000" w:themeColor="text1"/>
        </w:rPr>
        <w:t>F)</w:t>
      </w:r>
      <w:r w:rsidRPr="0057759A">
        <w:rPr>
          <w:rFonts w:asciiTheme="minorHAnsi" w:eastAsia="宋体" w:cs="Arial"/>
          <w:color w:val="000000" w:themeColor="text1"/>
        </w:rPr>
        <w:t xml:space="preserve"> Pie chart of the PC-selective hyper-and hypo-DMR distribution over orphan CGIs or </w:t>
      </w:r>
      <w:proofErr w:type="spellStart"/>
      <w:r w:rsidRPr="0057759A">
        <w:rPr>
          <w:rFonts w:asciiTheme="minorHAnsi" w:eastAsia="宋体" w:cs="Arial"/>
          <w:color w:val="000000" w:themeColor="text1"/>
        </w:rPr>
        <w:t>refGene</w:t>
      </w:r>
      <w:proofErr w:type="spellEnd"/>
      <w:r w:rsidRPr="0057759A">
        <w:rPr>
          <w:rFonts w:asciiTheme="minorHAnsi" w:eastAsia="宋体" w:cs="Arial"/>
          <w:color w:val="000000" w:themeColor="text1"/>
        </w:rPr>
        <w:t xml:space="preserve">-related CGIs and over CGI-containing promoters vs. no-CGI promoters. </w:t>
      </w:r>
      <w:r w:rsidR="00A0552C" w:rsidRPr="0057759A">
        <w:rPr>
          <w:rFonts w:asciiTheme="minorHAnsi" w:eastAsia="宋体" w:cs="Arial"/>
          <w:color w:val="000000" w:themeColor="text1"/>
        </w:rPr>
        <w:t>G)</w:t>
      </w:r>
      <w:r w:rsidR="00866FD2" w:rsidRPr="0057759A">
        <w:rPr>
          <w:rFonts w:asciiTheme="minorHAnsi" w:eastAsia="宋体" w:cs="Arial"/>
          <w:color w:val="000000" w:themeColor="text1"/>
        </w:rPr>
        <w:t xml:space="preserve"> </w:t>
      </w:r>
      <w:r w:rsidRPr="0057759A">
        <w:rPr>
          <w:rFonts w:asciiTheme="minorHAnsi" w:eastAsia="宋体" w:cs="Arial"/>
          <w:color w:val="000000" w:themeColor="text1"/>
        </w:rPr>
        <w:t>Hyper-</w:t>
      </w:r>
      <w:r w:rsidR="00546D0F" w:rsidRPr="0057759A">
        <w:rPr>
          <w:rFonts w:asciiTheme="minorHAnsi" w:eastAsia="宋体" w:cs="Arial"/>
          <w:color w:val="000000" w:themeColor="text1"/>
        </w:rPr>
        <w:t xml:space="preserve"> </w:t>
      </w:r>
      <w:r w:rsidRPr="0057759A">
        <w:rPr>
          <w:rFonts w:asciiTheme="minorHAnsi" w:eastAsia="宋体" w:cs="Arial"/>
          <w:color w:val="000000" w:themeColor="text1"/>
        </w:rPr>
        <w:t xml:space="preserve">and hypo-DMRs in PC and their related genes, considering the involvement of various CGI features (CGI, CGI shore, or both CGI and CGI shore). </w:t>
      </w:r>
    </w:p>
    <w:p w:rsidR="001A63E7" w:rsidRPr="0057759A" w:rsidRDefault="001A63E7" w:rsidP="006769F3">
      <w:pPr>
        <w:pStyle w:val="CM40"/>
        <w:spacing w:line="276" w:lineRule="auto"/>
        <w:jc w:val="both"/>
        <w:rPr>
          <w:rFonts w:asciiTheme="minorHAnsi" w:eastAsia="宋体" w:cs="Arial"/>
          <w:b/>
          <w:bCs/>
          <w:color w:val="000000" w:themeColor="text1"/>
        </w:rPr>
        <w:pPrChange w:id="502" w:author="Shicheng Guo" w:date="2014-09-05T16:28:00Z">
          <w:pPr>
            <w:pStyle w:val="CM40"/>
            <w:spacing w:line="276" w:lineRule="auto"/>
          </w:pPr>
        </w:pPrChange>
      </w:pPr>
    </w:p>
    <w:p w:rsidR="001A63E7" w:rsidRPr="0057759A" w:rsidRDefault="009B7941" w:rsidP="006769F3">
      <w:pPr>
        <w:pStyle w:val="CM40"/>
        <w:spacing w:line="276" w:lineRule="auto"/>
        <w:jc w:val="both"/>
        <w:rPr>
          <w:rFonts w:asciiTheme="minorHAnsi" w:eastAsia="宋体" w:cs="Arial"/>
          <w:color w:val="000000" w:themeColor="text1"/>
        </w:rPr>
        <w:pPrChange w:id="503" w:author="Shicheng Guo" w:date="2014-09-05T16:28:00Z">
          <w:pPr>
            <w:pStyle w:val="CM40"/>
            <w:spacing w:line="276" w:lineRule="auto"/>
          </w:pPr>
        </w:pPrChange>
      </w:pPr>
      <w:proofErr w:type="gramStart"/>
      <w:r w:rsidRPr="0057759A">
        <w:rPr>
          <w:rFonts w:asciiTheme="minorHAnsi" w:eastAsia="宋体" w:cs="Arial"/>
          <w:b/>
          <w:bCs/>
          <w:color w:val="000000" w:themeColor="text1"/>
        </w:rPr>
        <w:t>Figure 2.</w:t>
      </w:r>
      <w:proofErr w:type="gramEnd"/>
      <w:r w:rsidRPr="0057759A">
        <w:rPr>
          <w:rFonts w:asciiTheme="minorHAnsi" w:eastAsia="宋体" w:cs="Arial"/>
          <w:b/>
          <w:bCs/>
          <w:color w:val="000000" w:themeColor="text1"/>
        </w:rPr>
        <w:t xml:space="preserve"> Representative results of the BSP and MSP validation of the </w:t>
      </w:r>
      <w:proofErr w:type="spellStart"/>
      <w:r w:rsidRPr="0057759A">
        <w:rPr>
          <w:rFonts w:asciiTheme="minorHAnsi" w:eastAsia="宋体" w:cs="Arial"/>
          <w:b/>
          <w:bCs/>
          <w:color w:val="000000" w:themeColor="text1"/>
        </w:rPr>
        <w:t>MethylCap-seq</w:t>
      </w:r>
      <w:proofErr w:type="spellEnd"/>
      <w:r w:rsidRPr="0057759A">
        <w:rPr>
          <w:rFonts w:asciiTheme="minorHAnsi" w:eastAsia="宋体" w:cs="Arial"/>
          <w:b/>
          <w:bCs/>
          <w:color w:val="000000" w:themeColor="text1"/>
        </w:rPr>
        <w:t xml:space="preserve"> data. </w:t>
      </w:r>
      <w:r w:rsidRPr="0057759A">
        <w:rPr>
          <w:rFonts w:asciiTheme="minorHAnsi" w:eastAsia="宋体" w:cs="Arial"/>
          <w:color w:val="000000" w:themeColor="text1"/>
        </w:rPr>
        <w:t xml:space="preserve">For each gene, the UCSC scheme of the gene locus and the examined promoter regions are shown. </w:t>
      </w:r>
      <w:r w:rsidR="00A0552C" w:rsidRPr="0057759A">
        <w:rPr>
          <w:rFonts w:asciiTheme="minorHAnsi" w:eastAsia="宋体" w:cs="Arial"/>
          <w:color w:val="000000" w:themeColor="text1"/>
        </w:rPr>
        <w:t>A)</w:t>
      </w:r>
      <w:r w:rsidRPr="0057759A">
        <w:rPr>
          <w:rFonts w:asciiTheme="minorHAnsi" w:eastAsia="宋体" w:cs="Arial"/>
          <w:color w:val="000000" w:themeColor="text1"/>
        </w:rPr>
        <w:t xml:space="preserve"> BSP results. </w:t>
      </w:r>
      <w:proofErr w:type="gramStart"/>
      <w:r w:rsidRPr="0057759A">
        <w:rPr>
          <w:rFonts w:asciiTheme="minorHAnsi" w:eastAsia="宋体" w:cs="Arial"/>
          <w:color w:val="000000" w:themeColor="text1"/>
        </w:rPr>
        <w:t>PC, pancreatic cancer; PN, adjacent non-tumor tissue.</w:t>
      </w:r>
      <w:proofErr w:type="gramEnd"/>
      <w:r w:rsidRPr="0057759A">
        <w:rPr>
          <w:rFonts w:asciiTheme="minorHAnsi" w:eastAsia="宋体" w:cs="Arial"/>
          <w:color w:val="000000" w:themeColor="text1"/>
        </w:rPr>
        <w:t xml:space="preserve"> </w:t>
      </w:r>
      <w:r w:rsidR="00A0552C" w:rsidRPr="0057759A">
        <w:rPr>
          <w:rFonts w:asciiTheme="minorHAnsi" w:eastAsia="宋体" w:cs="Arial"/>
          <w:color w:val="000000" w:themeColor="text1"/>
        </w:rPr>
        <w:t>B)</w:t>
      </w:r>
      <w:r w:rsidRPr="0057759A">
        <w:rPr>
          <w:rFonts w:asciiTheme="minorHAnsi" w:eastAsia="宋体" w:cs="Arial"/>
          <w:color w:val="000000" w:themeColor="text1"/>
        </w:rPr>
        <w:t xml:space="preserve"> MSP results. 3 PC cell lines (BxPc-3, CFPAC-1, and PANC-1), 8 PC samples (1C, 2C, 5C, 6C, 7C, 8C, 10C, and 311C) and 5 PN samples (1N, 2N, 7N, 10N, and 311N) were evaluated. C: GAPDH-BSP quality and quantity control for the confirmation of bisulfite-converted DNA templates. P: positive control</w:t>
      </w:r>
      <w:r w:rsidR="00751A4D" w:rsidRPr="0057759A">
        <w:rPr>
          <w:rFonts w:asciiTheme="minorHAnsi" w:eastAsia="宋体" w:cs="Arial"/>
          <w:color w:val="000000" w:themeColor="text1"/>
        </w:rPr>
        <w:t xml:space="preserve">; </w:t>
      </w:r>
      <w:r w:rsidRPr="0057759A">
        <w:rPr>
          <w:rFonts w:asciiTheme="minorHAnsi" w:eastAsia="宋体" w:cs="Arial"/>
          <w:color w:val="000000" w:themeColor="text1"/>
        </w:rPr>
        <w:t>N</w:t>
      </w:r>
      <w:proofErr w:type="gramStart"/>
      <w:r w:rsidRPr="0057759A">
        <w:rPr>
          <w:rFonts w:asciiTheme="minorHAnsi" w:eastAsia="宋体" w:cs="Arial"/>
          <w:color w:val="000000" w:themeColor="text1"/>
        </w:rPr>
        <w:t>:negative</w:t>
      </w:r>
      <w:proofErr w:type="gramEnd"/>
      <w:r w:rsidRPr="0057759A">
        <w:rPr>
          <w:rFonts w:asciiTheme="minorHAnsi" w:eastAsia="宋体" w:cs="Arial"/>
          <w:color w:val="000000" w:themeColor="text1"/>
        </w:rPr>
        <w:t xml:space="preserve"> control. </w:t>
      </w:r>
    </w:p>
    <w:p w:rsidR="001A63E7" w:rsidRPr="0057759A" w:rsidRDefault="001A63E7" w:rsidP="006769F3">
      <w:pPr>
        <w:pStyle w:val="CM41"/>
        <w:spacing w:line="276" w:lineRule="auto"/>
        <w:jc w:val="both"/>
        <w:rPr>
          <w:rFonts w:asciiTheme="minorHAnsi" w:eastAsia="宋体" w:cs="Arial"/>
          <w:b/>
          <w:bCs/>
          <w:color w:val="000000" w:themeColor="text1"/>
        </w:rPr>
        <w:pPrChange w:id="504" w:author="Shicheng Guo" w:date="2014-09-05T16:28:00Z">
          <w:pPr>
            <w:pStyle w:val="CM41"/>
            <w:spacing w:line="276" w:lineRule="auto"/>
          </w:pPr>
        </w:pPrChange>
      </w:pPr>
    </w:p>
    <w:p w:rsidR="001A63E7" w:rsidRPr="0057759A" w:rsidRDefault="009B7941" w:rsidP="006769F3">
      <w:pPr>
        <w:pStyle w:val="CM41"/>
        <w:spacing w:line="276" w:lineRule="auto"/>
        <w:jc w:val="both"/>
        <w:rPr>
          <w:rFonts w:asciiTheme="minorHAnsi" w:eastAsia="宋体" w:cs="Arial"/>
          <w:color w:val="000000" w:themeColor="text1"/>
        </w:rPr>
        <w:pPrChange w:id="505" w:author="Shicheng Guo" w:date="2014-09-05T16:28:00Z">
          <w:pPr>
            <w:pStyle w:val="CM41"/>
            <w:spacing w:line="276" w:lineRule="auto"/>
          </w:pPr>
        </w:pPrChange>
      </w:pPr>
      <w:r w:rsidRPr="0057759A">
        <w:rPr>
          <w:rFonts w:asciiTheme="minorHAnsi" w:eastAsia="宋体" w:cs="Arial"/>
          <w:b/>
          <w:bCs/>
          <w:color w:val="000000" w:themeColor="text1"/>
        </w:rPr>
        <w:t xml:space="preserve">Figure 3.Methylation of CGIs (orphan CGIs or regular CGIs) might influence the expression of putative ESTs or mRNAs. </w:t>
      </w:r>
      <w:r w:rsidR="00A0552C" w:rsidRPr="0057759A">
        <w:rPr>
          <w:rFonts w:asciiTheme="minorHAnsi" w:eastAsia="宋体" w:cs="Arial"/>
          <w:color w:val="000000" w:themeColor="text1"/>
        </w:rPr>
        <w:t>A)</w:t>
      </w:r>
      <w:r w:rsidR="00A668F3" w:rsidRPr="0057759A">
        <w:rPr>
          <w:rFonts w:asciiTheme="minorHAnsi" w:eastAsia="宋体" w:cs="Arial"/>
          <w:color w:val="000000" w:themeColor="text1"/>
        </w:rPr>
        <w:t xml:space="preserve"> </w:t>
      </w:r>
      <w:r w:rsidRPr="0057759A">
        <w:rPr>
          <w:rFonts w:asciiTheme="minorHAnsi" w:eastAsia="宋体" w:cs="Arial"/>
          <w:color w:val="000000" w:themeColor="text1"/>
        </w:rPr>
        <w:t xml:space="preserve">The UCSC scheme of CGIs and the nearby putative ESTs or mRNAs analyzed in this study. </w:t>
      </w:r>
      <w:r w:rsidR="00A0552C" w:rsidRPr="0057759A">
        <w:rPr>
          <w:rFonts w:asciiTheme="minorHAnsi" w:eastAsia="宋体" w:cs="Arial"/>
          <w:color w:val="000000" w:themeColor="text1"/>
        </w:rPr>
        <w:t>B)</w:t>
      </w:r>
      <w:r w:rsidR="00A668F3" w:rsidRPr="0057759A">
        <w:rPr>
          <w:rFonts w:asciiTheme="minorHAnsi" w:eastAsia="宋体" w:cs="Arial"/>
          <w:color w:val="000000" w:themeColor="text1"/>
        </w:rPr>
        <w:t xml:space="preserve"> </w:t>
      </w:r>
      <w:r w:rsidRPr="0057759A">
        <w:rPr>
          <w:rFonts w:asciiTheme="minorHAnsi" w:eastAsia="宋体" w:cs="Arial"/>
          <w:color w:val="000000" w:themeColor="text1"/>
        </w:rPr>
        <w:t xml:space="preserve">DNA methylation changes in PC cell lines after treatment with 5-Aza. The GAPDH-BSP product serves as a quality and quantity control for the bisulfite-converted DNA </w:t>
      </w:r>
      <w:proofErr w:type="spellStart"/>
      <w:r w:rsidRPr="0057759A">
        <w:rPr>
          <w:rFonts w:asciiTheme="minorHAnsi" w:eastAsia="宋体" w:cs="Arial"/>
          <w:color w:val="000000" w:themeColor="text1"/>
        </w:rPr>
        <w:t>templates.</w:t>
      </w:r>
      <w:r w:rsidR="00A0552C" w:rsidRPr="0057759A">
        <w:rPr>
          <w:rFonts w:asciiTheme="minorHAnsi" w:eastAsia="宋体" w:cs="Arial"/>
          <w:color w:val="000000" w:themeColor="text1"/>
        </w:rPr>
        <w:t>C</w:t>
      </w:r>
      <w:proofErr w:type="spellEnd"/>
      <w:r w:rsidR="00A0552C" w:rsidRPr="0057759A">
        <w:rPr>
          <w:rFonts w:asciiTheme="minorHAnsi" w:eastAsia="宋体" w:cs="Arial"/>
          <w:color w:val="000000" w:themeColor="text1"/>
        </w:rPr>
        <w:t>)</w:t>
      </w:r>
      <w:r w:rsidRPr="0057759A">
        <w:rPr>
          <w:rFonts w:asciiTheme="minorHAnsi" w:eastAsia="宋体" w:cs="Arial"/>
          <w:color w:val="000000" w:themeColor="text1"/>
        </w:rPr>
        <w:t xml:space="preserve"> EST expression after 5-Aza treatment determined by RT-</w:t>
      </w:r>
      <w:proofErr w:type="spellStart"/>
      <w:r w:rsidRPr="0057759A">
        <w:rPr>
          <w:rFonts w:asciiTheme="minorHAnsi" w:eastAsia="宋体" w:cs="Arial"/>
          <w:color w:val="000000" w:themeColor="text1"/>
        </w:rPr>
        <w:t>qPCR</w:t>
      </w:r>
      <w:proofErr w:type="spellEnd"/>
      <w:r w:rsidRPr="0057759A">
        <w:rPr>
          <w:rFonts w:asciiTheme="minorHAnsi" w:eastAsia="宋体" w:cs="Arial"/>
          <w:color w:val="000000" w:themeColor="text1"/>
        </w:rPr>
        <w:t xml:space="preserve">. GAPDH mRNA expression was the loading control. </w:t>
      </w:r>
      <w:r w:rsidR="00A0552C" w:rsidRPr="0057759A">
        <w:rPr>
          <w:rFonts w:asciiTheme="minorHAnsi" w:eastAsia="宋体" w:cs="Arial"/>
          <w:color w:val="000000" w:themeColor="text1"/>
        </w:rPr>
        <w:t>D)</w:t>
      </w:r>
      <w:r w:rsidR="00A668F3" w:rsidRPr="0057759A">
        <w:rPr>
          <w:rFonts w:asciiTheme="minorHAnsi" w:eastAsia="宋体" w:cs="Arial"/>
          <w:color w:val="000000" w:themeColor="text1"/>
        </w:rPr>
        <w:t xml:space="preserve"> </w:t>
      </w:r>
      <w:r w:rsidRPr="0057759A">
        <w:rPr>
          <w:rFonts w:asciiTheme="minorHAnsi" w:eastAsia="宋体" w:cs="Arial"/>
          <w:color w:val="000000" w:themeColor="text1"/>
        </w:rPr>
        <w:t>Box-plot of the quantitative analysis of DNA methylation by MSRE-</w:t>
      </w:r>
      <w:proofErr w:type="spellStart"/>
      <w:r w:rsidRPr="0057759A">
        <w:rPr>
          <w:rFonts w:asciiTheme="minorHAnsi" w:eastAsia="宋体" w:cs="Arial"/>
          <w:color w:val="000000" w:themeColor="text1"/>
        </w:rPr>
        <w:t>qPCR</w:t>
      </w:r>
      <w:proofErr w:type="spellEnd"/>
      <w:r w:rsidRPr="0057759A">
        <w:rPr>
          <w:rFonts w:asciiTheme="minorHAnsi" w:eastAsia="宋体" w:cs="Arial"/>
          <w:color w:val="000000" w:themeColor="text1"/>
        </w:rPr>
        <w:t xml:space="preserve"> in 8 PC and 5 PN samples. </w:t>
      </w:r>
      <w:proofErr w:type="gramStart"/>
      <w:r w:rsidRPr="0057759A">
        <w:rPr>
          <w:rFonts w:asciiTheme="minorHAnsi" w:eastAsia="宋体" w:cs="Arial"/>
          <w:color w:val="000000" w:themeColor="text1"/>
        </w:rPr>
        <w:t>P, positive control; N, negative control.</w:t>
      </w:r>
      <w:proofErr w:type="gramEnd"/>
      <w:r w:rsidRPr="0057759A">
        <w:rPr>
          <w:rFonts w:asciiTheme="minorHAnsi" w:eastAsia="宋体" w:cs="Arial"/>
          <w:color w:val="000000" w:themeColor="text1"/>
        </w:rPr>
        <w:t xml:space="preserve"> The box is defined by 25%/75% </w:t>
      </w:r>
      <w:proofErr w:type="spellStart"/>
      <w:r w:rsidRPr="0057759A">
        <w:rPr>
          <w:rFonts w:asciiTheme="minorHAnsi" w:eastAsia="宋体" w:cs="Arial"/>
          <w:color w:val="000000" w:themeColor="text1"/>
        </w:rPr>
        <w:t>quantiles</w:t>
      </w:r>
      <w:proofErr w:type="spellEnd"/>
      <w:r w:rsidRPr="0057759A">
        <w:rPr>
          <w:rFonts w:asciiTheme="minorHAnsi" w:eastAsia="宋体" w:cs="Arial"/>
          <w:color w:val="000000" w:themeColor="text1"/>
        </w:rPr>
        <w:t xml:space="preserve">. The methylation levels in the PC and PN samples were compared by one-way ANOVA, and the p-values are indicated. </w:t>
      </w:r>
    </w:p>
    <w:p w:rsidR="001A63E7" w:rsidRPr="0057759A" w:rsidRDefault="001A63E7" w:rsidP="006769F3">
      <w:pPr>
        <w:pStyle w:val="Default"/>
        <w:spacing w:line="276" w:lineRule="auto"/>
        <w:jc w:val="both"/>
        <w:rPr>
          <w:rFonts w:asciiTheme="minorHAnsi" w:eastAsia="宋体" w:cs="Arial"/>
          <w:b/>
          <w:bCs/>
          <w:color w:val="000000" w:themeColor="text1"/>
        </w:rPr>
        <w:pPrChange w:id="506" w:author="Shicheng Guo" w:date="2014-09-05T16:28:00Z">
          <w:pPr>
            <w:pStyle w:val="Default"/>
            <w:spacing w:line="276" w:lineRule="auto"/>
          </w:pPr>
        </w:pPrChange>
      </w:pPr>
    </w:p>
    <w:p w:rsidR="001A63E7" w:rsidRPr="0057759A" w:rsidRDefault="00922173" w:rsidP="006769F3">
      <w:pPr>
        <w:pStyle w:val="Default"/>
        <w:spacing w:line="276" w:lineRule="auto"/>
        <w:jc w:val="both"/>
        <w:rPr>
          <w:rFonts w:asciiTheme="minorHAnsi" w:eastAsia="宋体" w:cs="Arial"/>
          <w:b/>
          <w:bCs/>
          <w:color w:val="000000" w:themeColor="text1"/>
        </w:rPr>
        <w:pPrChange w:id="507" w:author="Shicheng Guo" w:date="2014-09-05T16:28:00Z">
          <w:pPr>
            <w:pStyle w:val="Default"/>
            <w:spacing w:line="276" w:lineRule="auto"/>
          </w:pPr>
        </w:pPrChange>
      </w:pPr>
      <w:r w:rsidRPr="0057759A">
        <w:rPr>
          <w:rFonts w:asciiTheme="minorHAnsi" w:eastAsia="宋体" w:cs="Arial"/>
          <w:b/>
          <w:bCs/>
          <w:color w:val="000000" w:themeColor="text1"/>
        </w:rPr>
        <w:t xml:space="preserve">Tables: Table 1.Clinical profile of the PC patients recruited in the present study </w:t>
      </w:r>
    </w:p>
    <w:p w:rsidR="001A63E7" w:rsidRPr="0057759A" w:rsidRDefault="00922173" w:rsidP="006769F3">
      <w:pPr>
        <w:pStyle w:val="Default"/>
        <w:spacing w:line="276" w:lineRule="auto"/>
        <w:jc w:val="both"/>
        <w:rPr>
          <w:rFonts w:asciiTheme="minorHAnsi" w:eastAsia="宋体" w:cs="Arial"/>
          <w:color w:val="000000" w:themeColor="text1"/>
        </w:rPr>
        <w:pPrChange w:id="508" w:author="Shicheng Guo" w:date="2014-09-05T16:28:00Z">
          <w:pPr>
            <w:pStyle w:val="Default"/>
            <w:spacing w:line="276" w:lineRule="auto"/>
          </w:pPr>
        </w:pPrChange>
      </w:pPr>
      <w:r w:rsidRPr="0057759A">
        <w:rPr>
          <w:rFonts w:asciiTheme="minorHAnsi" w:eastAsia="宋体" w:cs="Arial"/>
          <w:color w:val="000000" w:themeColor="text1"/>
        </w:rPr>
        <w:t xml:space="preserve">PC: pancreatic carcinoma. PN: PC adjacent non-tumor tissue. </w:t>
      </w:r>
    </w:p>
    <w:p w:rsidR="00ED2206" w:rsidRPr="0057759A" w:rsidRDefault="0072159E" w:rsidP="006769F3">
      <w:pPr>
        <w:pStyle w:val="Default"/>
        <w:spacing w:line="276" w:lineRule="auto"/>
        <w:jc w:val="both"/>
        <w:rPr>
          <w:rFonts w:asciiTheme="minorHAnsi" w:eastAsia="宋体" w:cs="Arial"/>
          <w:b/>
          <w:bCs/>
          <w:color w:val="000000" w:themeColor="text1"/>
        </w:rPr>
        <w:pPrChange w:id="509" w:author="Shicheng Guo" w:date="2014-09-05T16:28:00Z">
          <w:pPr>
            <w:pStyle w:val="Default"/>
            <w:spacing w:line="276" w:lineRule="auto"/>
          </w:pPr>
        </w:pPrChange>
      </w:pPr>
      <w:r w:rsidRPr="0057759A">
        <w:rPr>
          <w:rFonts w:asciiTheme="minorHAnsi" w:eastAsia="宋体" w:cs="Arial"/>
          <w:b/>
          <w:bCs/>
          <w:color w:val="000000" w:themeColor="text1"/>
        </w:rPr>
        <w:object w:dxaOrig="11094" w:dyaOrig="8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85.5pt" o:ole="">
            <v:imagedata r:id="rId9" o:title=""/>
          </v:shape>
          <o:OLEObject Type="Embed" ProgID="Unknown" ShapeID="_x0000_i1025" DrawAspect="Content" ObjectID="_1471440437" r:id="rId10"/>
        </w:object>
      </w:r>
    </w:p>
    <w:p w:rsidR="00922173" w:rsidRPr="0057759A" w:rsidRDefault="00922173" w:rsidP="006769F3">
      <w:pPr>
        <w:pStyle w:val="Default"/>
        <w:spacing w:line="276" w:lineRule="auto"/>
        <w:jc w:val="both"/>
        <w:rPr>
          <w:rFonts w:asciiTheme="minorHAnsi" w:eastAsia="宋体" w:cs="Arial"/>
          <w:b/>
          <w:bCs/>
          <w:color w:val="000000" w:themeColor="text1"/>
        </w:rPr>
        <w:pPrChange w:id="510" w:author="Shicheng Guo" w:date="2014-09-05T16:28:00Z">
          <w:pPr>
            <w:pStyle w:val="Default"/>
            <w:spacing w:line="276" w:lineRule="auto"/>
          </w:pPr>
        </w:pPrChange>
      </w:pPr>
      <w:proofErr w:type="gramStart"/>
      <w:r w:rsidRPr="0057759A">
        <w:rPr>
          <w:rFonts w:asciiTheme="minorHAnsi" w:eastAsia="宋体" w:cs="Arial"/>
          <w:b/>
          <w:bCs/>
          <w:color w:val="000000" w:themeColor="text1"/>
        </w:rPr>
        <w:t>Table 2.</w:t>
      </w:r>
      <w:proofErr w:type="gramEnd"/>
      <w:r w:rsidRPr="0057759A">
        <w:rPr>
          <w:rFonts w:asciiTheme="minorHAnsi" w:eastAsia="宋体" w:cs="Arial"/>
          <w:b/>
          <w:bCs/>
          <w:color w:val="000000" w:themeColor="text1"/>
        </w:rPr>
        <w:t xml:space="preserve"> Gene ontology enrichment analysis of aberrant methylation in gene promoters in PC </w:t>
      </w:r>
    </w:p>
    <w:p w:rsidR="00ED2206" w:rsidRPr="0057759A" w:rsidRDefault="0072159E" w:rsidP="006769F3">
      <w:pPr>
        <w:pStyle w:val="Default"/>
        <w:spacing w:line="276" w:lineRule="auto"/>
        <w:jc w:val="both"/>
        <w:rPr>
          <w:rFonts w:asciiTheme="minorHAnsi" w:eastAsia="宋体" w:cs="Arial"/>
          <w:bCs/>
          <w:color w:val="000000" w:themeColor="text1"/>
        </w:rPr>
        <w:pPrChange w:id="511" w:author="Shicheng Guo" w:date="2014-09-05T16:28:00Z">
          <w:pPr>
            <w:pStyle w:val="Default"/>
            <w:spacing w:line="276" w:lineRule="auto"/>
          </w:pPr>
        </w:pPrChange>
      </w:pPr>
      <w:r w:rsidRPr="0057759A">
        <w:rPr>
          <w:rFonts w:asciiTheme="minorHAnsi" w:eastAsia="宋体" w:cs="Arial"/>
          <w:b/>
          <w:bCs/>
          <w:color w:val="000000" w:themeColor="text1"/>
        </w:rPr>
        <w:object w:dxaOrig="16115" w:dyaOrig="10307">
          <v:shape id="_x0000_i1026" type="#_x0000_t75" style="width:437pt;height:279.25pt" o:ole="">
            <v:imagedata r:id="rId11" o:title=""/>
          </v:shape>
          <o:OLEObject Type="Embed" ProgID="Unknown" ShapeID="_x0000_i1026" DrawAspect="Content" ObjectID="_1471440438" r:id="rId12"/>
        </w:object>
      </w:r>
      <w:r w:rsidRPr="0057759A">
        <w:rPr>
          <w:rFonts w:asciiTheme="minorHAnsi" w:eastAsia="宋体" w:cs="Arial"/>
          <w:bCs/>
          <w:color w:val="000000" w:themeColor="text1"/>
        </w:rPr>
        <w:t xml:space="preserve">* </w:t>
      </w:r>
      <w:proofErr w:type="gramStart"/>
      <w:r w:rsidRPr="0057759A">
        <w:rPr>
          <w:rFonts w:asciiTheme="minorHAnsi" w:eastAsia="宋体" w:cs="Arial"/>
          <w:bCs/>
          <w:color w:val="000000" w:themeColor="text1"/>
        </w:rPr>
        <w:t>logarithmic</w:t>
      </w:r>
      <w:proofErr w:type="gramEnd"/>
      <w:r w:rsidRPr="0057759A">
        <w:rPr>
          <w:rFonts w:asciiTheme="minorHAnsi" w:eastAsia="宋体" w:cs="Arial"/>
          <w:bCs/>
          <w:color w:val="000000" w:themeColor="text1"/>
        </w:rPr>
        <w:t xml:space="preserve"> transformation to the P-value to show the significant level of the differential methylation region (In DMR estimation) or methylation blocks (In MACS). </w:t>
      </w:r>
      <w:proofErr w:type="gramStart"/>
      <w:r w:rsidRPr="0057759A">
        <w:rPr>
          <w:rFonts w:asciiTheme="minorHAnsi" w:eastAsia="宋体" w:cs="Arial"/>
          <w:bCs/>
          <w:color w:val="000000" w:themeColor="text1"/>
        </w:rPr>
        <w:t>the</w:t>
      </w:r>
      <w:proofErr w:type="gramEnd"/>
      <w:r w:rsidRPr="0057759A">
        <w:rPr>
          <w:rFonts w:asciiTheme="minorHAnsi" w:eastAsia="宋体" w:cs="Arial"/>
          <w:bCs/>
          <w:color w:val="000000" w:themeColor="text1"/>
        </w:rPr>
        <w:t xml:space="preserve"> more of this value, the higher probability was inferred for DMR  or methylation blocks.</w:t>
      </w:r>
    </w:p>
    <w:p w:rsidR="0072159E" w:rsidRPr="0057759A" w:rsidRDefault="0072159E" w:rsidP="006769F3">
      <w:pPr>
        <w:pStyle w:val="Default"/>
        <w:spacing w:line="276" w:lineRule="auto"/>
        <w:jc w:val="both"/>
        <w:rPr>
          <w:rFonts w:asciiTheme="minorHAnsi" w:eastAsia="宋体" w:cs="Arial"/>
          <w:b/>
          <w:bCs/>
          <w:color w:val="000000" w:themeColor="text1"/>
        </w:rPr>
        <w:pPrChange w:id="512" w:author="Shicheng Guo" w:date="2014-09-05T16:28:00Z">
          <w:pPr>
            <w:pStyle w:val="Default"/>
            <w:spacing w:line="276" w:lineRule="auto"/>
          </w:pPr>
        </w:pPrChange>
      </w:pPr>
    </w:p>
    <w:p w:rsidR="002F7083" w:rsidRPr="0057759A" w:rsidRDefault="00922173" w:rsidP="006769F3">
      <w:pPr>
        <w:pStyle w:val="Default"/>
        <w:spacing w:line="276" w:lineRule="auto"/>
        <w:jc w:val="both"/>
        <w:rPr>
          <w:rFonts w:asciiTheme="minorHAnsi" w:eastAsia="宋体" w:cs="Arial"/>
          <w:b/>
          <w:bCs/>
          <w:color w:val="000000" w:themeColor="text1"/>
        </w:rPr>
        <w:pPrChange w:id="513" w:author="Shicheng Guo" w:date="2014-09-05T16:28:00Z">
          <w:pPr>
            <w:pStyle w:val="Default"/>
            <w:spacing w:line="276" w:lineRule="auto"/>
          </w:pPr>
        </w:pPrChange>
      </w:pPr>
      <w:proofErr w:type="gramStart"/>
      <w:r w:rsidRPr="0057759A">
        <w:rPr>
          <w:rFonts w:asciiTheme="minorHAnsi" w:eastAsia="宋体" w:cs="Arial"/>
          <w:b/>
          <w:bCs/>
          <w:color w:val="000000" w:themeColor="text1"/>
        </w:rPr>
        <w:t>Table 3.</w:t>
      </w:r>
      <w:proofErr w:type="gramEnd"/>
      <w:r w:rsidRPr="0057759A">
        <w:rPr>
          <w:rFonts w:asciiTheme="minorHAnsi" w:eastAsia="宋体" w:cs="Arial"/>
          <w:b/>
          <w:bCs/>
          <w:color w:val="000000" w:themeColor="text1"/>
        </w:rPr>
        <w:t xml:space="preserve"> Aberrantly methylated miRNAs in PC </w:t>
      </w:r>
    </w:p>
    <w:p w:rsidR="00A9591D" w:rsidRPr="0057759A" w:rsidRDefault="00FF4254" w:rsidP="006769F3">
      <w:pPr>
        <w:pStyle w:val="Default"/>
        <w:spacing w:line="276" w:lineRule="auto"/>
        <w:jc w:val="both"/>
        <w:rPr>
          <w:rFonts w:asciiTheme="minorHAnsi" w:eastAsia="宋体" w:cs="Arial"/>
          <w:b/>
          <w:bCs/>
          <w:color w:val="000000" w:themeColor="text1"/>
        </w:rPr>
        <w:pPrChange w:id="514" w:author="Shicheng Guo" w:date="2014-09-05T16:28:00Z">
          <w:pPr>
            <w:pStyle w:val="Default"/>
            <w:spacing w:line="276" w:lineRule="auto"/>
          </w:pPr>
        </w:pPrChange>
      </w:pPr>
      <w:r w:rsidRPr="0057759A">
        <w:rPr>
          <w:rFonts w:asciiTheme="minorHAnsi" w:eastAsia="宋体" w:cs="Arial"/>
          <w:b/>
          <w:bCs/>
          <w:color w:val="000000" w:themeColor="text1"/>
        </w:rPr>
        <w:object w:dxaOrig="9929" w:dyaOrig="4220">
          <v:shape id="_x0000_i1027" type="#_x0000_t75" style="width:358.75pt;height:152.75pt" o:ole="">
            <v:imagedata r:id="rId13" o:title=""/>
          </v:shape>
          <o:OLEObject Type="Embed" ProgID="Unknown" ShapeID="_x0000_i1027" DrawAspect="Content" ObjectID="_1471440439" r:id="rId14"/>
        </w:object>
      </w:r>
    </w:p>
    <w:p w:rsidR="00FF4254" w:rsidRPr="0057759A" w:rsidRDefault="00FF4254" w:rsidP="006769F3">
      <w:pPr>
        <w:spacing w:line="276" w:lineRule="auto"/>
        <w:rPr>
          <w:color w:val="000000" w:themeColor="text1"/>
          <w:sz w:val="24"/>
          <w:szCs w:val="24"/>
        </w:rPr>
        <w:pPrChange w:id="515" w:author="Shicheng Guo" w:date="2014-09-05T16:28:00Z">
          <w:pPr>
            <w:spacing w:line="276" w:lineRule="auto"/>
          </w:pPr>
        </w:pPrChange>
      </w:pPr>
      <w:r w:rsidRPr="0057759A">
        <w:rPr>
          <w:color w:val="000000" w:themeColor="text1"/>
          <w:sz w:val="24"/>
          <w:szCs w:val="24"/>
        </w:rPr>
        <w:t xml:space="preserve">* </w:t>
      </w:r>
      <w:proofErr w:type="gramStart"/>
      <w:r w:rsidRPr="0057759A">
        <w:rPr>
          <w:color w:val="000000" w:themeColor="text1"/>
          <w:sz w:val="24"/>
          <w:szCs w:val="24"/>
        </w:rPr>
        <w:t>logarithmic</w:t>
      </w:r>
      <w:proofErr w:type="gramEnd"/>
      <w:r w:rsidRPr="0057759A">
        <w:rPr>
          <w:color w:val="000000" w:themeColor="text1"/>
          <w:sz w:val="24"/>
          <w:szCs w:val="24"/>
        </w:rPr>
        <w:t xml:space="preserve"> transformation to the P-value to show the significant level of the differential methylation region (In DMR estimation) or methylation blocks (In MACS). </w:t>
      </w:r>
      <w:proofErr w:type="gramStart"/>
      <w:r w:rsidRPr="0057759A">
        <w:rPr>
          <w:color w:val="000000" w:themeColor="text1"/>
          <w:sz w:val="24"/>
          <w:szCs w:val="24"/>
        </w:rPr>
        <w:t>the</w:t>
      </w:r>
      <w:proofErr w:type="gramEnd"/>
      <w:r w:rsidRPr="0057759A">
        <w:rPr>
          <w:color w:val="000000" w:themeColor="text1"/>
          <w:sz w:val="24"/>
          <w:szCs w:val="24"/>
        </w:rPr>
        <w:t xml:space="preserve"> more of this value, the higher probability was inferred for DMR  or methylation blocks.</w:t>
      </w:r>
    </w:p>
    <w:p w:rsidR="00FF4254" w:rsidRPr="0057759A" w:rsidRDefault="00FF4254" w:rsidP="006769F3">
      <w:pPr>
        <w:spacing w:line="276" w:lineRule="auto"/>
        <w:rPr>
          <w:b/>
          <w:color w:val="000000" w:themeColor="text1"/>
          <w:sz w:val="24"/>
          <w:szCs w:val="24"/>
        </w:rPr>
        <w:pPrChange w:id="516" w:author="Shicheng Guo" w:date="2014-09-05T16:28:00Z">
          <w:pPr>
            <w:spacing w:line="276" w:lineRule="auto"/>
          </w:pPr>
        </w:pPrChange>
      </w:pPr>
    </w:p>
    <w:p w:rsidR="00FF4254" w:rsidRPr="0057759A" w:rsidRDefault="00FF4254" w:rsidP="006769F3">
      <w:pPr>
        <w:spacing w:line="276" w:lineRule="auto"/>
        <w:rPr>
          <w:b/>
          <w:color w:val="000000" w:themeColor="text1"/>
          <w:sz w:val="24"/>
          <w:szCs w:val="24"/>
        </w:rPr>
        <w:pPrChange w:id="517" w:author="Shicheng Guo" w:date="2014-09-05T16:28:00Z">
          <w:pPr>
            <w:spacing w:line="276" w:lineRule="auto"/>
          </w:pPr>
        </w:pPrChange>
      </w:pPr>
    </w:p>
    <w:p w:rsidR="00A9591D" w:rsidRPr="0057759A" w:rsidRDefault="00A9591D" w:rsidP="006769F3">
      <w:pPr>
        <w:spacing w:line="276" w:lineRule="auto"/>
        <w:rPr>
          <w:b/>
          <w:color w:val="000000" w:themeColor="text1"/>
          <w:sz w:val="24"/>
          <w:szCs w:val="24"/>
        </w:rPr>
        <w:pPrChange w:id="518" w:author="Shicheng Guo" w:date="2014-09-05T16:28:00Z">
          <w:pPr>
            <w:spacing w:line="276" w:lineRule="auto"/>
          </w:pPr>
        </w:pPrChange>
      </w:pPr>
      <w:r w:rsidRPr="0057759A">
        <w:rPr>
          <w:b/>
          <w:color w:val="000000" w:themeColor="text1"/>
          <w:sz w:val="24"/>
          <w:szCs w:val="24"/>
        </w:rPr>
        <w:t>Supplementary Tables</w:t>
      </w:r>
    </w:p>
    <w:p w:rsidR="00A9591D" w:rsidRPr="0057759A" w:rsidRDefault="00A9591D" w:rsidP="006769F3">
      <w:pPr>
        <w:spacing w:line="276" w:lineRule="auto"/>
        <w:rPr>
          <w:b/>
          <w:color w:val="000000" w:themeColor="text1"/>
          <w:sz w:val="24"/>
          <w:szCs w:val="24"/>
        </w:rPr>
        <w:pPrChange w:id="519" w:author="Shicheng Guo" w:date="2014-09-05T16:28:00Z">
          <w:pPr>
            <w:spacing w:line="276" w:lineRule="auto"/>
            <w:jc w:val="left"/>
          </w:pPr>
        </w:pPrChange>
      </w:pPr>
      <w:r w:rsidRPr="0057759A">
        <w:rPr>
          <w:b/>
          <w:color w:val="000000" w:themeColor="text1"/>
          <w:sz w:val="24"/>
          <w:szCs w:val="24"/>
        </w:rPr>
        <w:t>Table title</w:t>
      </w:r>
    </w:p>
    <w:p w:rsidR="00A9591D" w:rsidRPr="0057759A" w:rsidRDefault="00A9591D" w:rsidP="006769F3">
      <w:pPr>
        <w:spacing w:line="276" w:lineRule="auto"/>
        <w:rPr>
          <w:b/>
          <w:color w:val="000000" w:themeColor="text1"/>
          <w:sz w:val="24"/>
          <w:szCs w:val="24"/>
        </w:rPr>
        <w:pPrChange w:id="520" w:author="Shicheng Guo" w:date="2014-09-05T16:28:00Z">
          <w:pPr>
            <w:spacing w:line="276" w:lineRule="auto"/>
            <w:jc w:val="left"/>
          </w:pPr>
        </w:pPrChange>
      </w:pPr>
      <w:proofErr w:type="gramStart"/>
      <w:r w:rsidRPr="0057759A">
        <w:rPr>
          <w:b/>
          <w:color w:val="000000" w:themeColor="text1"/>
          <w:sz w:val="24"/>
          <w:szCs w:val="24"/>
        </w:rPr>
        <w:t>Supplementary Table S1.</w:t>
      </w:r>
      <w:proofErr w:type="gramEnd"/>
      <w:r w:rsidRPr="0057759A">
        <w:rPr>
          <w:b/>
          <w:color w:val="000000" w:themeColor="text1"/>
          <w:sz w:val="24"/>
          <w:szCs w:val="24"/>
        </w:rPr>
        <w:t xml:space="preserve"> Analysis of aberrant methylation in pancreatic cancer by BSP and MSRE-</w:t>
      </w:r>
      <w:proofErr w:type="spellStart"/>
      <w:r w:rsidRPr="0057759A">
        <w:rPr>
          <w:b/>
          <w:color w:val="000000" w:themeColor="text1"/>
          <w:sz w:val="24"/>
          <w:szCs w:val="24"/>
        </w:rPr>
        <w:t>qPCR</w:t>
      </w:r>
      <w:proofErr w:type="spellEnd"/>
    </w:p>
    <w:p w:rsidR="00A9591D" w:rsidRPr="0057759A" w:rsidRDefault="00A9591D" w:rsidP="006769F3">
      <w:pPr>
        <w:spacing w:line="276" w:lineRule="auto"/>
        <w:rPr>
          <w:b/>
          <w:color w:val="000000" w:themeColor="text1"/>
          <w:sz w:val="24"/>
          <w:szCs w:val="24"/>
        </w:rPr>
        <w:pPrChange w:id="521" w:author="Shicheng Guo" w:date="2014-09-05T16:28:00Z">
          <w:pPr>
            <w:spacing w:line="276" w:lineRule="auto"/>
            <w:jc w:val="left"/>
          </w:pPr>
        </w:pPrChange>
      </w:pPr>
      <w:proofErr w:type="gramStart"/>
      <w:r w:rsidRPr="0057759A">
        <w:rPr>
          <w:b/>
          <w:color w:val="000000" w:themeColor="text1"/>
          <w:sz w:val="24"/>
          <w:szCs w:val="24"/>
        </w:rPr>
        <w:t>Supplementary Table S2.</w:t>
      </w:r>
      <w:proofErr w:type="gramEnd"/>
      <w:r w:rsidRPr="0057759A">
        <w:rPr>
          <w:b/>
          <w:color w:val="000000" w:themeColor="text1"/>
          <w:sz w:val="24"/>
          <w:szCs w:val="24"/>
        </w:rPr>
        <w:t xml:space="preserve"> </w:t>
      </w:r>
      <w:proofErr w:type="gramStart"/>
      <w:r w:rsidRPr="0057759A">
        <w:rPr>
          <w:b/>
          <w:color w:val="000000" w:themeColor="text1"/>
          <w:sz w:val="24"/>
          <w:szCs w:val="24"/>
        </w:rPr>
        <w:t>BSP ,MSRE</w:t>
      </w:r>
      <w:proofErr w:type="gramEnd"/>
      <w:r w:rsidRPr="0057759A">
        <w:rPr>
          <w:b/>
          <w:color w:val="000000" w:themeColor="text1"/>
          <w:sz w:val="24"/>
          <w:szCs w:val="24"/>
        </w:rPr>
        <w:t>-</w:t>
      </w:r>
      <w:proofErr w:type="spellStart"/>
      <w:r w:rsidRPr="0057759A">
        <w:rPr>
          <w:b/>
          <w:color w:val="000000" w:themeColor="text1"/>
          <w:sz w:val="24"/>
          <w:szCs w:val="24"/>
        </w:rPr>
        <w:t>qPCR</w:t>
      </w:r>
      <w:proofErr w:type="spellEnd"/>
      <w:r w:rsidRPr="0057759A">
        <w:rPr>
          <w:b/>
          <w:color w:val="000000" w:themeColor="text1"/>
          <w:sz w:val="24"/>
          <w:szCs w:val="24"/>
        </w:rPr>
        <w:t xml:space="preserve"> and MSP primers used in this study</w:t>
      </w:r>
    </w:p>
    <w:p w:rsidR="00A9591D" w:rsidRPr="0057759A" w:rsidRDefault="00A9591D" w:rsidP="006769F3">
      <w:pPr>
        <w:spacing w:line="276" w:lineRule="auto"/>
        <w:rPr>
          <w:b/>
          <w:color w:val="000000" w:themeColor="text1"/>
          <w:sz w:val="24"/>
          <w:szCs w:val="24"/>
        </w:rPr>
        <w:pPrChange w:id="522" w:author="Shicheng Guo" w:date="2014-09-05T16:28:00Z">
          <w:pPr>
            <w:spacing w:line="276" w:lineRule="auto"/>
            <w:jc w:val="left"/>
          </w:pPr>
        </w:pPrChange>
      </w:pPr>
      <w:proofErr w:type="gramStart"/>
      <w:r w:rsidRPr="0057759A">
        <w:rPr>
          <w:b/>
          <w:color w:val="000000" w:themeColor="text1"/>
          <w:sz w:val="24"/>
          <w:szCs w:val="24"/>
        </w:rPr>
        <w:t>Supplementary Table S3.</w:t>
      </w:r>
      <w:proofErr w:type="gramEnd"/>
      <w:r w:rsidRPr="0057759A">
        <w:rPr>
          <w:b/>
          <w:color w:val="000000" w:themeColor="text1"/>
          <w:sz w:val="24"/>
          <w:szCs w:val="24"/>
        </w:rPr>
        <w:t xml:space="preserve"> PC related </w:t>
      </w:r>
      <w:proofErr w:type="spellStart"/>
      <w:r w:rsidRPr="0057759A">
        <w:rPr>
          <w:b/>
          <w:color w:val="000000" w:themeColor="text1"/>
          <w:sz w:val="24"/>
          <w:szCs w:val="24"/>
        </w:rPr>
        <w:t>hypermethtylated</w:t>
      </w:r>
      <w:proofErr w:type="spellEnd"/>
      <w:r w:rsidRPr="0057759A">
        <w:rPr>
          <w:b/>
          <w:color w:val="000000" w:themeColor="text1"/>
          <w:sz w:val="24"/>
          <w:szCs w:val="24"/>
        </w:rPr>
        <w:t xml:space="preserve"> DMR in orphan CGI</w:t>
      </w:r>
    </w:p>
    <w:p w:rsidR="00A9591D" w:rsidRPr="0057759A" w:rsidRDefault="00A9591D" w:rsidP="006769F3">
      <w:pPr>
        <w:spacing w:line="276" w:lineRule="auto"/>
        <w:rPr>
          <w:b/>
          <w:color w:val="000000" w:themeColor="text1"/>
          <w:sz w:val="24"/>
          <w:szCs w:val="24"/>
        </w:rPr>
        <w:pPrChange w:id="523" w:author="Shicheng Guo" w:date="2014-09-05T16:28:00Z">
          <w:pPr>
            <w:spacing w:line="276" w:lineRule="auto"/>
            <w:jc w:val="left"/>
          </w:pPr>
        </w:pPrChange>
      </w:pPr>
      <w:proofErr w:type="gramStart"/>
      <w:r w:rsidRPr="0057759A">
        <w:rPr>
          <w:b/>
          <w:color w:val="000000" w:themeColor="text1"/>
          <w:sz w:val="24"/>
          <w:szCs w:val="24"/>
        </w:rPr>
        <w:t>Supplementary Table S4.</w:t>
      </w:r>
      <w:proofErr w:type="gramEnd"/>
      <w:r w:rsidRPr="0057759A">
        <w:rPr>
          <w:b/>
          <w:color w:val="000000" w:themeColor="text1"/>
          <w:sz w:val="24"/>
          <w:szCs w:val="24"/>
        </w:rPr>
        <w:t xml:space="preserve"> PC related </w:t>
      </w:r>
      <w:proofErr w:type="spellStart"/>
      <w:r w:rsidRPr="0057759A">
        <w:rPr>
          <w:b/>
          <w:color w:val="000000" w:themeColor="text1"/>
          <w:sz w:val="24"/>
          <w:szCs w:val="24"/>
        </w:rPr>
        <w:t>hypomethtylated</w:t>
      </w:r>
      <w:proofErr w:type="spellEnd"/>
      <w:r w:rsidRPr="0057759A">
        <w:rPr>
          <w:b/>
          <w:color w:val="000000" w:themeColor="text1"/>
          <w:sz w:val="24"/>
          <w:szCs w:val="24"/>
        </w:rPr>
        <w:t xml:space="preserve"> DMR in orphan CGI</w:t>
      </w:r>
    </w:p>
    <w:p w:rsidR="00A9591D" w:rsidRPr="0057759A" w:rsidRDefault="00A9591D" w:rsidP="006769F3">
      <w:pPr>
        <w:spacing w:line="276" w:lineRule="auto"/>
        <w:rPr>
          <w:b/>
          <w:color w:val="000000" w:themeColor="text1"/>
          <w:sz w:val="24"/>
          <w:szCs w:val="24"/>
        </w:rPr>
        <w:pPrChange w:id="524" w:author="Shicheng Guo" w:date="2014-09-05T16:28:00Z">
          <w:pPr>
            <w:spacing w:line="276" w:lineRule="auto"/>
            <w:jc w:val="left"/>
          </w:pPr>
        </w:pPrChange>
      </w:pPr>
      <w:proofErr w:type="gramStart"/>
      <w:r w:rsidRPr="0057759A">
        <w:rPr>
          <w:b/>
          <w:color w:val="000000" w:themeColor="text1"/>
          <w:sz w:val="24"/>
          <w:szCs w:val="24"/>
        </w:rPr>
        <w:t>Supplementary Table S5.</w:t>
      </w:r>
      <w:proofErr w:type="gramEnd"/>
      <w:r w:rsidRPr="0057759A">
        <w:rPr>
          <w:b/>
          <w:color w:val="000000" w:themeColor="text1"/>
          <w:sz w:val="24"/>
          <w:szCs w:val="24"/>
        </w:rPr>
        <w:t xml:space="preserve"> PC-related </w:t>
      </w:r>
      <w:proofErr w:type="spellStart"/>
      <w:r w:rsidRPr="0057759A">
        <w:rPr>
          <w:b/>
          <w:color w:val="000000" w:themeColor="text1"/>
          <w:sz w:val="24"/>
          <w:szCs w:val="24"/>
        </w:rPr>
        <w:t>hypermethylated</w:t>
      </w:r>
      <w:proofErr w:type="spellEnd"/>
      <w:r w:rsidRPr="0057759A">
        <w:rPr>
          <w:b/>
          <w:color w:val="000000" w:themeColor="text1"/>
          <w:sz w:val="24"/>
          <w:szCs w:val="24"/>
        </w:rPr>
        <w:t xml:space="preserve"> genes that lacks CGI in their promoters</w:t>
      </w:r>
    </w:p>
    <w:p w:rsidR="00A9591D" w:rsidRPr="0057759A" w:rsidRDefault="00A9591D" w:rsidP="006769F3">
      <w:pPr>
        <w:spacing w:line="276" w:lineRule="auto"/>
        <w:rPr>
          <w:b/>
          <w:color w:val="000000" w:themeColor="text1"/>
          <w:sz w:val="24"/>
          <w:szCs w:val="24"/>
        </w:rPr>
        <w:pPrChange w:id="525" w:author="Shicheng Guo" w:date="2014-09-05T16:28:00Z">
          <w:pPr>
            <w:spacing w:line="276" w:lineRule="auto"/>
            <w:jc w:val="left"/>
          </w:pPr>
        </w:pPrChange>
      </w:pPr>
      <w:proofErr w:type="gramStart"/>
      <w:r w:rsidRPr="0057759A">
        <w:rPr>
          <w:b/>
          <w:color w:val="000000" w:themeColor="text1"/>
          <w:sz w:val="24"/>
          <w:szCs w:val="24"/>
        </w:rPr>
        <w:t>Supplementary Table S6.</w:t>
      </w:r>
      <w:proofErr w:type="gramEnd"/>
      <w:r w:rsidRPr="0057759A">
        <w:rPr>
          <w:b/>
          <w:color w:val="000000" w:themeColor="text1"/>
          <w:sz w:val="24"/>
          <w:szCs w:val="24"/>
        </w:rPr>
        <w:t xml:space="preserve"> PC-related </w:t>
      </w:r>
      <w:proofErr w:type="spellStart"/>
      <w:r w:rsidRPr="0057759A">
        <w:rPr>
          <w:b/>
          <w:color w:val="000000" w:themeColor="text1"/>
          <w:sz w:val="24"/>
          <w:szCs w:val="24"/>
        </w:rPr>
        <w:t>hypomethylated</w:t>
      </w:r>
      <w:proofErr w:type="spellEnd"/>
      <w:r w:rsidRPr="0057759A">
        <w:rPr>
          <w:b/>
          <w:color w:val="000000" w:themeColor="text1"/>
          <w:sz w:val="24"/>
          <w:szCs w:val="24"/>
        </w:rPr>
        <w:t xml:space="preserve"> genes that lacks CGI in their promoters</w:t>
      </w:r>
    </w:p>
    <w:p w:rsidR="00A9591D" w:rsidRPr="0057759A" w:rsidRDefault="00A9591D" w:rsidP="006769F3">
      <w:pPr>
        <w:spacing w:line="276" w:lineRule="auto"/>
        <w:rPr>
          <w:b/>
          <w:color w:val="000000" w:themeColor="text1"/>
          <w:sz w:val="24"/>
          <w:szCs w:val="24"/>
        </w:rPr>
        <w:pPrChange w:id="526" w:author="Shicheng Guo" w:date="2014-09-05T16:28:00Z">
          <w:pPr>
            <w:spacing w:line="276" w:lineRule="auto"/>
            <w:jc w:val="left"/>
          </w:pPr>
        </w:pPrChange>
      </w:pPr>
      <w:proofErr w:type="gramStart"/>
      <w:r w:rsidRPr="0057759A">
        <w:rPr>
          <w:b/>
          <w:color w:val="000000" w:themeColor="text1"/>
          <w:sz w:val="24"/>
          <w:szCs w:val="24"/>
        </w:rPr>
        <w:t>Supplementary Table S7.</w:t>
      </w:r>
      <w:proofErr w:type="gramEnd"/>
      <w:r w:rsidRPr="0057759A">
        <w:rPr>
          <w:b/>
          <w:color w:val="000000" w:themeColor="text1"/>
          <w:sz w:val="24"/>
          <w:szCs w:val="24"/>
        </w:rPr>
        <w:t xml:space="preserve"> PC related hyper-DMRs and the involved genes that were affected via both CGIs and CGI shore</w:t>
      </w:r>
    </w:p>
    <w:p w:rsidR="00A9591D" w:rsidRPr="0057759A" w:rsidRDefault="00A9591D" w:rsidP="006769F3">
      <w:pPr>
        <w:spacing w:line="276" w:lineRule="auto"/>
        <w:rPr>
          <w:b/>
          <w:color w:val="000000" w:themeColor="text1"/>
          <w:sz w:val="24"/>
          <w:szCs w:val="24"/>
        </w:rPr>
        <w:pPrChange w:id="527" w:author="Shicheng Guo" w:date="2014-09-05T16:28:00Z">
          <w:pPr>
            <w:spacing w:line="276" w:lineRule="auto"/>
            <w:jc w:val="left"/>
          </w:pPr>
        </w:pPrChange>
      </w:pPr>
      <w:proofErr w:type="gramStart"/>
      <w:r w:rsidRPr="0057759A">
        <w:rPr>
          <w:b/>
          <w:color w:val="000000" w:themeColor="text1"/>
          <w:sz w:val="24"/>
          <w:szCs w:val="24"/>
        </w:rPr>
        <w:t>Supplementary Table S8.</w:t>
      </w:r>
      <w:proofErr w:type="gramEnd"/>
      <w:r w:rsidRPr="0057759A">
        <w:rPr>
          <w:b/>
          <w:color w:val="000000" w:themeColor="text1"/>
          <w:sz w:val="24"/>
          <w:szCs w:val="24"/>
        </w:rPr>
        <w:t xml:space="preserve"> PC related hyper-DMRs and the involved genes that were affected via CGIs only</w:t>
      </w:r>
    </w:p>
    <w:p w:rsidR="00A9591D" w:rsidRPr="0057759A" w:rsidRDefault="00A9591D" w:rsidP="006769F3">
      <w:pPr>
        <w:spacing w:line="276" w:lineRule="auto"/>
        <w:rPr>
          <w:b/>
          <w:color w:val="000000" w:themeColor="text1"/>
          <w:sz w:val="24"/>
          <w:szCs w:val="24"/>
        </w:rPr>
        <w:pPrChange w:id="528" w:author="Shicheng Guo" w:date="2014-09-05T16:28:00Z">
          <w:pPr>
            <w:spacing w:line="276" w:lineRule="auto"/>
            <w:jc w:val="left"/>
          </w:pPr>
        </w:pPrChange>
      </w:pPr>
      <w:proofErr w:type="gramStart"/>
      <w:r w:rsidRPr="0057759A">
        <w:rPr>
          <w:b/>
          <w:color w:val="000000" w:themeColor="text1"/>
          <w:sz w:val="24"/>
          <w:szCs w:val="24"/>
        </w:rPr>
        <w:t>Supplementary Table S9.</w:t>
      </w:r>
      <w:proofErr w:type="gramEnd"/>
      <w:r w:rsidRPr="0057759A">
        <w:rPr>
          <w:b/>
          <w:color w:val="000000" w:themeColor="text1"/>
          <w:sz w:val="24"/>
          <w:szCs w:val="24"/>
        </w:rPr>
        <w:t xml:space="preserve"> PC related hyper-DMRs and the involved genes that were affected via CGI shores only</w:t>
      </w:r>
    </w:p>
    <w:p w:rsidR="00A9591D" w:rsidRPr="0057759A" w:rsidRDefault="00A9591D" w:rsidP="006769F3">
      <w:pPr>
        <w:spacing w:line="276" w:lineRule="auto"/>
        <w:rPr>
          <w:b/>
          <w:color w:val="000000" w:themeColor="text1"/>
          <w:sz w:val="24"/>
          <w:szCs w:val="24"/>
        </w:rPr>
        <w:pPrChange w:id="529" w:author="Shicheng Guo" w:date="2014-09-05T16:28:00Z">
          <w:pPr>
            <w:spacing w:line="276" w:lineRule="auto"/>
            <w:jc w:val="left"/>
          </w:pPr>
        </w:pPrChange>
      </w:pPr>
      <w:proofErr w:type="gramStart"/>
      <w:r w:rsidRPr="0057759A">
        <w:rPr>
          <w:b/>
          <w:color w:val="000000" w:themeColor="text1"/>
          <w:sz w:val="24"/>
          <w:szCs w:val="24"/>
        </w:rPr>
        <w:t>Supplementary Table S10.</w:t>
      </w:r>
      <w:proofErr w:type="gramEnd"/>
      <w:r w:rsidRPr="0057759A">
        <w:rPr>
          <w:b/>
          <w:color w:val="000000" w:themeColor="text1"/>
          <w:sz w:val="24"/>
          <w:szCs w:val="24"/>
        </w:rPr>
        <w:t xml:space="preserve"> PC related hypo-DMRs and the involved genes that were affected via both CGIs and CGI shores</w:t>
      </w:r>
    </w:p>
    <w:p w:rsidR="00A9591D" w:rsidRPr="0057759A" w:rsidRDefault="00A9591D" w:rsidP="006769F3">
      <w:pPr>
        <w:spacing w:line="276" w:lineRule="auto"/>
        <w:rPr>
          <w:b/>
          <w:color w:val="000000" w:themeColor="text1"/>
          <w:sz w:val="24"/>
          <w:szCs w:val="24"/>
        </w:rPr>
        <w:pPrChange w:id="530" w:author="Shicheng Guo" w:date="2014-09-05T16:28:00Z">
          <w:pPr>
            <w:spacing w:line="276" w:lineRule="auto"/>
            <w:jc w:val="left"/>
          </w:pPr>
        </w:pPrChange>
      </w:pPr>
      <w:proofErr w:type="spellStart"/>
      <w:r w:rsidRPr="0057759A">
        <w:rPr>
          <w:b/>
          <w:color w:val="000000" w:themeColor="text1"/>
          <w:sz w:val="24"/>
          <w:szCs w:val="24"/>
        </w:rPr>
        <w:t>SupplementaryTable</w:t>
      </w:r>
      <w:proofErr w:type="spellEnd"/>
      <w:r w:rsidRPr="0057759A">
        <w:rPr>
          <w:b/>
          <w:color w:val="000000" w:themeColor="text1"/>
          <w:sz w:val="24"/>
          <w:szCs w:val="24"/>
        </w:rPr>
        <w:t xml:space="preserve"> S11. PC related hypo-DMRs and the involved genes that were affected via CGIs only</w:t>
      </w:r>
    </w:p>
    <w:p w:rsidR="00A9591D" w:rsidRPr="0057759A" w:rsidRDefault="00A9591D" w:rsidP="006769F3">
      <w:pPr>
        <w:spacing w:line="276" w:lineRule="auto"/>
        <w:rPr>
          <w:b/>
          <w:color w:val="000000" w:themeColor="text1"/>
          <w:sz w:val="24"/>
          <w:szCs w:val="24"/>
        </w:rPr>
        <w:pPrChange w:id="531" w:author="Shicheng Guo" w:date="2014-09-05T16:28:00Z">
          <w:pPr>
            <w:spacing w:line="276" w:lineRule="auto"/>
            <w:jc w:val="left"/>
          </w:pPr>
        </w:pPrChange>
      </w:pPr>
      <w:proofErr w:type="gramStart"/>
      <w:r w:rsidRPr="0057759A">
        <w:rPr>
          <w:b/>
          <w:color w:val="000000" w:themeColor="text1"/>
          <w:sz w:val="24"/>
          <w:szCs w:val="24"/>
        </w:rPr>
        <w:t>Supplementary Table S12.</w:t>
      </w:r>
      <w:proofErr w:type="gramEnd"/>
      <w:r w:rsidRPr="0057759A">
        <w:rPr>
          <w:b/>
          <w:color w:val="000000" w:themeColor="text1"/>
          <w:sz w:val="24"/>
          <w:szCs w:val="24"/>
        </w:rPr>
        <w:t xml:space="preserve"> PC related hypo-DMRs and the involved genes that were </w:t>
      </w:r>
      <w:r w:rsidRPr="0057759A">
        <w:rPr>
          <w:b/>
          <w:color w:val="000000" w:themeColor="text1"/>
          <w:sz w:val="24"/>
          <w:szCs w:val="24"/>
        </w:rPr>
        <w:lastRenderedPageBreak/>
        <w:t>affected via CGI shores only</w:t>
      </w:r>
    </w:p>
    <w:p w:rsidR="00A9591D" w:rsidRPr="0057759A" w:rsidRDefault="00A9591D" w:rsidP="006769F3">
      <w:pPr>
        <w:spacing w:line="276" w:lineRule="auto"/>
        <w:rPr>
          <w:b/>
          <w:color w:val="000000" w:themeColor="text1"/>
          <w:sz w:val="24"/>
          <w:szCs w:val="24"/>
        </w:rPr>
        <w:pPrChange w:id="532" w:author="Shicheng Guo" w:date="2014-09-05T16:28:00Z">
          <w:pPr>
            <w:spacing w:line="276" w:lineRule="auto"/>
            <w:jc w:val="left"/>
          </w:pPr>
        </w:pPrChange>
      </w:pPr>
      <w:proofErr w:type="gramStart"/>
      <w:r w:rsidRPr="0057759A">
        <w:rPr>
          <w:b/>
          <w:color w:val="000000" w:themeColor="text1"/>
          <w:sz w:val="24"/>
          <w:szCs w:val="24"/>
        </w:rPr>
        <w:t>Supplementary Table S13.</w:t>
      </w:r>
      <w:proofErr w:type="gramEnd"/>
      <w:r w:rsidRPr="0057759A">
        <w:rPr>
          <w:b/>
          <w:color w:val="000000" w:themeColor="text1"/>
          <w:sz w:val="24"/>
          <w:szCs w:val="24"/>
        </w:rPr>
        <w:t xml:space="preserve"> PC-related </w:t>
      </w:r>
      <w:proofErr w:type="spellStart"/>
      <w:r w:rsidRPr="0057759A">
        <w:rPr>
          <w:b/>
          <w:color w:val="000000" w:themeColor="text1"/>
          <w:sz w:val="24"/>
          <w:szCs w:val="24"/>
        </w:rPr>
        <w:t>hypermethylated</w:t>
      </w:r>
      <w:proofErr w:type="spellEnd"/>
      <w:r w:rsidRPr="0057759A">
        <w:rPr>
          <w:b/>
          <w:color w:val="000000" w:themeColor="text1"/>
          <w:sz w:val="24"/>
          <w:szCs w:val="24"/>
        </w:rPr>
        <w:t xml:space="preserve"> CGI in gene promoters</w:t>
      </w:r>
    </w:p>
    <w:p w:rsidR="00A9591D" w:rsidRPr="0057759A" w:rsidRDefault="00A9591D" w:rsidP="006769F3">
      <w:pPr>
        <w:spacing w:line="276" w:lineRule="auto"/>
        <w:rPr>
          <w:b/>
          <w:color w:val="000000" w:themeColor="text1"/>
          <w:sz w:val="24"/>
          <w:szCs w:val="24"/>
        </w:rPr>
        <w:pPrChange w:id="533" w:author="Shicheng Guo" w:date="2014-09-05T16:28:00Z">
          <w:pPr>
            <w:spacing w:line="276" w:lineRule="auto"/>
            <w:jc w:val="left"/>
          </w:pPr>
        </w:pPrChange>
      </w:pPr>
      <w:proofErr w:type="gramStart"/>
      <w:r w:rsidRPr="0057759A">
        <w:rPr>
          <w:b/>
          <w:color w:val="000000" w:themeColor="text1"/>
          <w:sz w:val="24"/>
          <w:szCs w:val="24"/>
        </w:rPr>
        <w:t>Supplementary Table S14.</w:t>
      </w:r>
      <w:proofErr w:type="gramEnd"/>
      <w:r w:rsidRPr="0057759A">
        <w:rPr>
          <w:b/>
          <w:color w:val="000000" w:themeColor="text1"/>
          <w:sz w:val="24"/>
          <w:szCs w:val="24"/>
        </w:rPr>
        <w:t xml:space="preserve"> PC-related </w:t>
      </w:r>
      <w:proofErr w:type="spellStart"/>
      <w:r w:rsidRPr="0057759A">
        <w:rPr>
          <w:b/>
          <w:color w:val="000000" w:themeColor="text1"/>
          <w:sz w:val="24"/>
          <w:szCs w:val="24"/>
        </w:rPr>
        <w:t>hypomethylated</w:t>
      </w:r>
      <w:proofErr w:type="spellEnd"/>
      <w:r w:rsidRPr="0057759A">
        <w:rPr>
          <w:b/>
          <w:color w:val="000000" w:themeColor="text1"/>
          <w:sz w:val="24"/>
          <w:szCs w:val="24"/>
        </w:rPr>
        <w:t xml:space="preserve"> CGI in gene promoters</w:t>
      </w:r>
    </w:p>
    <w:p w:rsidR="00A9591D" w:rsidRPr="0057759A" w:rsidRDefault="00A9591D" w:rsidP="006769F3">
      <w:pPr>
        <w:spacing w:line="276" w:lineRule="auto"/>
        <w:rPr>
          <w:b/>
          <w:color w:val="000000" w:themeColor="text1"/>
          <w:sz w:val="24"/>
          <w:szCs w:val="24"/>
        </w:rPr>
        <w:pPrChange w:id="534" w:author="Shicheng Guo" w:date="2014-09-05T16:28:00Z">
          <w:pPr>
            <w:spacing w:line="276" w:lineRule="auto"/>
            <w:jc w:val="left"/>
          </w:pPr>
        </w:pPrChange>
      </w:pPr>
      <w:proofErr w:type="gramStart"/>
      <w:r w:rsidRPr="0057759A">
        <w:rPr>
          <w:b/>
          <w:color w:val="000000" w:themeColor="text1"/>
          <w:sz w:val="24"/>
          <w:szCs w:val="24"/>
        </w:rPr>
        <w:t>Supplementary Table S15.</w:t>
      </w:r>
      <w:proofErr w:type="gramEnd"/>
      <w:r w:rsidRPr="0057759A">
        <w:rPr>
          <w:b/>
          <w:color w:val="000000" w:themeColor="text1"/>
          <w:sz w:val="24"/>
          <w:szCs w:val="24"/>
        </w:rPr>
        <w:t xml:space="preserve"> MSP validation of 40 targets in clinical samples and cell lines</w:t>
      </w:r>
    </w:p>
    <w:p w:rsidR="00A9591D" w:rsidRPr="0057759A" w:rsidRDefault="00A9591D" w:rsidP="006769F3">
      <w:pPr>
        <w:spacing w:line="276" w:lineRule="auto"/>
        <w:rPr>
          <w:b/>
          <w:color w:val="000000" w:themeColor="text1"/>
          <w:sz w:val="24"/>
          <w:szCs w:val="24"/>
        </w:rPr>
        <w:pPrChange w:id="535" w:author="Shicheng Guo" w:date="2014-09-05T16:28:00Z">
          <w:pPr>
            <w:spacing w:line="276" w:lineRule="auto"/>
            <w:jc w:val="left"/>
          </w:pPr>
        </w:pPrChange>
      </w:pPr>
      <w:proofErr w:type="gramStart"/>
      <w:r w:rsidRPr="0057759A">
        <w:rPr>
          <w:b/>
          <w:color w:val="000000" w:themeColor="text1"/>
          <w:sz w:val="24"/>
          <w:szCs w:val="24"/>
        </w:rPr>
        <w:t>Supplementary Table S16.</w:t>
      </w:r>
      <w:proofErr w:type="gramEnd"/>
      <w:r w:rsidRPr="0057759A">
        <w:rPr>
          <w:b/>
          <w:color w:val="000000" w:themeColor="text1"/>
          <w:sz w:val="24"/>
          <w:szCs w:val="24"/>
        </w:rPr>
        <w:t xml:space="preserve"> The </w:t>
      </w:r>
      <w:proofErr w:type="spellStart"/>
      <w:r w:rsidRPr="0057759A">
        <w:rPr>
          <w:b/>
          <w:color w:val="000000" w:themeColor="text1"/>
          <w:sz w:val="24"/>
          <w:szCs w:val="24"/>
        </w:rPr>
        <w:t>hypermethylated</w:t>
      </w:r>
      <w:proofErr w:type="spellEnd"/>
      <w:r w:rsidRPr="0057759A">
        <w:rPr>
          <w:b/>
          <w:color w:val="000000" w:themeColor="text1"/>
          <w:sz w:val="24"/>
          <w:szCs w:val="24"/>
        </w:rPr>
        <w:t xml:space="preserve"> genes (loci) recovered by both </w:t>
      </w:r>
      <w:proofErr w:type="spellStart"/>
      <w:r w:rsidRPr="0057759A">
        <w:rPr>
          <w:b/>
          <w:color w:val="000000" w:themeColor="text1"/>
          <w:sz w:val="24"/>
          <w:szCs w:val="24"/>
        </w:rPr>
        <w:t>MethylCap-seq</w:t>
      </w:r>
      <w:proofErr w:type="spellEnd"/>
      <w:r w:rsidRPr="0057759A">
        <w:rPr>
          <w:b/>
          <w:color w:val="000000" w:themeColor="text1"/>
          <w:sz w:val="24"/>
          <w:szCs w:val="24"/>
        </w:rPr>
        <w:t xml:space="preserve"> and Microarray 244k chip</w:t>
      </w:r>
    </w:p>
    <w:p w:rsidR="00A9591D" w:rsidRPr="0057759A" w:rsidRDefault="00A9591D" w:rsidP="006769F3">
      <w:pPr>
        <w:spacing w:line="276" w:lineRule="auto"/>
        <w:rPr>
          <w:b/>
          <w:color w:val="000000" w:themeColor="text1"/>
          <w:sz w:val="24"/>
          <w:szCs w:val="24"/>
        </w:rPr>
        <w:pPrChange w:id="536" w:author="Shicheng Guo" w:date="2014-09-05T16:28:00Z">
          <w:pPr>
            <w:spacing w:line="276" w:lineRule="auto"/>
            <w:jc w:val="left"/>
          </w:pPr>
        </w:pPrChange>
      </w:pPr>
      <w:proofErr w:type="gramStart"/>
      <w:r w:rsidRPr="0057759A">
        <w:rPr>
          <w:b/>
          <w:color w:val="000000" w:themeColor="text1"/>
          <w:sz w:val="24"/>
          <w:szCs w:val="24"/>
        </w:rPr>
        <w:t>Supplementary Table S17.</w:t>
      </w:r>
      <w:proofErr w:type="gramEnd"/>
      <w:r w:rsidRPr="0057759A">
        <w:rPr>
          <w:b/>
          <w:color w:val="000000" w:themeColor="text1"/>
          <w:sz w:val="24"/>
          <w:szCs w:val="24"/>
        </w:rPr>
        <w:t xml:space="preserve"> The </w:t>
      </w:r>
      <w:proofErr w:type="spellStart"/>
      <w:r w:rsidRPr="0057759A">
        <w:rPr>
          <w:b/>
          <w:color w:val="000000" w:themeColor="text1"/>
          <w:sz w:val="24"/>
          <w:szCs w:val="24"/>
        </w:rPr>
        <w:t>hypomethylated</w:t>
      </w:r>
      <w:proofErr w:type="spellEnd"/>
      <w:r w:rsidRPr="0057759A">
        <w:rPr>
          <w:b/>
          <w:color w:val="000000" w:themeColor="text1"/>
          <w:sz w:val="24"/>
          <w:szCs w:val="24"/>
        </w:rPr>
        <w:t xml:space="preserve"> genes (loci) recovered by both </w:t>
      </w:r>
      <w:proofErr w:type="spellStart"/>
      <w:r w:rsidRPr="0057759A">
        <w:rPr>
          <w:b/>
          <w:color w:val="000000" w:themeColor="text1"/>
          <w:sz w:val="24"/>
          <w:szCs w:val="24"/>
        </w:rPr>
        <w:t>MethylCap-seq</w:t>
      </w:r>
      <w:proofErr w:type="spellEnd"/>
      <w:r w:rsidRPr="0057759A">
        <w:rPr>
          <w:b/>
          <w:color w:val="000000" w:themeColor="text1"/>
          <w:sz w:val="24"/>
          <w:szCs w:val="24"/>
        </w:rPr>
        <w:t xml:space="preserve"> and Microarray 244k chip</w:t>
      </w:r>
    </w:p>
    <w:p w:rsidR="00A9591D" w:rsidRPr="0057759A" w:rsidRDefault="00A9591D" w:rsidP="006769F3">
      <w:pPr>
        <w:spacing w:line="276" w:lineRule="auto"/>
        <w:rPr>
          <w:b/>
          <w:color w:val="000000" w:themeColor="text1"/>
          <w:sz w:val="24"/>
          <w:szCs w:val="24"/>
        </w:rPr>
        <w:pPrChange w:id="537" w:author="Shicheng Guo" w:date="2014-09-05T16:28:00Z">
          <w:pPr>
            <w:spacing w:line="276" w:lineRule="auto"/>
            <w:jc w:val="left"/>
          </w:pPr>
        </w:pPrChange>
      </w:pPr>
      <w:proofErr w:type="gramStart"/>
      <w:r w:rsidRPr="0057759A">
        <w:rPr>
          <w:b/>
          <w:color w:val="000000" w:themeColor="text1"/>
          <w:sz w:val="24"/>
          <w:szCs w:val="24"/>
        </w:rPr>
        <w:t>Supplementary Table S18.</w:t>
      </w:r>
      <w:proofErr w:type="gramEnd"/>
      <w:r w:rsidRPr="0057759A">
        <w:rPr>
          <w:b/>
          <w:color w:val="000000" w:themeColor="text1"/>
          <w:sz w:val="24"/>
          <w:szCs w:val="24"/>
        </w:rPr>
        <w:t xml:space="preserve"> Gene symbol of genes aberrantly methylated in our study </w:t>
      </w:r>
      <w:proofErr w:type="gramStart"/>
      <w:r w:rsidRPr="0057759A">
        <w:rPr>
          <w:b/>
          <w:color w:val="000000" w:themeColor="text1"/>
          <w:sz w:val="24"/>
          <w:szCs w:val="24"/>
        </w:rPr>
        <w:t>and  previous</w:t>
      </w:r>
      <w:proofErr w:type="gramEnd"/>
      <w:r w:rsidRPr="0057759A">
        <w:rPr>
          <w:b/>
          <w:color w:val="000000" w:themeColor="text1"/>
          <w:sz w:val="24"/>
          <w:szCs w:val="24"/>
        </w:rPr>
        <w:t xml:space="preserve"> studies</w:t>
      </w:r>
    </w:p>
    <w:p w:rsidR="00A9591D" w:rsidRPr="0057759A" w:rsidRDefault="00A9591D" w:rsidP="006769F3">
      <w:pPr>
        <w:pStyle w:val="Default"/>
        <w:spacing w:line="276" w:lineRule="auto"/>
        <w:jc w:val="both"/>
        <w:rPr>
          <w:rFonts w:asciiTheme="minorHAnsi" w:eastAsia="宋体" w:cs="Arial"/>
          <w:color w:val="000000" w:themeColor="text1"/>
        </w:rPr>
        <w:pPrChange w:id="538" w:author="Shicheng Guo" w:date="2014-09-05T16:28:00Z">
          <w:pPr>
            <w:pStyle w:val="Default"/>
            <w:spacing w:line="276" w:lineRule="auto"/>
          </w:pPr>
        </w:pPrChange>
      </w:pPr>
    </w:p>
    <w:sectPr w:rsidR="00A9591D" w:rsidRPr="0057759A" w:rsidSect="00967C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400" w:rsidRDefault="00481400" w:rsidP="009B7941">
      <w:r>
        <w:separator/>
      </w:r>
    </w:p>
  </w:endnote>
  <w:endnote w:type="continuationSeparator" w:id="0">
    <w:p w:rsidR="00481400" w:rsidRDefault="00481400" w:rsidP="009B7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400" w:rsidRDefault="00481400" w:rsidP="009B7941">
      <w:r>
        <w:separator/>
      </w:r>
    </w:p>
  </w:footnote>
  <w:footnote w:type="continuationSeparator" w:id="0">
    <w:p w:rsidR="00481400" w:rsidRDefault="00481400" w:rsidP="009B79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E1A05"/>
    <w:multiLevelType w:val="hybridMultilevel"/>
    <w:tmpl w:val="056C5D7C"/>
    <w:lvl w:ilvl="0" w:tplc="96FAA47E">
      <w:start w:val="4"/>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B931329"/>
    <w:multiLevelType w:val="hybridMultilevel"/>
    <w:tmpl w:val="377A9376"/>
    <w:lvl w:ilvl="0" w:tplc="ECC6180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7941"/>
    <w:rsid w:val="00001564"/>
    <w:rsid w:val="00046658"/>
    <w:rsid w:val="000675D5"/>
    <w:rsid w:val="00091E16"/>
    <w:rsid w:val="000922D0"/>
    <w:rsid w:val="000A0383"/>
    <w:rsid w:val="000A0B23"/>
    <w:rsid w:val="000A7250"/>
    <w:rsid w:val="000B3B04"/>
    <w:rsid w:val="000C1547"/>
    <w:rsid w:val="000E414F"/>
    <w:rsid w:val="001026EB"/>
    <w:rsid w:val="0010602E"/>
    <w:rsid w:val="00113000"/>
    <w:rsid w:val="00142F89"/>
    <w:rsid w:val="00151609"/>
    <w:rsid w:val="00161465"/>
    <w:rsid w:val="00182B9E"/>
    <w:rsid w:val="00184456"/>
    <w:rsid w:val="0019723D"/>
    <w:rsid w:val="001A63E7"/>
    <w:rsid w:val="00282AF8"/>
    <w:rsid w:val="00284752"/>
    <w:rsid w:val="002A61AA"/>
    <w:rsid w:val="002C302F"/>
    <w:rsid w:val="002F5978"/>
    <w:rsid w:val="002F7083"/>
    <w:rsid w:val="003069E8"/>
    <w:rsid w:val="00357046"/>
    <w:rsid w:val="00360A79"/>
    <w:rsid w:val="003A2C5A"/>
    <w:rsid w:val="003F0765"/>
    <w:rsid w:val="003F077E"/>
    <w:rsid w:val="003F620F"/>
    <w:rsid w:val="0040276A"/>
    <w:rsid w:val="00402EFC"/>
    <w:rsid w:val="00427013"/>
    <w:rsid w:val="004610C5"/>
    <w:rsid w:val="00462DF1"/>
    <w:rsid w:val="00481400"/>
    <w:rsid w:val="00491FCC"/>
    <w:rsid w:val="004C1341"/>
    <w:rsid w:val="00502A77"/>
    <w:rsid w:val="005315AB"/>
    <w:rsid w:val="00533760"/>
    <w:rsid w:val="00542479"/>
    <w:rsid w:val="00546BC9"/>
    <w:rsid w:val="00546D0F"/>
    <w:rsid w:val="00547E18"/>
    <w:rsid w:val="005501D1"/>
    <w:rsid w:val="0057759A"/>
    <w:rsid w:val="005D747F"/>
    <w:rsid w:val="00610CCF"/>
    <w:rsid w:val="00635386"/>
    <w:rsid w:val="006500B7"/>
    <w:rsid w:val="006606EF"/>
    <w:rsid w:val="00673294"/>
    <w:rsid w:val="006769F3"/>
    <w:rsid w:val="006802B5"/>
    <w:rsid w:val="006970FA"/>
    <w:rsid w:val="00697BE8"/>
    <w:rsid w:val="006A3F5C"/>
    <w:rsid w:val="006A585F"/>
    <w:rsid w:val="006C1238"/>
    <w:rsid w:val="006D3BB5"/>
    <w:rsid w:val="0072159E"/>
    <w:rsid w:val="00721DF2"/>
    <w:rsid w:val="0073632B"/>
    <w:rsid w:val="007517E5"/>
    <w:rsid w:val="00751A4D"/>
    <w:rsid w:val="00754437"/>
    <w:rsid w:val="007771DE"/>
    <w:rsid w:val="007914B0"/>
    <w:rsid w:val="007A195C"/>
    <w:rsid w:val="007B3D44"/>
    <w:rsid w:val="007E1FC1"/>
    <w:rsid w:val="007E53C3"/>
    <w:rsid w:val="00807B85"/>
    <w:rsid w:val="00815473"/>
    <w:rsid w:val="00825022"/>
    <w:rsid w:val="008271B4"/>
    <w:rsid w:val="00841766"/>
    <w:rsid w:val="00843E44"/>
    <w:rsid w:val="00857D5D"/>
    <w:rsid w:val="008618B1"/>
    <w:rsid w:val="00866FD2"/>
    <w:rsid w:val="00877121"/>
    <w:rsid w:val="00882A5D"/>
    <w:rsid w:val="00886370"/>
    <w:rsid w:val="008E1485"/>
    <w:rsid w:val="008E65E0"/>
    <w:rsid w:val="008F452B"/>
    <w:rsid w:val="009000A9"/>
    <w:rsid w:val="00901B5A"/>
    <w:rsid w:val="00907E31"/>
    <w:rsid w:val="00912E49"/>
    <w:rsid w:val="009174A7"/>
    <w:rsid w:val="00922173"/>
    <w:rsid w:val="009321CB"/>
    <w:rsid w:val="009500DE"/>
    <w:rsid w:val="00962F84"/>
    <w:rsid w:val="00966526"/>
    <w:rsid w:val="00967CE3"/>
    <w:rsid w:val="009A7622"/>
    <w:rsid w:val="009B41EC"/>
    <w:rsid w:val="009B7941"/>
    <w:rsid w:val="009C597E"/>
    <w:rsid w:val="009D5B8D"/>
    <w:rsid w:val="00A03DF0"/>
    <w:rsid w:val="00A0552C"/>
    <w:rsid w:val="00A12650"/>
    <w:rsid w:val="00A31696"/>
    <w:rsid w:val="00A36503"/>
    <w:rsid w:val="00A55849"/>
    <w:rsid w:val="00A668F3"/>
    <w:rsid w:val="00A761F9"/>
    <w:rsid w:val="00A913C8"/>
    <w:rsid w:val="00A9591D"/>
    <w:rsid w:val="00A97C57"/>
    <w:rsid w:val="00AA3E31"/>
    <w:rsid w:val="00AD043C"/>
    <w:rsid w:val="00AD19A0"/>
    <w:rsid w:val="00AE2B00"/>
    <w:rsid w:val="00AE4010"/>
    <w:rsid w:val="00AF1CBE"/>
    <w:rsid w:val="00AF78DA"/>
    <w:rsid w:val="00B134E3"/>
    <w:rsid w:val="00B16AF5"/>
    <w:rsid w:val="00B20D10"/>
    <w:rsid w:val="00B26516"/>
    <w:rsid w:val="00B45337"/>
    <w:rsid w:val="00B63E91"/>
    <w:rsid w:val="00BF19D8"/>
    <w:rsid w:val="00C6206C"/>
    <w:rsid w:val="00C85C79"/>
    <w:rsid w:val="00C87BDF"/>
    <w:rsid w:val="00CA0CFC"/>
    <w:rsid w:val="00CA20F2"/>
    <w:rsid w:val="00CB34C2"/>
    <w:rsid w:val="00CC26B6"/>
    <w:rsid w:val="00CC3C9D"/>
    <w:rsid w:val="00D103DA"/>
    <w:rsid w:val="00D2252B"/>
    <w:rsid w:val="00D235D4"/>
    <w:rsid w:val="00D25873"/>
    <w:rsid w:val="00D37AE3"/>
    <w:rsid w:val="00D442CF"/>
    <w:rsid w:val="00D4708B"/>
    <w:rsid w:val="00D67902"/>
    <w:rsid w:val="00D9503A"/>
    <w:rsid w:val="00D95A8A"/>
    <w:rsid w:val="00DD778D"/>
    <w:rsid w:val="00E1115F"/>
    <w:rsid w:val="00E14865"/>
    <w:rsid w:val="00E6340E"/>
    <w:rsid w:val="00EB28CF"/>
    <w:rsid w:val="00ED2206"/>
    <w:rsid w:val="00EF1360"/>
    <w:rsid w:val="00EF3596"/>
    <w:rsid w:val="00F02DE3"/>
    <w:rsid w:val="00F25BD1"/>
    <w:rsid w:val="00F34F29"/>
    <w:rsid w:val="00F466CA"/>
    <w:rsid w:val="00F561C0"/>
    <w:rsid w:val="00F8022E"/>
    <w:rsid w:val="00FA296A"/>
    <w:rsid w:val="00FA5538"/>
    <w:rsid w:val="00FA6E0F"/>
    <w:rsid w:val="00FC6CB7"/>
    <w:rsid w:val="00FD0FEF"/>
    <w:rsid w:val="00FE4302"/>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CE3"/>
    <w:pPr>
      <w:widowControl w:val="0"/>
      <w:jc w:val="both"/>
    </w:pPr>
  </w:style>
  <w:style w:type="paragraph" w:styleId="2">
    <w:name w:val="heading 2"/>
    <w:basedOn w:val="a"/>
    <w:next w:val="a"/>
    <w:link w:val="2Char"/>
    <w:uiPriority w:val="9"/>
    <w:unhideWhenUsed/>
    <w:qFormat/>
    <w:rsid w:val="00B134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913C8"/>
    <w:pPr>
      <w:keepNext/>
      <w:keepLines/>
      <w:spacing w:before="120" w:after="120" w:line="480" w:lineRule="auto"/>
      <w:outlineLvl w:val="2"/>
    </w:pPr>
    <w:rPr>
      <w:b/>
      <w:bCs/>
      <w:sz w:val="32"/>
      <w:szCs w:val="32"/>
    </w:rPr>
  </w:style>
  <w:style w:type="paragraph" w:styleId="4">
    <w:name w:val="heading 4"/>
    <w:basedOn w:val="a"/>
    <w:next w:val="a"/>
    <w:link w:val="4Char"/>
    <w:uiPriority w:val="9"/>
    <w:unhideWhenUsed/>
    <w:qFormat/>
    <w:rsid w:val="003F620F"/>
    <w:pPr>
      <w:keepNext/>
      <w:keepLines/>
      <w:spacing w:before="120" w:after="120"/>
      <w:outlineLvl w:val="3"/>
    </w:pPr>
    <w:rPr>
      <w:rFonts w:asciiTheme="majorHAnsi"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79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7941"/>
    <w:rPr>
      <w:sz w:val="18"/>
      <w:szCs w:val="18"/>
    </w:rPr>
  </w:style>
  <w:style w:type="paragraph" w:styleId="a4">
    <w:name w:val="footer"/>
    <w:basedOn w:val="a"/>
    <w:link w:val="Char0"/>
    <w:uiPriority w:val="99"/>
    <w:unhideWhenUsed/>
    <w:rsid w:val="009B7941"/>
    <w:pPr>
      <w:tabs>
        <w:tab w:val="center" w:pos="4153"/>
        <w:tab w:val="right" w:pos="8306"/>
      </w:tabs>
      <w:snapToGrid w:val="0"/>
      <w:jc w:val="left"/>
    </w:pPr>
    <w:rPr>
      <w:sz w:val="18"/>
      <w:szCs w:val="18"/>
    </w:rPr>
  </w:style>
  <w:style w:type="character" w:customStyle="1" w:styleId="Char0">
    <w:name w:val="页脚 Char"/>
    <w:basedOn w:val="a0"/>
    <w:link w:val="a4"/>
    <w:uiPriority w:val="99"/>
    <w:rsid w:val="009B7941"/>
    <w:rPr>
      <w:sz w:val="18"/>
      <w:szCs w:val="18"/>
    </w:rPr>
  </w:style>
  <w:style w:type="paragraph" w:customStyle="1" w:styleId="Default">
    <w:name w:val="Default"/>
    <w:rsid w:val="009B7941"/>
    <w:pPr>
      <w:widowControl w:val="0"/>
      <w:autoSpaceDE w:val="0"/>
      <w:autoSpaceDN w:val="0"/>
      <w:adjustRightInd w:val="0"/>
    </w:pPr>
    <w:rPr>
      <w:rFonts w:ascii="Arial Unicode MS" w:eastAsia="Arial Unicode MS" w:cs="Arial Unicode MS"/>
      <w:color w:val="000000"/>
      <w:kern w:val="0"/>
      <w:sz w:val="24"/>
      <w:szCs w:val="24"/>
    </w:rPr>
  </w:style>
  <w:style w:type="paragraph" w:customStyle="1" w:styleId="CM41">
    <w:name w:val="CM41"/>
    <w:basedOn w:val="Default"/>
    <w:next w:val="Default"/>
    <w:uiPriority w:val="99"/>
    <w:rsid w:val="009B7941"/>
    <w:rPr>
      <w:color w:val="auto"/>
    </w:rPr>
  </w:style>
  <w:style w:type="paragraph" w:customStyle="1" w:styleId="CM2">
    <w:name w:val="CM2"/>
    <w:basedOn w:val="Default"/>
    <w:next w:val="Default"/>
    <w:uiPriority w:val="99"/>
    <w:rsid w:val="009B7941"/>
    <w:pPr>
      <w:spacing w:line="313" w:lineRule="atLeast"/>
    </w:pPr>
    <w:rPr>
      <w:color w:val="auto"/>
    </w:rPr>
  </w:style>
  <w:style w:type="paragraph" w:customStyle="1" w:styleId="CM43">
    <w:name w:val="CM43"/>
    <w:basedOn w:val="Default"/>
    <w:next w:val="Default"/>
    <w:uiPriority w:val="99"/>
    <w:rsid w:val="009B7941"/>
    <w:rPr>
      <w:color w:val="auto"/>
    </w:rPr>
  </w:style>
  <w:style w:type="paragraph" w:customStyle="1" w:styleId="CM40">
    <w:name w:val="CM40"/>
    <w:basedOn w:val="Default"/>
    <w:next w:val="Default"/>
    <w:uiPriority w:val="99"/>
    <w:rsid w:val="009B7941"/>
    <w:rPr>
      <w:color w:val="auto"/>
    </w:rPr>
  </w:style>
  <w:style w:type="paragraph" w:customStyle="1" w:styleId="CM44">
    <w:name w:val="CM44"/>
    <w:basedOn w:val="Default"/>
    <w:next w:val="Default"/>
    <w:uiPriority w:val="99"/>
    <w:rsid w:val="009B7941"/>
    <w:rPr>
      <w:color w:val="auto"/>
    </w:rPr>
  </w:style>
  <w:style w:type="paragraph" w:customStyle="1" w:styleId="CM4">
    <w:name w:val="CM4"/>
    <w:basedOn w:val="Default"/>
    <w:next w:val="Default"/>
    <w:uiPriority w:val="99"/>
    <w:rsid w:val="009B7941"/>
    <w:pPr>
      <w:spacing w:line="468" w:lineRule="atLeast"/>
    </w:pPr>
    <w:rPr>
      <w:color w:val="auto"/>
    </w:rPr>
  </w:style>
  <w:style w:type="paragraph" w:customStyle="1" w:styleId="CM45">
    <w:name w:val="CM45"/>
    <w:basedOn w:val="Default"/>
    <w:next w:val="Default"/>
    <w:uiPriority w:val="99"/>
    <w:rsid w:val="009B7941"/>
    <w:rPr>
      <w:color w:val="auto"/>
    </w:rPr>
  </w:style>
  <w:style w:type="paragraph" w:customStyle="1" w:styleId="CM47">
    <w:name w:val="CM47"/>
    <w:basedOn w:val="Default"/>
    <w:next w:val="Default"/>
    <w:uiPriority w:val="99"/>
    <w:rsid w:val="009B7941"/>
    <w:rPr>
      <w:color w:val="auto"/>
    </w:rPr>
  </w:style>
  <w:style w:type="paragraph" w:customStyle="1" w:styleId="CM5">
    <w:name w:val="CM5"/>
    <w:basedOn w:val="Default"/>
    <w:next w:val="Default"/>
    <w:uiPriority w:val="99"/>
    <w:rsid w:val="009B7941"/>
    <w:pPr>
      <w:spacing w:line="358" w:lineRule="atLeast"/>
    </w:pPr>
    <w:rPr>
      <w:color w:val="auto"/>
    </w:rPr>
  </w:style>
  <w:style w:type="paragraph" w:customStyle="1" w:styleId="CM6">
    <w:name w:val="CM6"/>
    <w:basedOn w:val="Default"/>
    <w:next w:val="Default"/>
    <w:uiPriority w:val="99"/>
    <w:rsid w:val="009B7941"/>
    <w:pPr>
      <w:spacing w:line="360" w:lineRule="atLeast"/>
    </w:pPr>
    <w:rPr>
      <w:color w:val="auto"/>
    </w:rPr>
  </w:style>
  <w:style w:type="paragraph" w:customStyle="1" w:styleId="CM48">
    <w:name w:val="CM48"/>
    <w:basedOn w:val="Default"/>
    <w:next w:val="Default"/>
    <w:uiPriority w:val="99"/>
    <w:rsid w:val="009B7941"/>
    <w:rPr>
      <w:color w:val="auto"/>
    </w:rPr>
  </w:style>
  <w:style w:type="paragraph" w:customStyle="1" w:styleId="CM7">
    <w:name w:val="CM7"/>
    <w:basedOn w:val="Default"/>
    <w:next w:val="Default"/>
    <w:uiPriority w:val="99"/>
    <w:rsid w:val="009B7941"/>
    <w:pPr>
      <w:spacing w:line="468" w:lineRule="atLeast"/>
    </w:pPr>
    <w:rPr>
      <w:color w:val="auto"/>
    </w:rPr>
  </w:style>
  <w:style w:type="paragraph" w:customStyle="1" w:styleId="CM52">
    <w:name w:val="CM52"/>
    <w:basedOn w:val="Default"/>
    <w:next w:val="Default"/>
    <w:uiPriority w:val="99"/>
    <w:rsid w:val="009B7941"/>
    <w:rPr>
      <w:color w:val="auto"/>
    </w:rPr>
  </w:style>
  <w:style w:type="paragraph" w:customStyle="1" w:styleId="CM42">
    <w:name w:val="CM42"/>
    <w:basedOn w:val="Default"/>
    <w:next w:val="Default"/>
    <w:uiPriority w:val="99"/>
    <w:rsid w:val="009B7941"/>
    <w:rPr>
      <w:color w:val="auto"/>
    </w:rPr>
  </w:style>
  <w:style w:type="paragraph" w:styleId="a5">
    <w:name w:val="Balloon Text"/>
    <w:basedOn w:val="a"/>
    <w:link w:val="Char1"/>
    <w:uiPriority w:val="99"/>
    <w:semiHidden/>
    <w:unhideWhenUsed/>
    <w:rsid w:val="009B7941"/>
    <w:rPr>
      <w:sz w:val="18"/>
      <w:szCs w:val="18"/>
    </w:rPr>
  </w:style>
  <w:style w:type="character" w:customStyle="1" w:styleId="Char1">
    <w:name w:val="批注框文本 Char"/>
    <w:basedOn w:val="a0"/>
    <w:link w:val="a5"/>
    <w:uiPriority w:val="99"/>
    <w:semiHidden/>
    <w:rsid w:val="009B7941"/>
    <w:rPr>
      <w:sz w:val="18"/>
      <w:szCs w:val="18"/>
    </w:rPr>
  </w:style>
  <w:style w:type="paragraph" w:styleId="a6">
    <w:name w:val="annotation text"/>
    <w:basedOn w:val="a"/>
    <w:link w:val="Char2"/>
    <w:uiPriority w:val="99"/>
    <w:semiHidden/>
    <w:unhideWhenUsed/>
    <w:rsid w:val="00967CE3"/>
    <w:pPr>
      <w:jc w:val="left"/>
    </w:pPr>
  </w:style>
  <w:style w:type="character" w:customStyle="1" w:styleId="Char2">
    <w:name w:val="批注文字 Char"/>
    <w:basedOn w:val="a0"/>
    <w:link w:val="a6"/>
    <w:uiPriority w:val="99"/>
    <w:semiHidden/>
    <w:rsid w:val="00967CE3"/>
  </w:style>
  <w:style w:type="character" w:styleId="a7">
    <w:name w:val="annotation reference"/>
    <w:basedOn w:val="a0"/>
    <w:uiPriority w:val="99"/>
    <w:semiHidden/>
    <w:unhideWhenUsed/>
    <w:rsid w:val="00967CE3"/>
    <w:rPr>
      <w:sz w:val="21"/>
      <w:szCs w:val="21"/>
    </w:rPr>
  </w:style>
  <w:style w:type="character" w:customStyle="1" w:styleId="apple-converted-space">
    <w:name w:val="apple-converted-space"/>
    <w:basedOn w:val="a0"/>
    <w:rsid w:val="003F077E"/>
  </w:style>
  <w:style w:type="table" w:styleId="a8">
    <w:name w:val="Table Grid"/>
    <w:basedOn w:val="a1"/>
    <w:uiPriority w:val="59"/>
    <w:rsid w:val="009C597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113000"/>
    <w:pPr>
      <w:ind w:firstLineChars="200" w:firstLine="420"/>
    </w:pPr>
  </w:style>
  <w:style w:type="character" w:customStyle="1" w:styleId="2Char">
    <w:name w:val="标题 2 Char"/>
    <w:basedOn w:val="a0"/>
    <w:link w:val="2"/>
    <w:uiPriority w:val="9"/>
    <w:rsid w:val="00B134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913C8"/>
    <w:rPr>
      <w:b/>
      <w:bCs/>
      <w:sz w:val="32"/>
      <w:szCs w:val="32"/>
    </w:rPr>
  </w:style>
  <w:style w:type="character" w:customStyle="1" w:styleId="4Char">
    <w:name w:val="标题 4 Char"/>
    <w:basedOn w:val="a0"/>
    <w:link w:val="4"/>
    <w:uiPriority w:val="9"/>
    <w:rsid w:val="003F620F"/>
    <w:rPr>
      <w:rFonts w:asciiTheme="majorHAnsi" w:hAnsiTheme="majorHAnsi" w:cstheme="majorBidi"/>
      <w:b/>
      <w:bCs/>
      <w:sz w:val="24"/>
      <w:szCs w:val="28"/>
    </w:rPr>
  </w:style>
  <w:style w:type="character" w:customStyle="1" w:styleId="st">
    <w:name w:val="st"/>
    <w:basedOn w:val="a0"/>
    <w:rsid w:val="00912E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8D2BE67-8B6F-4F9C-81EC-D83C316E9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20</Pages>
  <Words>6981</Words>
  <Characters>39795</Characters>
  <Application>Microsoft Office Word</Application>
  <DocSecurity>0</DocSecurity>
  <Lines>331</Lines>
  <Paragraphs>93</Paragraphs>
  <ScaleCrop>false</ScaleCrop>
  <Company>微软中国</Company>
  <LinksUpToDate>false</LinksUpToDate>
  <CharactersWithSpaces>46683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Shicheng Guo</cp:lastModifiedBy>
  <cp:revision>95</cp:revision>
  <dcterms:created xsi:type="dcterms:W3CDTF">2014-08-01T05:41:00Z</dcterms:created>
  <dcterms:modified xsi:type="dcterms:W3CDTF">2014-09-05T21:34:00Z</dcterms:modified>
</cp:coreProperties>
</file>