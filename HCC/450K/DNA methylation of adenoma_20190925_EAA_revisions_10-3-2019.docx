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1E35AC11" w:rsidR="00F32309" w:rsidRPr="00AA74C7" w:rsidRDefault="00041AD3" w:rsidP="00B80E58">
      <w:pPr>
        <w:jc w:val="both"/>
        <w:rPr>
          <w:rFonts w:ascii="Arial" w:hAnsi="Arial" w:cs="Arial"/>
          <w:b/>
          <w:sz w:val="22"/>
          <w:szCs w:val="22"/>
        </w:rPr>
      </w:pPr>
      <w:bookmarkStart w:id="0" w:name="_GoBack"/>
      <w:bookmarkEnd w:id="0"/>
      <w:commentRangeStart w:id="1"/>
      <w:r w:rsidRPr="00AA74C7">
        <w:rPr>
          <w:rFonts w:ascii="Arial" w:hAnsi="Arial" w:cs="Arial"/>
          <w:b/>
          <w:sz w:val="22"/>
          <w:szCs w:val="22"/>
        </w:rPr>
        <w:t>G</w:t>
      </w:r>
      <w:r w:rsidR="00F32309" w:rsidRPr="00AA74C7">
        <w:rPr>
          <w:rFonts w:ascii="Arial" w:hAnsi="Arial" w:cs="Arial"/>
          <w:b/>
          <w:sz w:val="22"/>
          <w:szCs w:val="22"/>
        </w:rPr>
        <w:t>enome-</w:t>
      </w:r>
      <w:ins w:id="2" w:author="Andreae, Emily A" w:date="2019-10-04T11:39:00Z">
        <w:r w:rsidR="00366ADA">
          <w:rPr>
            <w:rFonts w:ascii="Arial" w:hAnsi="Arial" w:cs="Arial"/>
            <w:b/>
            <w:sz w:val="22"/>
            <w:szCs w:val="22"/>
          </w:rPr>
          <w:t>W</w:t>
        </w:r>
      </w:ins>
      <w:del w:id="3" w:author="Andreae, Emily A" w:date="2019-10-04T11:39:00Z">
        <w:r w:rsidR="00F32309" w:rsidRPr="00AA74C7" w:rsidDel="00366ADA">
          <w:rPr>
            <w:rFonts w:ascii="Arial" w:hAnsi="Arial" w:cs="Arial"/>
            <w:b/>
            <w:sz w:val="22"/>
            <w:szCs w:val="22"/>
          </w:rPr>
          <w:delText>w</w:delText>
        </w:r>
      </w:del>
      <w:r w:rsidR="00F32309" w:rsidRPr="00AA74C7">
        <w:rPr>
          <w:rFonts w:ascii="Arial" w:hAnsi="Arial" w:cs="Arial"/>
          <w:b/>
          <w:sz w:val="22"/>
          <w:szCs w:val="22"/>
        </w:rPr>
        <w:t>i</w:t>
      </w:r>
      <w:r w:rsidR="008766D6" w:rsidRPr="00AA74C7">
        <w:rPr>
          <w:rFonts w:ascii="Arial" w:hAnsi="Arial" w:cs="Arial"/>
          <w:b/>
          <w:sz w:val="22"/>
          <w:szCs w:val="22"/>
        </w:rPr>
        <w:t xml:space="preserve">de </w:t>
      </w:r>
      <w:r w:rsidR="008B50E2" w:rsidRPr="00AA74C7">
        <w:rPr>
          <w:rFonts w:ascii="Arial" w:hAnsi="Arial" w:cs="Arial"/>
          <w:b/>
          <w:sz w:val="22"/>
          <w:szCs w:val="22"/>
        </w:rPr>
        <w:t xml:space="preserve">DNA </w:t>
      </w:r>
      <w:ins w:id="4" w:author="Andreae, Emily A" w:date="2019-10-04T11:39:00Z">
        <w:r w:rsidR="00366ADA">
          <w:rPr>
            <w:rFonts w:ascii="Arial" w:hAnsi="Arial" w:cs="Arial"/>
            <w:b/>
            <w:sz w:val="22"/>
            <w:szCs w:val="22"/>
          </w:rPr>
          <w:t>M</w:t>
        </w:r>
      </w:ins>
      <w:del w:id="5" w:author="Andreae, Emily A" w:date="2019-10-04T11:39:00Z">
        <w:r w:rsidR="008766D6" w:rsidRPr="00AA74C7" w:rsidDel="00366ADA">
          <w:rPr>
            <w:rFonts w:ascii="Arial" w:hAnsi="Arial" w:cs="Arial"/>
            <w:b/>
            <w:sz w:val="22"/>
            <w:szCs w:val="22"/>
          </w:rPr>
          <w:delText>m</w:delText>
        </w:r>
      </w:del>
      <w:r w:rsidR="008766D6" w:rsidRPr="00AA74C7">
        <w:rPr>
          <w:rFonts w:ascii="Arial" w:hAnsi="Arial" w:cs="Arial"/>
          <w:b/>
          <w:sz w:val="22"/>
          <w:szCs w:val="22"/>
        </w:rPr>
        <w:t xml:space="preserve">ethylation </w:t>
      </w:r>
      <w:ins w:id="6" w:author="Andreae, Emily A" w:date="2019-10-04T11:39:00Z">
        <w:r w:rsidR="00366ADA">
          <w:rPr>
            <w:rFonts w:ascii="Arial" w:hAnsi="Arial" w:cs="Arial"/>
            <w:b/>
            <w:sz w:val="22"/>
            <w:szCs w:val="22"/>
          </w:rPr>
          <w:t>P</w:t>
        </w:r>
      </w:ins>
      <w:del w:id="7" w:author="Andreae, Emily A" w:date="2019-10-04T11:39:00Z">
        <w:r w:rsidR="008B50E2" w:rsidRPr="00AA74C7" w:rsidDel="00366ADA">
          <w:rPr>
            <w:rFonts w:ascii="Arial" w:hAnsi="Arial" w:cs="Arial"/>
            <w:b/>
            <w:sz w:val="22"/>
            <w:szCs w:val="22"/>
          </w:rPr>
          <w:delText>p</w:delText>
        </w:r>
      </w:del>
      <w:r w:rsidR="008B50E2" w:rsidRPr="00AA74C7">
        <w:rPr>
          <w:rFonts w:ascii="Arial" w:hAnsi="Arial" w:cs="Arial"/>
          <w:b/>
          <w:sz w:val="22"/>
          <w:szCs w:val="22"/>
        </w:rPr>
        <w:t xml:space="preserve">rofiles </w:t>
      </w:r>
      <w:r w:rsidR="008766D6" w:rsidRPr="00AA74C7">
        <w:rPr>
          <w:rFonts w:ascii="Arial" w:hAnsi="Arial" w:cs="Arial"/>
          <w:b/>
          <w:sz w:val="22"/>
          <w:szCs w:val="22"/>
        </w:rPr>
        <w:t xml:space="preserve">of </w:t>
      </w:r>
      <w:ins w:id="8" w:author="Andreae, Emily A" w:date="2019-10-04T11:39:00Z">
        <w:r w:rsidR="00366ADA">
          <w:rPr>
            <w:rFonts w:ascii="Arial" w:hAnsi="Arial" w:cs="Arial"/>
            <w:b/>
            <w:sz w:val="22"/>
            <w:szCs w:val="22"/>
          </w:rPr>
          <w:t>L</w:t>
        </w:r>
      </w:ins>
      <w:del w:id="9" w:author="Andreae, Emily A" w:date="2019-10-04T11:39:00Z">
        <w:r w:rsidR="008B50E2" w:rsidRPr="00AA74C7" w:rsidDel="00366ADA">
          <w:rPr>
            <w:rFonts w:ascii="Arial" w:hAnsi="Arial" w:cs="Arial"/>
            <w:b/>
            <w:sz w:val="22"/>
            <w:szCs w:val="22"/>
          </w:rPr>
          <w:delText>l</w:delText>
        </w:r>
      </w:del>
      <w:r w:rsidR="008B50E2" w:rsidRPr="00AA74C7">
        <w:rPr>
          <w:rFonts w:ascii="Arial" w:hAnsi="Arial" w:cs="Arial"/>
          <w:b/>
          <w:sz w:val="22"/>
          <w:szCs w:val="22"/>
        </w:rPr>
        <w:t>ow</w:t>
      </w:r>
      <w:r w:rsidR="00003056" w:rsidRPr="00AA74C7">
        <w:rPr>
          <w:rFonts w:ascii="Arial" w:hAnsi="Arial" w:cs="Arial"/>
          <w:b/>
          <w:sz w:val="22"/>
          <w:szCs w:val="22"/>
        </w:rPr>
        <w:t>-</w:t>
      </w:r>
      <w:r w:rsidR="008B50E2" w:rsidRPr="00AA74C7">
        <w:rPr>
          <w:rFonts w:ascii="Arial" w:hAnsi="Arial" w:cs="Arial"/>
          <w:b/>
          <w:sz w:val="22"/>
          <w:szCs w:val="22"/>
        </w:rPr>
        <w:t xml:space="preserve"> and </w:t>
      </w:r>
      <w:ins w:id="10" w:author="Andreae, Emily A" w:date="2019-10-04T11:39:00Z">
        <w:r w:rsidR="00366ADA">
          <w:rPr>
            <w:rFonts w:ascii="Arial" w:hAnsi="Arial" w:cs="Arial"/>
            <w:b/>
            <w:sz w:val="22"/>
            <w:szCs w:val="22"/>
          </w:rPr>
          <w:t>H</w:t>
        </w:r>
      </w:ins>
      <w:del w:id="11" w:author="Andreae, Emily A" w:date="2019-10-04T11:39:00Z">
        <w:r w:rsidR="008B50E2" w:rsidRPr="00AA74C7" w:rsidDel="00366ADA">
          <w:rPr>
            <w:rFonts w:ascii="Arial" w:hAnsi="Arial" w:cs="Arial"/>
            <w:b/>
            <w:sz w:val="22"/>
            <w:szCs w:val="22"/>
          </w:rPr>
          <w:delText>h</w:delText>
        </w:r>
      </w:del>
      <w:r w:rsidR="008B50E2" w:rsidRPr="00AA74C7">
        <w:rPr>
          <w:rFonts w:ascii="Arial" w:hAnsi="Arial" w:cs="Arial"/>
          <w:b/>
          <w:sz w:val="22"/>
          <w:szCs w:val="22"/>
        </w:rPr>
        <w:t>igh</w:t>
      </w:r>
      <w:r w:rsidR="00003056" w:rsidRPr="00AA74C7">
        <w:rPr>
          <w:rFonts w:ascii="Arial" w:hAnsi="Arial" w:cs="Arial"/>
          <w:b/>
          <w:sz w:val="22"/>
          <w:szCs w:val="22"/>
        </w:rPr>
        <w:t>-</w:t>
      </w:r>
      <w:ins w:id="12" w:author="Andreae, Emily A" w:date="2019-10-04T11:39:00Z">
        <w:r w:rsidR="00366ADA">
          <w:rPr>
            <w:rFonts w:ascii="Arial" w:hAnsi="Arial" w:cs="Arial"/>
            <w:b/>
            <w:sz w:val="22"/>
            <w:szCs w:val="22"/>
          </w:rPr>
          <w:t>G</w:t>
        </w:r>
      </w:ins>
      <w:del w:id="13" w:author="Andreae, Emily A" w:date="2019-10-04T11:39:00Z">
        <w:r w:rsidR="00E86F97" w:rsidRPr="00AA74C7" w:rsidDel="00366ADA">
          <w:rPr>
            <w:rFonts w:ascii="Arial" w:hAnsi="Arial" w:cs="Arial"/>
            <w:b/>
            <w:sz w:val="22"/>
            <w:szCs w:val="22"/>
          </w:rPr>
          <w:delText>g</w:delText>
        </w:r>
      </w:del>
      <w:r w:rsidR="00E86F97" w:rsidRPr="00AA74C7">
        <w:rPr>
          <w:rFonts w:ascii="Arial" w:hAnsi="Arial" w:cs="Arial"/>
          <w:b/>
          <w:sz w:val="22"/>
          <w:szCs w:val="22"/>
        </w:rPr>
        <w:t>rade</w:t>
      </w:r>
      <w:r w:rsidR="008B50E2" w:rsidRPr="00AA74C7">
        <w:rPr>
          <w:rFonts w:ascii="Arial" w:hAnsi="Arial" w:cs="Arial"/>
          <w:b/>
          <w:sz w:val="22"/>
          <w:szCs w:val="22"/>
        </w:rPr>
        <w:t xml:space="preserve"> </w:t>
      </w:r>
      <w:ins w:id="14" w:author="Andreae, Emily A" w:date="2019-10-04T11:39:00Z">
        <w:r w:rsidR="00366ADA">
          <w:rPr>
            <w:rFonts w:ascii="Arial" w:hAnsi="Arial" w:cs="Arial"/>
            <w:b/>
            <w:sz w:val="22"/>
            <w:szCs w:val="22"/>
          </w:rPr>
          <w:t>A</w:t>
        </w:r>
      </w:ins>
      <w:del w:id="15" w:author="Andreae, Emily A" w:date="2019-10-04T11:39:00Z">
        <w:r w:rsidR="008766D6" w:rsidRPr="00AA74C7" w:rsidDel="00366ADA">
          <w:rPr>
            <w:rFonts w:ascii="Arial" w:hAnsi="Arial" w:cs="Arial"/>
            <w:b/>
            <w:sz w:val="22"/>
            <w:szCs w:val="22"/>
          </w:rPr>
          <w:delText>a</w:delText>
        </w:r>
      </w:del>
      <w:r w:rsidR="008766D6" w:rsidRPr="00AA74C7">
        <w:rPr>
          <w:rFonts w:ascii="Arial" w:hAnsi="Arial" w:cs="Arial"/>
          <w:b/>
          <w:sz w:val="22"/>
          <w:szCs w:val="22"/>
        </w:rPr>
        <w:t>denoma</w:t>
      </w:r>
      <w:r w:rsidRPr="00AA74C7">
        <w:rPr>
          <w:rFonts w:ascii="Arial" w:hAnsi="Arial" w:cs="Arial"/>
          <w:b/>
          <w:sz w:val="22"/>
          <w:szCs w:val="22"/>
        </w:rPr>
        <w:t xml:space="preserve"> </w:t>
      </w:r>
      <w:ins w:id="16" w:author="Andreae, Emily A" w:date="2019-10-04T11:39:00Z">
        <w:r w:rsidR="00366ADA">
          <w:rPr>
            <w:rFonts w:ascii="Arial" w:hAnsi="Arial" w:cs="Arial"/>
            <w:b/>
            <w:sz w:val="22"/>
            <w:szCs w:val="22"/>
          </w:rPr>
          <w:t>R</w:t>
        </w:r>
      </w:ins>
      <w:del w:id="17" w:author="Andreae, Emily A" w:date="2019-10-04T11:39:00Z">
        <w:r w:rsidR="00F32309" w:rsidRPr="00AA74C7" w:rsidDel="00366ADA">
          <w:rPr>
            <w:rFonts w:ascii="Arial" w:hAnsi="Arial" w:cs="Arial"/>
            <w:b/>
            <w:sz w:val="22"/>
            <w:szCs w:val="22"/>
          </w:rPr>
          <w:delText>r</w:delText>
        </w:r>
      </w:del>
      <w:r w:rsidR="00F32309" w:rsidRPr="00AA74C7">
        <w:rPr>
          <w:rFonts w:ascii="Arial" w:hAnsi="Arial" w:cs="Arial"/>
          <w:b/>
          <w:sz w:val="22"/>
          <w:szCs w:val="22"/>
        </w:rPr>
        <w:t xml:space="preserve">eveals </w:t>
      </w:r>
      <w:ins w:id="18" w:author="Andreae, Emily A" w:date="2019-10-04T11:39:00Z">
        <w:r w:rsidR="00366ADA">
          <w:rPr>
            <w:rFonts w:ascii="Arial" w:hAnsi="Arial" w:cs="Arial"/>
            <w:b/>
            <w:sz w:val="22"/>
            <w:szCs w:val="22"/>
          </w:rPr>
          <w:t>P</w:t>
        </w:r>
      </w:ins>
      <w:del w:id="19" w:author="Andreae, Emily A" w:date="2019-10-04T11:39:00Z">
        <w:r w:rsidR="00F32309" w:rsidRPr="00AA74C7" w:rsidDel="00366ADA">
          <w:rPr>
            <w:rFonts w:ascii="Arial" w:hAnsi="Arial" w:cs="Arial"/>
            <w:b/>
            <w:sz w:val="22"/>
            <w:szCs w:val="22"/>
          </w:rPr>
          <w:delText>p</w:delText>
        </w:r>
      </w:del>
      <w:r w:rsidR="00F32309" w:rsidRPr="00AA74C7">
        <w:rPr>
          <w:rFonts w:ascii="Arial" w:hAnsi="Arial" w:cs="Arial"/>
          <w:b/>
          <w:sz w:val="22"/>
          <w:szCs w:val="22"/>
        </w:rPr>
        <w:t xml:space="preserve">otential </w:t>
      </w:r>
      <w:ins w:id="20" w:author="Andreae, Emily A" w:date="2019-10-04T11:40:00Z">
        <w:r w:rsidR="00366ADA">
          <w:rPr>
            <w:rFonts w:ascii="Arial" w:hAnsi="Arial" w:cs="Arial"/>
            <w:b/>
            <w:sz w:val="22"/>
            <w:szCs w:val="22"/>
          </w:rPr>
          <w:t>B</w:t>
        </w:r>
        <w:r w:rsidR="00366ADA" w:rsidRPr="00AA74C7">
          <w:rPr>
            <w:rFonts w:ascii="Arial" w:hAnsi="Arial" w:cs="Arial"/>
            <w:b/>
            <w:sz w:val="22"/>
            <w:szCs w:val="22"/>
          </w:rPr>
          <w:t xml:space="preserve">iomarkers for </w:t>
        </w:r>
      </w:ins>
      <w:ins w:id="21" w:author="Andreae, Emily A" w:date="2019-10-04T11:39:00Z">
        <w:r w:rsidR="00366ADA">
          <w:rPr>
            <w:rFonts w:ascii="Arial" w:hAnsi="Arial" w:cs="Arial"/>
            <w:b/>
            <w:sz w:val="22"/>
            <w:szCs w:val="22"/>
          </w:rPr>
          <w:t>E</w:t>
        </w:r>
      </w:ins>
      <w:del w:id="22" w:author="Andreae, Emily A" w:date="2019-10-04T11:39:00Z">
        <w:r w:rsidR="008766D6" w:rsidRPr="00AA74C7" w:rsidDel="00366ADA">
          <w:rPr>
            <w:rFonts w:ascii="Arial" w:hAnsi="Arial" w:cs="Arial"/>
            <w:b/>
            <w:sz w:val="22"/>
            <w:szCs w:val="22"/>
          </w:rPr>
          <w:delText>e</w:delText>
        </w:r>
      </w:del>
      <w:r w:rsidR="008766D6" w:rsidRPr="00AA74C7">
        <w:rPr>
          <w:rFonts w:ascii="Arial" w:hAnsi="Arial" w:cs="Arial"/>
          <w:b/>
          <w:sz w:val="22"/>
          <w:szCs w:val="22"/>
        </w:rPr>
        <w:t xml:space="preserve">arly </w:t>
      </w:r>
      <w:ins w:id="23" w:author="Andreae, Emily A" w:date="2019-10-04T11:39:00Z">
        <w:r w:rsidR="00366ADA">
          <w:rPr>
            <w:rFonts w:ascii="Arial" w:hAnsi="Arial" w:cs="Arial"/>
            <w:b/>
            <w:sz w:val="22"/>
            <w:szCs w:val="22"/>
          </w:rPr>
          <w:t>D</w:t>
        </w:r>
      </w:ins>
      <w:del w:id="24" w:author="Andreae, Emily A" w:date="2019-10-04T11:39:00Z">
        <w:r w:rsidR="008766D6" w:rsidRPr="00AA74C7" w:rsidDel="00366ADA">
          <w:rPr>
            <w:rFonts w:ascii="Arial" w:hAnsi="Arial" w:cs="Arial"/>
            <w:b/>
            <w:sz w:val="22"/>
            <w:szCs w:val="22"/>
          </w:rPr>
          <w:delText>d</w:delText>
        </w:r>
      </w:del>
      <w:r w:rsidR="008766D6" w:rsidRPr="00AA74C7">
        <w:rPr>
          <w:rFonts w:ascii="Arial" w:hAnsi="Arial" w:cs="Arial"/>
          <w:b/>
          <w:sz w:val="22"/>
          <w:szCs w:val="22"/>
        </w:rPr>
        <w:t>iagnosis</w:t>
      </w:r>
      <w:ins w:id="25" w:author="Andreae, Emily A" w:date="2019-10-04T11:40:00Z">
        <w:r w:rsidR="00366ADA">
          <w:rPr>
            <w:rFonts w:ascii="Arial" w:hAnsi="Arial" w:cs="Arial"/>
            <w:b/>
            <w:sz w:val="22"/>
            <w:szCs w:val="22"/>
          </w:rPr>
          <w:t xml:space="preserve"> of</w:t>
        </w:r>
      </w:ins>
      <w:r w:rsidR="008766D6" w:rsidRPr="00AA74C7">
        <w:rPr>
          <w:rFonts w:ascii="Arial" w:hAnsi="Arial" w:cs="Arial"/>
          <w:b/>
          <w:sz w:val="22"/>
          <w:szCs w:val="22"/>
        </w:rPr>
        <w:t xml:space="preserve"> </w:t>
      </w:r>
      <w:del w:id="26" w:author="Andreae, Emily A" w:date="2019-10-04T11:40:00Z">
        <w:r w:rsidR="00F32309" w:rsidRPr="00AA74C7" w:rsidDel="00366ADA">
          <w:rPr>
            <w:rFonts w:ascii="Arial" w:hAnsi="Arial" w:cs="Arial"/>
            <w:b/>
            <w:sz w:val="22"/>
            <w:szCs w:val="22"/>
          </w:rPr>
          <w:delText>biomarkers</w:delText>
        </w:r>
        <w:r w:rsidR="008B50E2" w:rsidRPr="00AA74C7" w:rsidDel="00366ADA">
          <w:rPr>
            <w:rFonts w:ascii="Arial" w:hAnsi="Arial" w:cs="Arial"/>
            <w:b/>
            <w:sz w:val="22"/>
            <w:szCs w:val="22"/>
          </w:rPr>
          <w:delText xml:space="preserve"> for </w:delText>
        </w:r>
      </w:del>
      <w:ins w:id="27" w:author="Andreae, Emily A" w:date="2019-10-04T11:40:00Z">
        <w:r w:rsidR="00366ADA">
          <w:rPr>
            <w:rFonts w:ascii="Arial" w:hAnsi="Arial" w:cs="Arial"/>
            <w:b/>
            <w:sz w:val="22"/>
            <w:szCs w:val="22"/>
          </w:rPr>
          <w:t>C</w:t>
        </w:r>
      </w:ins>
      <w:del w:id="28" w:author="Andreae, Emily A" w:date="2019-10-04T11:40:00Z">
        <w:r w:rsidR="008B50E2" w:rsidRPr="00AA74C7" w:rsidDel="00366ADA">
          <w:rPr>
            <w:rFonts w:ascii="Arial" w:hAnsi="Arial" w:cs="Arial"/>
            <w:b/>
            <w:sz w:val="22"/>
            <w:szCs w:val="22"/>
          </w:rPr>
          <w:delText>c</w:delText>
        </w:r>
      </w:del>
      <w:r w:rsidR="008B50E2" w:rsidRPr="00AA74C7">
        <w:rPr>
          <w:rFonts w:ascii="Arial" w:hAnsi="Arial" w:cs="Arial"/>
          <w:b/>
          <w:sz w:val="22"/>
          <w:szCs w:val="22"/>
        </w:rPr>
        <w:t xml:space="preserve">olorectal </w:t>
      </w:r>
      <w:ins w:id="29" w:author="Andreae, Emily A" w:date="2019-10-04T11:40:00Z">
        <w:r w:rsidR="00366ADA">
          <w:rPr>
            <w:rFonts w:ascii="Arial" w:hAnsi="Arial" w:cs="Arial"/>
            <w:b/>
            <w:sz w:val="22"/>
            <w:szCs w:val="22"/>
          </w:rPr>
          <w:t>C</w:t>
        </w:r>
      </w:ins>
      <w:del w:id="30" w:author="Andreae, Emily A" w:date="2019-10-04T11:40:00Z">
        <w:r w:rsidR="008B50E2" w:rsidRPr="00AA74C7" w:rsidDel="00366ADA">
          <w:rPr>
            <w:rFonts w:ascii="Arial" w:hAnsi="Arial" w:cs="Arial"/>
            <w:b/>
            <w:sz w:val="22"/>
            <w:szCs w:val="22"/>
          </w:rPr>
          <w:delText>c</w:delText>
        </w:r>
      </w:del>
      <w:r w:rsidR="008B50E2" w:rsidRPr="00AA74C7">
        <w:rPr>
          <w:rFonts w:ascii="Arial" w:hAnsi="Arial" w:cs="Arial"/>
          <w:b/>
          <w:sz w:val="22"/>
          <w:szCs w:val="22"/>
        </w:rPr>
        <w:t>arcinoma</w:t>
      </w:r>
      <w:commentRangeEnd w:id="1"/>
      <w:r w:rsidR="009D78BC">
        <w:rPr>
          <w:rStyle w:val="CommentReference"/>
        </w:rPr>
        <w:commentReference w:id="1"/>
      </w:r>
    </w:p>
    <w:p w14:paraId="6ACC111D" w14:textId="0D6B860C" w:rsidR="00DA5F37" w:rsidRPr="00AA74C7" w:rsidRDefault="00DA5F37" w:rsidP="00B80E58">
      <w:pPr>
        <w:jc w:val="both"/>
        <w:rPr>
          <w:rFonts w:ascii="Arial" w:hAnsi="Arial" w:cs="Arial"/>
          <w:sz w:val="22"/>
          <w:szCs w:val="22"/>
        </w:rPr>
      </w:pPr>
    </w:p>
    <w:p w14:paraId="325E373D" w14:textId="1B7C4F6A" w:rsidR="00DA5F37" w:rsidRPr="00AA74C7" w:rsidRDefault="00565874" w:rsidP="00B80E58">
      <w:pPr>
        <w:jc w:val="both"/>
        <w:rPr>
          <w:rFonts w:ascii="Arial" w:hAnsi="Arial" w:cs="Arial"/>
          <w:sz w:val="22"/>
          <w:szCs w:val="22"/>
        </w:rPr>
      </w:pPr>
      <w:commentRangeStart w:id="31"/>
      <w:r w:rsidRPr="00AA74C7">
        <w:rPr>
          <w:rFonts w:ascii="Arial" w:hAnsi="Arial" w:cs="Arial"/>
          <w:sz w:val="22"/>
          <w:szCs w:val="22"/>
        </w:rPr>
        <w:t>Jian</w:t>
      </w:r>
      <w:commentRangeEnd w:id="31"/>
      <w:r w:rsidR="009D78BC">
        <w:rPr>
          <w:rStyle w:val="CommentReference"/>
        </w:rPr>
        <w:commentReference w:id="31"/>
      </w:r>
      <w:r w:rsidRPr="00AA74C7">
        <w:rPr>
          <w:rFonts w:ascii="Arial" w:hAnsi="Arial" w:cs="Arial"/>
          <w:sz w:val="22"/>
          <w:szCs w:val="22"/>
        </w:rPr>
        <w:t xml:space="preserve"> Fan</w:t>
      </w:r>
      <w:r w:rsidR="00A318D5" w:rsidRPr="00AA74C7">
        <w:rPr>
          <w:rFonts w:ascii="Arial" w:hAnsi="Arial" w:cs="Arial"/>
          <w:sz w:val="22"/>
          <w:szCs w:val="22"/>
          <w:vertAlign w:val="superscript"/>
        </w:rPr>
        <w:t xml:space="preserve">1,4 </w:t>
      </w:r>
      <w:r w:rsidR="00823739" w:rsidRPr="00AA74C7">
        <w:rPr>
          <w:rFonts w:ascii="Arial" w:hAnsi="Arial" w:cs="Arial"/>
          <w:sz w:val="22"/>
          <w:szCs w:val="22"/>
          <w:vertAlign w:val="superscript"/>
        </w:rPr>
        <w:t>#</w:t>
      </w:r>
      <w:r w:rsidRPr="00AA74C7">
        <w:rPr>
          <w:rFonts w:ascii="Arial" w:hAnsi="Arial" w:cs="Arial"/>
          <w:sz w:val="22"/>
          <w:szCs w:val="22"/>
        </w:rPr>
        <w:t>, Jun Li</w:t>
      </w:r>
      <w:r w:rsidR="00A318D5" w:rsidRPr="00AA74C7">
        <w:rPr>
          <w:rFonts w:ascii="Arial" w:hAnsi="Arial" w:cs="Arial"/>
          <w:sz w:val="22"/>
          <w:szCs w:val="22"/>
          <w:vertAlign w:val="superscript"/>
        </w:rPr>
        <w:t xml:space="preserve">2 </w:t>
      </w:r>
      <w:r w:rsidR="00823739" w:rsidRPr="00AA74C7">
        <w:rPr>
          <w:rFonts w:ascii="Arial" w:hAnsi="Arial" w:cs="Arial"/>
          <w:sz w:val="22"/>
          <w:szCs w:val="22"/>
          <w:vertAlign w:val="superscript"/>
        </w:rPr>
        <w:t>#</w:t>
      </w:r>
      <w:r w:rsidRPr="00AA74C7">
        <w:rPr>
          <w:rFonts w:ascii="Arial" w:hAnsi="Arial" w:cs="Arial"/>
          <w:sz w:val="22"/>
          <w:szCs w:val="22"/>
        </w:rPr>
        <w:t xml:space="preserve">, </w:t>
      </w:r>
      <w:r w:rsidR="006E33D3" w:rsidRPr="00AA74C7">
        <w:rPr>
          <w:rFonts w:ascii="Arial" w:hAnsi="Arial" w:cs="Arial"/>
          <w:sz w:val="22"/>
          <w:szCs w:val="22"/>
        </w:rPr>
        <w:t>Shicheng Guo</w:t>
      </w:r>
      <w:r w:rsidR="00A318D5" w:rsidRPr="00AA74C7">
        <w:rPr>
          <w:rFonts w:ascii="Arial" w:hAnsi="Arial" w:cs="Arial"/>
          <w:sz w:val="22"/>
          <w:szCs w:val="22"/>
          <w:vertAlign w:val="superscript"/>
        </w:rPr>
        <w:t xml:space="preserve">3 </w:t>
      </w:r>
      <w:r w:rsidR="006E33D3" w:rsidRPr="00AA74C7">
        <w:rPr>
          <w:rFonts w:ascii="Arial" w:hAnsi="Arial" w:cs="Arial"/>
          <w:sz w:val="22"/>
          <w:szCs w:val="22"/>
          <w:vertAlign w:val="superscript"/>
        </w:rPr>
        <w:t>#</w:t>
      </w:r>
      <w:r w:rsidR="00003056" w:rsidRPr="00AA74C7">
        <w:rPr>
          <w:rFonts w:ascii="Arial" w:hAnsi="Arial" w:cs="Arial"/>
          <w:sz w:val="22"/>
          <w:szCs w:val="22"/>
          <w:vertAlign w:val="superscript"/>
        </w:rPr>
        <w:t xml:space="preserve"> </w:t>
      </w:r>
      <w:r w:rsidR="00003056" w:rsidRPr="00AA74C7">
        <w:rPr>
          <w:rFonts w:ascii="Arial" w:hAnsi="Arial" w:cs="Arial"/>
          <w:sz w:val="22"/>
          <w:szCs w:val="22"/>
        </w:rPr>
        <w:t>,</w:t>
      </w:r>
      <w:proofErr w:type="spellStart"/>
      <w:r w:rsidR="00003056" w:rsidRPr="00AA74C7">
        <w:rPr>
          <w:rFonts w:ascii="Arial" w:hAnsi="Arial" w:cs="Arial"/>
          <w:sz w:val="22"/>
          <w:szCs w:val="22"/>
        </w:rPr>
        <w:t>C</w:t>
      </w:r>
      <w:r w:rsidRPr="00AA74C7">
        <w:rPr>
          <w:rFonts w:ascii="Arial" w:hAnsi="Arial" w:cs="Arial"/>
          <w:sz w:val="22"/>
          <w:szCs w:val="22"/>
        </w:rPr>
        <w:t>hengcheng</w:t>
      </w:r>
      <w:proofErr w:type="spellEnd"/>
      <w:r w:rsidRPr="00AA74C7">
        <w:rPr>
          <w:rFonts w:ascii="Arial" w:hAnsi="Arial" w:cs="Arial"/>
          <w:sz w:val="22"/>
          <w:szCs w:val="22"/>
        </w:rPr>
        <w:t xml:space="preserve"> Tao</w:t>
      </w:r>
      <w:r w:rsidR="00823739" w:rsidRPr="00AA74C7">
        <w:rPr>
          <w:rFonts w:ascii="Arial" w:hAnsi="Arial" w:cs="Arial"/>
          <w:sz w:val="22"/>
          <w:szCs w:val="22"/>
          <w:vertAlign w:val="superscript"/>
        </w:rPr>
        <w:t>1</w:t>
      </w:r>
      <w:r w:rsidRPr="00AA74C7">
        <w:rPr>
          <w:rFonts w:ascii="Arial" w:hAnsi="Arial" w:cs="Arial"/>
          <w:sz w:val="22"/>
          <w:szCs w:val="22"/>
        </w:rPr>
        <w:t xml:space="preserve">, </w:t>
      </w:r>
      <w:proofErr w:type="spellStart"/>
      <w:r w:rsidR="00B25E17" w:rsidRPr="00AA74C7">
        <w:rPr>
          <w:rFonts w:ascii="Arial" w:hAnsi="Arial" w:cs="Arial"/>
          <w:sz w:val="22"/>
          <w:szCs w:val="22"/>
        </w:rPr>
        <w:t>Haikun</w:t>
      </w:r>
      <w:proofErr w:type="spellEnd"/>
      <w:r w:rsidR="00B25E17" w:rsidRPr="00AA74C7">
        <w:rPr>
          <w:rFonts w:ascii="Arial" w:hAnsi="Arial" w:cs="Arial"/>
          <w:sz w:val="22"/>
          <w:szCs w:val="22"/>
        </w:rPr>
        <w:t xml:space="preserve"> Zhang</w:t>
      </w:r>
      <w:r w:rsidR="00B25E17" w:rsidRPr="00AA74C7">
        <w:rPr>
          <w:rFonts w:ascii="Arial" w:hAnsi="Arial" w:cs="Arial"/>
          <w:sz w:val="22"/>
          <w:szCs w:val="22"/>
          <w:vertAlign w:val="superscript"/>
        </w:rPr>
        <w:t>1,4</w:t>
      </w:r>
      <w:r w:rsidR="00B25E17" w:rsidRPr="00AA74C7">
        <w:rPr>
          <w:rFonts w:ascii="Arial" w:hAnsi="Arial" w:cs="Arial"/>
          <w:sz w:val="22"/>
          <w:szCs w:val="22"/>
        </w:rPr>
        <w:t xml:space="preserve">, </w:t>
      </w:r>
      <w:proofErr w:type="spellStart"/>
      <w:r w:rsidRPr="00AA74C7">
        <w:rPr>
          <w:rFonts w:ascii="Arial" w:hAnsi="Arial" w:cs="Arial"/>
          <w:sz w:val="22"/>
          <w:szCs w:val="22"/>
        </w:rPr>
        <w:t>Wenjing</w:t>
      </w:r>
      <w:proofErr w:type="spellEnd"/>
      <w:r w:rsidRPr="00AA74C7">
        <w:rPr>
          <w:rFonts w:ascii="Arial" w:hAnsi="Arial" w:cs="Arial"/>
          <w:sz w:val="22"/>
          <w:szCs w:val="22"/>
        </w:rPr>
        <w:t xml:space="preserve"> Wang</w:t>
      </w:r>
      <w:r w:rsidR="00823739" w:rsidRPr="00AA74C7">
        <w:rPr>
          <w:rFonts w:ascii="Arial" w:hAnsi="Arial" w:cs="Arial"/>
          <w:sz w:val="22"/>
          <w:szCs w:val="22"/>
          <w:vertAlign w:val="superscript"/>
        </w:rPr>
        <w:t>2</w:t>
      </w:r>
      <w:r w:rsidRPr="00AA74C7">
        <w:rPr>
          <w:rFonts w:ascii="Arial" w:hAnsi="Arial" w:cs="Arial"/>
          <w:sz w:val="22"/>
          <w:szCs w:val="22"/>
        </w:rPr>
        <w:t>,</w:t>
      </w:r>
      <w:r w:rsidR="00597B8C" w:rsidRPr="00AA74C7">
        <w:rPr>
          <w:rFonts w:ascii="Arial" w:hAnsi="Arial" w:cs="Arial"/>
          <w:sz w:val="22"/>
          <w:szCs w:val="22"/>
        </w:rPr>
        <w:t xml:space="preserve"> </w:t>
      </w:r>
      <w:r w:rsidR="009C14B1">
        <w:rPr>
          <w:rFonts w:ascii="Arial" w:hAnsi="Arial" w:cs="Arial"/>
          <w:sz w:val="22"/>
          <w:szCs w:val="22"/>
        </w:rPr>
        <w:t xml:space="preserve">Ingrid </w:t>
      </w:r>
      <w:r w:rsidR="009C14B1" w:rsidRPr="00B7798C">
        <w:rPr>
          <w:rFonts w:ascii="Arial" w:hAnsi="Arial" w:cs="Arial"/>
          <w:sz w:val="22"/>
          <w:szCs w:val="22"/>
        </w:rPr>
        <w:t>Glurich</w:t>
      </w:r>
      <w:r w:rsidR="009C14B1" w:rsidRPr="00B7798C">
        <w:rPr>
          <w:rFonts w:ascii="Arial" w:hAnsi="Arial" w:cs="Arial"/>
          <w:sz w:val="22"/>
          <w:szCs w:val="22"/>
          <w:vertAlign w:val="superscript"/>
        </w:rPr>
        <w:t>5</w:t>
      </w:r>
      <w:r w:rsidR="009C14B1">
        <w:rPr>
          <w:rFonts w:ascii="Verdana" w:hAnsi="Verdana"/>
          <w:b/>
          <w:bCs/>
          <w:color w:val="000000"/>
          <w:sz w:val="16"/>
          <w:szCs w:val="16"/>
        </w:rPr>
        <w:t xml:space="preserve">, </w:t>
      </w:r>
      <w:r w:rsidR="00597B8C" w:rsidRPr="00AA74C7">
        <w:rPr>
          <w:rFonts w:ascii="Arial" w:hAnsi="Arial" w:cs="Arial"/>
          <w:sz w:val="22"/>
          <w:szCs w:val="22"/>
        </w:rPr>
        <w:t>Ying Zhang</w:t>
      </w:r>
      <w:r w:rsidR="00597B8C" w:rsidRPr="00AA74C7">
        <w:rPr>
          <w:rFonts w:ascii="Arial" w:hAnsi="Arial" w:cs="Arial"/>
          <w:sz w:val="22"/>
          <w:szCs w:val="22"/>
          <w:vertAlign w:val="superscript"/>
        </w:rPr>
        <w:t>1</w:t>
      </w:r>
      <w:r w:rsidR="00597B8C" w:rsidRPr="00AA74C7">
        <w:rPr>
          <w:rFonts w:ascii="Arial" w:hAnsi="Arial" w:cs="Arial"/>
          <w:sz w:val="22"/>
          <w:szCs w:val="22"/>
        </w:rPr>
        <w:t xml:space="preserve">, </w:t>
      </w:r>
      <w:r w:rsidR="00016CC3">
        <w:rPr>
          <w:rFonts w:ascii="Arial" w:hAnsi="Arial" w:cs="Arial"/>
          <w:sz w:val="22"/>
          <w:szCs w:val="22"/>
        </w:rPr>
        <w:t>Steven J Schrodi</w:t>
      </w:r>
      <w:r w:rsidR="00016CC3" w:rsidRPr="003C635F">
        <w:rPr>
          <w:rFonts w:ascii="Arial" w:hAnsi="Arial" w:cs="Arial"/>
          <w:sz w:val="22"/>
          <w:szCs w:val="22"/>
          <w:vertAlign w:val="superscript"/>
        </w:rPr>
        <w:t>3,</w:t>
      </w:r>
      <w:del w:id="32" w:author="Andreae, Emily A" w:date="2019-10-04T11:40:00Z">
        <w:r w:rsidR="003D2439" w:rsidDel="00366ADA">
          <w:rPr>
            <w:rFonts w:ascii="Arial" w:hAnsi="Arial" w:cs="Arial"/>
            <w:sz w:val="22"/>
            <w:szCs w:val="22"/>
            <w:vertAlign w:val="superscript"/>
          </w:rPr>
          <w:delText>6</w:delText>
        </w:r>
        <w:r w:rsidR="00016CC3" w:rsidRPr="003C635F" w:rsidDel="00366ADA">
          <w:rPr>
            <w:rFonts w:ascii="Arial" w:hAnsi="Arial" w:cs="Arial"/>
            <w:sz w:val="22"/>
            <w:szCs w:val="22"/>
            <w:vertAlign w:val="superscript"/>
          </w:rPr>
          <w:delText>,</w:delText>
        </w:r>
      </w:del>
      <w:r w:rsidR="003D2439">
        <w:rPr>
          <w:rFonts w:ascii="Arial" w:hAnsi="Arial" w:cs="Arial"/>
          <w:sz w:val="22"/>
          <w:szCs w:val="22"/>
          <w:vertAlign w:val="superscript"/>
        </w:rPr>
        <w:t>7</w:t>
      </w:r>
      <w:r w:rsidR="00016CC3">
        <w:rPr>
          <w:rFonts w:ascii="Arial" w:hAnsi="Arial" w:cs="Arial"/>
          <w:sz w:val="22"/>
          <w:szCs w:val="22"/>
        </w:rPr>
        <w:t xml:space="preserve">, </w:t>
      </w:r>
      <w:r w:rsidRPr="00AA74C7">
        <w:rPr>
          <w:rFonts w:ascii="Arial" w:hAnsi="Arial" w:cs="Arial"/>
          <w:sz w:val="22"/>
          <w:szCs w:val="22"/>
        </w:rPr>
        <w:t>Dake Zhang</w:t>
      </w:r>
      <w:r w:rsidR="00823739" w:rsidRPr="00AA74C7">
        <w:rPr>
          <w:rFonts w:ascii="Arial" w:hAnsi="Arial" w:cs="Arial"/>
          <w:sz w:val="22"/>
          <w:szCs w:val="22"/>
          <w:vertAlign w:val="superscript"/>
        </w:rPr>
        <w:t>1</w:t>
      </w:r>
      <w:r w:rsidR="00597B8C" w:rsidRPr="00AA74C7">
        <w:rPr>
          <w:rFonts w:ascii="Arial" w:hAnsi="Arial" w:cs="Arial"/>
          <w:sz w:val="22"/>
          <w:szCs w:val="22"/>
        </w:rPr>
        <w:t>*</w:t>
      </w:r>
      <w:r w:rsidRPr="00AA74C7">
        <w:rPr>
          <w:rFonts w:ascii="Arial" w:hAnsi="Arial" w:cs="Arial"/>
          <w:sz w:val="22"/>
          <w:szCs w:val="22"/>
        </w:rPr>
        <w:t xml:space="preserve">, </w:t>
      </w:r>
      <w:proofErr w:type="spellStart"/>
      <w:r w:rsidRPr="00AA74C7">
        <w:rPr>
          <w:rFonts w:ascii="Arial" w:hAnsi="Arial" w:cs="Arial"/>
          <w:sz w:val="22"/>
          <w:szCs w:val="22"/>
        </w:rPr>
        <w:t>Shigang</w:t>
      </w:r>
      <w:proofErr w:type="spellEnd"/>
      <w:r w:rsidRPr="00AA74C7">
        <w:rPr>
          <w:rFonts w:ascii="Arial" w:hAnsi="Arial" w:cs="Arial"/>
          <w:sz w:val="22"/>
          <w:szCs w:val="22"/>
        </w:rPr>
        <w:t xml:space="preserve"> Ding</w:t>
      </w:r>
      <w:r w:rsidR="00A344B2" w:rsidRPr="00AA74C7">
        <w:rPr>
          <w:rFonts w:ascii="Arial" w:hAnsi="Arial" w:cs="Arial"/>
          <w:sz w:val="22"/>
          <w:szCs w:val="22"/>
          <w:vertAlign w:val="superscript"/>
        </w:rPr>
        <w:t>2</w:t>
      </w:r>
      <w:r w:rsidR="00823739" w:rsidRPr="00AA74C7">
        <w:rPr>
          <w:rFonts w:ascii="Arial" w:hAnsi="Arial" w:cs="Arial"/>
          <w:sz w:val="22"/>
          <w:szCs w:val="22"/>
          <w:vertAlign w:val="superscript"/>
        </w:rPr>
        <w:t>*</w:t>
      </w:r>
      <w:r w:rsidRPr="00AA74C7">
        <w:rPr>
          <w:rFonts w:ascii="Arial" w:hAnsi="Arial" w:cs="Arial"/>
          <w:sz w:val="22"/>
          <w:szCs w:val="22"/>
        </w:rPr>
        <w:t xml:space="preserve">, </w:t>
      </w:r>
      <w:proofErr w:type="spellStart"/>
      <w:r w:rsidRPr="00AA74C7">
        <w:rPr>
          <w:rFonts w:ascii="Arial" w:hAnsi="Arial" w:cs="Arial"/>
          <w:sz w:val="22"/>
          <w:szCs w:val="22"/>
        </w:rPr>
        <w:t>Changqing</w:t>
      </w:r>
      <w:proofErr w:type="spellEnd"/>
      <w:r w:rsidRPr="00AA74C7">
        <w:rPr>
          <w:rFonts w:ascii="Arial" w:hAnsi="Arial" w:cs="Arial"/>
          <w:sz w:val="22"/>
          <w:szCs w:val="22"/>
        </w:rPr>
        <w:t xml:space="preserve"> Zeng</w:t>
      </w:r>
      <w:r w:rsidR="00A344B2" w:rsidRPr="00AA74C7">
        <w:rPr>
          <w:rFonts w:ascii="Arial" w:hAnsi="Arial" w:cs="Arial"/>
          <w:sz w:val="22"/>
          <w:szCs w:val="22"/>
          <w:vertAlign w:val="superscript"/>
        </w:rPr>
        <w:t>1</w:t>
      </w:r>
      <w:r w:rsidR="005036BF" w:rsidRPr="00AA74C7">
        <w:rPr>
          <w:rFonts w:ascii="Arial" w:hAnsi="Arial" w:cs="Arial"/>
          <w:sz w:val="22"/>
          <w:szCs w:val="22"/>
          <w:vertAlign w:val="superscript"/>
        </w:rPr>
        <w:t>*</w:t>
      </w:r>
      <w:r w:rsidRPr="00AA74C7">
        <w:rPr>
          <w:rFonts w:ascii="Arial" w:hAnsi="Arial" w:cs="Arial"/>
          <w:sz w:val="22"/>
          <w:szCs w:val="22"/>
        </w:rPr>
        <w:t>.</w:t>
      </w:r>
    </w:p>
    <w:p w14:paraId="18EB02DE" w14:textId="77777777" w:rsidR="00565874" w:rsidRPr="00AA74C7" w:rsidRDefault="00565874" w:rsidP="00B80E58">
      <w:pPr>
        <w:jc w:val="both"/>
        <w:rPr>
          <w:rFonts w:ascii="Arial" w:hAnsi="Arial" w:cs="Arial"/>
          <w:sz w:val="22"/>
          <w:szCs w:val="22"/>
        </w:rPr>
      </w:pPr>
    </w:p>
    <w:p w14:paraId="37B23721" w14:textId="44B1D73D" w:rsidR="00565874" w:rsidRPr="00AA74C7" w:rsidRDefault="00571F05" w:rsidP="00B80E58">
      <w:pPr>
        <w:jc w:val="both"/>
        <w:rPr>
          <w:rFonts w:ascii="Arial" w:hAnsi="Arial" w:cs="Arial"/>
          <w:sz w:val="22"/>
          <w:szCs w:val="22"/>
        </w:rPr>
      </w:pPr>
      <w:r w:rsidRPr="00AA74C7">
        <w:rPr>
          <w:rFonts w:ascii="Arial" w:hAnsi="Arial" w:cs="Arial"/>
          <w:sz w:val="22"/>
          <w:szCs w:val="22"/>
          <w:vertAlign w:val="superscript"/>
        </w:rPr>
        <w:t>1</w:t>
      </w:r>
      <w:r w:rsidR="00D4616A" w:rsidRPr="00AA74C7">
        <w:rPr>
          <w:rFonts w:ascii="Arial" w:hAnsi="Arial" w:cs="Arial"/>
          <w:sz w:val="22"/>
          <w:szCs w:val="22"/>
          <w:vertAlign w:val="superscript"/>
        </w:rPr>
        <w:t>，</w:t>
      </w:r>
      <w:r w:rsidR="00565874" w:rsidRPr="00AA74C7">
        <w:rPr>
          <w:rFonts w:ascii="Arial" w:hAnsi="Arial" w:cs="Arial"/>
          <w:sz w:val="22"/>
          <w:szCs w:val="22"/>
        </w:rPr>
        <w:t xml:space="preserve">Key Laboratory of Genomic and Precision Medicine, Beijing Institute of Genomics, Chinese Academy of Sciences, Beijing </w:t>
      </w:r>
      <w:r w:rsidR="00823739" w:rsidRPr="00AA74C7">
        <w:rPr>
          <w:rFonts w:ascii="Arial" w:hAnsi="Arial" w:cs="Arial"/>
          <w:sz w:val="22"/>
          <w:szCs w:val="22"/>
        </w:rPr>
        <w:t xml:space="preserve">100101, </w:t>
      </w:r>
      <w:r w:rsidR="00565874" w:rsidRPr="00AA74C7">
        <w:rPr>
          <w:rFonts w:ascii="Arial" w:hAnsi="Arial" w:cs="Arial"/>
          <w:sz w:val="22"/>
          <w:szCs w:val="22"/>
        </w:rPr>
        <w:t>China</w:t>
      </w:r>
    </w:p>
    <w:p w14:paraId="19E19588" w14:textId="737AAFA9" w:rsidR="00565874" w:rsidRPr="00AA74C7" w:rsidRDefault="00823739" w:rsidP="00B80E58">
      <w:pPr>
        <w:jc w:val="both"/>
        <w:rPr>
          <w:rFonts w:ascii="Arial" w:hAnsi="Arial" w:cs="Arial"/>
          <w:sz w:val="22"/>
          <w:szCs w:val="22"/>
        </w:rPr>
      </w:pPr>
      <w:r w:rsidRPr="00AA74C7">
        <w:rPr>
          <w:rFonts w:ascii="Arial" w:hAnsi="Arial" w:cs="Arial"/>
          <w:sz w:val="22"/>
          <w:szCs w:val="22"/>
          <w:vertAlign w:val="superscript"/>
        </w:rPr>
        <w:t>2</w:t>
      </w:r>
      <w:r w:rsidR="00D4616A" w:rsidRPr="00AA74C7">
        <w:rPr>
          <w:rFonts w:ascii="Arial" w:hAnsi="Arial" w:cs="Arial"/>
          <w:sz w:val="22"/>
          <w:szCs w:val="22"/>
          <w:vertAlign w:val="superscript"/>
        </w:rPr>
        <w:t>，</w:t>
      </w:r>
      <w:r w:rsidR="00565874" w:rsidRPr="00AA74C7">
        <w:rPr>
          <w:rFonts w:ascii="Arial" w:hAnsi="Arial" w:cs="Arial"/>
          <w:sz w:val="22"/>
          <w:szCs w:val="22"/>
        </w:rPr>
        <w:t>Department of Gastroenterology, Peking University Third Hospital, Beijing</w:t>
      </w:r>
      <w:r w:rsidRPr="00AA74C7">
        <w:rPr>
          <w:rFonts w:ascii="Arial" w:hAnsi="Arial" w:cs="Arial"/>
          <w:sz w:val="22"/>
          <w:szCs w:val="22"/>
        </w:rPr>
        <w:t xml:space="preserve"> 100191</w:t>
      </w:r>
      <w:r w:rsidR="00565874" w:rsidRPr="00AA74C7">
        <w:rPr>
          <w:rFonts w:ascii="Arial" w:hAnsi="Arial" w:cs="Arial"/>
          <w:sz w:val="22"/>
          <w:szCs w:val="22"/>
        </w:rPr>
        <w:t>, China</w:t>
      </w:r>
    </w:p>
    <w:p w14:paraId="6EB70300" w14:textId="332FFB3D" w:rsidR="00823739" w:rsidRPr="00AA74C7" w:rsidRDefault="00823739" w:rsidP="00B80E58">
      <w:pPr>
        <w:jc w:val="both"/>
        <w:rPr>
          <w:rFonts w:ascii="Arial" w:hAnsi="Arial" w:cs="Arial"/>
          <w:sz w:val="22"/>
          <w:szCs w:val="22"/>
        </w:rPr>
      </w:pPr>
      <w:r w:rsidRPr="00AA74C7">
        <w:rPr>
          <w:rFonts w:ascii="Arial" w:hAnsi="Arial" w:cs="Arial"/>
          <w:sz w:val="22"/>
          <w:szCs w:val="22"/>
          <w:vertAlign w:val="superscript"/>
        </w:rPr>
        <w:t>3</w:t>
      </w:r>
      <w:r w:rsidR="00D4616A" w:rsidRPr="00AA74C7">
        <w:rPr>
          <w:rFonts w:ascii="Arial" w:hAnsi="Arial" w:cs="Arial"/>
          <w:sz w:val="22"/>
          <w:szCs w:val="22"/>
          <w:vertAlign w:val="superscript"/>
        </w:rPr>
        <w:t>，</w:t>
      </w:r>
      <w:r w:rsidR="00565874" w:rsidRPr="00AA74C7">
        <w:rPr>
          <w:rFonts w:ascii="Arial" w:hAnsi="Arial" w:cs="Arial"/>
          <w:sz w:val="22"/>
          <w:szCs w:val="22"/>
        </w:rPr>
        <w:t>Center for Precision Medicine Research, Marshfield Clinic Research Institute, Marshfield, WI</w:t>
      </w:r>
      <w:r w:rsidR="00226E92">
        <w:rPr>
          <w:rFonts w:ascii="Arial" w:hAnsi="Arial" w:cs="Arial"/>
          <w:sz w:val="22"/>
          <w:szCs w:val="22"/>
        </w:rPr>
        <w:t xml:space="preserve"> 54449</w:t>
      </w:r>
      <w:r w:rsidR="00565874" w:rsidRPr="00AA74C7">
        <w:rPr>
          <w:rFonts w:ascii="Arial" w:hAnsi="Arial" w:cs="Arial"/>
          <w:sz w:val="22"/>
          <w:szCs w:val="22"/>
        </w:rPr>
        <w:t>, USA</w:t>
      </w:r>
    </w:p>
    <w:p w14:paraId="7D33647E" w14:textId="4FD12648" w:rsidR="00823739" w:rsidRDefault="00823739" w:rsidP="00B80E58">
      <w:pPr>
        <w:jc w:val="both"/>
        <w:rPr>
          <w:rFonts w:ascii="Arial" w:hAnsi="Arial" w:cs="Arial"/>
          <w:sz w:val="22"/>
          <w:szCs w:val="22"/>
        </w:rPr>
      </w:pPr>
      <w:r w:rsidRPr="00AA74C7">
        <w:rPr>
          <w:rFonts w:ascii="Arial" w:hAnsi="Arial" w:cs="Arial"/>
          <w:sz w:val="22"/>
          <w:szCs w:val="22"/>
          <w:vertAlign w:val="superscript"/>
        </w:rPr>
        <w:t>4</w:t>
      </w:r>
      <w:r w:rsidR="00D4616A" w:rsidRPr="00AA74C7">
        <w:rPr>
          <w:rFonts w:ascii="Arial" w:hAnsi="Arial" w:cs="Arial"/>
          <w:sz w:val="22"/>
          <w:szCs w:val="22"/>
          <w:vertAlign w:val="superscript"/>
        </w:rPr>
        <w:t>，</w:t>
      </w:r>
      <w:r w:rsidRPr="00AA74C7">
        <w:rPr>
          <w:rFonts w:ascii="Arial" w:hAnsi="Arial" w:cs="Arial"/>
          <w:sz w:val="22"/>
          <w:szCs w:val="22"/>
        </w:rPr>
        <w:t>University of Chinese Academy of Sciences, Beijing 100049, China</w:t>
      </w:r>
    </w:p>
    <w:p w14:paraId="308905A1" w14:textId="5A15E33C" w:rsidR="009C14B1" w:rsidRDefault="009C14B1" w:rsidP="00B80E58">
      <w:pPr>
        <w:jc w:val="both"/>
        <w:rPr>
          <w:rFonts w:ascii="Arial" w:hAnsi="Arial" w:cs="Arial"/>
          <w:sz w:val="22"/>
          <w:szCs w:val="22"/>
        </w:rPr>
      </w:pPr>
      <w:r>
        <w:rPr>
          <w:rFonts w:ascii="Arial" w:hAnsi="Arial" w:cs="Arial"/>
          <w:sz w:val="22"/>
          <w:szCs w:val="22"/>
          <w:vertAlign w:val="superscript"/>
        </w:rPr>
        <w:t>5</w:t>
      </w:r>
      <w:r w:rsidRPr="00AA74C7">
        <w:rPr>
          <w:rFonts w:ascii="Arial" w:hAnsi="Arial" w:cs="Arial"/>
          <w:sz w:val="22"/>
          <w:szCs w:val="22"/>
          <w:vertAlign w:val="superscript"/>
        </w:rPr>
        <w:t>，</w:t>
      </w:r>
      <w:r w:rsidRPr="00B7798C">
        <w:rPr>
          <w:rFonts w:ascii="Arial" w:hAnsi="Arial" w:cs="Arial"/>
          <w:sz w:val="22"/>
          <w:szCs w:val="22"/>
        </w:rPr>
        <w:t>Center for</w:t>
      </w:r>
      <w:r>
        <w:rPr>
          <w:rFonts w:ascii="Arial" w:hAnsi="Arial" w:cs="Arial"/>
          <w:sz w:val="22"/>
          <w:szCs w:val="22"/>
        </w:rPr>
        <w:t xml:space="preserve"> Oral and Systemic Health, </w:t>
      </w:r>
      <w:r w:rsidRPr="00B7798C">
        <w:rPr>
          <w:rFonts w:ascii="Arial" w:hAnsi="Arial" w:cs="Arial"/>
          <w:sz w:val="22"/>
          <w:szCs w:val="22"/>
        </w:rPr>
        <w:t>Marshf</w:t>
      </w:r>
      <w:r>
        <w:rPr>
          <w:rFonts w:ascii="Arial" w:hAnsi="Arial" w:cs="Arial"/>
          <w:sz w:val="22"/>
          <w:szCs w:val="22"/>
        </w:rPr>
        <w:t xml:space="preserve">ield Clinic Research Institute, </w:t>
      </w:r>
      <w:r w:rsidRPr="00AA74C7">
        <w:rPr>
          <w:rFonts w:ascii="Arial" w:hAnsi="Arial" w:cs="Arial"/>
          <w:sz w:val="22"/>
          <w:szCs w:val="22"/>
        </w:rPr>
        <w:t>Marshfield, WI</w:t>
      </w:r>
      <w:r>
        <w:rPr>
          <w:rFonts w:ascii="Arial" w:hAnsi="Arial" w:cs="Arial"/>
          <w:sz w:val="22"/>
          <w:szCs w:val="22"/>
        </w:rPr>
        <w:t xml:space="preserve"> 54449</w:t>
      </w:r>
      <w:r w:rsidRPr="00AA74C7">
        <w:rPr>
          <w:rFonts w:ascii="Arial" w:hAnsi="Arial" w:cs="Arial"/>
          <w:sz w:val="22"/>
          <w:szCs w:val="22"/>
        </w:rPr>
        <w:t>, USA</w:t>
      </w:r>
    </w:p>
    <w:p w14:paraId="4EF25C37" w14:textId="1C1CB583" w:rsidR="00016CC3" w:rsidRDefault="004B211F" w:rsidP="00B80E58">
      <w:pPr>
        <w:jc w:val="both"/>
        <w:rPr>
          <w:rFonts w:ascii="Arial" w:hAnsi="Arial" w:cs="Arial"/>
          <w:sz w:val="22"/>
          <w:szCs w:val="22"/>
        </w:rPr>
      </w:pPr>
      <w:r>
        <w:rPr>
          <w:rFonts w:ascii="Arial" w:hAnsi="Arial" w:cs="Arial"/>
          <w:sz w:val="22"/>
          <w:szCs w:val="22"/>
          <w:vertAlign w:val="superscript"/>
        </w:rPr>
        <w:t>6</w:t>
      </w:r>
      <w:r w:rsidR="00226E92" w:rsidRPr="003C635F">
        <w:rPr>
          <w:rFonts w:ascii="Arial" w:hAnsi="Arial" w:cs="Arial"/>
          <w:sz w:val="22"/>
          <w:szCs w:val="22"/>
          <w:vertAlign w:val="superscript"/>
        </w:rPr>
        <w:t xml:space="preserve">. </w:t>
      </w:r>
      <w:r w:rsidR="00226E92" w:rsidRPr="003C635F">
        <w:rPr>
          <w:rFonts w:ascii="Arial" w:hAnsi="Arial" w:cs="Arial"/>
          <w:sz w:val="22"/>
          <w:szCs w:val="22"/>
        </w:rPr>
        <w:t>Computation and Informatics in Biology and Medicine, University of Wisconsin-Madison, Madison, WI, 53706, USA</w:t>
      </w:r>
    </w:p>
    <w:p w14:paraId="79F267F1" w14:textId="7FD7C8DE" w:rsidR="00226E92" w:rsidRDefault="004B211F" w:rsidP="00B80E58">
      <w:pPr>
        <w:jc w:val="both"/>
        <w:rPr>
          <w:rFonts w:ascii="Arial" w:hAnsi="Arial" w:cs="Arial"/>
          <w:sz w:val="22"/>
          <w:szCs w:val="22"/>
        </w:rPr>
      </w:pPr>
      <w:r>
        <w:rPr>
          <w:rFonts w:ascii="Arial" w:hAnsi="Arial" w:cs="Arial"/>
          <w:sz w:val="22"/>
          <w:szCs w:val="22"/>
          <w:vertAlign w:val="superscript"/>
        </w:rPr>
        <w:t>7</w:t>
      </w:r>
      <w:r w:rsidR="00226E92" w:rsidRPr="003C635F">
        <w:rPr>
          <w:rFonts w:ascii="Arial" w:hAnsi="Arial" w:cs="Arial"/>
          <w:sz w:val="22"/>
          <w:szCs w:val="22"/>
          <w:vertAlign w:val="superscript"/>
        </w:rPr>
        <w:t xml:space="preserve">. </w:t>
      </w:r>
      <w:r w:rsidR="00226E92" w:rsidRPr="003C635F">
        <w:rPr>
          <w:rFonts w:ascii="Arial" w:hAnsi="Arial" w:cs="Arial"/>
          <w:sz w:val="22"/>
          <w:szCs w:val="22"/>
        </w:rPr>
        <w:t>Department of Medical Genetics, School of Medicine and Public Health, University of Wisconsin-Madison, Madison, WI, USA</w:t>
      </w:r>
    </w:p>
    <w:p w14:paraId="32C1AC19" w14:textId="4FAA719B" w:rsidR="00823739" w:rsidRDefault="00823739" w:rsidP="00B8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jc w:val="both"/>
        <w:rPr>
          <w:rFonts w:ascii="Arial" w:hAnsi="Arial" w:cs="Arial"/>
          <w:sz w:val="22"/>
          <w:szCs w:val="22"/>
        </w:rPr>
      </w:pPr>
      <w:r w:rsidRPr="00AA74C7">
        <w:rPr>
          <w:rFonts w:ascii="Arial" w:hAnsi="Arial" w:cs="Arial"/>
          <w:sz w:val="22"/>
          <w:szCs w:val="22"/>
        </w:rPr>
        <w:t xml:space="preserve"># </w:t>
      </w:r>
      <w:proofErr w:type="gramStart"/>
      <w:r w:rsidRPr="00AA74C7">
        <w:rPr>
          <w:rFonts w:ascii="Arial" w:hAnsi="Arial" w:cs="Arial"/>
          <w:sz w:val="22"/>
          <w:szCs w:val="22"/>
        </w:rPr>
        <w:t>These</w:t>
      </w:r>
      <w:proofErr w:type="gramEnd"/>
      <w:r w:rsidRPr="00AA74C7">
        <w:rPr>
          <w:rFonts w:ascii="Arial" w:hAnsi="Arial" w:cs="Arial"/>
          <w:sz w:val="22"/>
          <w:szCs w:val="22"/>
        </w:rPr>
        <w:t xml:space="preserve"> authors contributed equally to this work; * Corresponding Author</w:t>
      </w:r>
    </w:p>
    <w:p w14:paraId="58D525F1" w14:textId="77777777" w:rsidR="00B80E58" w:rsidRPr="00AA74C7" w:rsidRDefault="00B80E58" w:rsidP="00B8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jc w:val="both"/>
        <w:rPr>
          <w:rFonts w:ascii="Arial" w:hAnsi="Arial" w:cs="Arial"/>
          <w:sz w:val="22"/>
          <w:szCs w:val="22"/>
        </w:rPr>
      </w:pPr>
    </w:p>
    <w:p w14:paraId="00DE8839" w14:textId="2B12C56A" w:rsidR="00D4616A" w:rsidRDefault="00B80E58" w:rsidP="00B80E58">
      <w:pPr>
        <w:jc w:val="both"/>
        <w:rPr>
          <w:rStyle w:val="Hyperlink"/>
          <w:rFonts w:ascii="Arial" w:hAnsi="Arial" w:cs="Arial"/>
          <w:color w:val="auto"/>
          <w:sz w:val="22"/>
          <w:szCs w:val="22"/>
        </w:rPr>
      </w:pPr>
      <w:r>
        <w:rPr>
          <w:rStyle w:val="Hyperlink"/>
          <w:rFonts w:ascii="Arial" w:hAnsi="Arial" w:cs="Arial"/>
          <w:b/>
          <w:noProof/>
          <w:color w:val="auto"/>
          <w:sz w:val="22"/>
          <w:szCs w:val="22"/>
        </w:rPr>
        <w:t>Information for Corresponding Author:</w:t>
      </w:r>
      <w:r w:rsidRPr="00B80E58">
        <w:rPr>
          <w:rStyle w:val="Hyperlink"/>
          <w:rFonts w:ascii="Arial" w:hAnsi="Arial" w:cs="Arial"/>
          <w:noProof/>
          <w:color w:val="auto"/>
          <w:sz w:val="22"/>
          <w:szCs w:val="22"/>
          <w:u w:val="none"/>
        </w:rPr>
        <w:t xml:space="preserve"> </w:t>
      </w:r>
      <w:r w:rsidR="00D4616A" w:rsidRPr="00B80E58">
        <w:rPr>
          <w:rStyle w:val="Hyperlink"/>
          <w:rFonts w:ascii="Arial" w:hAnsi="Arial" w:cs="Arial"/>
          <w:noProof/>
          <w:color w:val="auto"/>
          <w:sz w:val="22"/>
          <w:szCs w:val="22"/>
          <w:u w:val="none"/>
        </w:rPr>
        <w:t>Shigang Ding, M.D.</w:t>
      </w:r>
      <w:r>
        <w:rPr>
          <w:rFonts w:ascii="Arial" w:hAnsi="Arial" w:cs="Arial"/>
          <w:sz w:val="22"/>
          <w:szCs w:val="22"/>
        </w:rPr>
        <w:t xml:space="preserve"> </w:t>
      </w:r>
      <w:r w:rsidR="00D4616A" w:rsidRPr="00AA74C7">
        <w:rPr>
          <w:rFonts w:ascii="Arial" w:hAnsi="Arial" w:cs="Arial"/>
          <w:sz w:val="22"/>
          <w:szCs w:val="22"/>
        </w:rPr>
        <w:t xml:space="preserve">Email: </w:t>
      </w:r>
      <w:hyperlink r:id="rId10" w:history="1">
        <w:r w:rsidRPr="00722326">
          <w:rPr>
            <w:rStyle w:val="Hyperlink"/>
            <w:rFonts w:ascii="Arial" w:hAnsi="Arial" w:cs="Arial"/>
            <w:sz w:val="22"/>
            <w:szCs w:val="22"/>
          </w:rPr>
          <w:t>dingshigang222@163.com</w:t>
        </w:r>
      </w:hyperlink>
    </w:p>
    <w:p w14:paraId="3AF7C5FC" w14:textId="30370CC5" w:rsidR="00B80E58" w:rsidRDefault="00B80E58" w:rsidP="00B80E58">
      <w:pPr>
        <w:jc w:val="both"/>
        <w:rPr>
          <w:rStyle w:val="Hyperlink"/>
          <w:rFonts w:ascii="Arial" w:hAnsi="Arial" w:cs="Arial"/>
          <w:color w:val="auto"/>
          <w:sz w:val="22"/>
          <w:szCs w:val="22"/>
        </w:rPr>
      </w:pPr>
    </w:p>
    <w:p w14:paraId="4AF1BBB4" w14:textId="54F9E957" w:rsidR="00B80E58" w:rsidRDefault="00B80E58" w:rsidP="00B80E58">
      <w:pPr>
        <w:jc w:val="both"/>
        <w:rPr>
          <w:rStyle w:val="Hyperlink"/>
          <w:rFonts w:ascii="Arial" w:hAnsi="Arial" w:cs="Arial"/>
          <w:b/>
          <w:color w:val="auto"/>
          <w:sz w:val="22"/>
          <w:szCs w:val="22"/>
        </w:rPr>
      </w:pPr>
      <w:r w:rsidRPr="00B80E58">
        <w:rPr>
          <w:rStyle w:val="Hyperlink"/>
          <w:rFonts w:ascii="Arial" w:hAnsi="Arial" w:cs="Arial"/>
          <w:b/>
          <w:color w:val="auto"/>
          <w:sz w:val="22"/>
          <w:szCs w:val="22"/>
        </w:rPr>
        <w:t>Word Count</w:t>
      </w:r>
      <w:r>
        <w:rPr>
          <w:rStyle w:val="Hyperlink"/>
          <w:rFonts w:ascii="Arial" w:hAnsi="Arial" w:cs="Arial"/>
          <w:b/>
          <w:color w:val="auto"/>
          <w:sz w:val="22"/>
          <w:szCs w:val="22"/>
        </w:rPr>
        <w:t xml:space="preserve"> (text only)</w:t>
      </w:r>
      <w:r w:rsidRPr="00B80E58">
        <w:rPr>
          <w:rStyle w:val="Hyperlink"/>
          <w:rFonts w:ascii="Arial" w:hAnsi="Arial" w:cs="Arial"/>
          <w:b/>
          <w:color w:val="auto"/>
          <w:sz w:val="22"/>
          <w:szCs w:val="22"/>
        </w:rPr>
        <w:t>:</w:t>
      </w:r>
    </w:p>
    <w:p w14:paraId="1279964F" w14:textId="0A8374B5" w:rsidR="00B80E58" w:rsidRDefault="00B80E58" w:rsidP="00B80E58">
      <w:pPr>
        <w:jc w:val="both"/>
        <w:rPr>
          <w:rStyle w:val="Hyperlink"/>
          <w:rFonts w:ascii="Arial" w:hAnsi="Arial" w:cs="Arial"/>
          <w:b/>
          <w:color w:val="auto"/>
          <w:sz w:val="22"/>
          <w:szCs w:val="22"/>
        </w:rPr>
      </w:pPr>
    </w:p>
    <w:p w14:paraId="6C9DF953" w14:textId="3E72EED9" w:rsidR="00B80E58" w:rsidRPr="00C72EB1" w:rsidRDefault="009D78BC" w:rsidP="00B80E58">
      <w:pPr>
        <w:jc w:val="both"/>
        <w:rPr>
          <w:rStyle w:val="Hyperlink"/>
          <w:rFonts w:ascii="Arial" w:hAnsi="Arial" w:cs="Arial"/>
          <w:color w:val="auto"/>
          <w:sz w:val="22"/>
          <w:szCs w:val="22"/>
          <w:u w:val="none"/>
        </w:rPr>
      </w:pPr>
      <w:commentRangeStart w:id="33"/>
      <w:r>
        <w:rPr>
          <w:rStyle w:val="Hyperlink"/>
          <w:rFonts w:ascii="Arial" w:hAnsi="Arial" w:cs="Arial"/>
          <w:b/>
          <w:color w:val="auto"/>
          <w:sz w:val="22"/>
          <w:szCs w:val="22"/>
        </w:rPr>
        <w:t>Guarantor of the Article</w:t>
      </w:r>
      <w:r w:rsidR="00B80E58">
        <w:rPr>
          <w:rStyle w:val="Hyperlink"/>
          <w:rFonts w:ascii="Arial" w:hAnsi="Arial" w:cs="Arial"/>
          <w:b/>
          <w:color w:val="auto"/>
          <w:sz w:val="22"/>
          <w:szCs w:val="22"/>
        </w:rPr>
        <w:t>:</w:t>
      </w:r>
      <w:r w:rsidR="00C72EB1">
        <w:rPr>
          <w:rStyle w:val="Hyperlink"/>
          <w:rFonts w:ascii="Arial" w:hAnsi="Arial" w:cs="Arial"/>
          <w:color w:val="auto"/>
          <w:sz w:val="22"/>
          <w:szCs w:val="22"/>
          <w:u w:val="none"/>
        </w:rPr>
        <w:t xml:space="preserve"> </w:t>
      </w:r>
      <w:commentRangeEnd w:id="33"/>
      <w:r w:rsidR="00C72EB1">
        <w:rPr>
          <w:rStyle w:val="CommentReference"/>
        </w:rPr>
        <w:commentReference w:id="33"/>
      </w:r>
    </w:p>
    <w:p w14:paraId="1BB74A8A" w14:textId="11EE7680" w:rsidR="00B80E58" w:rsidRDefault="00B80E58" w:rsidP="00B80E58">
      <w:pPr>
        <w:jc w:val="both"/>
        <w:rPr>
          <w:rStyle w:val="Hyperlink"/>
          <w:rFonts w:ascii="Arial" w:hAnsi="Arial" w:cs="Arial"/>
          <w:b/>
          <w:color w:val="auto"/>
          <w:sz w:val="22"/>
          <w:szCs w:val="22"/>
        </w:rPr>
      </w:pPr>
    </w:p>
    <w:p w14:paraId="0444C2E7" w14:textId="10F64350" w:rsidR="00B80E58" w:rsidRPr="00C72EB1" w:rsidRDefault="009D78BC" w:rsidP="00B80E58">
      <w:pPr>
        <w:jc w:val="both"/>
        <w:rPr>
          <w:rStyle w:val="Hyperlink"/>
          <w:rFonts w:ascii="Arial" w:hAnsi="Arial" w:cs="Arial"/>
          <w:color w:val="auto"/>
          <w:sz w:val="22"/>
          <w:szCs w:val="22"/>
          <w:u w:val="none"/>
        </w:rPr>
      </w:pPr>
      <w:commentRangeStart w:id="34"/>
      <w:r>
        <w:rPr>
          <w:rStyle w:val="Hyperlink"/>
          <w:rFonts w:ascii="Arial" w:hAnsi="Arial" w:cs="Arial"/>
          <w:b/>
          <w:color w:val="auto"/>
          <w:sz w:val="22"/>
          <w:szCs w:val="22"/>
        </w:rPr>
        <w:t>Specific Author Contributions</w:t>
      </w:r>
      <w:r w:rsidR="00B80E58">
        <w:rPr>
          <w:rStyle w:val="Hyperlink"/>
          <w:rFonts w:ascii="Arial" w:hAnsi="Arial" w:cs="Arial"/>
          <w:b/>
          <w:color w:val="auto"/>
          <w:sz w:val="22"/>
          <w:szCs w:val="22"/>
        </w:rPr>
        <w:t>:</w:t>
      </w:r>
      <w:r w:rsidR="00C72EB1">
        <w:rPr>
          <w:rStyle w:val="Hyperlink"/>
          <w:rFonts w:ascii="Arial" w:hAnsi="Arial" w:cs="Arial"/>
          <w:color w:val="auto"/>
          <w:sz w:val="22"/>
          <w:szCs w:val="22"/>
          <w:u w:val="none"/>
        </w:rPr>
        <w:t xml:space="preserve"> </w:t>
      </w:r>
      <w:r w:rsidR="00C72EB1" w:rsidRPr="00C72EB1">
        <w:rPr>
          <w:rStyle w:val="Hyperlink"/>
          <w:rFonts w:ascii="Arial" w:hAnsi="Arial" w:cs="Arial"/>
          <w:color w:val="auto"/>
          <w:sz w:val="22"/>
          <w:szCs w:val="22"/>
          <w:u w:val="none"/>
        </w:rPr>
        <w:t xml:space="preserve">JF developed </w:t>
      </w:r>
      <w:ins w:id="35" w:author="Andreae, Emily A" w:date="2019-10-04T14:26:00Z">
        <w:r w:rsidR="00BA0BDE">
          <w:rPr>
            <w:rStyle w:val="Hyperlink"/>
            <w:rFonts w:ascii="Arial" w:hAnsi="Arial" w:cs="Arial"/>
            <w:color w:val="auto"/>
            <w:sz w:val="22"/>
            <w:szCs w:val="22"/>
            <w:u w:val="none"/>
          </w:rPr>
          <w:t xml:space="preserve">the </w:t>
        </w:r>
      </w:ins>
      <w:r w:rsidR="00C72EB1" w:rsidRPr="00C72EB1">
        <w:rPr>
          <w:rStyle w:val="Hyperlink"/>
          <w:rFonts w:ascii="Arial" w:hAnsi="Arial" w:cs="Arial"/>
          <w:color w:val="auto"/>
          <w:sz w:val="22"/>
          <w:szCs w:val="22"/>
          <w:u w:val="none"/>
        </w:rPr>
        <w:t xml:space="preserve">analysis method and drafted the manuscript. JL recruited </w:t>
      </w:r>
      <w:commentRangeEnd w:id="34"/>
      <w:r w:rsidR="00366ADA">
        <w:rPr>
          <w:rStyle w:val="CommentReference"/>
        </w:rPr>
        <w:commentReference w:id="34"/>
      </w:r>
      <w:r w:rsidR="00C72EB1" w:rsidRPr="00C72EB1">
        <w:rPr>
          <w:rStyle w:val="Hyperlink"/>
          <w:rFonts w:ascii="Arial" w:hAnsi="Arial" w:cs="Arial"/>
          <w:color w:val="auto"/>
          <w:sz w:val="22"/>
          <w:szCs w:val="22"/>
          <w:u w:val="none"/>
        </w:rPr>
        <w:t>patients</w:t>
      </w:r>
      <w:ins w:id="36" w:author="Andreae, Emily A" w:date="2019-10-04T14:26:00Z">
        <w:r w:rsidR="00F83089">
          <w:rPr>
            <w:rStyle w:val="Hyperlink"/>
            <w:rFonts w:ascii="Arial" w:hAnsi="Arial" w:cs="Arial"/>
            <w:color w:val="auto"/>
            <w:sz w:val="22"/>
            <w:szCs w:val="22"/>
            <w:u w:val="none"/>
          </w:rPr>
          <w:t>,</w:t>
        </w:r>
      </w:ins>
      <w:del w:id="37" w:author="Andreae, Emily A" w:date="2019-10-04T14:26:00Z">
        <w:r w:rsidR="00C72EB1" w:rsidRPr="00C72EB1" w:rsidDel="00F83089">
          <w:rPr>
            <w:rStyle w:val="Hyperlink"/>
            <w:rFonts w:ascii="Arial" w:hAnsi="Arial" w:cs="Arial"/>
            <w:color w:val="auto"/>
            <w:sz w:val="22"/>
            <w:szCs w:val="22"/>
            <w:u w:val="none"/>
          </w:rPr>
          <w:delText xml:space="preserve"> and</w:delText>
        </w:r>
      </w:del>
      <w:r w:rsidR="00C72EB1" w:rsidRPr="00C72EB1">
        <w:rPr>
          <w:rStyle w:val="Hyperlink"/>
          <w:rFonts w:ascii="Arial" w:hAnsi="Arial" w:cs="Arial"/>
          <w:color w:val="auto"/>
          <w:sz w:val="22"/>
          <w:szCs w:val="22"/>
          <w:u w:val="none"/>
        </w:rPr>
        <w:t xml:space="preserve"> provided clinical expertise on colorectal adenoma</w:t>
      </w:r>
      <w:ins w:id="38" w:author="Andreae, Emily A" w:date="2019-10-04T14:26:00Z">
        <w:r w:rsidR="00F83089">
          <w:rPr>
            <w:rStyle w:val="Hyperlink"/>
            <w:rFonts w:ascii="Arial" w:hAnsi="Arial" w:cs="Arial"/>
            <w:color w:val="auto"/>
            <w:sz w:val="22"/>
            <w:szCs w:val="22"/>
            <w:u w:val="none"/>
          </w:rPr>
          <w:t>s,</w:t>
        </w:r>
      </w:ins>
      <w:r w:rsidR="00C72EB1" w:rsidRPr="00C72EB1">
        <w:rPr>
          <w:rStyle w:val="Hyperlink"/>
          <w:rFonts w:ascii="Arial" w:hAnsi="Arial" w:cs="Arial"/>
          <w:color w:val="auto"/>
          <w:sz w:val="22"/>
          <w:szCs w:val="22"/>
          <w:u w:val="none"/>
        </w:rPr>
        <w:t xml:space="preserve"> and interpreted the results. JF, HZ, and SG performed data analysis. SG and DZ reviewed and edited the manuscript. CT and YZ conducted array experiments. WW collected and prepared tissue samples and collected </w:t>
      </w:r>
      <w:ins w:id="39" w:author="Andreae, Emily A" w:date="2019-10-04T14:26:00Z">
        <w:r w:rsidR="00F83089">
          <w:rPr>
            <w:rStyle w:val="Hyperlink"/>
            <w:rFonts w:ascii="Arial" w:hAnsi="Arial" w:cs="Arial"/>
            <w:color w:val="auto"/>
            <w:sz w:val="22"/>
            <w:szCs w:val="22"/>
            <w:u w:val="none"/>
          </w:rPr>
          <w:t xml:space="preserve">the </w:t>
        </w:r>
      </w:ins>
      <w:r w:rsidR="00C72EB1" w:rsidRPr="00C72EB1">
        <w:rPr>
          <w:rStyle w:val="Hyperlink"/>
          <w:rFonts w:ascii="Arial" w:hAnsi="Arial" w:cs="Arial"/>
          <w:color w:val="auto"/>
          <w:sz w:val="22"/>
          <w:szCs w:val="22"/>
          <w:u w:val="none"/>
        </w:rPr>
        <w:t xml:space="preserve">results of clinical assays. SD enrolled patients and collected all </w:t>
      </w:r>
      <w:del w:id="40" w:author="Andreae, Emily A" w:date="2019-10-04T14:26:00Z">
        <w:r w:rsidR="00C72EB1" w:rsidRPr="00C72EB1" w:rsidDel="00F83089">
          <w:rPr>
            <w:rStyle w:val="Hyperlink"/>
            <w:rFonts w:ascii="Arial" w:hAnsi="Arial" w:cs="Arial"/>
            <w:color w:val="auto"/>
            <w:sz w:val="22"/>
            <w:szCs w:val="22"/>
            <w:u w:val="none"/>
          </w:rPr>
          <w:delText xml:space="preserve">the </w:delText>
        </w:r>
      </w:del>
      <w:r w:rsidR="00C72EB1" w:rsidRPr="00C72EB1">
        <w:rPr>
          <w:rStyle w:val="Hyperlink"/>
          <w:rFonts w:ascii="Arial" w:hAnsi="Arial" w:cs="Arial"/>
          <w:color w:val="auto"/>
          <w:sz w:val="22"/>
          <w:szCs w:val="22"/>
          <w:u w:val="none"/>
        </w:rPr>
        <w:t xml:space="preserve">clinical information. DZ and CZ designed the study, supervised all </w:t>
      </w:r>
      <w:proofErr w:type="gramStart"/>
      <w:r w:rsidR="00C72EB1" w:rsidRPr="00C72EB1">
        <w:rPr>
          <w:rStyle w:val="Hyperlink"/>
          <w:rFonts w:ascii="Arial" w:hAnsi="Arial" w:cs="Arial"/>
          <w:color w:val="auto"/>
          <w:sz w:val="22"/>
          <w:szCs w:val="22"/>
          <w:u w:val="none"/>
        </w:rPr>
        <w:t>experiments and analysis, provid</w:t>
      </w:r>
      <w:ins w:id="41" w:author="Andreae, Emily A" w:date="2019-10-04T14:27:00Z">
        <w:r w:rsidR="00F83089">
          <w:rPr>
            <w:rStyle w:val="Hyperlink"/>
            <w:rFonts w:ascii="Arial" w:hAnsi="Arial" w:cs="Arial"/>
            <w:color w:val="auto"/>
            <w:sz w:val="22"/>
            <w:szCs w:val="22"/>
            <w:u w:val="none"/>
          </w:rPr>
          <w:t>ed</w:t>
        </w:r>
      </w:ins>
      <w:del w:id="42" w:author="Andreae, Emily A" w:date="2019-10-04T14:27:00Z">
        <w:r w:rsidR="00C72EB1" w:rsidRPr="00C72EB1" w:rsidDel="00F83089">
          <w:rPr>
            <w:rStyle w:val="Hyperlink"/>
            <w:rFonts w:ascii="Arial" w:hAnsi="Arial" w:cs="Arial"/>
            <w:color w:val="auto"/>
            <w:sz w:val="22"/>
            <w:szCs w:val="22"/>
            <w:u w:val="none"/>
          </w:rPr>
          <w:delText>ing</w:delText>
        </w:r>
      </w:del>
      <w:r w:rsidR="00C72EB1" w:rsidRPr="00C72EB1">
        <w:rPr>
          <w:rStyle w:val="Hyperlink"/>
          <w:rFonts w:ascii="Arial" w:hAnsi="Arial" w:cs="Arial"/>
          <w:color w:val="auto"/>
          <w:sz w:val="22"/>
          <w:szCs w:val="22"/>
          <w:u w:val="none"/>
        </w:rPr>
        <w:t xml:space="preserve"> molecular</w:t>
      </w:r>
      <w:proofErr w:type="gramEnd"/>
      <w:r w:rsidR="00C72EB1" w:rsidRPr="00C72EB1">
        <w:rPr>
          <w:rStyle w:val="Hyperlink"/>
          <w:rFonts w:ascii="Arial" w:hAnsi="Arial" w:cs="Arial"/>
          <w:color w:val="auto"/>
          <w:sz w:val="22"/>
          <w:szCs w:val="22"/>
          <w:u w:val="none"/>
        </w:rPr>
        <w:t xml:space="preserve"> and cellular biology advice, </w:t>
      </w:r>
      <w:ins w:id="43" w:author="Andreae, Emily A" w:date="2019-10-04T14:27:00Z">
        <w:r w:rsidR="00F83089">
          <w:rPr>
            <w:rStyle w:val="Hyperlink"/>
            <w:rFonts w:ascii="Arial" w:hAnsi="Arial" w:cs="Arial"/>
            <w:color w:val="auto"/>
            <w:sz w:val="22"/>
            <w:szCs w:val="22"/>
            <w:u w:val="none"/>
          </w:rPr>
          <w:t xml:space="preserve">and </w:t>
        </w:r>
      </w:ins>
      <w:r w:rsidR="00C72EB1" w:rsidRPr="00C72EB1">
        <w:rPr>
          <w:rStyle w:val="Hyperlink"/>
          <w:rFonts w:ascii="Arial" w:hAnsi="Arial" w:cs="Arial"/>
          <w:color w:val="auto"/>
          <w:sz w:val="22"/>
          <w:szCs w:val="22"/>
          <w:u w:val="none"/>
        </w:rPr>
        <w:t>reviewed and edited the manuscript.</w:t>
      </w:r>
    </w:p>
    <w:p w14:paraId="24F8C1EB" w14:textId="22CBE7CA" w:rsidR="009D78BC" w:rsidRDefault="009D78BC" w:rsidP="00B80E58">
      <w:pPr>
        <w:jc w:val="both"/>
        <w:rPr>
          <w:rStyle w:val="Hyperlink"/>
          <w:rFonts w:ascii="Arial" w:hAnsi="Arial" w:cs="Arial"/>
          <w:b/>
          <w:color w:val="auto"/>
          <w:sz w:val="22"/>
          <w:szCs w:val="22"/>
        </w:rPr>
      </w:pPr>
    </w:p>
    <w:p w14:paraId="0387E61C" w14:textId="6A4DB150" w:rsidR="009D78BC" w:rsidRPr="00C72EB1" w:rsidRDefault="009D78BC" w:rsidP="00B80E58">
      <w:pPr>
        <w:jc w:val="both"/>
        <w:rPr>
          <w:rStyle w:val="Hyperlink"/>
          <w:rFonts w:ascii="Arial" w:hAnsi="Arial" w:cs="Arial"/>
          <w:color w:val="auto"/>
          <w:sz w:val="22"/>
          <w:szCs w:val="22"/>
          <w:u w:val="none"/>
        </w:rPr>
      </w:pPr>
      <w:r>
        <w:rPr>
          <w:rStyle w:val="Hyperlink"/>
          <w:rFonts w:ascii="Arial" w:hAnsi="Arial" w:cs="Arial"/>
          <w:b/>
          <w:color w:val="auto"/>
          <w:sz w:val="22"/>
          <w:szCs w:val="22"/>
        </w:rPr>
        <w:t>Financial Support:</w:t>
      </w:r>
      <w:r w:rsidR="00C72EB1">
        <w:rPr>
          <w:rStyle w:val="Hyperlink"/>
          <w:rFonts w:ascii="Arial" w:hAnsi="Arial" w:cs="Arial"/>
          <w:color w:val="auto"/>
          <w:sz w:val="22"/>
          <w:szCs w:val="22"/>
          <w:u w:val="none"/>
        </w:rPr>
        <w:t xml:space="preserve"> </w:t>
      </w:r>
      <w:r w:rsidR="00C72EB1" w:rsidRPr="00C72EB1">
        <w:rPr>
          <w:rStyle w:val="Hyperlink"/>
          <w:rFonts w:ascii="Arial" w:hAnsi="Arial" w:cs="Arial"/>
          <w:color w:val="auto"/>
          <w:sz w:val="22"/>
          <w:szCs w:val="22"/>
          <w:u w:val="none"/>
        </w:rPr>
        <w:t>This study is funded by Innovation Promotion Association CAS (2016098</w:t>
      </w:r>
      <w:proofErr w:type="gramStart"/>
      <w:r w:rsidR="00C72EB1" w:rsidRPr="00C72EB1">
        <w:rPr>
          <w:rStyle w:val="Hyperlink"/>
          <w:rFonts w:ascii="Arial" w:hAnsi="Arial" w:cs="Arial"/>
          <w:color w:val="auto"/>
          <w:sz w:val="22"/>
          <w:szCs w:val="22"/>
          <w:u w:val="none"/>
        </w:rPr>
        <w:t>) ,</w:t>
      </w:r>
      <w:proofErr w:type="gramEnd"/>
      <w:r w:rsidR="00C72EB1" w:rsidRPr="00C72EB1">
        <w:rPr>
          <w:rStyle w:val="Hyperlink"/>
          <w:rFonts w:ascii="Arial" w:hAnsi="Arial" w:cs="Arial"/>
          <w:color w:val="auto"/>
          <w:sz w:val="22"/>
          <w:szCs w:val="22"/>
          <w:u w:val="none"/>
        </w:rPr>
        <w:t xml:space="preserve"> Major State Basic Research Development Program (2014CB542006), Key Research Program of the Chinese Academy of Sciences (KJZD-EW-L14), and National Key Research and Development Plan of China (2016YFA0201404).</w:t>
      </w:r>
    </w:p>
    <w:p w14:paraId="149790C3" w14:textId="0C3AEE45" w:rsidR="009D78BC" w:rsidRDefault="009D78BC" w:rsidP="00B80E58">
      <w:pPr>
        <w:jc w:val="both"/>
        <w:rPr>
          <w:rStyle w:val="Hyperlink"/>
          <w:rFonts w:ascii="Arial" w:hAnsi="Arial" w:cs="Arial"/>
          <w:b/>
          <w:color w:val="auto"/>
          <w:sz w:val="22"/>
          <w:szCs w:val="22"/>
        </w:rPr>
      </w:pPr>
    </w:p>
    <w:p w14:paraId="4BD38171" w14:textId="6B83AB65" w:rsidR="009D78BC" w:rsidRDefault="009D78BC" w:rsidP="00B80E58">
      <w:pPr>
        <w:jc w:val="both"/>
        <w:rPr>
          <w:rStyle w:val="Hyperlink"/>
          <w:rFonts w:ascii="Arial" w:hAnsi="Arial" w:cs="Arial"/>
          <w:color w:val="auto"/>
          <w:sz w:val="22"/>
          <w:szCs w:val="22"/>
        </w:rPr>
      </w:pPr>
      <w:r>
        <w:rPr>
          <w:rStyle w:val="Hyperlink"/>
          <w:rFonts w:ascii="Arial" w:hAnsi="Arial" w:cs="Arial"/>
          <w:b/>
          <w:color w:val="auto"/>
          <w:sz w:val="22"/>
          <w:szCs w:val="22"/>
        </w:rPr>
        <w:t>Potential Competing Interests:</w:t>
      </w:r>
    </w:p>
    <w:p w14:paraId="3553359B" w14:textId="38E76A52" w:rsidR="00C72EB1" w:rsidRDefault="00C72EB1" w:rsidP="00B80E58">
      <w:pPr>
        <w:jc w:val="both"/>
        <w:rPr>
          <w:rStyle w:val="Hyperlink"/>
          <w:rFonts w:ascii="Arial" w:hAnsi="Arial" w:cs="Arial"/>
          <w:color w:val="auto"/>
          <w:sz w:val="22"/>
          <w:szCs w:val="22"/>
        </w:rPr>
      </w:pPr>
    </w:p>
    <w:p w14:paraId="10A67174" w14:textId="263B2938" w:rsidR="00BA0BDE" w:rsidRPr="00BA0BDE" w:rsidRDefault="00BA0BDE" w:rsidP="00BA0BDE">
      <w:pPr>
        <w:jc w:val="both"/>
        <w:rPr>
          <w:rFonts w:ascii="Arial" w:eastAsiaTheme="minorEastAsia" w:hAnsi="Arial" w:cs="Arial"/>
          <w:b/>
          <w:kern w:val="2"/>
          <w:sz w:val="22"/>
          <w:szCs w:val="22"/>
          <w:u w:val="single"/>
        </w:rPr>
      </w:pPr>
      <w:r w:rsidRPr="00BA0BDE">
        <w:rPr>
          <w:rFonts w:ascii="Arial" w:eastAsiaTheme="minorEastAsia" w:hAnsi="Arial" w:cs="Arial"/>
          <w:b/>
          <w:kern w:val="2"/>
          <w:sz w:val="22"/>
          <w:szCs w:val="22"/>
          <w:u w:val="single"/>
        </w:rPr>
        <w:t>Data Access</w:t>
      </w:r>
      <w:r>
        <w:rPr>
          <w:rFonts w:ascii="Arial" w:eastAsiaTheme="minorEastAsia" w:hAnsi="Arial" w:cs="Arial"/>
          <w:b/>
          <w:kern w:val="2"/>
          <w:sz w:val="22"/>
          <w:szCs w:val="22"/>
          <w:u w:val="single"/>
        </w:rPr>
        <w:t>:</w:t>
      </w:r>
      <w:r>
        <w:rPr>
          <w:rFonts w:ascii="Arial" w:eastAsiaTheme="minorEastAsia" w:hAnsi="Arial" w:cs="Arial"/>
          <w:kern w:val="2"/>
          <w:sz w:val="22"/>
          <w:szCs w:val="22"/>
        </w:rPr>
        <w:t xml:space="preserve"> </w:t>
      </w:r>
      <w:r w:rsidRPr="00AA74C7">
        <w:rPr>
          <w:rFonts w:ascii="Arial" w:hAnsi="Arial" w:cs="Arial"/>
          <w:color w:val="201F1E"/>
          <w:sz w:val="22"/>
          <w:szCs w:val="22"/>
          <w:bdr w:val="none" w:sz="0" w:space="0" w:color="auto" w:frame="1"/>
          <w:shd w:val="clear" w:color="auto" w:fill="FFFFFF"/>
        </w:rPr>
        <w:t>DNA methylation data and</w:t>
      </w:r>
      <w:del w:id="44" w:author="Andreae, Emily A" w:date="2019-10-04T14:23:00Z">
        <w:r w:rsidRPr="00AA74C7" w:rsidDel="00BA0BDE">
          <w:rPr>
            <w:rFonts w:ascii="Arial" w:hAnsi="Arial" w:cs="Arial"/>
            <w:color w:val="201F1E"/>
            <w:sz w:val="22"/>
            <w:szCs w:val="22"/>
            <w:bdr w:val="none" w:sz="0" w:space="0" w:color="auto" w:frame="1"/>
            <w:shd w:val="clear" w:color="auto" w:fill="FFFFFF"/>
          </w:rPr>
          <w:delText xml:space="preserve"> the</w:delText>
        </w:r>
      </w:del>
      <w:r w:rsidRPr="00AA74C7">
        <w:rPr>
          <w:rFonts w:ascii="Arial" w:hAnsi="Arial" w:cs="Arial"/>
          <w:color w:val="201F1E"/>
          <w:sz w:val="22"/>
          <w:szCs w:val="22"/>
          <w:bdr w:val="none" w:sz="0" w:space="0" w:color="auto" w:frame="1"/>
          <w:shd w:val="clear" w:color="auto" w:fill="FFFFFF"/>
        </w:rPr>
        <w:t xml:space="preserve"> scripts are available upon request. Other data involved in this study included GSE68060, GSE68838, GSE77954, GSE77965, GSE81211, GSE101764, GSE107352, GSE75546</w:t>
      </w:r>
      <w:ins w:id="45" w:author="Andreae, Emily A" w:date="2019-10-04T14:24:00Z">
        <w:r>
          <w:rPr>
            <w:rFonts w:ascii="Arial" w:hAnsi="Arial" w:cs="Arial"/>
            <w:color w:val="201F1E"/>
            <w:sz w:val="22"/>
            <w:szCs w:val="22"/>
            <w:bdr w:val="none" w:sz="0" w:space="0" w:color="auto" w:frame="1"/>
            <w:shd w:val="clear" w:color="auto" w:fill="FFFFFF"/>
          </w:rPr>
          <w:t>,</w:t>
        </w:r>
      </w:ins>
      <w:r w:rsidRPr="00AA74C7">
        <w:rPr>
          <w:rFonts w:ascii="Arial" w:hAnsi="Arial" w:cs="Arial"/>
          <w:color w:val="201F1E"/>
          <w:sz w:val="22"/>
          <w:szCs w:val="22"/>
          <w:bdr w:val="none" w:sz="0" w:space="0" w:color="auto" w:frame="1"/>
          <w:shd w:val="clear" w:color="auto" w:fill="FFFFFF"/>
        </w:rPr>
        <w:t xml:space="preserve"> and E-MTAB-6450.</w:t>
      </w:r>
    </w:p>
    <w:p w14:paraId="78304B91" w14:textId="77777777" w:rsidR="00BA0BDE" w:rsidRDefault="00BA0BDE" w:rsidP="00B80E58">
      <w:pPr>
        <w:jc w:val="both"/>
        <w:rPr>
          <w:rStyle w:val="Hyperlink"/>
          <w:rFonts w:ascii="Arial" w:hAnsi="Arial" w:cs="Arial"/>
          <w:b/>
          <w:color w:val="auto"/>
          <w:sz w:val="22"/>
          <w:szCs w:val="22"/>
        </w:rPr>
      </w:pPr>
    </w:p>
    <w:p w14:paraId="4308AF84" w14:textId="1F9926E7" w:rsidR="00212E92" w:rsidRPr="00BA0BDE" w:rsidRDefault="00C72EB1" w:rsidP="00BA0BDE">
      <w:pPr>
        <w:jc w:val="both"/>
        <w:rPr>
          <w:rFonts w:ascii="Arial" w:hAnsi="Arial" w:cs="Arial"/>
          <w:sz w:val="22"/>
          <w:szCs w:val="22"/>
        </w:rPr>
      </w:pPr>
      <w:r w:rsidRPr="00C72EB1">
        <w:rPr>
          <w:rStyle w:val="Hyperlink"/>
          <w:rFonts w:ascii="Arial" w:hAnsi="Arial" w:cs="Arial"/>
          <w:b/>
          <w:color w:val="auto"/>
          <w:sz w:val="22"/>
          <w:szCs w:val="22"/>
        </w:rPr>
        <w:lastRenderedPageBreak/>
        <w:t>Acknowledgements:</w:t>
      </w:r>
      <w:r>
        <w:rPr>
          <w:rStyle w:val="Hyperlink"/>
          <w:rFonts w:ascii="Arial" w:hAnsi="Arial" w:cs="Arial"/>
          <w:color w:val="auto"/>
          <w:sz w:val="22"/>
          <w:szCs w:val="22"/>
          <w:u w:val="none"/>
        </w:rPr>
        <w:t xml:space="preserve"> The authors gratefully acknowledge Emily A. Andreae, PhD, for reviewing and editing their manuscript.</w:t>
      </w:r>
      <w:r w:rsidR="00212E92" w:rsidRPr="00AA74C7">
        <w:rPr>
          <w:rFonts w:ascii="Arial" w:hAnsi="Arial" w:cs="Arial"/>
          <w:sz w:val="22"/>
          <w:szCs w:val="22"/>
        </w:rPr>
        <w:br w:type="page"/>
      </w:r>
    </w:p>
    <w:p w14:paraId="23C89B3B" w14:textId="77777777" w:rsidR="009D78BC" w:rsidRDefault="009D78BC">
      <w:pPr>
        <w:rPr>
          <w:rFonts w:ascii="Arial" w:hAnsi="Arial" w:cs="Arial"/>
          <w:b/>
          <w:bCs/>
          <w:sz w:val="22"/>
          <w:szCs w:val="22"/>
        </w:rPr>
      </w:pPr>
      <w:commentRangeStart w:id="46"/>
      <w:r>
        <w:rPr>
          <w:rFonts w:ascii="Arial" w:hAnsi="Arial" w:cs="Arial"/>
          <w:b/>
          <w:bCs/>
          <w:sz w:val="22"/>
          <w:szCs w:val="22"/>
        </w:rPr>
        <w:lastRenderedPageBreak/>
        <w:t>STUDY HIGHLIGHTS</w:t>
      </w:r>
      <w:commentRangeEnd w:id="46"/>
      <w:r>
        <w:rPr>
          <w:rStyle w:val="CommentReference"/>
        </w:rPr>
        <w:commentReference w:id="46"/>
      </w:r>
    </w:p>
    <w:p w14:paraId="21F9FD5E" w14:textId="77777777" w:rsidR="009D78BC" w:rsidRDefault="009D78BC">
      <w:pPr>
        <w:rPr>
          <w:rFonts w:ascii="Arial" w:hAnsi="Arial" w:cs="Arial"/>
          <w:bCs/>
          <w:sz w:val="22"/>
          <w:szCs w:val="22"/>
        </w:rPr>
      </w:pPr>
    </w:p>
    <w:p w14:paraId="292376CA" w14:textId="036CDC2E" w:rsidR="009D78BC" w:rsidRPr="009D78BC" w:rsidRDefault="009D78BC">
      <w:pPr>
        <w:rPr>
          <w:rFonts w:ascii="Arial" w:hAnsi="Arial" w:cs="Arial"/>
          <w:bCs/>
          <w:sz w:val="22"/>
          <w:szCs w:val="22"/>
        </w:rPr>
      </w:pPr>
      <w:r w:rsidRPr="009D78BC">
        <w:rPr>
          <w:rFonts w:ascii="Arial" w:hAnsi="Arial" w:cs="Arial"/>
          <w:bCs/>
          <w:sz w:val="22"/>
          <w:szCs w:val="22"/>
        </w:rPr>
        <w:t>W</w:t>
      </w:r>
      <w:r>
        <w:rPr>
          <w:rFonts w:ascii="Arial" w:hAnsi="Arial" w:cs="Arial"/>
          <w:bCs/>
          <w:sz w:val="22"/>
          <w:szCs w:val="22"/>
        </w:rPr>
        <w:t>HAT IS KNOWN</w:t>
      </w:r>
    </w:p>
    <w:p w14:paraId="1D8F25A0" w14:textId="77777777" w:rsidR="009D78BC" w:rsidRPr="009D78BC" w:rsidRDefault="009D78BC">
      <w:pPr>
        <w:rPr>
          <w:rFonts w:ascii="Arial" w:hAnsi="Arial" w:cs="Arial"/>
          <w:bCs/>
          <w:sz w:val="22"/>
          <w:szCs w:val="22"/>
        </w:rPr>
      </w:pPr>
    </w:p>
    <w:p w14:paraId="4E88299D" w14:textId="5E646E50" w:rsidR="009D78BC" w:rsidRDefault="009D78BC">
      <w:pPr>
        <w:rPr>
          <w:rFonts w:ascii="Arial" w:eastAsiaTheme="majorEastAsia" w:hAnsi="Arial" w:cs="Arial"/>
          <w:b/>
          <w:bCs/>
          <w:sz w:val="22"/>
          <w:szCs w:val="22"/>
        </w:rPr>
      </w:pPr>
      <w:r>
        <w:rPr>
          <w:rFonts w:ascii="Arial" w:hAnsi="Arial" w:cs="Arial"/>
          <w:bCs/>
          <w:sz w:val="22"/>
          <w:szCs w:val="22"/>
        </w:rPr>
        <w:t>WHAT IS NEW HERE</w:t>
      </w:r>
      <w:r>
        <w:rPr>
          <w:rFonts w:ascii="Arial" w:hAnsi="Arial" w:cs="Arial"/>
          <w:b/>
          <w:bCs/>
          <w:sz w:val="22"/>
          <w:szCs w:val="22"/>
        </w:rPr>
        <w:br w:type="page"/>
      </w:r>
    </w:p>
    <w:p w14:paraId="74B2EE45" w14:textId="6E8063F9" w:rsidR="00CC3368" w:rsidRPr="00AA74C7" w:rsidRDefault="00CC3368" w:rsidP="00B80E58">
      <w:pPr>
        <w:pStyle w:val="Heading2"/>
        <w:spacing w:line="480" w:lineRule="auto"/>
        <w:jc w:val="both"/>
        <w:rPr>
          <w:rFonts w:ascii="Arial" w:hAnsi="Arial" w:cs="Arial"/>
          <w:b/>
          <w:bCs/>
          <w:color w:val="auto"/>
          <w:sz w:val="22"/>
          <w:szCs w:val="22"/>
        </w:rPr>
      </w:pPr>
      <w:r w:rsidRPr="00AA74C7">
        <w:rPr>
          <w:rFonts w:ascii="Arial" w:hAnsi="Arial" w:cs="Arial"/>
          <w:b/>
          <w:bCs/>
          <w:color w:val="auto"/>
          <w:sz w:val="22"/>
          <w:szCs w:val="22"/>
        </w:rPr>
        <w:lastRenderedPageBreak/>
        <w:t>Abstract</w:t>
      </w:r>
    </w:p>
    <w:p w14:paraId="45FAD842" w14:textId="77777777" w:rsidR="00864E73" w:rsidRDefault="00366ADA" w:rsidP="00B80E58">
      <w:pPr>
        <w:spacing w:line="480" w:lineRule="auto"/>
        <w:jc w:val="both"/>
        <w:rPr>
          <w:ins w:id="47" w:author="Andreae, Emily A" w:date="2019-10-04T11:53:00Z"/>
          <w:rFonts w:ascii="Arial" w:hAnsi="Arial" w:cs="Arial"/>
          <w:sz w:val="22"/>
          <w:szCs w:val="22"/>
        </w:rPr>
      </w:pPr>
      <w:ins w:id="48" w:author="Andreae, Emily A" w:date="2019-10-04T11:42:00Z">
        <w:r w:rsidRPr="00366ADA">
          <w:rPr>
            <w:rFonts w:ascii="Arial" w:hAnsi="Arial" w:cs="Arial"/>
            <w:b/>
            <w:sz w:val="22"/>
            <w:szCs w:val="22"/>
          </w:rPr>
          <w:t>Objectives:</w:t>
        </w:r>
        <w:r>
          <w:rPr>
            <w:rFonts w:ascii="Arial" w:hAnsi="Arial" w:cs="Arial"/>
            <w:sz w:val="22"/>
            <w:szCs w:val="22"/>
          </w:rPr>
          <w:t xml:space="preserve"> Abnormal </w:t>
        </w:r>
      </w:ins>
      <w:r w:rsidR="005B763E" w:rsidRPr="00AA74C7">
        <w:rPr>
          <w:rFonts w:ascii="Arial" w:hAnsi="Arial" w:cs="Arial"/>
          <w:sz w:val="22"/>
          <w:szCs w:val="22"/>
        </w:rPr>
        <w:t xml:space="preserve">DNA methylation </w:t>
      </w:r>
      <w:del w:id="49" w:author="Andreae, Emily A" w:date="2019-10-04T11:42:00Z">
        <w:r w:rsidR="003156D3" w:rsidRPr="00AA74C7" w:rsidDel="00366ADA">
          <w:rPr>
            <w:rFonts w:ascii="Arial" w:hAnsi="Arial" w:cs="Arial"/>
            <w:sz w:val="22"/>
            <w:szCs w:val="22"/>
          </w:rPr>
          <w:delText xml:space="preserve">abnormal </w:delText>
        </w:r>
      </w:del>
      <w:r w:rsidR="00BE3D90" w:rsidRPr="00AA74C7">
        <w:rPr>
          <w:rFonts w:ascii="Arial" w:hAnsi="Arial" w:cs="Arial"/>
          <w:sz w:val="22"/>
          <w:szCs w:val="22"/>
        </w:rPr>
        <w:t xml:space="preserve">is </w:t>
      </w:r>
      <w:ins w:id="50" w:author="Andreae, Emily A" w:date="2019-10-04T11:42:00Z">
        <w:r>
          <w:rPr>
            <w:rFonts w:ascii="Arial" w:hAnsi="Arial" w:cs="Arial"/>
            <w:sz w:val="22"/>
            <w:szCs w:val="22"/>
          </w:rPr>
          <w:t>a</w:t>
        </w:r>
      </w:ins>
      <w:del w:id="51" w:author="Andreae, Emily A" w:date="2019-10-04T11:42:00Z">
        <w:r w:rsidR="00BE3D90" w:rsidRPr="00AA74C7" w:rsidDel="00366ADA">
          <w:rPr>
            <w:rFonts w:ascii="Arial" w:hAnsi="Arial" w:cs="Arial"/>
            <w:sz w:val="22"/>
            <w:szCs w:val="22"/>
          </w:rPr>
          <w:delText>the</w:delText>
        </w:r>
      </w:del>
      <w:r w:rsidR="00BE3D90" w:rsidRPr="00AA74C7">
        <w:rPr>
          <w:rFonts w:ascii="Arial" w:hAnsi="Arial" w:cs="Arial"/>
          <w:sz w:val="22"/>
          <w:szCs w:val="22"/>
        </w:rPr>
        <w:t xml:space="preserve"> hallmark of human cancers and </w:t>
      </w:r>
      <w:commentRangeStart w:id="52"/>
      <w:ins w:id="53" w:author="Andreae, Emily A" w:date="2019-10-04T11:43:00Z">
        <w:r>
          <w:rPr>
            <w:rFonts w:ascii="Arial" w:hAnsi="Arial" w:cs="Arial"/>
            <w:sz w:val="22"/>
            <w:szCs w:val="22"/>
          </w:rPr>
          <w:t xml:space="preserve">may be a </w:t>
        </w:r>
      </w:ins>
      <w:del w:id="54" w:author="Andreae, Emily A" w:date="2019-10-04T11:43:00Z">
        <w:r w:rsidR="00BE3D90" w:rsidRPr="00AA74C7" w:rsidDel="00366ADA">
          <w:rPr>
            <w:rFonts w:ascii="Arial" w:hAnsi="Arial" w:cs="Arial"/>
            <w:sz w:val="22"/>
            <w:szCs w:val="22"/>
          </w:rPr>
          <w:delText>was demonstrated to be</w:delText>
        </w:r>
        <w:r w:rsidR="003156D3" w:rsidRPr="00AA74C7" w:rsidDel="00366ADA">
          <w:rPr>
            <w:rFonts w:ascii="Arial" w:hAnsi="Arial" w:cs="Arial"/>
            <w:sz w:val="22"/>
            <w:szCs w:val="22"/>
          </w:rPr>
          <w:delText xml:space="preserve"> most </w:delText>
        </w:r>
      </w:del>
      <w:r w:rsidR="003156D3" w:rsidRPr="00AA74C7">
        <w:rPr>
          <w:rFonts w:ascii="Arial" w:hAnsi="Arial" w:cs="Arial"/>
          <w:sz w:val="22"/>
          <w:szCs w:val="22"/>
        </w:rPr>
        <w:t xml:space="preserve">promising biomarker for early diagnosis </w:t>
      </w:r>
      <w:ins w:id="55" w:author="Andreae, Emily A" w:date="2019-10-04T11:43:00Z">
        <w:r>
          <w:rPr>
            <w:rFonts w:ascii="Arial" w:hAnsi="Arial" w:cs="Arial"/>
            <w:sz w:val="22"/>
            <w:szCs w:val="22"/>
          </w:rPr>
          <w:t>of</w:t>
        </w:r>
      </w:ins>
      <w:del w:id="56" w:author="Andreae, Emily A" w:date="2019-10-04T11:43:00Z">
        <w:r w:rsidR="003156D3" w:rsidRPr="00AA74C7" w:rsidDel="00366ADA">
          <w:rPr>
            <w:rFonts w:ascii="Arial" w:hAnsi="Arial" w:cs="Arial"/>
            <w:sz w:val="22"/>
            <w:szCs w:val="22"/>
          </w:rPr>
          <w:delText>to</w:delText>
        </w:r>
      </w:del>
      <w:r w:rsidR="003156D3" w:rsidRPr="00AA74C7">
        <w:rPr>
          <w:rFonts w:ascii="Arial" w:hAnsi="Arial" w:cs="Arial"/>
          <w:sz w:val="22"/>
          <w:szCs w:val="22"/>
        </w:rPr>
        <w:t xml:space="preserve"> human cancers</w:t>
      </w:r>
      <w:r w:rsidR="00BE3D90" w:rsidRPr="00AA74C7">
        <w:rPr>
          <w:rFonts w:ascii="Arial" w:hAnsi="Arial" w:cs="Arial"/>
          <w:sz w:val="22"/>
          <w:szCs w:val="22"/>
        </w:rPr>
        <w:t xml:space="preserve">. </w:t>
      </w:r>
      <w:commentRangeEnd w:id="52"/>
      <w:r>
        <w:rPr>
          <w:rStyle w:val="CommentReference"/>
        </w:rPr>
        <w:commentReference w:id="52"/>
      </w:r>
      <w:r w:rsidR="00BE3D90" w:rsidRPr="00AA74C7">
        <w:rPr>
          <w:rFonts w:ascii="Arial" w:hAnsi="Arial" w:cs="Arial"/>
          <w:sz w:val="22"/>
          <w:szCs w:val="22"/>
        </w:rPr>
        <w:t xml:space="preserve">However, </w:t>
      </w:r>
      <w:ins w:id="57" w:author="Andreae, Emily A" w:date="2019-10-04T11:44:00Z">
        <w:r>
          <w:rPr>
            <w:rFonts w:ascii="Arial" w:hAnsi="Arial" w:cs="Arial"/>
            <w:sz w:val="22"/>
            <w:szCs w:val="22"/>
          </w:rPr>
          <w:t xml:space="preserve">the </w:t>
        </w:r>
      </w:ins>
      <w:r w:rsidR="003156D3" w:rsidRPr="00AA74C7">
        <w:rPr>
          <w:rFonts w:ascii="Arial" w:hAnsi="Arial" w:cs="Arial"/>
          <w:sz w:val="22"/>
          <w:szCs w:val="22"/>
        </w:rPr>
        <w:t xml:space="preserve">majority of DNA methylation biomarkers </w:t>
      </w:r>
      <w:ins w:id="58" w:author="Andreae, Emily A" w:date="2019-10-04T11:44:00Z">
        <w:r>
          <w:rPr>
            <w:rFonts w:ascii="Arial" w:hAnsi="Arial" w:cs="Arial"/>
            <w:sz w:val="22"/>
            <w:szCs w:val="22"/>
          </w:rPr>
          <w:t xml:space="preserve">that </w:t>
        </w:r>
        <w:proofErr w:type="gramStart"/>
        <w:r>
          <w:rPr>
            <w:rFonts w:ascii="Arial" w:hAnsi="Arial" w:cs="Arial"/>
            <w:sz w:val="22"/>
            <w:szCs w:val="22"/>
          </w:rPr>
          <w:t xml:space="preserve">have been </w:t>
        </w:r>
      </w:ins>
      <w:del w:id="59" w:author="Andreae, Emily A" w:date="2019-10-04T11:44:00Z">
        <w:r w:rsidR="003156D3" w:rsidRPr="00AA74C7" w:rsidDel="00366ADA">
          <w:rPr>
            <w:rFonts w:ascii="Arial" w:hAnsi="Arial" w:cs="Arial"/>
            <w:sz w:val="22"/>
            <w:szCs w:val="22"/>
          </w:rPr>
          <w:delText xml:space="preserve">were </w:delText>
        </w:r>
      </w:del>
      <w:r w:rsidR="003156D3" w:rsidRPr="00AA74C7">
        <w:rPr>
          <w:rFonts w:ascii="Arial" w:hAnsi="Arial" w:cs="Arial"/>
          <w:sz w:val="22"/>
          <w:szCs w:val="22"/>
        </w:rPr>
        <w:t>identified</w:t>
      </w:r>
      <w:proofErr w:type="gramEnd"/>
      <w:r w:rsidR="003156D3" w:rsidRPr="00AA74C7">
        <w:rPr>
          <w:rFonts w:ascii="Arial" w:hAnsi="Arial" w:cs="Arial"/>
          <w:sz w:val="22"/>
          <w:szCs w:val="22"/>
        </w:rPr>
        <w:t xml:space="preserve"> </w:t>
      </w:r>
      <w:ins w:id="60" w:author="Andreae, Emily A" w:date="2019-10-04T11:45:00Z">
        <w:r>
          <w:rPr>
            <w:rFonts w:ascii="Arial" w:hAnsi="Arial" w:cs="Arial"/>
            <w:sz w:val="22"/>
            <w:szCs w:val="22"/>
          </w:rPr>
          <w:t xml:space="preserve">are based on </w:t>
        </w:r>
      </w:ins>
      <w:del w:id="61" w:author="Andreae, Emily A" w:date="2019-10-04T11:45:00Z">
        <w:r w:rsidR="003156D3" w:rsidRPr="00AA74C7" w:rsidDel="00366ADA">
          <w:rPr>
            <w:rFonts w:ascii="Arial" w:hAnsi="Arial" w:cs="Arial"/>
            <w:sz w:val="22"/>
            <w:szCs w:val="22"/>
          </w:rPr>
          <w:delText>by</w:delText>
        </w:r>
      </w:del>
      <w:r w:rsidR="003156D3" w:rsidRPr="00AA74C7">
        <w:rPr>
          <w:rFonts w:ascii="Arial" w:hAnsi="Arial" w:cs="Arial"/>
          <w:sz w:val="22"/>
          <w:szCs w:val="22"/>
        </w:rPr>
        <w:t xml:space="preserve"> the hypothesis that early differential methylation regions (DMRs) are maintained </w:t>
      </w:r>
      <w:ins w:id="62" w:author="Andreae, Emily A" w:date="2019-10-04T11:45:00Z">
        <w:r>
          <w:rPr>
            <w:rFonts w:ascii="Arial" w:hAnsi="Arial" w:cs="Arial"/>
            <w:sz w:val="22"/>
            <w:szCs w:val="22"/>
          </w:rPr>
          <w:t xml:space="preserve">throughout carcinogenesis </w:t>
        </w:r>
      </w:ins>
      <w:r w:rsidR="003156D3" w:rsidRPr="00AA74C7">
        <w:rPr>
          <w:rFonts w:ascii="Arial" w:hAnsi="Arial" w:cs="Arial"/>
          <w:sz w:val="22"/>
          <w:szCs w:val="22"/>
        </w:rPr>
        <w:t xml:space="preserve">and could be detected </w:t>
      </w:r>
      <w:ins w:id="63" w:author="Andreae, Emily A" w:date="2019-10-04T11:46:00Z">
        <w:r>
          <w:rPr>
            <w:rFonts w:ascii="Arial" w:hAnsi="Arial" w:cs="Arial"/>
            <w:sz w:val="22"/>
            <w:szCs w:val="22"/>
          </w:rPr>
          <w:t>at</w:t>
        </w:r>
      </w:ins>
      <w:del w:id="64" w:author="Andreae, Emily A" w:date="2019-10-04T11:46:00Z">
        <w:r w:rsidR="003156D3" w:rsidRPr="00AA74C7" w:rsidDel="00366ADA">
          <w:rPr>
            <w:rFonts w:ascii="Arial" w:hAnsi="Arial" w:cs="Arial"/>
            <w:sz w:val="22"/>
            <w:szCs w:val="22"/>
          </w:rPr>
          <w:delText>in</w:delText>
        </w:r>
      </w:del>
      <w:r w:rsidR="003156D3" w:rsidRPr="00AA74C7">
        <w:rPr>
          <w:rFonts w:ascii="Arial" w:hAnsi="Arial" w:cs="Arial"/>
          <w:sz w:val="22"/>
          <w:szCs w:val="22"/>
        </w:rPr>
        <w:t xml:space="preserve"> all stage</w:t>
      </w:r>
      <w:ins w:id="65" w:author="Andreae, Emily A" w:date="2019-10-04T11:46:00Z">
        <w:r>
          <w:rPr>
            <w:rFonts w:ascii="Arial" w:hAnsi="Arial" w:cs="Arial"/>
            <w:sz w:val="22"/>
            <w:szCs w:val="22"/>
          </w:rPr>
          <w:t>s</w:t>
        </w:r>
      </w:ins>
      <w:r w:rsidR="003156D3" w:rsidRPr="00AA74C7">
        <w:rPr>
          <w:rFonts w:ascii="Arial" w:hAnsi="Arial" w:cs="Arial"/>
          <w:sz w:val="22"/>
          <w:szCs w:val="22"/>
        </w:rPr>
        <w:t xml:space="preserve"> of cancer</w:t>
      </w:r>
      <w:del w:id="66" w:author="Andreae, Emily A" w:date="2019-10-04T11:46:00Z">
        <w:r w:rsidR="003156D3" w:rsidRPr="00AA74C7" w:rsidDel="00366ADA">
          <w:rPr>
            <w:rFonts w:ascii="Arial" w:hAnsi="Arial" w:cs="Arial"/>
            <w:sz w:val="22"/>
            <w:szCs w:val="22"/>
          </w:rPr>
          <w:delText>s</w:delText>
        </w:r>
      </w:del>
      <w:r w:rsidR="003156D3" w:rsidRPr="00AA74C7">
        <w:rPr>
          <w:rFonts w:ascii="Arial" w:hAnsi="Arial" w:cs="Arial"/>
          <w:sz w:val="22"/>
          <w:szCs w:val="22"/>
        </w:rPr>
        <w:t xml:space="preserve">. In this study, </w:t>
      </w:r>
      <w:r w:rsidR="00AB0EA6" w:rsidRPr="00AA74C7">
        <w:rPr>
          <w:rFonts w:ascii="Arial" w:hAnsi="Arial" w:cs="Arial"/>
          <w:sz w:val="22"/>
          <w:szCs w:val="22"/>
        </w:rPr>
        <w:t xml:space="preserve">we </w:t>
      </w:r>
      <w:ins w:id="67" w:author="Andreae, Emily A" w:date="2019-10-04T11:47:00Z">
        <w:r w:rsidR="00864E73">
          <w:rPr>
            <w:rFonts w:ascii="Arial" w:hAnsi="Arial" w:cs="Arial"/>
            <w:sz w:val="22"/>
            <w:szCs w:val="22"/>
          </w:rPr>
          <w:t xml:space="preserve">identified potential early biomarkers of colorectal cancer (CRC) development by DNA methylation sequencing of normal and </w:t>
        </w:r>
      </w:ins>
      <w:del w:id="68" w:author="Andreae, Emily A" w:date="2019-10-04T11:48:00Z">
        <w:r w:rsidR="00AB0EA6" w:rsidRPr="00AA74C7" w:rsidDel="00864E73">
          <w:rPr>
            <w:rFonts w:ascii="Arial" w:hAnsi="Arial" w:cs="Arial"/>
            <w:sz w:val="22"/>
            <w:szCs w:val="22"/>
          </w:rPr>
          <w:delText xml:space="preserve">applied Illumina methylation 450K </w:delText>
        </w:r>
        <w:r w:rsidR="003156D3" w:rsidRPr="00AA74C7" w:rsidDel="00864E73">
          <w:rPr>
            <w:rFonts w:ascii="Arial" w:hAnsi="Arial" w:cs="Arial"/>
            <w:sz w:val="22"/>
            <w:szCs w:val="22"/>
          </w:rPr>
          <w:delText xml:space="preserve">beadchip </w:delText>
        </w:r>
        <w:r w:rsidR="00AB0EA6" w:rsidRPr="00AA74C7" w:rsidDel="00864E73">
          <w:rPr>
            <w:rFonts w:ascii="Arial" w:hAnsi="Arial" w:cs="Arial"/>
            <w:sz w:val="22"/>
            <w:szCs w:val="22"/>
          </w:rPr>
          <w:delText xml:space="preserve">to </w:delText>
        </w:r>
        <w:r w:rsidR="003156D3" w:rsidRPr="00AA74C7" w:rsidDel="00864E73">
          <w:rPr>
            <w:rFonts w:ascii="Arial" w:hAnsi="Arial" w:cs="Arial"/>
            <w:sz w:val="22"/>
            <w:szCs w:val="22"/>
          </w:rPr>
          <w:delText>identify colo</w:delText>
        </w:r>
        <w:r w:rsidR="0044627E" w:rsidRPr="00AA74C7" w:rsidDel="00864E73">
          <w:rPr>
            <w:rFonts w:ascii="Arial" w:hAnsi="Arial" w:cs="Arial"/>
            <w:sz w:val="22"/>
            <w:szCs w:val="22"/>
          </w:rPr>
          <w:delText>rectal</w:delText>
        </w:r>
        <w:r w:rsidR="003156D3" w:rsidRPr="00AA74C7" w:rsidDel="00864E73">
          <w:rPr>
            <w:rFonts w:ascii="Arial" w:hAnsi="Arial" w:cs="Arial"/>
            <w:sz w:val="22"/>
            <w:szCs w:val="22"/>
          </w:rPr>
          <w:delText xml:space="preserve"> cancer early diagnostic biomarkers based on </w:delText>
        </w:r>
      </w:del>
      <w:r w:rsidR="003156D3" w:rsidRPr="00AA74C7">
        <w:rPr>
          <w:rFonts w:ascii="Arial" w:hAnsi="Arial" w:cs="Arial"/>
          <w:sz w:val="22"/>
          <w:szCs w:val="22"/>
        </w:rPr>
        <w:t xml:space="preserve">pre-colorectal cancer samples including low-grade and high-grade </w:t>
      </w:r>
      <w:r w:rsidR="00184DF1" w:rsidRPr="00AA74C7">
        <w:rPr>
          <w:rFonts w:ascii="Arial" w:hAnsi="Arial" w:cs="Arial"/>
          <w:sz w:val="22"/>
          <w:szCs w:val="22"/>
        </w:rPr>
        <w:t>adenoma</w:t>
      </w:r>
      <w:r w:rsidR="00AB0EA6" w:rsidRPr="00AA74C7">
        <w:rPr>
          <w:rFonts w:ascii="Arial" w:hAnsi="Arial" w:cs="Arial"/>
          <w:sz w:val="22"/>
          <w:szCs w:val="22"/>
        </w:rPr>
        <w:t xml:space="preserve"> </w:t>
      </w:r>
      <w:r w:rsidR="00615DF7" w:rsidRPr="00AA74C7">
        <w:rPr>
          <w:rFonts w:ascii="Arial" w:hAnsi="Arial" w:cs="Arial"/>
          <w:sz w:val="22"/>
          <w:szCs w:val="22"/>
        </w:rPr>
        <w:t>(N=</w:t>
      </w:r>
      <w:r w:rsidR="0044627E" w:rsidRPr="00AA74C7">
        <w:rPr>
          <w:rFonts w:ascii="Arial" w:hAnsi="Arial" w:cs="Arial"/>
          <w:sz w:val="22"/>
          <w:szCs w:val="22"/>
        </w:rPr>
        <w:t>60</w:t>
      </w:r>
      <w:r w:rsidR="00184DF1" w:rsidRPr="00AA74C7">
        <w:rPr>
          <w:rFonts w:ascii="Arial" w:hAnsi="Arial" w:cs="Arial"/>
          <w:sz w:val="22"/>
          <w:szCs w:val="22"/>
        </w:rPr>
        <w:t xml:space="preserve">). </w:t>
      </w:r>
    </w:p>
    <w:p w14:paraId="26DB17EB" w14:textId="77777777" w:rsidR="00864E73" w:rsidRPr="00864E73" w:rsidRDefault="00864E73" w:rsidP="00B80E58">
      <w:pPr>
        <w:spacing w:line="480" w:lineRule="auto"/>
        <w:jc w:val="both"/>
        <w:rPr>
          <w:ins w:id="69" w:author="Andreae, Emily A" w:date="2019-10-04T11:53:00Z"/>
          <w:rFonts w:ascii="Arial" w:hAnsi="Arial" w:cs="Arial"/>
          <w:sz w:val="22"/>
          <w:szCs w:val="22"/>
        </w:rPr>
      </w:pPr>
      <w:ins w:id="70" w:author="Andreae, Emily A" w:date="2019-10-04T11:53:00Z">
        <w:r>
          <w:rPr>
            <w:rFonts w:ascii="Arial" w:hAnsi="Arial" w:cs="Arial"/>
            <w:b/>
            <w:sz w:val="22"/>
            <w:szCs w:val="22"/>
          </w:rPr>
          <w:t>Methods:</w:t>
        </w:r>
      </w:ins>
    </w:p>
    <w:p w14:paraId="3298254E" w14:textId="4F6D911E" w:rsidR="00724D32" w:rsidRDefault="00864E73" w:rsidP="00B80E58">
      <w:pPr>
        <w:spacing w:line="480" w:lineRule="auto"/>
        <w:jc w:val="both"/>
        <w:rPr>
          <w:ins w:id="71" w:author="Andreae, Emily A" w:date="2019-10-04T11:53:00Z"/>
          <w:rFonts w:ascii="Arial" w:hAnsi="Arial" w:cs="Arial"/>
          <w:sz w:val="22"/>
          <w:szCs w:val="22"/>
        </w:rPr>
      </w:pPr>
      <w:ins w:id="72" w:author="Andreae, Emily A" w:date="2019-10-04T11:53:00Z">
        <w:r>
          <w:rPr>
            <w:rFonts w:ascii="Arial" w:hAnsi="Arial" w:cs="Arial"/>
            <w:b/>
            <w:sz w:val="22"/>
            <w:szCs w:val="22"/>
          </w:rPr>
          <w:t>Results:</w:t>
        </w:r>
        <w:r>
          <w:rPr>
            <w:rFonts w:ascii="Arial" w:hAnsi="Arial" w:cs="Arial"/>
            <w:sz w:val="22"/>
            <w:szCs w:val="22"/>
          </w:rPr>
          <w:t xml:space="preserve"> </w:t>
        </w:r>
      </w:ins>
      <w:r w:rsidR="00184DF1" w:rsidRPr="00AA74C7">
        <w:rPr>
          <w:rFonts w:ascii="Arial" w:hAnsi="Arial" w:cs="Arial"/>
          <w:sz w:val="22"/>
          <w:szCs w:val="22"/>
        </w:rPr>
        <w:t>We identified</w:t>
      </w:r>
      <w:del w:id="73" w:author="Andreae, Emily A" w:date="2019-10-04T11:49:00Z">
        <w:r w:rsidR="00184DF1" w:rsidRPr="00AA74C7" w:rsidDel="00864E73">
          <w:rPr>
            <w:rFonts w:ascii="Arial" w:hAnsi="Arial" w:cs="Arial"/>
            <w:sz w:val="22"/>
            <w:szCs w:val="22"/>
          </w:rPr>
          <w:delText xml:space="preserve"> that</w:delText>
        </w:r>
      </w:del>
      <w:r w:rsidR="00184DF1" w:rsidRPr="00AA74C7">
        <w:rPr>
          <w:rFonts w:ascii="Arial" w:hAnsi="Arial" w:cs="Arial"/>
          <w:sz w:val="22"/>
          <w:szCs w:val="22"/>
        </w:rPr>
        <w:t xml:space="preserve"> </w:t>
      </w:r>
      <w:r w:rsidR="0027790C" w:rsidRPr="00AA74C7">
        <w:rPr>
          <w:rFonts w:ascii="Arial" w:hAnsi="Arial" w:cs="Arial"/>
          <w:sz w:val="22"/>
          <w:szCs w:val="22"/>
        </w:rPr>
        <w:t>209 and</w:t>
      </w:r>
      <w:r w:rsidR="00F147F6" w:rsidRPr="00AA74C7">
        <w:rPr>
          <w:rFonts w:ascii="Arial" w:hAnsi="Arial" w:cs="Arial"/>
          <w:sz w:val="22"/>
          <w:szCs w:val="22"/>
        </w:rPr>
        <w:t xml:space="preserve"> 8</w:t>
      </w:r>
      <w:r w:rsidR="00016CC3">
        <w:rPr>
          <w:rFonts w:ascii="Arial" w:hAnsi="Arial" w:cs="Arial"/>
          <w:sz w:val="22"/>
          <w:szCs w:val="22"/>
        </w:rPr>
        <w:t>,</w:t>
      </w:r>
      <w:r w:rsidR="00F147F6" w:rsidRPr="00AA74C7">
        <w:rPr>
          <w:rFonts w:ascii="Arial" w:hAnsi="Arial" w:cs="Arial"/>
          <w:sz w:val="22"/>
          <w:szCs w:val="22"/>
        </w:rPr>
        <w:t>692</w:t>
      </w:r>
      <w:r w:rsidR="0027790C" w:rsidRPr="00AA74C7">
        <w:rPr>
          <w:rFonts w:ascii="Arial" w:hAnsi="Arial" w:cs="Arial"/>
          <w:sz w:val="22"/>
          <w:szCs w:val="22"/>
        </w:rPr>
        <w:t xml:space="preserve"> </w:t>
      </w:r>
      <w:proofErr w:type="spellStart"/>
      <w:r w:rsidR="00615DF7" w:rsidRPr="00AA74C7">
        <w:rPr>
          <w:rFonts w:ascii="Arial" w:hAnsi="Arial" w:cs="Arial"/>
          <w:sz w:val="22"/>
          <w:szCs w:val="22"/>
        </w:rPr>
        <w:t>CpG</w:t>
      </w:r>
      <w:proofErr w:type="spellEnd"/>
      <w:r w:rsidR="00615DF7" w:rsidRPr="00AA74C7">
        <w:rPr>
          <w:rFonts w:ascii="Arial" w:hAnsi="Arial" w:cs="Arial"/>
          <w:sz w:val="22"/>
          <w:szCs w:val="22"/>
        </w:rPr>
        <w:t xml:space="preserve"> </w:t>
      </w:r>
      <w:r w:rsidR="00BD1080" w:rsidRPr="00AA74C7">
        <w:rPr>
          <w:rFonts w:ascii="Arial" w:hAnsi="Arial" w:cs="Arial"/>
          <w:sz w:val="22"/>
          <w:szCs w:val="22"/>
        </w:rPr>
        <w:t>sites</w:t>
      </w:r>
      <w:r w:rsidR="00184DF1" w:rsidRPr="00AA74C7">
        <w:rPr>
          <w:rFonts w:ascii="Arial" w:hAnsi="Arial" w:cs="Arial"/>
          <w:sz w:val="22"/>
          <w:szCs w:val="22"/>
        </w:rPr>
        <w:t xml:space="preserve"> </w:t>
      </w:r>
      <w:ins w:id="74" w:author="Andreae, Emily A" w:date="2019-10-04T11:49:00Z">
        <w:r>
          <w:rPr>
            <w:rFonts w:ascii="Arial" w:hAnsi="Arial" w:cs="Arial"/>
            <w:sz w:val="22"/>
            <w:szCs w:val="22"/>
          </w:rPr>
          <w:t xml:space="preserve">that </w:t>
        </w:r>
      </w:ins>
      <w:r w:rsidR="00184DF1" w:rsidRPr="00AA74C7">
        <w:rPr>
          <w:rFonts w:ascii="Arial" w:hAnsi="Arial" w:cs="Arial"/>
          <w:sz w:val="22"/>
          <w:szCs w:val="22"/>
        </w:rPr>
        <w:t>were</w:t>
      </w:r>
      <w:r w:rsidR="00615DF7" w:rsidRPr="00AA74C7">
        <w:rPr>
          <w:rFonts w:ascii="Arial" w:hAnsi="Arial" w:cs="Arial"/>
          <w:sz w:val="22"/>
          <w:szCs w:val="22"/>
        </w:rPr>
        <w:t xml:space="preserve"> </w:t>
      </w:r>
      <w:r w:rsidR="00184DF1" w:rsidRPr="00AA74C7">
        <w:rPr>
          <w:rFonts w:ascii="Arial" w:hAnsi="Arial" w:cs="Arial"/>
          <w:sz w:val="22"/>
          <w:szCs w:val="22"/>
        </w:rPr>
        <w:t xml:space="preserve">significantly </w:t>
      </w:r>
      <w:r w:rsidR="00615DF7" w:rsidRPr="00AA74C7">
        <w:rPr>
          <w:rFonts w:ascii="Arial" w:hAnsi="Arial" w:cs="Arial"/>
          <w:sz w:val="22"/>
          <w:szCs w:val="22"/>
        </w:rPr>
        <w:t>hyper-methylated in</w:t>
      </w:r>
      <w:del w:id="75" w:author="Andreae, Emily A" w:date="2019-10-04T11:50:00Z">
        <w:r w:rsidR="00615DF7" w:rsidRPr="00AA74C7" w:rsidDel="00864E73">
          <w:rPr>
            <w:rFonts w:ascii="Arial" w:hAnsi="Arial" w:cs="Arial"/>
            <w:sz w:val="22"/>
            <w:szCs w:val="22"/>
          </w:rPr>
          <w:delText xml:space="preserve"> the</w:delText>
        </w:r>
      </w:del>
      <w:r w:rsidR="00615DF7" w:rsidRPr="00AA74C7">
        <w:rPr>
          <w:rFonts w:ascii="Arial" w:hAnsi="Arial" w:cs="Arial"/>
          <w:sz w:val="22"/>
          <w:szCs w:val="22"/>
        </w:rPr>
        <w:t xml:space="preserve"> low-</w:t>
      </w:r>
      <w:r w:rsidR="00F147F6" w:rsidRPr="00AA74C7">
        <w:rPr>
          <w:rFonts w:ascii="Arial" w:hAnsi="Arial" w:cs="Arial"/>
          <w:sz w:val="22"/>
          <w:szCs w:val="22"/>
        </w:rPr>
        <w:t>grade</w:t>
      </w:r>
      <w:r w:rsidR="00615DF7" w:rsidRPr="00AA74C7">
        <w:rPr>
          <w:rFonts w:ascii="Arial" w:hAnsi="Arial" w:cs="Arial"/>
          <w:sz w:val="22"/>
          <w:szCs w:val="22"/>
        </w:rPr>
        <w:t xml:space="preserve"> adenoma</w:t>
      </w:r>
      <w:r w:rsidR="00184DF1" w:rsidRPr="00AA74C7">
        <w:rPr>
          <w:rFonts w:ascii="Arial" w:hAnsi="Arial" w:cs="Arial"/>
          <w:sz w:val="22"/>
          <w:szCs w:val="22"/>
        </w:rPr>
        <w:t xml:space="preserve"> (LGA)</w:t>
      </w:r>
      <w:r w:rsidR="00615DF7" w:rsidRPr="00AA74C7">
        <w:rPr>
          <w:rFonts w:ascii="Arial" w:hAnsi="Arial" w:cs="Arial"/>
          <w:sz w:val="22"/>
          <w:szCs w:val="22"/>
        </w:rPr>
        <w:t xml:space="preserve"> and high-</w:t>
      </w:r>
      <w:r w:rsidR="00F147F6" w:rsidRPr="00AA74C7">
        <w:rPr>
          <w:rFonts w:ascii="Arial" w:hAnsi="Arial" w:cs="Arial"/>
          <w:sz w:val="22"/>
          <w:szCs w:val="22"/>
        </w:rPr>
        <w:t>grade</w:t>
      </w:r>
      <w:r w:rsidR="00615DF7" w:rsidRPr="00AA74C7">
        <w:rPr>
          <w:rFonts w:ascii="Arial" w:hAnsi="Arial" w:cs="Arial"/>
          <w:sz w:val="22"/>
          <w:szCs w:val="22"/>
        </w:rPr>
        <w:t xml:space="preserve"> adenoma</w:t>
      </w:r>
      <w:r w:rsidR="00184DF1" w:rsidRPr="00AA74C7">
        <w:rPr>
          <w:rFonts w:ascii="Arial" w:hAnsi="Arial" w:cs="Arial"/>
          <w:sz w:val="22"/>
          <w:szCs w:val="22"/>
        </w:rPr>
        <w:t xml:space="preserve"> (HGA)</w:t>
      </w:r>
      <w:r w:rsidR="00615DF7" w:rsidRPr="00AA74C7">
        <w:rPr>
          <w:rFonts w:ascii="Arial" w:hAnsi="Arial" w:cs="Arial"/>
          <w:sz w:val="22"/>
          <w:szCs w:val="22"/>
        </w:rPr>
        <w:t>, respectively</w:t>
      </w:r>
      <w:r w:rsidR="006E601C" w:rsidRPr="00AA74C7">
        <w:rPr>
          <w:rFonts w:ascii="Arial" w:hAnsi="Arial" w:cs="Arial"/>
          <w:sz w:val="22"/>
          <w:szCs w:val="22"/>
        </w:rPr>
        <w:t>.</w:t>
      </w:r>
      <w:r w:rsidR="00AE442F" w:rsidRPr="00AA74C7">
        <w:rPr>
          <w:rFonts w:ascii="Arial" w:hAnsi="Arial" w:cs="Arial"/>
          <w:sz w:val="22"/>
          <w:szCs w:val="22"/>
        </w:rPr>
        <w:t xml:space="preserve"> Pathway analysis identified</w:t>
      </w:r>
      <w:del w:id="76" w:author="Andreae, Emily A" w:date="2019-10-04T11:50:00Z">
        <w:r w:rsidR="00AE442F" w:rsidRPr="00AA74C7" w:rsidDel="00864E73">
          <w:rPr>
            <w:rFonts w:ascii="Arial" w:hAnsi="Arial" w:cs="Arial"/>
            <w:sz w:val="22"/>
            <w:szCs w:val="22"/>
          </w:rPr>
          <w:delText xml:space="preserve"> that</w:delText>
        </w:r>
      </w:del>
      <w:r w:rsidR="00AE442F" w:rsidRPr="00AA74C7">
        <w:rPr>
          <w:rFonts w:ascii="Arial" w:hAnsi="Arial" w:cs="Arial"/>
          <w:sz w:val="22"/>
          <w:szCs w:val="22"/>
        </w:rPr>
        <w:t xml:space="preserve"> nervous system</w:t>
      </w:r>
      <w:ins w:id="77" w:author="Andreae, Emily A" w:date="2019-10-04T11:50:00Z">
        <w:r>
          <w:rPr>
            <w:rFonts w:ascii="Arial" w:hAnsi="Arial" w:cs="Arial"/>
            <w:sz w:val="22"/>
            <w:szCs w:val="22"/>
          </w:rPr>
          <w:t>-related methylation changes that are</w:t>
        </w:r>
      </w:ins>
      <w:del w:id="78" w:author="Andreae, Emily A" w:date="2019-10-04T11:50:00Z">
        <w:r w:rsidR="00AE442F" w:rsidRPr="00AA74C7" w:rsidDel="00864E73">
          <w:rPr>
            <w:rFonts w:ascii="Arial" w:hAnsi="Arial" w:cs="Arial"/>
            <w:sz w:val="22"/>
            <w:szCs w:val="22"/>
          </w:rPr>
          <w:delText xml:space="preserve"> is</w:delText>
        </w:r>
      </w:del>
      <w:r w:rsidR="00AE442F" w:rsidRPr="00AA74C7">
        <w:rPr>
          <w:rFonts w:ascii="Arial" w:hAnsi="Arial" w:cs="Arial"/>
          <w:sz w:val="22"/>
          <w:szCs w:val="22"/>
        </w:rPr>
        <w:t xml:space="preserve"> significantly associated with </w:t>
      </w:r>
      <w:r w:rsidR="00615DF7" w:rsidRPr="00AA74C7">
        <w:rPr>
          <w:rFonts w:ascii="Arial" w:hAnsi="Arial" w:cs="Arial"/>
          <w:sz w:val="22"/>
          <w:szCs w:val="22"/>
        </w:rPr>
        <w:t xml:space="preserve">early </w:t>
      </w:r>
      <w:r w:rsidR="00AE442F" w:rsidRPr="00AA74C7">
        <w:rPr>
          <w:rFonts w:ascii="Arial" w:hAnsi="Arial" w:cs="Arial"/>
          <w:sz w:val="22"/>
          <w:szCs w:val="22"/>
        </w:rPr>
        <w:t xml:space="preserve">adenoma development. </w:t>
      </w:r>
      <w:r w:rsidR="00F329D8" w:rsidRPr="00AA74C7">
        <w:rPr>
          <w:rFonts w:ascii="Arial" w:hAnsi="Arial" w:cs="Arial"/>
          <w:sz w:val="22"/>
          <w:szCs w:val="22"/>
        </w:rPr>
        <w:t>Together with GEO and TCGA dataset</w:t>
      </w:r>
      <w:ins w:id="79" w:author="Andreae, Emily A" w:date="2019-10-04T11:50:00Z">
        <w:r>
          <w:rPr>
            <w:rFonts w:ascii="Arial" w:hAnsi="Arial" w:cs="Arial"/>
            <w:sz w:val="22"/>
            <w:szCs w:val="22"/>
          </w:rPr>
          <w:t>s</w:t>
        </w:r>
      </w:ins>
      <w:r w:rsidR="00F329D8" w:rsidRPr="00AA74C7">
        <w:rPr>
          <w:rFonts w:ascii="Arial" w:hAnsi="Arial" w:cs="Arial"/>
          <w:sz w:val="22"/>
          <w:szCs w:val="22"/>
        </w:rPr>
        <w:t xml:space="preserve"> (N=</w:t>
      </w:r>
      <w:r w:rsidR="0044627E" w:rsidRPr="00AA74C7">
        <w:rPr>
          <w:rFonts w:ascii="Arial" w:hAnsi="Arial" w:cs="Arial"/>
          <w:sz w:val="22"/>
          <w:szCs w:val="22"/>
        </w:rPr>
        <w:t>833</w:t>
      </w:r>
      <w:r w:rsidR="00F329D8" w:rsidRPr="00AA74C7">
        <w:rPr>
          <w:rFonts w:ascii="Arial" w:hAnsi="Arial" w:cs="Arial"/>
          <w:sz w:val="22"/>
          <w:szCs w:val="22"/>
        </w:rPr>
        <w:t>), i</w:t>
      </w:r>
      <w:r w:rsidR="00724D32" w:rsidRPr="00AA74C7">
        <w:rPr>
          <w:rFonts w:ascii="Arial" w:hAnsi="Arial" w:cs="Arial"/>
          <w:sz w:val="22"/>
          <w:szCs w:val="22"/>
        </w:rPr>
        <w:t xml:space="preserve">ntegration analysis revealed that DNA methylation in the promoter </w:t>
      </w:r>
      <w:ins w:id="80" w:author="Andreae, Emily A" w:date="2019-10-04T11:51:00Z">
        <w:r>
          <w:rPr>
            <w:rFonts w:ascii="Arial" w:hAnsi="Arial" w:cs="Arial"/>
            <w:sz w:val="22"/>
            <w:szCs w:val="22"/>
          </w:rPr>
          <w:t xml:space="preserve">region </w:t>
        </w:r>
      </w:ins>
      <w:r w:rsidR="00724D32" w:rsidRPr="00AA74C7">
        <w:rPr>
          <w:rFonts w:ascii="Arial" w:hAnsi="Arial" w:cs="Arial"/>
          <w:sz w:val="22"/>
          <w:szCs w:val="22"/>
        </w:rPr>
        <w:t xml:space="preserve">of </w:t>
      </w:r>
      <w:r w:rsidR="000268C9" w:rsidRPr="00AA74C7">
        <w:rPr>
          <w:rFonts w:ascii="Arial" w:hAnsi="Arial" w:cs="Arial"/>
          <w:i/>
          <w:sz w:val="22"/>
          <w:szCs w:val="22"/>
        </w:rPr>
        <w:t>ADHFE1</w:t>
      </w:r>
      <w:r w:rsidR="00724D32" w:rsidRPr="00AA74C7">
        <w:rPr>
          <w:rFonts w:ascii="Arial" w:hAnsi="Arial" w:cs="Arial"/>
          <w:sz w:val="22"/>
          <w:szCs w:val="22"/>
        </w:rPr>
        <w:t xml:space="preserve"> </w:t>
      </w:r>
      <w:ins w:id="81" w:author="Andreae, Emily A" w:date="2019-10-04T11:51:00Z">
        <w:r>
          <w:rPr>
            <w:rFonts w:ascii="Arial" w:hAnsi="Arial" w:cs="Arial"/>
            <w:sz w:val="22"/>
            <w:szCs w:val="22"/>
          </w:rPr>
          <w:t xml:space="preserve">has the </w:t>
        </w:r>
      </w:ins>
      <w:del w:id="82" w:author="Andreae, Emily A" w:date="2019-10-04T11:51:00Z">
        <w:r w:rsidR="00724D32" w:rsidRPr="00AA74C7" w:rsidDel="00864E73">
          <w:rPr>
            <w:rFonts w:ascii="Arial" w:hAnsi="Arial" w:cs="Arial"/>
            <w:sz w:val="22"/>
            <w:szCs w:val="22"/>
          </w:rPr>
          <w:delText xml:space="preserve">is a </w:delText>
        </w:r>
      </w:del>
      <w:r w:rsidR="00F329D8" w:rsidRPr="00AA74C7">
        <w:rPr>
          <w:rFonts w:ascii="Arial" w:hAnsi="Arial" w:cs="Arial"/>
          <w:sz w:val="22"/>
          <w:szCs w:val="22"/>
        </w:rPr>
        <w:t xml:space="preserve">most </w:t>
      </w:r>
      <w:r w:rsidR="00724D32" w:rsidRPr="00AA74C7">
        <w:rPr>
          <w:rFonts w:ascii="Arial" w:hAnsi="Arial" w:cs="Arial"/>
          <w:sz w:val="22"/>
          <w:szCs w:val="22"/>
        </w:rPr>
        <w:t xml:space="preserve">potential </w:t>
      </w:r>
      <w:ins w:id="83" w:author="Andreae, Emily A" w:date="2019-10-04T11:51:00Z">
        <w:r>
          <w:rPr>
            <w:rFonts w:ascii="Arial" w:hAnsi="Arial" w:cs="Arial"/>
            <w:sz w:val="22"/>
            <w:szCs w:val="22"/>
          </w:rPr>
          <w:t xml:space="preserve">for being an </w:t>
        </w:r>
      </w:ins>
      <w:r w:rsidR="00266D0F" w:rsidRPr="00AA74C7">
        <w:rPr>
          <w:rFonts w:ascii="Arial" w:hAnsi="Arial" w:cs="Arial"/>
          <w:sz w:val="22"/>
          <w:szCs w:val="22"/>
        </w:rPr>
        <w:t xml:space="preserve">early </w:t>
      </w:r>
      <w:r w:rsidR="00724D32" w:rsidRPr="00AA74C7">
        <w:rPr>
          <w:rFonts w:ascii="Arial" w:hAnsi="Arial" w:cs="Arial"/>
          <w:sz w:val="22"/>
          <w:szCs w:val="22"/>
        </w:rPr>
        <w:t xml:space="preserve">diagnostic biomarker for colorectal adenoma and </w:t>
      </w:r>
      <w:r w:rsidR="008378E1" w:rsidRPr="00AA74C7">
        <w:rPr>
          <w:rFonts w:ascii="Arial" w:hAnsi="Arial" w:cs="Arial"/>
          <w:sz w:val="22"/>
          <w:szCs w:val="22"/>
        </w:rPr>
        <w:t>cancer (</w:t>
      </w:r>
      <w:ins w:id="84" w:author="Andreae, Emily A" w:date="2019-10-04T11:53:00Z">
        <w:r>
          <w:rPr>
            <w:rFonts w:ascii="Arial" w:hAnsi="Arial" w:cs="Arial"/>
            <w:sz w:val="22"/>
            <w:szCs w:val="22"/>
          </w:rPr>
          <w:t>sensitivity</w:t>
        </w:r>
      </w:ins>
      <w:del w:id="85" w:author="Andreae, Emily A" w:date="2019-10-04T11:53:00Z">
        <w:r w:rsidR="004436CD" w:rsidRPr="00AA74C7" w:rsidDel="00864E73">
          <w:rPr>
            <w:rFonts w:ascii="Arial" w:hAnsi="Arial" w:cs="Arial"/>
            <w:sz w:val="22"/>
            <w:szCs w:val="22"/>
          </w:rPr>
          <w:delText>SEN</w:delText>
        </w:r>
      </w:del>
      <w:r w:rsidR="004436CD" w:rsidRPr="00AA74C7">
        <w:rPr>
          <w:rFonts w:ascii="Arial" w:hAnsi="Arial" w:cs="Arial"/>
          <w:sz w:val="22"/>
          <w:szCs w:val="22"/>
        </w:rPr>
        <w:t xml:space="preserve">=0.96, </w:t>
      </w:r>
      <w:ins w:id="86" w:author="Andreae, Emily A" w:date="2019-10-04T11:54:00Z">
        <w:r>
          <w:rPr>
            <w:rFonts w:ascii="Arial" w:hAnsi="Arial" w:cs="Arial"/>
            <w:sz w:val="22"/>
            <w:szCs w:val="22"/>
          </w:rPr>
          <w:t>specificity</w:t>
        </w:r>
      </w:ins>
      <w:del w:id="87" w:author="Andreae, Emily A" w:date="2019-10-04T11:54:00Z">
        <w:r w:rsidR="004436CD" w:rsidRPr="00AA74C7" w:rsidDel="00864E73">
          <w:rPr>
            <w:rFonts w:ascii="Arial" w:hAnsi="Arial" w:cs="Arial"/>
            <w:sz w:val="22"/>
            <w:szCs w:val="22"/>
          </w:rPr>
          <w:delText>SPE</w:delText>
        </w:r>
      </w:del>
      <w:r w:rsidR="004436CD" w:rsidRPr="00AA74C7">
        <w:rPr>
          <w:rFonts w:ascii="Arial" w:hAnsi="Arial" w:cs="Arial"/>
          <w:sz w:val="22"/>
          <w:szCs w:val="22"/>
        </w:rPr>
        <w:t>=0.9</w:t>
      </w:r>
      <w:r w:rsidR="006308B6" w:rsidRPr="00AA74C7">
        <w:rPr>
          <w:rFonts w:ascii="Arial" w:hAnsi="Arial" w:cs="Arial"/>
          <w:sz w:val="22"/>
          <w:szCs w:val="22"/>
        </w:rPr>
        <w:t>5</w:t>
      </w:r>
      <w:r w:rsidR="004436CD" w:rsidRPr="00AA74C7">
        <w:rPr>
          <w:rFonts w:ascii="Arial" w:hAnsi="Arial" w:cs="Arial"/>
          <w:sz w:val="22"/>
          <w:szCs w:val="22"/>
        </w:rPr>
        <w:t xml:space="preserve">, </w:t>
      </w:r>
      <w:ins w:id="88" w:author="Andreae, Emily A" w:date="2019-10-04T11:54:00Z">
        <w:r>
          <w:rPr>
            <w:rFonts w:ascii="Arial" w:hAnsi="Arial" w:cs="Arial"/>
            <w:sz w:val="22"/>
            <w:szCs w:val="22"/>
          </w:rPr>
          <w:t>area under the curve</w:t>
        </w:r>
      </w:ins>
      <w:del w:id="89" w:author="Andreae, Emily A" w:date="2019-10-04T11:54:00Z">
        <w:r w:rsidR="004436CD" w:rsidRPr="00AA74C7" w:rsidDel="00864E73">
          <w:rPr>
            <w:rFonts w:ascii="Arial" w:hAnsi="Arial" w:cs="Arial"/>
            <w:sz w:val="22"/>
            <w:szCs w:val="22"/>
          </w:rPr>
          <w:delText>AUC</w:delText>
        </w:r>
      </w:del>
      <w:r w:rsidR="004436CD" w:rsidRPr="00AA74C7">
        <w:rPr>
          <w:rFonts w:ascii="Arial" w:hAnsi="Arial" w:cs="Arial"/>
          <w:sz w:val="22"/>
          <w:szCs w:val="22"/>
        </w:rPr>
        <w:t>=0.9</w:t>
      </w:r>
      <w:r w:rsidR="006308B6" w:rsidRPr="00AA74C7">
        <w:rPr>
          <w:rFonts w:ascii="Arial" w:hAnsi="Arial" w:cs="Arial"/>
          <w:sz w:val="22"/>
          <w:szCs w:val="22"/>
        </w:rPr>
        <w:t>7</w:t>
      </w:r>
      <w:r w:rsidR="004436CD" w:rsidRPr="00AA74C7">
        <w:rPr>
          <w:rFonts w:ascii="Arial" w:hAnsi="Arial" w:cs="Arial"/>
          <w:sz w:val="22"/>
          <w:szCs w:val="22"/>
        </w:rPr>
        <w:t>)</w:t>
      </w:r>
      <w:r w:rsidR="00724D32" w:rsidRPr="00AA74C7">
        <w:rPr>
          <w:rFonts w:ascii="Arial" w:hAnsi="Arial" w:cs="Arial"/>
          <w:sz w:val="22"/>
          <w:szCs w:val="22"/>
        </w:rPr>
        <w:t>.</w:t>
      </w:r>
    </w:p>
    <w:p w14:paraId="7BFB0593" w14:textId="4820C81E" w:rsidR="00864E73" w:rsidRPr="00864E73" w:rsidRDefault="00864E73" w:rsidP="00B80E58">
      <w:pPr>
        <w:spacing w:line="480" w:lineRule="auto"/>
        <w:jc w:val="both"/>
        <w:rPr>
          <w:rFonts w:ascii="Arial" w:hAnsi="Arial" w:cs="Arial"/>
          <w:b/>
          <w:sz w:val="22"/>
          <w:szCs w:val="22"/>
        </w:rPr>
      </w:pPr>
      <w:ins w:id="90" w:author="Andreae, Emily A" w:date="2019-10-04T11:53:00Z">
        <w:r>
          <w:rPr>
            <w:rFonts w:ascii="Arial" w:hAnsi="Arial" w:cs="Arial"/>
            <w:b/>
            <w:sz w:val="22"/>
            <w:szCs w:val="22"/>
          </w:rPr>
          <w:t>Conclusion</w:t>
        </w:r>
      </w:ins>
      <w:ins w:id="91" w:author="Andreae, Emily A" w:date="2019-10-04T11:54:00Z">
        <w:r>
          <w:rPr>
            <w:rFonts w:ascii="Arial" w:hAnsi="Arial" w:cs="Arial"/>
            <w:b/>
            <w:sz w:val="22"/>
            <w:szCs w:val="22"/>
          </w:rPr>
          <w:t>s</w:t>
        </w:r>
      </w:ins>
      <w:ins w:id="92" w:author="Andreae, Emily A" w:date="2019-10-04T11:53:00Z">
        <w:r>
          <w:rPr>
            <w:rFonts w:ascii="Arial" w:hAnsi="Arial" w:cs="Arial"/>
            <w:b/>
            <w:sz w:val="22"/>
            <w:szCs w:val="22"/>
          </w:rPr>
          <w:t>:</w:t>
        </w:r>
      </w:ins>
    </w:p>
    <w:p w14:paraId="18DDBEAC" w14:textId="25DD1969" w:rsidR="00743D48" w:rsidRPr="00AA74C7" w:rsidRDefault="00743D48" w:rsidP="00B80E58">
      <w:pPr>
        <w:spacing w:line="480" w:lineRule="auto"/>
        <w:jc w:val="both"/>
        <w:rPr>
          <w:rFonts w:ascii="Arial" w:hAnsi="Arial" w:cs="Arial"/>
          <w:sz w:val="22"/>
          <w:szCs w:val="22"/>
        </w:rPr>
      </w:pPr>
    </w:p>
    <w:p w14:paraId="2E24A19E" w14:textId="001516B9" w:rsidR="00212E92" w:rsidRPr="00AA74C7" w:rsidRDefault="00212E92" w:rsidP="00B80E58">
      <w:pPr>
        <w:spacing w:line="480" w:lineRule="auto"/>
        <w:jc w:val="both"/>
        <w:rPr>
          <w:rFonts w:ascii="Arial" w:hAnsi="Arial" w:cs="Arial"/>
          <w:b/>
          <w:bCs/>
          <w:sz w:val="22"/>
          <w:szCs w:val="22"/>
        </w:rPr>
      </w:pPr>
      <w:r w:rsidRPr="00AA74C7">
        <w:rPr>
          <w:rFonts w:ascii="Arial" w:hAnsi="Arial" w:cs="Arial"/>
          <w:b/>
          <w:bCs/>
          <w:sz w:val="22"/>
          <w:szCs w:val="22"/>
        </w:rPr>
        <w:t xml:space="preserve">Key words: </w:t>
      </w:r>
    </w:p>
    <w:p w14:paraId="5BCA50CE" w14:textId="78A76260" w:rsidR="0044627E" w:rsidRPr="00AA74C7" w:rsidRDefault="0044627E" w:rsidP="00B80E58">
      <w:pPr>
        <w:spacing w:line="480" w:lineRule="auto"/>
        <w:jc w:val="both"/>
        <w:rPr>
          <w:rFonts w:ascii="Arial" w:hAnsi="Arial" w:cs="Arial"/>
          <w:sz w:val="22"/>
          <w:szCs w:val="22"/>
        </w:rPr>
      </w:pPr>
      <w:r w:rsidRPr="00AA74C7">
        <w:rPr>
          <w:rFonts w:ascii="Arial" w:hAnsi="Arial" w:cs="Arial"/>
          <w:sz w:val="22"/>
          <w:szCs w:val="22"/>
        </w:rPr>
        <w:t>DNA methylation, Adenoma, Colorectal cancer, biomarker</w:t>
      </w:r>
    </w:p>
    <w:p w14:paraId="77CC4DC1" w14:textId="77777777" w:rsidR="00BA0BDE" w:rsidRDefault="00BA0BDE">
      <w:pPr>
        <w:rPr>
          <w:rFonts w:ascii="Arial" w:eastAsiaTheme="majorEastAsia" w:hAnsi="Arial" w:cs="Arial"/>
          <w:sz w:val="22"/>
          <w:szCs w:val="22"/>
        </w:rPr>
      </w:pPr>
      <w:r>
        <w:rPr>
          <w:rFonts w:ascii="Arial" w:eastAsiaTheme="majorEastAsia" w:hAnsi="Arial" w:cs="Arial"/>
          <w:sz w:val="22"/>
          <w:szCs w:val="22"/>
        </w:rPr>
        <w:br w:type="page"/>
      </w:r>
    </w:p>
    <w:p w14:paraId="5C542342" w14:textId="77777777" w:rsidR="00BA0BDE" w:rsidRPr="00C72EB1" w:rsidRDefault="00BA0BDE" w:rsidP="00BA0BDE">
      <w:pPr>
        <w:pStyle w:val="Heading2"/>
        <w:spacing w:line="480" w:lineRule="auto"/>
        <w:jc w:val="both"/>
        <w:rPr>
          <w:rFonts w:ascii="Arial" w:hAnsi="Arial" w:cs="Arial"/>
          <w:b/>
          <w:color w:val="auto"/>
          <w:sz w:val="22"/>
          <w:szCs w:val="22"/>
        </w:rPr>
      </w:pPr>
      <w:r w:rsidRPr="00C72EB1">
        <w:rPr>
          <w:rFonts w:ascii="Arial" w:hAnsi="Arial" w:cs="Arial"/>
          <w:b/>
          <w:color w:val="auto"/>
          <w:sz w:val="22"/>
          <w:szCs w:val="22"/>
        </w:rPr>
        <w:lastRenderedPageBreak/>
        <w:t>Abbreviations</w:t>
      </w:r>
    </w:p>
    <w:p w14:paraId="22D97E8F"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LGA: L</w:t>
      </w:r>
      <w:bookmarkStart w:id="93" w:name="OLE_LINK69"/>
      <w:bookmarkStart w:id="94" w:name="OLE_LINK70"/>
      <w:r w:rsidRPr="00AA74C7">
        <w:rPr>
          <w:rFonts w:ascii="Arial" w:hAnsi="Arial" w:cs="Arial"/>
          <w:sz w:val="22"/>
          <w:szCs w:val="22"/>
        </w:rPr>
        <w:t>ow-grade adenoma</w:t>
      </w:r>
      <w:bookmarkEnd w:id="93"/>
      <w:bookmarkEnd w:id="94"/>
    </w:p>
    <w:p w14:paraId="0CD8F6CA"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HGA: High-grade adenoma</w:t>
      </w:r>
    </w:p>
    <w:p w14:paraId="7A8057C1"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 xml:space="preserve">LGA VS Normal: </w:t>
      </w:r>
      <w:bookmarkStart w:id="95" w:name="OLE_LINK71"/>
      <w:bookmarkStart w:id="96" w:name="OLE_LINK72"/>
      <w:r w:rsidRPr="00AA74C7">
        <w:rPr>
          <w:rFonts w:ascii="Arial" w:hAnsi="Arial" w:cs="Arial"/>
          <w:sz w:val="22"/>
          <w:szCs w:val="22"/>
        </w:rPr>
        <w:t xml:space="preserve">Comparison </w:t>
      </w:r>
      <w:bookmarkStart w:id="97" w:name="OLE_LINK96"/>
      <w:bookmarkStart w:id="98" w:name="OLE_LINK97"/>
      <w:bookmarkStart w:id="99" w:name="OLE_LINK79"/>
      <w:bookmarkStart w:id="100" w:name="OLE_LINK80"/>
      <w:r w:rsidRPr="00AA74C7">
        <w:rPr>
          <w:rFonts w:ascii="Arial" w:hAnsi="Arial" w:cs="Arial"/>
          <w:sz w:val="22"/>
          <w:szCs w:val="22"/>
        </w:rPr>
        <w:t>of low-grade adenoma</w:t>
      </w:r>
      <w:bookmarkEnd w:id="97"/>
      <w:bookmarkEnd w:id="98"/>
      <w:r w:rsidRPr="00AA74C7">
        <w:rPr>
          <w:rFonts w:ascii="Arial" w:hAnsi="Arial" w:cs="Arial"/>
          <w:sz w:val="22"/>
          <w:szCs w:val="22"/>
        </w:rPr>
        <w:t xml:space="preserve"> </w:t>
      </w:r>
      <w:bookmarkEnd w:id="99"/>
      <w:bookmarkEnd w:id="100"/>
      <w:r w:rsidRPr="00AA74C7">
        <w:rPr>
          <w:rFonts w:ascii="Arial" w:hAnsi="Arial" w:cs="Arial"/>
          <w:sz w:val="22"/>
          <w:szCs w:val="22"/>
        </w:rPr>
        <w:t>with normal tissue</w:t>
      </w:r>
      <w:bookmarkEnd w:id="95"/>
      <w:bookmarkEnd w:id="96"/>
    </w:p>
    <w:p w14:paraId="28B3860B"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 xml:space="preserve">HGA VS Normal: </w:t>
      </w:r>
      <w:bookmarkStart w:id="101" w:name="_Hlk12202005"/>
      <w:r w:rsidRPr="00AA74C7">
        <w:rPr>
          <w:rFonts w:ascii="Arial" w:hAnsi="Arial" w:cs="Arial"/>
          <w:sz w:val="22"/>
          <w:szCs w:val="22"/>
        </w:rPr>
        <w:t>Comparison of high-grade adenoma with normal tissue</w:t>
      </w:r>
      <w:bookmarkEnd w:id="101"/>
    </w:p>
    <w:p w14:paraId="0A2A2273"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LGA VS HGA: Comparison of high-grade adenoma with low-grade adenoma</w:t>
      </w:r>
    </w:p>
    <w:p w14:paraId="0D785013"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 xml:space="preserve">DMR: </w:t>
      </w:r>
      <w:bookmarkStart w:id="102" w:name="OLE_LINK98"/>
      <w:bookmarkStart w:id="103" w:name="OLE_LINK99"/>
      <w:r w:rsidRPr="00AA74C7">
        <w:rPr>
          <w:rFonts w:ascii="Arial" w:hAnsi="Arial" w:cs="Arial"/>
          <w:sz w:val="22"/>
          <w:szCs w:val="22"/>
        </w:rPr>
        <w:t>Different methylation region</w:t>
      </w:r>
      <w:bookmarkEnd w:id="102"/>
      <w:bookmarkEnd w:id="103"/>
    </w:p>
    <w:p w14:paraId="5BA4A884"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DMS: Different methylation site</w:t>
      </w:r>
    </w:p>
    <w:p w14:paraId="56E1B1F5"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ROC:</w:t>
      </w:r>
      <w:r w:rsidRPr="00AA74C7">
        <w:rPr>
          <w:rFonts w:ascii="Arial" w:eastAsiaTheme="minorEastAsia" w:hAnsi="Arial" w:cs="Arial"/>
          <w:kern w:val="2"/>
          <w:sz w:val="22"/>
          <w:szCs w:val="22"/>
        </w:rPr>
        <w:t xml:space="preserve"> Receiver operating characteristic</w:t>
      </w:r>
    </w:p>
    <w:p w14:paraId="2B74F453"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AUC: Area under the curve</w:t>
      </w:r>
    </w:p>
    <w:p w14:paraId="40CDD258"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IPA: Ingenuity Pathway Analysis</w:t>
      </w:r>
    </w:p>
    <w:p w14:paraId="330B4AAB"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KEGG: Kyoto Encyclopedia of Genes and Genomes</w:t>
      </w:r>
    </w:p>
    <w:p w14:paraId="533C4DA6"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GO: Gene Ontology</w:t>
      </w:r>
    </w:p>
    <w:p w14:paraId="4B7BB6BD" w14:textId="77777777" w:rsidR="00BA0BDE" w:rsidRPr="00AA74C7" w:rsidRDefault="00BA0BDE" w:rsidP="00BA0BDE">
      <w:pPr>
        <w:spacing w:line="480" w:lineRule="auto"/>
        <w:jc w:val="both"/>
        <w:rPr>
          <w:rFonts w:ascii="Arial" w:hAnsi="Arial" w:cs="Arial"/>
          <w:sz w:val="22"/>
          <w:szCs w:val="22"/>
        </w:rPr>
      </w:pPr>
      <w:proofErr w:type="gramStart"/>
      <w:r w:rsidRPr="00AA74C7">
        <w:rPr>
          <w:rFonts w:ascii="Arial" w:hAnsi="Arial" w:cs="Arial"/>
          <w:sz w:val="22"/>
          <w:szCs w:val="22"/>
        </w:rPr>
        <w:t>t-SNE</w:t>
      </w:r>
      <w:proofErr w:type="gramEnd"/>
      <w:r w:rsidRPr="00AA74C7">
        <w:rPr>
          <w:rFonts w:ascii="Arial" w:hAnsi="Arial" w:cs="Arial"/>
          <w:sz w:val="22"/>
          <w:szCs w:val="22"/>
        </w:rPr>
        <w:t>: t-distributed stochastic neighbor embedding</w:t>
      </w:r>
    </w:p>
    <w:p w14:paraId="641E5DE7" w14:textId="77777777" w:rsidR="00BA0BDE" w:rsidRPr="00AA74C7" w:rsidRDefault="00BA0BDE" w:rsidP="00BA0BDE">
      <w:pPr>
        <w:spacing w:line="480" w:lineRule="auto"/>
        <w:jc w:val="both"/>
        <w:rPr>
          <w:rFonts w:ascii="Arial" w:hAnsi="Arial" w:cs="Arial"/>
          <w:sz w:val="22"/>
          <w:szCs w:val="22"/>
        </w:rPr>
      </w:pPr>
      <w:r w:rsidRPr="00AA74C7">
        <w:rPr>
          <w:rFonts w:ascii="Arial" w:hAnsi="Arial" w:cs="Arial"/>
          <w:sz w:val="22"/>
          <w:szCs w:val="22"/>
        </w:rPr>
        <w:t>PCA: Principal components analysis</w:t>
      </w:r>
    </w:p>
    <w:p w14:paraId="7C0560AC" w14:textId="6043BC2A" w:rsidR="00BA0BDE" w:rsidRDefault="00BA0BDE" w:rsidP="00BA0BDE">
      <w:pPr>
        <w:spacing w:line="480" w:lineRule="auto"/>
        <w:jc w:val="both"/>
        <w:rPr>
          <w:ins w:id="104" w:author="Andreae, Emily A" w:date="2019-10-04T14:24:00Z"/>
          <w:rFonts w:ascii="Arial" w:hAnsi="Arial" w:cs="Arial"/>
          <w:sz w:val="22"/>
          <w:szCs w:val="22"/>
        </w:rPr>
      </w:pPr>
      <w:proofErr w:type="spellStart"/>
      <w:proofErr w:type="gramStart"/>
      <w:r w:rsidRPr="00AA74C7">
        <w:rPr>
          <w:rFonts w:ascii="Arial" w:hAnsi="Arial" w:cs="Arial"/>
          <w:sz w:val="22"/>
          <w:szCs w:val="22"/>
        </w:rPr>
        <w:t>mBV</w:t>
      </w:r>
      <w:proofErr w:type="spellEnd"/>
      <w:proofErr w:type="gramEnd"/>
      <w:r w:rsidRPr="00AA74C7">
        <w:rPr>
          <w:rFonts w:ascii="Arial" w:hAnsi="Arial" w:cs="Arial"/>
          <w:sz w:val="22"/>
          <w:szCs w:val="22"/>
        </w:rPr>
        <w:t>: Mean beta values</w:t>
      </w:r>
    </w:p>
    <w:p w14:paraId="21967D2A" w14:textId="2AFD368F" w:rsidR="00BA0BDE" w:rsidRDefault="00BA0BDE" w:rsidP="00BA0BDE">
      <w:pPr>
        <w:spacing w:line="480" w:lineRule="auto"/>
        <w:jc w:val="both"/>
        <w:rPr>
          <w:ins w:id="105" w:author="Andreae, Emily A" w:date="2019-10-04T14:24:00Z"/>
          <w:rFonts w:ascii="Arial" w:hAnsi="Arial" w:cs="Arial"/>
          <w:sz w:val="22"/>
          <w:szCs w:val="22"/>
        </w:rPr>
      </w:pPr>
      <w:ins w:id="106" w:author="Andreae, Emily A" w:date="2019-10-04T14:24:00Z">
        <w:r>
          <w:rPr>
            <w:rFonts w:ascii="Arial" w:hAnsi="Arial" w:cs="Arial"/>
            <w:sz w:val="22"/>
            <w:szCs w:val="22"/>
          </w:rPr>
          <w:t>FDR:</w:t>
        </w:r>
      </w:ins>
    </w:p>
    <w:p w14:paraId="4F22C8CA" w14:textId="26344A24" w:rsidR="00BA0BDE" w:rsidRDefault="00BA0BDE" w:rsidP="00BA0BDE">
      <w:pPr>
        <w:spacing w:line="480" w:lineRule="auto"/>
        <w:jc w:val="both"/>
        <w:rPr>
          <w:ins w:id="107" w:author="Andreae, Emily A" w:date="2019-10-04T14:24:00Z"/>
          <w:rFonts w:ascii="Arial" w:hAnsi="Arial" w:cs="Arial"/>
          <w:sz w:val="22"/>
          <w:szCs w:val="22"/>
        </w:rPr>
      </w:pPr>
      <w:ins w:id="108" w:author="Andreae, Emily A" w:date="2019-10-04T14:24:00Z">
        <w:r>
          <w:rPr>
            <w:rFonts w:ascii="Arial" w:hAnsi="Arial" w:cs="Arial"/>
            <w:sz w:val="22"/>
            <w:szCs w:val="22"/>
          </w:rPr>
          <w:t>SNP: Single nucleotide polymorphism</w:t>
        </w:r>
      </w:ins>
    </w:p>
    <w:p w14:paraId="3F0D0DD0" w14:textId="73C06E69" w:rsidR="00BA0BDE" w:rsidRDefault="00BA0BDE" w:rsidP="00BA0BDE">
      <w:pPr>
        <w:spacing w:line="480" w:lineRule="auto"/>
        <w:jc w:val="both"/>
        <w:rPr>
          <w:ins w:id="109" w:author="Andreae, Emily A" w:date="2019-10-04T14:24:00Z"/>
          <w:rFonts w:ascii="Arial" w:hAnsi="Arial" w:cs="Arial"/>
          <w:sz w:val="22"/>
          <w:szCs w:val="22"/>
        </w:rPr>
      </w:pPr>
      <w:ins w:id="110" w:author="Andreae, Emily A" w:date="2019-10-04T14:24:00Z">
        <w:r>
          <w:rPr>
            <w:rFonts w:ascii="Arial" w:hAnsi="Arial" w:cs="Arial"/>
            <w:sz w:val="22"/>
            <w:szCs w:val="22"/>
          </w:rPr>
          <w:t>UTR3: 3′ untranslated region</w:t>
        </w:r>
      </w:ins>
    </w:p>
    <w:p w14:paraId="3858A6A9" w14:textId="2D692396" w:rsidR="00BA0BDE" w:rsidRPr="00AA74C7" w:rsidRDefault="00BA0BDE" w:rsidP="00BA0BDE">
      <w:pPr>
        <w:spacing w:line="480" w:lineRule="auto"/>
        <w:jc w:val="both"/>
        <w:rPr>
          <w:rFonts w:ascii="Arial" w:hAnsi="Arial" w:cs="Arial"/>
          <w:sz w:val="22"/>
          <w:szCs w:val="22"/>
        </w:rPr>
      </w:pPr>
      <w:ins w:id="111" w:author="Andreae, Emily A" w:date="2019-10-04T14:24:00Z">
        <w:r>
          <w:rPr>
            <w:rFonts w:ascii="Arial" w:hAnsi="Arial" w:cs="Arial"/>
            <w:sz w:val="22"/>
            <w:szCs w:val="22"/>
          </w:rPr>
          <w:t>CHR: Chromosome</w:t>
        </w:r>
      </w:ins>
    </w:p>
    <w:p w14:paraId="22E0D1CB" w14:textId="0EBCB083" w:rsidR="00F21B10" w:rsidRPr="00AA74C7" w:rsidRDefault="00F21B10" w:rsidP="00B80E58">
      <w:pPr>
        <w:spacing w:line="480" w:lineRule="auto"/>
        <w:jc w:val="both"/>
        <w:rPr>
          <w:rFonts w:ascii="Arial" w:eastAsiaTheme="majorEastAsia" w:hAnsi="Arial" w:cs="Arial"/>
          <w:sz w:val="22"/>
          <w:szCs w:val="22"/>
        </w:rPr>
      </w:pPr>
      <w:r w:rsidRPr="00AA74C7">
        <w:rPr>
          <w:rFonts w:ascii="Arial" w:eastAsiaTheme="majorEastAsia" w:hAnsi="Arial" w:cs="Arial"/>
          <w:sz w:val="22"/>
          <w:szCs w:val="22"/>
        </w:rPr>
        <w:br w:type="page"/>
      </w:r>
    </w:p>
    <w:p w14:paraId="25A2DAFC" w14:textId="562D4C9C" w:rsidR="00743D48" w:rsidRPr="00AA74C7" w:rsidRDefault="00743D48" w:rsidP="00B80E58">
      <w:pPr>
        <w:pStyle w:val="Heading2"/>
        <w:spacing w:line="480" w:lineRule="auto"/>
        <w:jc w:val="both"/>
        <w:rPr>
          <w:rFonts w:ascii="Arial" w:hAnsi="Arial" w:cs="Arial"/>
          <w:b/>
          <w:bCs/>
          <w:color w:val="auto"/>
          <w:sz w:val="22"/>
          <w:szCs w:val="22"/>
        </w:rPr>
      </w:pPr>
      <w:commentRangeStart w:id="112"/>
      <w:r w:rsidRPr="00AA74C7">
        <w:rPr>
          <w:rFonts w:ascii="Arial" w:hAnsi="Arial" w:cs="Arial"/>
          <w:b/>
          <w:bCs/>
          <w:color w:val="auto"/>
          <w:sz w:val="22"/>
          <w:szCs w:val="22"/>
        </w:rPr>
        <w:lastRenderedPageBreak/>
        <w:t>Background</w:t>
      </w:r>
      <w:commentRangeEnd w:id="112"/>
      <w:r w:rsidR="007F2477">
        <w:rPr>
          <w:rStyle w:val="CommentReference"/>
          <w:rFonts w:ascii="SimSun" w:eastAsia="SimSun" w:hAnsi="SimSun" w:cs="SimSun"/>
          <w:color w:val="auto"/>
        </w:rPr>
        <w:commentReference w:id="112"/>
      </w:r>
    </w:p>
    <w:p w14:paraId="271477D1" w14:textId="77777777" w:rsidR="002D3B90" w:rsidRPr="00AA74C7" w:rsidRDefault="002D3B90" w:rsidP="00B80E58">
      <w:pPr>
        <w:spacing w:line="480" w:lineRule="auto"/>
        <w:jc w:val="both"/>
        <w:rPr>
          <w:rFonts w:ascii="Arial" w:hAnsi="Arial" w:cs="Arial"/>
          <w:sz w:val="22"/>
          <w:szCs w:val="22"/>
        </w:rPr>
      </w:pPr>
    </w:p>
    <w:p w14:paraId="65078901" w14:textId="3A79A803" w:rsidR="00F44BF9" w:rsidRPr="00AA74C7" w:rsidRDefault="00241815" w:rsidP="00B80E58">
      <w:pPr>
        <w:spacing w:line="480" w:lineRule="auto"/>
        <w:jc w:val="both"/>
        <w:rPr>
          <w:rFonts w:ascii="Arial" w:hAnsi="Arial" w:cs="Arial"/>
          <w:sz w:val="22"/>
          <w:szCs w:val="22"/>
        </w:rPr>
      </w:pPr>
      <w:r w:rsidRPr="00AA74C7">
        <w:rPr>
          <w:rFonts w:ascii="Arial" w:hAnsi="Arial" w:cs="Arial"/>
          <w:sz w:val="22"/>
          <w:szCs w:val="22"/>
        </w:rPr>
        <w:t>Colorectal cancer (CRC) is</w:t>
      </w:r>
      <w:r w:rsidR="00844A48" w:rsidRPr="00AA74C7">
        <w:rPr>
          <w:rFonts w:ascii="Arial" w:hAnsi="Arial" w:cs="Arial"/>
          <w:sz w:val="22"/>
          <w:szCs w:val="22"/>
        </w:rPr>
        <w:t xml:space="preserve"> the </w:t>
      </w:r>
      <w:r w:rsidR="002C04D3" w:rsidRPr="00AA74C7">
        <w:rPr>
          <w:rFonts w:ascii="Arial" w:hAnsi="Arial" w:cs="Arial"/>
          <w:sz w:val="22"/>
          <w:szCs w:val="22"/>
        </w:rPr>
        <w:t>third leading cause of cancer</w:t>
      </w:r>
      <w:r w:rsidR="008E4646" w:rsidRPr="00AA74C7">
        <w:rPr>
          <w:rFonts w:ascii="Arial" w:hAnsi="Arial" w:cs="Arial"/>
          <w:sz w:val="22"/>
          <w:szCs w:val="22"/>
        </w:rPr>
        <w:t>-</w:t>
      </w:r>
      <w:r w:rsidR="002C04D3" w:rsidRPr="00AA74C7">
        <w:rPr>
          <w:rFonts w:ascii="Arial" w:hAnsi="Arial" w:cs="Arial"/>
          <w:sz w:val="22"/>
          <w:szCs w:val="22"/>
        </w:rPr>
        <w:t>related deaths</w:t>
      </w:r>
      <w:ins w:id="113" w:author="Andreae, Emily A" w:date="2019-10-04T11:57:00Z">
        <w:r w:rsidR="00864E73">
          <w:rPr>
            <w:rFonts w:ascii="Arial" w:hAnsi="Arial" w:cs="Arial"/>
            <w:sz w:val="22"/>
            <w:szCs w:val="22"/>
          </w:rPr>
          <w:t xml:space="preserve"> worldwide</w:t>
        </w:r>
      </w:ins>
      <w:r w:rsidR="002B0EAD">
        <w:rPr>
          <w:rFonts w:ascii="Arial" w:hAnsi="Arial" w:cs="Arial"/>
          <w:sz w:val="22"/>
          <w:szCs w:val="22"/>
        </w:rPr>
        <w:t xml:space="preserve"> </w:t>
      </w:r>
      <w:r w:rsidR="005B48AA" w:rsidRPr="00AA74C7">
        <w:rPr>
          <w:rFonts w:ascii="Arial" w:hAnsi="Arial" w:cs="Arial"/>
          <w:sz w:val="22"/>
          <w:szCs w:val="22"/>
        </w:rPr>
        <w:fldChar w:fldCharType="begin">
          <w:fldData xml:space="preserve">PEVuZE5vdGU+PENpdGU+PEF1dGhvcj5TaWVnZWw8L0F1dGhvcj48WWVhcj4yMDE4PC9ZZWFyPjxS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PEVuZE5vdGU+PENpdGU+PEF1dGhvcj5TaWVnZWw8L0F1dGhvcj48WWVhcj4yMDE4PC9ZZWFyPjxS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5B48AA" w:rsidRPr="00AA74C7">
        <w:rPr>
          <w:rFonts w:ascii="Arial" w:hAnsi="Arial" w:cs="Arial"/>
          <w:sz w:val="22"/>
          <w:szCs w:val="22"/>
        </w:rPr>
      </w:r>
      <w:r w:rsidR="005B48AA" w:rsidRPr="00AA74C7">
        <w:rPr>
          <w:rFonts w:ascii="Arial" w:hAnsi="Arial" w:cs="Arial"/>
          <w:sz w:val="22"/>
          <w:szCs w:val="22"/>
        </w:rPr>
        <w:fldChar w:fldCharType="separate"/>
      </w:r>
      <w:r w:rsidR="006B5E1E" w:rsidRPr="00AA74C7">
        <w:rPr>
          <w:rFonts w:ascii="Arial" w:hAnsi="Arial" w:cs="Arial"/>
          <w:noProof/>
          <w:sz w:val="22"/>
          <w:szCs w:val="22"/>
          <w:vertAlign w:val="superscript"/>
        </w:rPr>
        <w:t>1, 2</w:t>
      </w:r>
      <w:r w:rsidR="005B48AA" w:rsidRPr="00AA74C7">
        <w:rPr>
          <w:rFonts w:ascii="Arial" w:hAnsi="Arial" w:cs="Arial"/>
          <w:sz w:val="22"/>
          <w:szCs w:val="22"/>
        </w:rPr>
        <w:fldChar w:fldCharType="end"/>
      </w:r>
      <w:r w:rsidR="00B473B9" w:rsidRPr="00AA74C7">
        <w:rPr>
          <w:rFonts w:ascii="Arial" w:hAnsi="Arial" w:cs="Arial"/>
          <w:sz w:val="22"/>
          <w:szCs w:val="22"/>
        </w:rPr>
        <w:t>.</w:t>
      </w:r>
      <w:r w:rsidR="00282DB1" w:rsidRPr="00AA74C7">
        <w:rPr>
          <w:rFonts w:ascii="Arial" w:hAnsi="Arial" w:cs="Arial"/>
          <w:sz w:val="22"/>
          <w:szCs w:val="22"/>
        </w:rPr>
        <w:t xml:space="preserve"> </w:t>
      </w:r>
      <w:commentRangeStart w:id="114"/>
      <w:ins w:id="115" w:author="Andreae, Emily A" w:date="2019-10-04T11:57:00Z">
        <w:r w:rsidR="00864E73">
          <w:rPr>
            <w:rFonts w:ascii="Arial" w:hAnsi="Arial" w:cs="Arial"/>
            <w:sz w:val="22"/>
            <w:szCs w:val="22"/>
          </w:rPr>
          <w:t>Current e</w:t>
        </w:r>
      </w:ins>
      <w:del w:id="116" w:author="Andreae, Emily A" w:date="2019-10-04T11:57:00Z">
        <w:r w:rsidR="00F44BF9" w:rsidRPr="00AA74C7" w:rsidDel="00864E73">
          <w:rPr>
            <w:rFonts w:ascii="Arial" w:hAnsi="Arial" w:cs="Arial"/>
            <w:sz w:val="22"/>
            <w:szCs w:val="22"/>
          </w:rPr>
          <w:delText>E</w:delText>
        </w:r>
      </w:del>
      <w:r w:rsidR="00F44BF9" w:rsidRPr="00AA74C7">
        <w:rPr>
          <w:rFonts w:ascii="Arial" w:hAnsi="Arial" w:cs="Arial"/>
          <w:sz w:val="22"/>
          <w:szCs w:val="22"/>
        </w:rPr>
        <w:t xml:space="preserve">vidence </w:t>
      </w:r>
      <w:ins w:id="117" w:author="Andreae, Emily A" w:date="2019-10-04T11:57:00Z">
        <w:r w:rsidR="002B0EAD">
          <w:rPr>
            <w:rFonts w:ascii="Arial" w:hAnsi="Arial" w:cs="Arial"/>
            <w:sz w:val="22"/>
            <w:szCs w:val="22"/>
          </w:rPr>
          <w:t xml:space="preserve">indicates that </w:t>
        </w:r>
      </w:ins>
      <w:del w:id="118" w:author="Andreae, Emily A" w:date="2019-10-04T11:57:00Z">
        <w:r w:rsidR="00F44BF9" w:rsidRPr="00AA74C7" w:rsidDel="002B0EAD">
          <w:rPr>
            <w:rFonts w:ascii="Arial" w:hAnsi="Arial" w:cs="Arial"/>
            <w:sz w:val="22"/>
            <w:szCs w:val="22"/>
          </w:rPr>
          <w:delText xml:space="preserve">shows not only </w:delText>
        </w:r>
      </w:del>
      <w:r w:rsidR="00F44BF9" w:rsidRPr="00AA74C7">
        <w:rPr>
          <w:rFonts w:ascii="Arial" w:hAnsi="Arial" w:cs="Arial"/>
          <w:sz w:val="22"/>
          <w:szCs w:val="22"/>
        </w:rPr>
        <w:t>genetic mutation</w:t>
      </w:r>
      <w:r w:rsidR="00212E92" w:rsidRPr="00AA74C7">
        <w:rPr>
          <w:rFonts w:ascii="Arial" w:hAnsi="Arial" w:cs="Arial"/>
          <w:sz w:val="22"/>
          <w:szCs w:val="22"/>
        </w:rPr>
        <w:t>s</w:t>
      </w:r>
      <w:r w:rsidR="008E4646" w:rsidRPr="00AA74C7">
        <w:rPr>
          <w:rFonts w:ascii="Arial" w:hAnsi="Arial" w:cs="Arial"/>
          <w:sz w:val="22"/>
          <w:szCs w:val="22"/>
        </w:rPr>
        <w:t xml:space="preserve"> </w:t>
      </w:r>
      <w:ins w:id="119" w:author="Andreae, Emily A" w:date="2019-10-04T11:58:00Z">
        <w:r w:rsidR="002B0EAD">
          <w:rPr>
            <w:rFonts w:ascii="Arial" w:hAnsi="Arial" w:cs="Arial"/>
            <w:sz w:val="22"/>
            <w:szCs w:val="22"/>
          </w:rPr>
          <w:t>and</w:t>
        </w:r>
      </w:ins>
      <w:del w:id="120" w:author="Andreae, Emily A" w:date="2019-10-04T11:58:00Z">
        <w:r w:rsidR="00F44BF9" w:rsidRPr="00AA74C7" w:rsidDel="002B0EAD">
          <w:rPr>
            <w:rFonts w:ascii="Arial" w:hAnsi="Arial" w:cs="Arial"/>
            <w:sz w:val="22"/>
            <w:szCs w:val="22"/>
          </w:rPr>
          <w:delText>but also</w:delText>
        </w:r>
      </w:del>
      <w:r w:rsidR="00F44BF9" w:rsidRPr="00AA74C7">
        <w:rPr>
          <w:rFonts w:ascii="Arial" w:hAnsi="Arial" w:cs="Arial"/>
          <w:sz w:val="22"/>
          <w:szCs w:val="22"/>
        </w:rPr>
        <w:t xml:space="preserve"> epigenetic alterations </w:t>
      </w:r>
      <w:proofErr w:type="gramStart"/>
      <w:r w:rsidR="00F44BF9" w:rsidRPr="00AA74C7">
        <w:rPr>
          <w:rFonts w:ascii="Arial" w:hAnsi="Arial" w:cs="Arial"/>
          <w:sz w:val="22"/>
          <w:szCs w:val="22"/>
        </w:rPr>
        <w:t>are progressively accumulated</w:t>
      </w:r>
      <w:proofErr w:type="gramEnd"/>
      <w:r w:rsidR="00F44BF9" w:rsidRPr="00AA74C7">
        <w:rPr>
          <w:rFonts w:ascii="Arial" w:hAnsi="Arial" w:cs="Arial"/>
          <w:sz w:val="22"/>
          <w:szCs w:val="22"/>
        </w:rPr>
        <w:t xml:space="preserve"> </w:t>
      </w:r>
      <w:r w:rsidR="00212E92" w:rsidRPr="00AA74C7">
        <w:rPr>
          <w:rFonts w:ascii="Arial" w:hAnsi="Arial" w:cs="Arial"/>
          <w:sz w:val="22"/>
          <w:szCs w:val="22"/>
        </w:rPr>
        <w:t xml:space="preserve">in </w:t>
      </w:r>
      <w:r w:rsidR="008E4646" w:rsidRPr="00AA74C7">
        <w:rPr>
          <w:rFonts w:ascii="Arial" w:hAnsi="Arial" w:cs="Arial"/>
          <w:sz w:val="22"/>
          <w:szCs w:val="22"/>
        </w:rPr>
        <w:t xml:space="preserve">the </w:t>
      </w:r>
      <w:r w:rsidR="00212E92" w:rsidRPr="00AA74C7">
        <w:rPr>
          <w:rFonts w:ascii="Arial" w:hAnsi="Arial" w:cs="Arial"/>
          <w:sz w:val="22"/>
          <w:szCs w:val="22"/>
        </w:rPr>
        <w:t xml:space="preserve">tumor genome </w:t>
      </w:r>
      <w:r w:rsidR="00F44BF9" w:rsidRPr="00AA74C7">
        <w:rPr>
          <w:rFonts w:ascii="Arial" w:hAnsi="Arial" w:cs="Arial"/>
          <w:sz w:val="22"/>
          <w:szCs w:val="22"/>
        </w:rPr>
        <w:t>during</w:t>
      </w:r>
      <w:ins w:id="121" w:author="Andreae, Emily A" w:date="2019-10-04T11:58:00Z">
        <w:r w:rsidR="002B0EAD">
          <w:rPr>
            <w:rFonts w:ascii="Arial" w:hAnsi="Arial" w:cs="Arial"/>
            <w:sz w:val="22"/>
            <w:szCs w:val="22"/>
          </w:rPr>
          <w:t xml:space="preserve"> carcinogen</w:t>
        </w:r>
      </w:ins>
      <w:ins w:id="122" w:author="Andreae, Emily A" w:date="2019-10-04T13:21:00Z">
        <w:r w:rsidR="007D4051">
          <w:rPr>
            <w:rFonts w:ascii="Arial" w:hAnsi="Arial" w:cs="Arial"/>
            <w:sz w:val="22"/>
            <w:szCs w:val="22"/>
          </w:rPr>
          <w:t>e</w:t>
        </w:r>
      </w:ins>
      <w:ins w:id="123" w:author="Andreae, Emily A" w:date="2019-10-04T11:58:00Z">
        <w:r w:rsidR="002B0EAD">
          <w:rPr>
            <w:rFonts w:ascii="Arial" w:hAnsi="Arial" w:cs="Arial"/>
            <w:sz w:val="22"/>
            <w:szCs w:val="22"/>
          </w:rPr>
          <w:t>sis, and these alterations may serve as primary biomarkers for early detection and treatment of cancer</w:t>
        </w:r>
      </w:ins>
      <w:del w:id="124" w:author="Andreae, Emily A" w:date="2019-10-04T11:58:00Z">
        <w:r w:rsidR="00F44BF9" w:rsidRPr="00AA74C7" w:rsidDel="002B0EAD">
          <w:rPr>
            <w:rFonts w:ascii="Arial" w:hAnsi="Arial" w:cs="Arial"/>
            <w:sz w:val="22"/>
            <w:szCs w:val="22"/>
          </w:rPr>
          <w:delText xml:space="preserve"> the occurrence of human cancers</w:delText>
        </w:r>
      </w:del>
      <w:r w:rsidR="00F44BF9" w:rsidRPr="00AA74C7">
        <w:rPr>
          <w:rFonts w:ascii="Arial" w:hAnsi="Arial" w:cs="Arial"/>
          <w:sz w:val="22"/>
          <w:szCs w:val="22"/>
        </w:rPr>
        <w:t>.</w:t>
      </w:r>
      <w:commentRangeEnd w:id="114"/>
      <w:r w:rsidR="002B0EAD">
        <w:rPr>
          <w:rStyle w:val="CommentReference"/>
        </w:rPr>
        <w:commentReference w:id="114"/>
      </w:r>
      <w:r w:rsidR="00F44BF9" w:rsidRPr="00AA74C7">
        <w:rPr>
          <w:rFonts w:ascii="Arial" w:hAnsi="Arial" w:cs="Arial"/>
          <w:sz w:val="22"/>
          <w:szCs w:val="22"/>
        </w:rPr>
        <w:t xml:space="preserve"> </w:t>
      </w:r>
      <w:commentRangeStart w:id="125"/>
      <w:del w:id="126" w:author="Andreae, Emily A" w:date="2019-10-04T11:59:00Z">
        <w:r w:rsidR="004E6ACD" w:rsidRPr="00AA74C7" w:rsidDel="002B0EAD">
          <w:rPr>
            <w:rFonts w:ascii="Arial" w:hAnsi="Arial" w:cs="Arial"/>
            <w:sz w:val="22"/>
            <w:szCs w:val="22"/>
          </w:rPr>
          <w:delText>DNA methylation plays important roles in embryonic development and tissue differentiation</w:delText>
        </w:r>
        <w:r w:rsidR="00BC06A1" w:rsidRPr="00AA74C7" w:rsidDel="002B0EAD">
          <w:rPr>
            <w:rFonts w:ascii="Arial" w:hAnsi="Arial" w:cs="Arial"/>
            <w:sz w:val="22"/>
            <w:szCs w:val="22"/>
          </w:rPr>
          <w:delText xml:space="preserve">. </w:delText>
        </w:r>
      </w:del>
      <w:commentRangeEnd w:id="125"/>
      <w:r w:rsidR="002B0EAD">
        <w:rPr>
          <w:rStyle w:val="CommentReference"/>
        </w:rPr>
        <w:commentReference w:id="125"/>
      </w:r>
      <w:r w:rsidR="004E6ACD" w:rsidRPr="00AA74C7">
        <w:rPr>
          <w:rFonts w:ascii="Arial" w:hAnsi="Arial" w:cs="Arial"/>
          <w:sz w:val="22"/>
          <w:szCs w:val="22"/>
        </w:rPr>
        <w:t>Abnormal</w:t>
      </w:r>
      <w:ins w:id="127" w:author="Andreae, Emily A" w:date="2019-10-04T12:00:00Z">
        <w:r w:rsidR="002B0EAD">
          <w:rPr>
            <w:rFonts w:ascii="Arial" w:hAnsi="Arial" w:cs="Arial"/>
            <w:sz w:val="22"/>
            <w:szCs w:val="22"/>
          </w:rPr>
          <w:t xml:space="preserve"> alterations in methylation status specifically</w:t>
        </w:r>
      </w:ins>
      <w:del w:id="128" w:author="Andreae, Emily A" w:date="2019-10-04T12:00:00Z">
        <w:r w:rsidR="004E6ACD" w:rsidRPr="00AA74C7" w:rsidDel="002B0EAD">
          <w:rPr>
            <w:rFonts w:ascii="Arial" w:hAnsi="Arial" w:cs="Arial"/>
            <w:sz w:val="22"/>
            <w:szCs w:val="22"/>
          </w:rPr>
          <w:delText>,</w:delText>
        </w:r>
      </w:del>
      <w:r w:rsidR="004E6ACD" w:rsidRPr="00AA74C7">
        <w:rPr>
          <w:rFonts w:ascii="Arial" w:hAnsi="Arial" w:cs="Arial"/>
          <w:sz w:val="22"/>
          <w:szCs w:val="22"/>
        </w:rPr>
        <w:t xml:space="preserve"> hyper-methylation or hypo-methylation</w:t>
      </w:r>
      <w:del w:id="129" w:author="Andreae, Emily A" w:date="2019-10-04T12:00:00Z">
        <w:r w:rsidR="004E6ACD" w:rsidRPr="00AA74C7" w:rsidDel="002B0EAD">
          <w:rPr>
            <w:rFonts w:ascii="Arial" w:hAnsi="Arial" w:cs="Arial"/>
            <w:sz w:val="22"/>
            <w:szCs w:val="22"/>
          </w:rPr>
          <w:delText>,</w:delText>
        </w:r>
      </w:del>
      <w:r w:rsidR="004E6ACD" w:rsidRPr="00AA74C7">
        <w:rPr>
          <w:rFonts w:ascii="Arial" w:hAnsi="Arial" w:cs="Arial"/>
          <w:sz w:val="22"/>
          <w:szCs w:val="22"/>
        </w:rPr>
        <w:t xml:space="preserve"> in the promoter regions of tumor suppressor genes and miRNA have been observed in almost all</w:t>
      </w:r>
      <w:del w:id="130" w:author="Andreae, Emily A" w:date="2019-10-04T12:01:00Z">
        <w:r w:rsidR="004E6ACD" w:rsidRPr="00AA74C7" w:rsidDel="002B0EAD">
          <w:rPr>
            <w:rFonts w:ascii="Arial" w:hAnsi="Arial" w:cs="Arial"/>
            <w:sz w:val="22"/>
            <w:szCs w:val="22"/>
          </w:rPr>
          <w:delText xml:space="preserve"> the</w:delText>
        </w:r>
      </w:del>
      <w:r w:rsidR="002B0EAD">
        <w:rPr>
          <w:rFonts w:ascii="Arial" w:hAnsi="Arial" w:cs="Arial"/>
          <w:sz w:val="22"/>
          <w:szCs w:val="22"/>
        </w:rPr>
        <w:t xml:space="preserve"> cancer types </w:t>
      </w:r>
      <w:r w:rsidR="004E6ACD" w:rsidRPr="00AA74C7">
        <w:rPr>
          <w:rFonts w:ascii="Arial" w:hAnsi="Arial" w:cs="Arial"/>
          <w:sz w:val="22"/>
          <w:szCs w:val="22"/>
        </w:rPr>
        <w:fldChar w:fldCharType="begin">
          <w:fldData xml:space="preserve">PEVuZE5vdGU+PENpdGU+PEF1dGhvcj5HdW88L0F1dGhvcj48WWVhcj4yMDE3PC9ZZWFyPjxSZWNO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PEVuZE5vdGU+PENpdGU+PEF1dGhvcj5HdW88L0F1dGhvcj48WWVhcj4yMDE3PC9ZZWFyPjxSZWNO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4E6ACD" w:rsidRPr="00AA74C7">
        <w:rPr>
          <w:rFonts w:ascii="Arial" w:hAnsi="Arial" w:cs="Arial"/>
          <w:sz w:val="22"/>
          <w:szCs w:val="22"/>
        </w:rPr>
      </w:r>
      <w:r w:rsidR="004E6ACD" w:rsidRPr="00AA74C7">
        <w:rPr>
          <w:rFonts w:ascii="Arial" w:hAnsi="Arial" w:cs="Arial"/>
          <w:sz w:val="22"/>
          <w:szCs w:val="22"/>
        </w:rPr>
        <w:fldChar w:fldCharType="separate"/>
      </w:r>
      <w:r w:rsidR="006B5E1E" w:rsidRPr="00AA74C7">
        <w:rPr>
          <w:rFonts w:ascii="Arial" w:hAnsi="Arial" w:cs="Arial"/>
          <w:noProof/>
          <w:sz w:val="22"/>
          <w:szCs w:val="22"/>
          <w:vertAlign w:val="superscript"/>
        </w:rPr>
        <w:t>3, 4</w:t>
      </w:r>
      <w:r w:rsidR="004E6ACD" w:rsidRPr="00AA74C7">
        <w:rPr>
          <w:rFonts w:ascii="Arial" w:hAnsi="Arial" w:cs="Arial"/>
          <w:sz w:val="22"/>
          <w:szCs w:val="22"/>
        </w:rPr>
        <w:fldChar w:fldCharType="end"/>
      </w:r>
      <w:r w:rsidR="004E6ACD" w:rsidRPr="00AA74C7">
        <w:rPr>
          <w:rFonts w:ascii="Arial" w:hAnsi="Arial" w:cs="Arial"/>
          <w:sz w:val="22"/>
          <w:szCs w:val="22"/>
        </w:rPr>
        <w:t xml:space="preserve">. </w:t>
      </w:r>
      <w:ins w:id="131" w:author="Andreae, Emily A" w:date="2019-10-04T12:01:00Z">
        <w:r w:rsidR="002B0EAD">
          <w:rPr>
            <w:rFonts w:ascii="Arial" w:hAnsi="Arial" w:cs="Arial"/>
            <w:sz w:val="22"/>
            <w:szCs w:val="22"/>
          </w:rPr>
          <w:t>Over</w:t>
        </w:r>
      </w:ins>
      <w:del w:id="132" w:author="Andreae, Emily A" w:date="2019-10-04T12:01:00Z">
        <w:r w:rsidR="002647E8" w:rsidRPr="00AA74C7" w:rsidDel="002B0EAD">
          <w:rPr>
            <w:rFonts w:ascii="Arial" w:hAnsi="Arial" w:cs="Arial"/>
            <w:sz w:val="22"/>
            <w:szCs w:val="22"/>
          </w:rPr>
          <w:delText>In</w:delText>
        </w:r>
      </w:del>
      <w:r w:rsidR="002647E8" w:rsidRPr="00AA74C7">
        <w:rPr>
          <w:rFonts w:ascii="Arial" w:hAnsi="Arial" w:cs="Arial"/>
          <w:sz w:val="22"/>
          <w:szCs w:val="22"/>
        </w:rPr>
        <w:t xml:space="preserve"> the past decades, DNA methylation has </w:t>
      </w:r>
      <w:r w:rsidR="00BF3A0A" w:rsidRPr="00AA74C7">
        <w:rPr>
          <w:rFonts w:ascii="Arial" w:hAnsi="Arial" w:cs="Arial"/>
          <w:sz w:val="22"/>
          <w:szCs w:val="22"/>
        </w:rPr>
        <w:t xml:space="preserve">been </w:t>
      </w:r>
      <w:r w:rsidR="001A6659" w:rsidRPr="00AA74C7">
        <w:rPr>
          <w:rFonts w:ascii="Arial" w:hAnsi="Arial" w:cs="Arial"/>
          <w:sz w:val="22"/>
          <w:szCs w:val="22"/>
        </w:rPr>
        <w:t xml:space="preserve">widely </w:t>
      </w:r>
      <w:ins w:id="133" w:author="Andreae, Emily A" w:date="2019-10-04T12:01:00Z">
        <w:r w:rsidR="002B0EAD">
          <w:rPr>
            <w:rFonts w:ascii="Arial" w:hAnsi="Arial" w:cs="Arial"/>
            <w:sz w:val="22"/>
            <w:szCs w:val="22"/>
          </w:rPr>
          <w:t xml:space="preserve">studied </w:t>
        </w:r>
      </w:ins>
      <w:del w:id="134" w:author="Andreae, Emily A" w:date="2019-10-04T12:01:00Z">
        <w:r w:rsidR="00C212D1" w:rsidRPr="00AA74C7" w:rsidDel="002B0EAD">
          <w:rPr>
            <w:rFonts w:ascii="Arial" w:hAnsi="Arial" w:cs="Arial"/>
            <w:sz w:val="22"/>
            <w:szCs w:val="22"/>
          </w:rPr>
          <w:delText xml:space="preserve">applied </w:delText>
        </w:r>
      </w:del>
      <w:r w:rsidR="00C212D1" w:rsidRPr="00AA74C7">
        <w:rPr>
          <w:rFonts w:ascii="Arial" w:hAnsi="Arial" w:cs="Arial"/>
          <w:sz w:val="22"/>
          <w:szCs w:val="22"/>
        </w:rPr>
        <w:t xml:space="preserve">to develop </w:t>
      </w:r>
      <w:r w:rsidR="001A6659" w:rsidRPr="00AA74C7">
        <w:rPr>
          <w:rFonts w:ascii="Arial" w:hAnsi="Arial" w:cs="Arial"/>
          <w:sz w:val="22"/>
          <w:szCs w:val="22"/>
        </w:rPr>
        <w:t>cancer biomarkers</w:t>
      </w:r>
      <w:r w:rsidR="00C212D1" w:rsidRPr="00AA74C7">
        <w:rPr>
          <w:rFonts w:ascii="Arial" w:hAnsi="Arial" w:cs="Arial"/>
          <w:sz w:val="22"/>
          <w:szCs w:val="22"/>
        </w:rPr>
        <w:t xml:space="preserve"> </w:t>
      </w:r>
      <w:r w:rsidR="00C212D1" w:rsidRPr="00AA74C7">
        <w:rPr>
          <w:rFonts w:ascii="Arial" w:hAnsi="Arial" w:cs="Arial"/>
          <w:sz w:val="22"/>
          <w:szCs w:val="22"/>
        </w:rPr>
        <w:fldChar w:fldCharType="begin">
          <w:fldData xml:space="preserve">PEVuZE5vdGU+PENpdGU+PEF1dGhvcj5HdW88L0F1dGhvcj48WWVhcj4yMDE1PC9ZZWFyPjxSZWNO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dXMsIDIwMDUgU29uZ2h1IFJvYWQsIFNoYW5naGFpLCAyMDA0MzggQ2hpbmEgOyBEZXBhcnRtZW50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==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PEVuZE5vdGU+PENpdGU+PEF1dGhvcj5HdW88L0F1dGhvcj48WWVhcj4yMDE1PC9ZZWFyPjxSZWNO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dXMsIDIwMDUgU29uZ2h1IFJvYWQsIFNoYW5naGFpLCAyMDA0MzggQ2hpbmEgOyBEZXBhcnRtZW50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==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C212D1" w:rsidRPr="00AA74C7">
        <w:rPr>
          <w:rFonts w:ascii="Arial" w:hAnsi="Arial" w:cs="Arial"/>
          <w:sz w:val="22"/>
          <w:szCs w:val="22"/>
        </w:rPr>
      </w:r>
      <w:r w:rsidR="00C212D1" w:rsidRPr="00AA74C7">
        <w:rPr>
          <w:rFonts w:ascii="Arial" w:hAnsi="Arial" w:cs="Arial"/>
          <w:sz w:val="22"/>
          <w:szCs w:val="22"/>
        </w:rPr>
        <w:fldChar w:fldCharType="separate"/>
      </w:r>
      <w:r w:rsidR="006B5E1E" w:rsidRPr="00AA74C7">
        <w:rPr>
          <w:rFonts w:ascii="Arial" w:hAnsi="Arial" w:cs="Arial"/>
          <w:noProof/>
          <w:sz w:val="22"/>
          <w:szCs w:val="22"/>
          <w:vertAlign w:val="superscript"/>
        </w:rPr>
        <w:t>5</w:t>
      </w:r>
      <w:r w:rsidR="00C212D1" w:rsidRPr="00AA74C7">
        <w:rPr>
          <w:rFonts w:ascii="Arial" w:hAnsi="Arial" w:cs="Arial"/>
          <w:sz w:val="22"/>
          <w:szCs w:val="22"/>
        </w:rPr>
        <w:fldChar w:fldCharType="end"/>
      </w:r>
      <w:ins w:id="135" w:author="Andreae, Emily A" w:date="2019-10-04T12:02:00Z">
        <w:r w:rsidR="002B0EAD">
          <w:rPr>
            <w:rFonts w:ascii="Arial" w:hAnsi="Arial" w:cs="Arial"/>
            <w:sz w:val="22"/>
            <w:szCs w:val="22"/>
          </w:rPr>
          <w:t xml:space="preserve"> and</w:t>
        </w:r>
      </w:ins>
      <w:del w:id="136" w:author="Andreae, Emily A" w:date="2019-10-04T12:02:00Z">
        <w:r w:rsidR="001A6659" w:rsidRPr="00AA74C7" w:rsidDel="002B0EAD">
          <w:rPr>
            <w:rFonts w:ascii="Arial" w:hAnsi="Arial" w:cs="Arial"/>
            <w:sz w:val="22"/>
            <w:szCs w:val="22"/>
          </w:rPr>
          <w:delText xml:space="preserve">. </w:delText>
        </w:r>
        <w:r w:rsidR="002647E8" w:rsidRPr="00AA74C7" w:rsidDel="002B0EAD">
          <w:rPr>
            <w:rFonts w:ascii="Arial" w:hAnsi="Arial" w:cs="Arial"/>
            <w:sz w:val="22"/>
            <w:szCs w:val="22"/>
          </w:rPr>
          <w:delText>Meanwhile, it</w:delText>
        </w:r>
      </w:del>
      <w:r w:rsidR="002647E8" w:rsidRPr="00AA74C7">
        <w:rPr>
          <w:rFonts w:ascii="Arial" w:hAnsi="Arial" w:cs="Arial"/>
          <w:sz w:val="22"/>
          <w:szCs w:val="22"/>
        </w:rPr>
        <w:t xml:space="preserve"> </w:t>
      </w:r>
      <w:proofErr w:type="gramStart"/>
      <w:r w:rsidR="00212E92" w:rsidRPr="00AA74C7">
        <w:rPr>
          <w:rFonts w:ascii="Arial" w:hAnsi="Arial" w:cs="Arial"/>
          <w:sz w:val="22"/>
          <w:szCs w:val="22"/>
        </w:rPr>
        <w:t>has</w:t>
      </w:r>
      <w:r w:rsidR="002647E8" w:rsidRPr="00AA74C7">
        <w:rPr>
          <w:rFonts w:ascii="Arial" w:hAnsi="Arial" w:cs="Arial"/>
          <w:sz w:val="22"/>
          <w:szCs w:val="22"/>
        </w:rPr>
        <w:t xml:space="preserve"> </w:t>
      </w:r>
      <w:ins w:id="137" w:author="Andreae, Emily A" w:date="2019-10-04T12:02:00Z">
        <w:r w:rsidR="002B0EAD">
          <w:rPr>
            <w:rFonts w:ascii="Arial" w:hAnsi="Arial" w:cs="Arial"/>
            <w:sz w:val="22"/>
            <w:szCs w:val="22"/>
          </w:rPr>
          <w:t>been used</w:t>
        </w:r>
        <w:proofErr w:type="gramEnd"/>
        <w:r w:rsidR="002B0EAD">
          <w:rPr>
            <w:rFonts w:ascii="Arial" w:hAnsi="Arial" w:cs="Arial"/>
            <w:sz w:val="22"/>
            <w:szCs w:val="22"/>
          </w:rPr>
          <w:t xml:space="preserve"> as an </w:t>
        </w:r>
      </w:ins>
      <w:del w:id="138" w:author="Andreae, Emily A" w:date="2019-10-04T12:02:00Z">
        <w:r w:rsidR="002647E8" w:rsidRPr="00AA74C7" w:rsidDel="002B0EAD">
          <w:rPr>
            <w:rFonts w:ascii="Arial" w:hAnsi="Arial" w:cs="Arial"/>
            <w:sz w:val="22"/>
            <w:szCs w:val="22"/>
          </w:rPr>
          <w:delText xml:space="preserve">perfect ability to </w:delText>
        </w:r>
      </w:del>
      <w:r w:rsidR="002647E8" w:rsidRPr="00AA74C7">
        <w:rPr>
          <w:rFonts w:ascii="Arial" w:hAnsi="Arial" w:cs="Arial"/>
          <w:sz w:val="22"/>
          <w:szCs w:val="22"/>
        </w:rPr>
        <w:t>indicat</w:t>
      </w:r>
      <w:ins w:id="139" w:author="Andreae, Emily A" w:date="2019-10-04T12:02:00Z">
        <w:r w:rsidR="002B0EAD">
          <w:rPr>
            <w:rFonts w:ascii="Arial" w:hAnsi="Arial" w:cs="Arial"/>
            <w:sz w:val="22"/>
            <w:szCs w:val="22"/>
          </w:rPr>
          <w:t>or of</w:t>
        </w:r>
      </w:ins>
      <w:del w:id="140" w:author="Andreae, Emily A" w:date="2019-10-04T12:02:00Z">
        <w:r w:rsidR="002647E8" w:rsidRPr="00AA74C7" w:rsidDel="002B0EAD">
          <w:rPr>
            <w:rFonts w:ascii="Arial" w:hAnsi="Arial" w:cs="Arial"/>
            <w:sz w:val="22"/>
            <w:szCs w:val="22"/>
          </w:rPr>
          <w:delText>e</w:delText>
        </w:r>
      </w:del>
      <w:r w:rsidR="002647E8" w:rsidRPr="00AA74C7">
        <w:rPr>
          <w:rFonts w:ascii="Arial" w:hAnsi="Arial" w:cs="Arial"/>
          <w:sz w:val="22"/>
          <w:szCs w:val="22"/>
        </w:rPr>
        <w:t xml:space="preserve"> disease progress</w:t>
      </w:r>
      <w:r w:rsidR="00212E92" w:rsidRPr="00AA74C7">
        <w:rPr>
          <w:rFonts w:ascii="Arial" w:hAnsi="Arial" w:cs="Arial"/>
          <w:sz w:val="22"/>
          <w:szCs w:val="22"/>
        </w:rPr>
        <w:t>ion</w:t>
      </w:r>
      <w:del w:id="141" w:author="Andreae, Emily A" w:date="2019-10-04T12:02:00Z">
        <w:r w:rsidR="002647E8" w:rsidRPr="00AA74C7" w:rsidDel="002B0EAD">
          <w:rPr>
            <w:rFonts w:ascii="Arial" w:hAnsi="Arial" w:cs="Arial"/>
            <w:sz w:val="22"/>
            <w:szCs w:val="22"/>
          </w:rPr>
          <w:delText>,</w:delText>
        </w:r>
      </w:del>
      <w:r w:rsidR="002647E8" w:rsidRPr="00AA74C7">
        <w:rPr>
          <w:rFonts w:ascii="Arial" w:hAnsi="Arial" w:cs="Arial"/>
          <w:sz w:val="22"/>
          <w:szCs w:val="22"/>
        </w:rPr>
        <w:t xml:space="preserve"> such as</w:t>
      </w:r>
      <w:del w:id="142" w:author="Andreae, Emily A" w:date="2019-10-04T12:02:00Z">
        <w:r w:rsidR="002647E8" w:rsidRPr="00AA74C7" w:rsidDel="002B0EAD">
          <w:rPr>
            <w:rFonts w:ascii="Arial" w:hAnsi="Arial" w:cs="Arial"/>
            <w:sz w:val="22"/>
            <w:szCs w:val="22"/>
          </w:rPr>
          <w:delText xml:space="preserve"> </w:delText>
        </w:r>
        <w:r w:rsidR="001A6659" w:rsidRPr="00AA74C7" w:rsidDel="002B0EAD">
          <w:rPr>
            <w:rFonts w:ascii="Arial" w:hAnsi="Arial" w:cs="Arial"/>
            <w:sz w:val="22"/>
            <w:szCs w:val="22"/>
          </w:rPr>
          <w:delText>from</w:delText>
        </w:r>
      </w:del>
      <w:r w:rsidR="001A6659" w:rsidRPr="00AA74C7">
        <w:rPr>
          <w:rFonts w:ascii="Arial" w:hAnsi="Arial" w:cs="Arial"/>
          <w:sz w:val="22"/>
          <w:szCs w:val="22"/>
        </w:rPr>
        <w:t xml:space="preserve"> hepatitis, cirrhosis</w:t>
      </w:r>
      <w:ins w:id="143" w:author="Andreae, Emily A" w:date="2019-10-04T13:21:00Z">
        <w:r w:rsidR="007D4051">
          <w:rPr>
            <w:rFonts w:ascii="Arial" w:hAnsi="Arial" w:cs="Arial"/>
            <w:sz w:val="22"/>
            <w:szCs w:val="22"/>
          </w:rPr>
          <w:t>,</w:t>
        </w:r>
      </w:ins>
      <w:r w:rsidR="001A6659" w:rsidRPr="00AA74C7">
        <w:rPr>
          <w:rFonts w:ascii="Arial" w:hAnsi="Arial" w:cs="Arial"/>
          <w:sz w:val="22"/>
          <w:szCs w:val="22"/>
        </w:rPr>
        <w:t xml:space="preserve"> and </w:t>
      </w:r>
      <w:commentRangeStart w:id="144"/>
      <w:r w:rsidR="001A6659" w:rsidRPr="00AA74C7">
        <w:rPr>
          <w:rFonts w:ascii="Arial" w:hAnsi="Arial" w:cs="Arial"/>
          <w:sz w:val="22"/>
          <w:szCs w:val="22"/>
        </w:rPr>
        <w:t>HCC</w:t>
      </w:r>
      <w:commentRangeEnd w:id="144"/>
      <w:r w:rsidR="002B0EAD">
        <w:rPr>
          <w:rStyle w:val="CommentReference"/>
        </w:rPr>
        <w:commentReference w:id="144"/>
      </w:r>
      <w:r w:rsidR="001A6659" w:rsidRPr="00AA74C7">
        <w:rPr>
          <w:rFonts w:ascii="Arial" w:hAnsi="Arial" w:cs="Arial"/>
          <w:sz w:val="22"/>
          <w:szCs w:val="22"/>
        </w:rPr>
        <w:t xml:space="preserve"> </w:t>
      </w:r>
      <w:r w:rsidR="001A6659" w:rsidRPr="00AA74C7">
        <w:rPr>
          <w:rFonts w:ascii="Arial" w:hAnsi="Arial" w:cs="Arial"/>
          <w:sz w:val="22"/>
          <w:szCs w:val="22"/>
        </w:rPr>
        <w:fldChar w:fldCharType="begin">
          <w:fldData xml:space="preserve">PEVuZE5vdGU+PENpdGU+PEF1dGhvcj5aaGFvPC9BdXRob3I+PFllYXI+MjAxNDwvWWVhcj48UmVj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=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PEVuZE5vdGU+PENpdGU+PEF1dGhvcj5aaGFvPC9BdXRob3I+PFllYXI+MjAxNDwvWWVhcj48UmVj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=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1A6659" w:rsidRPr="00AA74C7">
        <w:rPr>
          <w:rFonts w:ascii="Arial" w:hAnsi="Arial" w:cs="Arial"/>
          <w:sz w:val="22"/>
          <w:szCs w:val="22"/>
        </w:rPr>
      </w:r>
      <w:r w:rsidR="001A6659" w:rsidRPr="00AA74C7">
        <w:rPr>
          <w:rFonts w:ascii="Arial" w:hAnsi="Arial" w:cs="Arial"/>
          <w:sz w:val="22"/>
          <w:szCs w:val="22"/>
        </w:rPr>
        <w:fldChar w:fldCharType="separate"/>
      </w:r>
      <w:r w:rsidR="006B5E1E" w:rsidRPr="00AA74C7">
        <w:rPr>
          <w:rFonts w:ascii="Arial" w:hAnsi="Arial" w:cs="Arial"/>
          <w:noProof/>
          <w:sz w:val="22"/>
          <w:szCs w:val="22"/>
          <w:vertAlign w:val="superscript"/>
        </w:rPr>
        <w:t>6, 7</w:t>
      </w:r>
      <w:r w:rsidR="001A6659" w:rsidRPr="00AA74C7">
        <w:rPr>
          <w:rFonts w:ascii="Arial" w:hAnsi="Arial" w:cs="Arial"/>
          <w:sz w:val="22"/>
          <w:szCs w:val="22"/>
        </w:rPr>
        <w:fldChar w:fldCharType="end"/>
      </w:r>
      <w:r w:rsidR="00C212D1" w:rsidRPr="00AA74C7">
        <w:rPr>
          <w:rFonts w:ascii="Arial" w:hAnsi="Arial" w:cs="Arial"/>
          <w:sz w:val="22"/>
          <w:szCs w:val="22"/>
        </w:rPr>
        <w:t xml:space="preserve">. Moreover, </w:t>
      </w:r>
      <w:r w:rsidR="000E497C" w:rsidRPr="00AA74C7">
        <w:rPr>
          <w:rFonts w:ascii="Arial" w:hAnsi="Arial" w:cs="Arial"/>
          <w:sz w:val="22"/>
          <w:szCs w:val="22"/>
        </w:rPr>
        <w:t xml:space="preserve">recent evidence shows </w:t>
      </w:r>
      <w:ins w:id="145" w:author="Andreae, Emily A" w:date="2019-10-04T12:03:00Z">
        <w:r w:rsidR="002B0EAD">
          <w:rPr>
            <w:rFonts w:ascii="Arial" w:hAnsi="Arial" w:cs="Arial"/>
            <w:sz w:val="22"/>
            <w:szCs w:val="22"/>
          </w:rPr>
          <w:t xml:space="preserve">that </w:t>
        </w:r>
      </w:ins>
      <w:r w:rsidR="00212E92" w:rsidRPr="00AA74C7">
        <w:rPr>
          <w:rFonts w:ascii="Arial" w:hAnsi="Arial" w:cs="Arial"/>
          <w:sz w:val="22"/>
          <w:szCs w:val="22"/>
        </w:rPr>
        <w:t>cell</w:t>
      </w:r>
      <w:ins w:id="146" w:author="Andreae, Emily A" w:date="2019-10-04T12:03:00Z">
        <w:r w:rsidR="002B0EAD">
          <w:rPr>
            <w:rFonts w:ascii="Arial" w:hAnsi="Arial" w:cs="Arial"/>
            <w:sz w:val="22"/>
            <w:szCs w:val="22"/>
          </w:rPr>
          <w:t>-</w:t>
        </w:r>
      </w:ins>
      <w:del w:id="147" w:author="Andreae, Emily A" w:date="2019-10-04T12:03:00Z">
        <w:r w:rsidR="00212E92" w:rsidRPr="00AA74C7" w:rsidDel="002B0EAD">
          <w:rPr>
            <w:rFonts w:ascii="Arial" w:hAnsi="Arial" w:cs="Arial"/>
            <w:sz w:val="22"/>
            <w:szCs w:val="22"/>
          </w:rPr>
          <w:delText xml:space="preserve"> </w:delText>
        </w:r>
      </w:del>
      <w:r w:rsidR="00212E92" w:rsidRPr="00AA74C7">
        <w:rPr>
          <w:rFonts w:ascii="Arial" w:hAnsi="Arial" w:cs="Arial"/>
          <w:sz w:val="22"/>
          <w:szCs w:val="22"/>
        </w:rPr>
        <w:t>free DNA (</w:t>
      </w:r>
      <w:proofErr w:type="spellStart"/>
      <w:r w:rsidR="000E497C" w:rsidRPr="00AA74C7">
        <w:rPr>
          <w:rFonts w:ascii="Arial" w:hAnsi="Arial" w:cs="Arial"/>
          <w:sz w:val="22"/>
          <w:szCs w:val="22"/>
        </w:rPr>
        <w:t>cfDNA</w:t>
      </w:r>
      <w:proofErr w:type="spellEnd"/>
      <w:r w:rsidR="00212E92" w:rsidRPr="00AA74C7">
        <w:rPr>
          <w:rFonts w:ascii="Arial" w:hAnsi="Arial" w:cs="Arial"/>
          <w:sz w:val="22"/>
          <w:szCs w:val="22"/>
        </w:rPr>
        <w:t>)</w:t>
      </w:r>
      <w:r w:rsidR="000E497C" w:rsidRPr="00AA74C7">
        <w:rPr>
          <w:rFonts w:ascii="Arial" w:hAnsi="Arial" w:cs="Arial"/>
          <w:sz w:val="22"/>
          <w:szCs w:val="22"/>
        </w:rPr>
        <w:t xml:space="preserve"> methylation </w:t>
      </w:r>
      <w:proofErr w:type="gramStart"/>
      <w:r w:rsidR="000E497C" w:rsidRPr="00AA74C7">
        <w:rPr>
          <w:rFonts w:ascii="Arial" w:hAnsi="Arial" w:cs="Arial"/>
          <w:sz w:val="22"/>
          <w:szCs w:val="22"/>
        </w:rPr>
        <w:t>can be used</w:t>
      </w:r>
      <w:proofErr w:type="gramEnd"/>
      <w:r w:rsidR="000E497C" w:rsidRPr="00AA74C7">
        <w:rPr>
          <w:rFonts w:ascii="Arial" w:hAnsi="Arial" w:cs="Arial"/>
          <w:sz w:val="22"/>
          <w:szCs w:val="22"/>
        </w:rPr>
        <w:t xml:space="preserve"> for early cancer diagnosis and tissue-of-origin mapping</w:t>
      </w:r>
      <w:r w:rsidR="00105BA5" w:rsidRPr="00AA74C7">
        <w:rPr>
          <w:rFonts w:ascii="Arial" w:hAnsi="Arial" w:cs="Arial"/>
          <w:sz w:val="22"/>
          <w:szCs w:val="22"/>
        </w:rPr>
        <w:t xml:space="preserve"> </w:t>
      </w:r>
      <w:ins w:id="148" w:author="Andreae, Emily A" w:date="2019-10-04T12:03:00Z">
        <w:r w:rsidR="002B0EAD">
          <w:rPr>
            <w:rFonts w:ascii="Arial" w:hAnsi="Arial" w:cs="Arial"/>
            <w:sz w:val="22"/>
            <w:szCs w:val="22"/>
          </w:rPr>
          <w:t xml:space="preserve">for metastatic cancer </w:t>
        </w:r>
      </w:ins>
      <w:r w:rsidR="00C212D1" w:rsidRPr="00AA74C7">
        <w:rPr>
          <w:rFonts w:ascii="Arial" w:hAnsi="Arial" w:cs="Arial"/>
          <w:sz w:val="22"/>
          <w:szCs w:val="22"/>
        </w:rPr>
        <w:fldChar w:fldCharType="begin">
          <w:fldData xml:space="preserve">PEVuZE5vdGU+PENpdGU+PEF1dGhvcj5HdW88L0F1dGhvcj48WWVhcj4yMDE3PC9ZZWFyPjxSZWNO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PEVuZE5vdGU+PENpdGU+PEF1dGhvcj5HdW88L0F1dGhvcj48WWVhcj4yMDE3PC9ZZWFyPjxSZWNO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C212D1" w:rsidRPr="00AA74C7">
        <w:rPr>
          <w:rFonts w:ascii="Arial" w:hAnsi="Arial" w:cs="Arial"/>
          <w:sz w:val="22"/>
          <w:szCs w:val="22"/>
        </w:rPr>
      </w:r>
      <w:r w:rsidR="00C212D1" w:rsidRPr="00AA74C7">
        <w:rPr>
          <w:rFonts w:ascii="Arial" w:hAnsi="Arial" w:cs="Arial"/>
          <w:sz w:val="22"/>
          <w:szCs w:val="22"/>
        </w:rPr>
        <w:fldChar w:fldCharType="separate"/>
      </w:r>
      <w:r w:rsidR="006B5E1E" w:rsidRPr="00AA74C7">
        <w:rPr>
          <w:rFonts w:ascii="Arial" w:hAnsi="Arial" w:cs="Arial"/>
          <w:noProof/>
          <w:sz w:val="22"/>
          <w:szCs w:val="22"/>
          <w:vertAlign w:val="superscript"/>
        </w:rPr>
        <w:t>3</w:t>
      </w:r>
      <w:r w:rsidR="00C212D1" w:rsidRPr="00AA74C7">
        <w:rPr>
          <w:rFonts w:ascii="Arial" w:hAnsi="Arial" w:cs="Arial"/>
          <w:sz w:val="22"/>
          <w:szCs w:val="22"/>
        </w:rPr>
        <w:fldChar w:fldCharType="end"/>
      </w:r>
      <w:r w:rsidR="000E497C" w:rsidRPr="00AA74C7">
        <w:rPr>
          <w:rFonts w:ascii="Arial" w:hAnsi="Arial" w:cs="Arial"/>
          <w:sz w:val="22"/>
          <w:szCs w:val="22"/>
        </w:rPr>
        <w:t xml:space="preserve">. </w:t>
      </w:r>
    </w:p>
    <w:p w14:paraId="167AA3CF" w14:textId="77777777" w:rsidR="00F44BF9" w:rsidRPr="00AA74C7" w:rsidRDefault="00F44BF9" w:rsidP="00B80E58">
      <w:pPr>
        <w:spacing w:line="480" w:lineRule="auto"/>
        <w:jc w:val="both"/>
        <w:rPr>
          <w:rFonts w:ascii="Arial" w:hAnsi="Arial" w:cs="Arial"/>
          <w:sz w:val="22"/>
          <w:szCs w:val="22"/>
        </w:rPr>
      </w:pPr>
    </w:p>
    <w:p w14:paraId="1EABC087" w14:textId="1C5B81A9" w:rsidR="001A6659" w:rsidRPr="00AA74C7" w:rsidRDefault="00F44BF9" w:rsidP="00B80E58">
      <w:pPr>
        <w:spacing w:line="480" w:lineRule="auto"/>
        <w:jc w:val="both"/>
        <w:rPr>
          <w:rFonts w:ascii="Arial" w:hAnsi="Arial" w:cs="Arial"/>
          <w:sz w:val="22"/>
          <w:szCs w:val="22"/>
        </w:rPr>
      </w:pPr>
      <w:r w:rsidRPr="00AA74C7">
        <w:rPr>
          <w:rFonts w:ascii="Arial" w:hAnsi="Arial" w:cs="Arial"/>
          <w:sz w:val="22"/>
          <w:szCs w:val="22"/>
        </w:rPr>
        <w:t xml:space="preserve">Abnormal alterations of DNA methylation </w:t>
      </w:r>
      <w:proofErr w:type="gramStart"/>
      <w:r w:rsidRPr="00AA74C7">
        <w:rPr>
          <w:rFonts w:ascii="Arial" w:hAnsi="Arial" w:cs="Arial"/>
          <w:sz w:val="22"/>
          <w:szCs w:val="22"/>
        </w:rPr>
        <w:t>have been recognized</w:t>
      </w:r>
      <w:proofErr w:type="gramEnd"/>
      <w:r w:rsidRPr="00AA74C7">
        <w:rPr>
          <w:rFonts w:ascii="Arial" w:hAnsi="Arial" w:cs="Arial"/>
          <w:sz w:val="22"/>
          <w:szCs w:val="22"/>
        </w:rPr>
        <w:t xml:space="preserve"> as an important event </w:t>
      </w:r>
      <w:ins w:id="149" w:author="Andreae, Emily A" w:date="2019-10-04T12:04:00Z">
        <w:r w:rsidR="00C87CF6">
          <w:rPr>
            <w:rFonts w:ascii="Arial" w:hAnsi="Arial" w:cs="Arial"/>
            <w:sz w:val="22"/>
            <w:szCs w:val="22"/>
          </w:rPr>
          <w:t>in</w:t>
        </w:r>
      </w:ins>
      <w:del w:id="150" w:author="Andreae, Emily A" w:date="2019-10-04T12:04:00Z">
        <w:r w:rsidRPr="00AA74C7" w:rsidDel="00C87CF6">
          <w:rPr>
            <w:rFonts w:ascii="Arial" w:hAnsi="Arial" w:cs="Arial"/>
            <w:sz w:val="22"/>
            <w:szCs w:val="22"/>
          </w:rPr>
          <w:delText>of</w:delText>
        </w:r>
      </w:del>
      <w:r w:rsidRPr="00AA74C7">
        <w:rPr>
          <w:rFonts w:ascii="Arial" w:hAnsi="Arial" w:cs="Arial"/>
          <w:sz w:val="22"/>
          <w:szCs w:val="22"/>
        </w:rPr>
        <w:t xml:space="preserve"> cancer development. Global hypo-methylation arises early</w:t>
      </w:r>
      <w:ins w:id="151" w:author="Andreae, Emily A" w:date="2019-10-04T12:04:00Z">
        <w:r w:rsidR="00C87CF6">
          <w:rPr>
            <w:rFonts w:ascii="Arial" w:hAnsi="Arial" w:cs="Arial"/>
            <w:sz w:val="22"/>
            <w:szCs w:val="22"/>
          </w:rPr>
          <w:t xml:space="preserve"> in carcinogenesis and </w:t>
        </w:r>
        <w:proofErr w:type="gramStart"/>
        <w:r w:rsidR="00C87CF6">
          <w:rPr>
            <w:rFonts w:ascii="Arial" w:hAnsi="Arial" w:cs="Arial"/>
            <w:sz w:val="22"/>
            <w:szCs w:val="22"/>
          </w:rPr>
          <w:t>has been</w:t>
        </w:r>
      </w:ins>
      <w:del w:id="152" w:author="Andreae, Emily A" w:date="2019-10-04T12:04:00Z">
        <w:r w:rsidRPr="00AA74C7" w:rsidDel="00C87CF6">
          <w:rPr>
            <w:rFonts w:ascii="Arial" w:hAnsi="Arial" w:cs="Arial"/>
            <w:sz w:val="22"/>
            <w:szCs w:val="22"/>
          </w:rPr>
          <w:delText>, which was</w:delText>
        </w:r>
      </w:del>
      <w:r w:rsidRPr="00AA74C7">
        <w:rPr>
          <w:rFonts w:ascii="Arial" w:hAnsi="Arial" w:cs="Arial"/>
          <w:sz w:val="22"/>
          <w:szCs w:val="22"/>
        </w:rPr>
        <w:t xml:space="preserve"> linked</w:t>
      </w:r>
      <w:proofErr w:type="gramEnd"/>
      <w:r w:rsidRPr="00AA74C7">
        <w:rPr>
          <w:rFonts w:ascii="Arial" w:hAnsi="Arial" w:cs="Arial"/>
          <w:sz w:val="22"/>
          <w:szCs w:val="22"/>
        </w:rPr>
        <w:t xml:space="preserve"> to chromosomal instability and loss of </w:t>
      </w:r>
      <w:r w:rsidR="0081723F" w:rsidRPr="00AA74C7">
        <w:rPr>
          <w:rFonts w:ascii="Arial" w:hAnsi="Arial" w:cs="Arial"/>
          <w:sz w:val="22"/>
          <w:szCs w:val="22"/>
        </w:rPr>
        <w:t xml:space="preserve">imprinting </w:t>
      </w:r>
      <w:r w:rsidR="00B55BF8" w:rsidRPr="00AA74C7">
        <w:rPr>
          <w:rFonts w:ascii="Arial" w:hAnsi="Arial" w:cs="Arial"/>
          <w:sz w:val="22"/>
          <w:szCs w:val="22"/>
        </w:rPr>
        <w:fldChar w:fldCharType="begin">
          <w:fldData xml:space="preserve">PEVuZE5vdGU+PENpdGU+PEF1dGhvcj5HcmFkeTwvQXV0aG9yPjxZZWFyPjIwMDg8L1llYXI+PFJl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PEVuZE5vdGU+PENpdGU+PEF1dGhvcj5HcmFkeTwvQXV0aG9yPjxZZWFyPjIwMDg8L1llYXI+PFJl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B55BF8" w:rsidRPr="00AA74C7">
        <w:rPr>
          <w:rFonts w:ascii="Arial" w:hAnsi="Arial" w:cs="Arial"/>
          <w:sz w:val="22"/>
          <w:szCs w:val="22"/>
        </w:rPr>
      </w:r>
      <w:r w:rsidR="00B55BF8" w:rsidRPr="00AA74C7">
        <w:rPr>
          <w:rFonts w:ascii="Arial" w:hAnsi="Arial" w:cs="Arial"/>
          <w:sz w:val="22"/>
          <w:szCs w:val="22"/>
        </w:rPr>
        <w:fldChar w:fldCharType="separate"/>
      </w:r>
      <w:r w:rsidR="006B5E1E" w:rsidRPr="00AA74C7">
        <w:rPr>
          <w:rFonts w:ascii="Arial" w:hAnsi="Arial" w:cs="Arial"/>
          <w:noProof/>
          <w:sz w:val="22"/>
          <w:szCs w:val="22"/>
          <w:vertAlign w:val="superscript"/>
        </w:rPr>
        <w:t>8, 9</w:t>
      </w:r>
      <w:r w:rsidR="00B55BF8" w:rsidRPr="00AA74C7">
        <w:rPr>
          <w:rFonts w:ascii="Arial" w:hAnsi="Arial" w:cs="Arial"/>
          <w:sz w:val="22"/>
          <w:szCs w:val="22"/>
        </w:rPr>
        <w:fldChar w:fldCharType="end"/>
      </w:r>
      <w:r w:rsidRPr="00AA74C7">
        <w:rPr>
          <w:rFonts w:ascii="Arial" w:hAnsi="Arial" w:cs="Arial"/>
          <w:sz w:val="22"/>
          <w:szCs w:val="22"/>
        </w:rPr>
        <w:t xml:space="preserve">. </w:t>
      </w:r>
      <w:proofErr w:type="gramStart"/>
      <w:r w:rsidRPr="00AA74C7">
        <w:rPr>
          <w:rFonts w:ascii="Arial" w:hAnsi="Arial" w:cs="Arial"/>
          <w:sz w:val="22"/>
          <w:szCs w:val="22"/>
        </w:rPr>
        <w:t>Generally</w:t>
      </w:r>
      <w:proofErr w:type="gramEnd"/>
      <w:del w:id="153" w:author="Andreae, Emily A" w:date="2019-10-04T12:04:00Z">
        <w:r w:rsidRPr="00AA74C7" w:rsidDel="00C87CF6">
          <w:rPr>
            <w:rFonts w:ascii="Arial" w:hAnsi="Arial" w:cs="Arial"/>
            <w:sz w:val="22"/>
            <w:szCs w:val="22"/>
          </w:rPr>
          <w:delText>,</w:delText>
        </w:r>
      </w:del>
      <w:r w:rsidRPr="00AA74C7">
        <w:rPr>
          <w:rFonts w:ascii="Arial" w:hAnsi="Arial" w:cs="Arial"/>
          <w:sz w:val="22"/>
          <w:szCs w:val="22"/>
        </w:rPr>
        <w:t xml:space="preserve"> </w:t>
      </w:r>
      <w:r w:rsidR="00212E92" w:rsidRPr="00AA74C7">
        <w:rPr>
          <w:rFonts w:ascii="Arial" w:hAnsi="Arial" w:cs="Arial"/>
          <w:sz w:val="22"/>
          <w:szCs w:val="22"/>
        </w:rPr>
        <w:t xml:space="preserve">during </w:t>
      </w:r>
      <w:r w:rsidRPr="00AA74C7">
        <w:rPr>
          <w:rFonts w:ascii="Arial" w:hAnsi="Arial" w:cs="Arial"/>
          <w:sz w:val="22"/>
          <w:szCs w:val="22"/>
        </w:rPr>
        <w:t>cancer</w:t>
      </w:r>
      <w:r w:rsidR="005127C1" w:rsidRPr="00AA74C7">
        <w:rPr>
          <w:rFonts w:ascii="Arial" w:hAnsi="Arial" w:cs="Arial"/>
          <w:sz w:val="22"/>
          <w:szCs w:val="22"/>
        </w:rPr>
        <w:t xml:space="preserve"> development</w:t>
      </w:r>
      <w:r w:rsidRPr="00AA74C7">
        <w:rPr>
          <w:rFonts w:ascii="Arial" w:hAnsi="Arial" w:cs="Arial"/>
          <w:sz w:val="22"/>
          <w:szCs w:val="22"/>
        </w:rPr>
        <w:t>, hundreds of genes are </w:t>
      </w:r>
      <w:hyperlink r:id="rId11" w:anchor="Transcription_silencing/activation_in_cancers" w:tooltip="Regulation of transcription in cancer" w:history="1">
        <w:r w:rsidRPr="00AA74C7">
          <w:rPr>
            <w:rFonts w:ascii="Arial" w:hAnsi="Arial" w:cs="Arial"/>
            <w:sz w:val="22"/>
            <w:szCs w:val="22"/>
          </w:rPr>
          <w:t xml:space="preserve">silenced or </w:t>
        </w:r>
        <w:r w:rsidR="0081723F" w:rsidRPr="00AA74C7">
          <w:rPr>
            <w:rFonts w:ascii="Arial" w:hAnsi="Arial" w:cs="Arial"/>
            <w:sz w:val="22"/>
            <w:szCs w:val="22"/>
          </w:rPr>
          <w:t xml:space="preserve">activated </w:t>
        </w:r>
      </w:hyperlink>
      <w:r w:rsidR="005127C1" w:rsidRPr="00AA74C7">
        <w:rPr>
          <w:rFonts w:ascii="Arial" w:hAnsi="Arial" w:cs="Arial"/>
          <w:sz w:val="22"/>
          <w:szCs w:val="22"/>
        </w:rPr>
        <w:fldChar w:fldCharType="begin">
          <w:fldData xml:space="preserve">PEVuZE5vdGU+PENpdGU+PEF1dGhvcj5TaGk8L0F1dGhvcj48WWVhcj4yMDE3PC9ZZWFyPjxSZWNO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</w:fldData>
        </w:fldChar>
      </w:r>
      <w:r w:rsidR="001005EA" w:rsidRPr="00AA74C7">
        <w:rPr>
          <w:rFonts w:ascii="Arial" w:hAnsi="Arial" w:cs="Arial"/>
          <w:sz w:val="22"/>
          <w:szCs w:val="22"/>
        </w:rPr>
        <w:instrText xml:space="preserve"> ADDIN EN.CITE </w:instrText>
      </w:r>
      <w:r w:rsidR="001005EA" w:rsidRPr="00AA74C7">
        <w:rPr>
          <w:rFonts w:ascii="Arial" w:hAnsi="Arial" w:cs="Arial"/>
          <w:sz w:val="22"/>
          <w:szCs w:val="22"/>
        </w:rPr>
        <w:fldChar w:fldCharType="begin">
          <w:fldData xml:space="preserve">PEVuZE5vdGU+PENpdGU+PEF1dGhvcj5TaGk8L0F1dGhvcj48WWVhcj4yMDE3PC9ZZWFyPjxSZWNO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</w:fldData>
        </w:fldChar>
      </w:r>
      <w:r w:rsidR="001005EA" w:rsidRPr="00AA74C7">
        <w:rPr>
          <w:rFonts w:ascii="Arial" w:hAnsi="Arial" w:cs="Arial"/>
          <w:sz w:val="22"/>
          <w:szCs w:val="22"/>
        </w:rPr>
        <w:instrText xml:space="preserve"> ADDIN EN.CITE.DATA </w:instrText>
      </w:r>
      <w:r w:rsidR="001005EA" w:rsidRPr="00AA74C7">
        <w:rPr>
          <w:rFonts w:ascii="Arial" w:hAnsi="Arial" w:cs="Arial"/>
          <w:sz w:val="22"/>
          <w:szCs w:val="22"/>
        </w:rPr>
      </w:r>
      <w:r w:rsidR="001005EA" w:rsidRPr="00AA74C7">
        <w:rPr>
          <w:rFonts w:ascii="Arial" w:hAnsi="Arial" w:cs="Arial"/>
          <w:sz w:val="22"/>
          <w:szCs w:val="22"/>
        </w:rPr>
        <w:fldChar w:fldCharType="end"/>
      </w:r>
      <w:r w:rsidR="005127C1" w:rsidRPr="00AA74C7">
        <w:rPr>
          <w:rFonts w:ascii="Arial" w:hAnsi="Arial" w:cs="Arial"/>
          <w:sz w:val="22"/>
          <w:szCs w:val="22"/>
        </w:rPr>
      </w:r>
      <w:r w:rsidR="005127C1" w:rsidRPr="00AA74C7">
        <w:rPr>
          <w:rFonts w:ascii="Arial" w:hAnsi="Arial" w:cs="Arial"/>
          <w:sz w:val="22"/>
          <w:szCs w:val="22"/>
        </w:rPr>
        <w:fldChar w:fldCharType="separate"/>
      </w:r>
      <w:r w:rsidR="001005EA" w:rsidRPr="00AA74C7">
        <w:rPr>
          <w:rFonts w:ascii="Arial" w:hAnsi="Arial" w:cs="Arial"/>
          <w:noProof/>
          <w:sz w:val="22"/>
          <w:szCs w:val="22"/>
          <w:vertAlign w:val="superscript"/>
        </w:rPr>
        <w:t>10, 11, 12</w:t>
      </w:r>
      <w:r w:rsidR="005127C1" w:rsidRPr="00AA74C7">
        <w:rPr>
          <w:rFonts w:ascii="Arial" w:hAnsi="Arial" w:cs="Arial"/>
          <w:sz w:val="22"/>
          <w:szCs w:val="22"/>
        </w:rPr>
        <w:fldChar w:fldCharType="end"/>
      </w:r>
      <w:r w:rsidRPr="00AA74C7">
        <w:rPr>
          <w:rFonts w:ascii="Arial" w:hAnsi="Arial" w:cs="Arial"/>
          <w:sz w:val="22"/>
          <w:szCs w:val="22"/>
        </w:rPr>
        <w:t xml:space="preserve">. </w:t>
      </w:r>
      <w:commentRangeStart w:id="154"/>
      <w:r w:rsidRPr="00AA74C7">
        <w:rPr>
          <w:rFonts w:ascii="Arial" w:hAnsi="Arial" w:cs="Arial"/>
          <w:sz w:val="22"/>
          <w:szCs w:val="22"/>
        </w:rPr>
        <w:t>Although silencing of some genes in cancers occurs by mutation, a large proportion of carcinogenic gene silencing is a result of altered DNA methylation.</w:t>
      </w:r>
      <w:commentRangeEnd w:id="154"/>
      <w:r w:rsidR="00C87CF6">
        <w:rPr>
          <w:rStyle w:val="CommentReference"/>
        </w:rPr>
        <w:commentReference w:id="154"/>
      </w:r>
      <w:r w:rsidRPr="00AA74C7">
        <w:rPr>
          <w:rFonts w:ascii="Arial" w:hAnsi="Arial" w:cs="Arial"/>
          <w:sz w:val="22"/>
          <w:szCs w:val="22"/>
        </w:rPr>
        <w:t xml:space="preserve"> DNA methylation</w:t>
      </w:r>
      <w:ins w:id="155" w:author="Andreae, Emily A" w:date="2019-10-04T12:05:00Z">
        <w:r w:rsidR="00C87CF6">
          <w:rPr>
            <w:rFonts w:ascii="Arial" w:hAnsi="Arial" w:cs="Arial"/>
            <w:sz w:val="22"/>
            <w:szCs w:val="22"/>
          </w:rPr>
          <w:t>-based</w:t>
        </w:r>
      </w:ins>
      <w:del w:id="156" w:author="Andreae, Emily A" w:date="2019-10-04T12:05:00Z">
        <w:r w:rsidRPr="00AA74C7" w:rsidDel="00C87CF6">
          <w:rPr>
            <w:rFonts w:ascii="Arial" w:hAnsi="Arial" w:cs="Arial"/>
            <w:sz w:val="22"/>
            <w:szCs w:val="22"/>
          </w:rPr>
          <w:delText xml:space="preserve"> causing</w:delText>
        </w:r>
      </w:del>
      <w:r w:rsidRPr="00AA74C7">
        <w:rPr>
          <w:rFonts w:ascii="Arial" w:hAnsi="Arial" w:cs="Arial"/>
          <w:sz w:val="22"/>
          <w:szCs w:val="22"/>
        </w:rPr>
        <w:t xml:space="preserve"> silencing in cancer typically occurs at multiple </w:t>
      </w:r>
      <w:proofErr w:type="spellStart"/>
      <w:r w:rsidRPr="00AA74C7">
        <w:rPr>
          <w:rFonts w:ascii="Arial" w:hAnsi="Arial" w:cs="Arial"/>
          <w:sz w:val="22"/>
          <w:szCs w:val="22"/>
        </w:rPr>
        <w:t>CpG</w:t>
      </w:r>
      <w:proofErr w:type="spellEnd"/>
      <w:r w:rsidRPr="00AA74C7">
        <w:rPr>
          <w:rFonts w:ascii="Arial" w:hAnsi="Arial" w:cs="Arial"/>
          <w:sz w:val="22"/>
          <w:szCs w:val="22"/>
        </w:rPr>
        <w:t xml:space="preserve"> sites in the </w:t>
      </w:r>
      <w:proofErr w:type="spellStart"/>
      <w:r w:rsidR="00FE5305">
        <w:fldChar w:fldCharType="begin"/>
      </w:r>
      <w:r w:rsidR="00FE5305">
        <w:instrText xml:space="preserve"> HYPERLINK "https://en.wikipedia.org/wiki/CpG_site" \l "CpG_island" \o "CpG site" </w:instrText>
      </w:r>
      <w:r w:rsidR="00FE5305">
        <w:fldChar w:fldCharType="separate"/>
      </w:r>
      <w:r w:rsidRPr="00AA74C7">
        <w:rPr>
          <w:rFonts w:ascii="Arial" w:hAnsi="Arial" w:cs="Arial"/>
          <w:sz w:val="22"/>
          <w:szCs w:val="22"/>
        </w:rPr>
        <w:t>CpG</w:t>
      </w:r>
      <w:proofErr w:type="spellEnd"/>
      <w:r w:rsidRPr="00AA74C7">
        <w:rPr>
          <w:rFonts w:ascii="Arial" w:hAnsi="Arial" w:cs="Arial"/>
          <w:sz w:val="22"/>
          <w:szCs w:val="22"/>
        </w:rPr>
        <w:t xml:space="preserve"> islands</w:t>
      </w:r>
      <w:r w:rsidR="00FE5305">
        <w:rPr>
          <w:rFonts w:ascii="Arial" w:hAnsi="Arial" w:cs="Arial"/>
          <w:sz w:val="22"/>
          <w:szCs w:val="22"/>
        </w:rPr>
        <w:fldChar w:fldCharType="end"/>
      </w:r>
      <w:r w:rsidRPr="00AA74C7">
        <w:rPr>
          <w:rFonts w:ascii="Arial" w:hAnsi="Arial" w:cs="Arial"/>
          <w:sz w:val="22"/>
          <w:szCs w:val="22"/>
        </w:rPr>
        <w:t> </w:t>
      </w:r>
      <w:del w:id="157" w:author="Andreae, Emily A" w:date="2019-10-04T12:05:00Z">
        <w:r w:rsidRPr="00AA74C7" w:rsidDel="00C87CF6">
          <w:rPr>
            <w:rFonts w:ascii="Arial" w:hAnsi="Arial" w:cs="Arial"/>
            <w:sz w:val="22"/>
            <w:szCs w:val="22"/>
          </w:rPr>
          <w:delText>that are</w:delText>
        </w:r>
      </w:del>
      <w:r w:rsidRPr="00AA74C7">
        <w:rPr>
          <w:rFonts w:ascii="Arial" w:hAnsi="Arial" w:cs="Arial"/>
          <w:sz w:val="22"/>
          <w:szCs w:val="22"/>
        </w:rPr>
        <w:t xml:space="preserve"> present in the promoters of protein</w:t>
      </w:r>
      <w:r w:rsidR="005C0250" w:rsidRPr="00AA74C7">
        <w:rPr>
          <w:rFonts w:ascii="Arial" w:hAnsi="Arial" w:cs="Arial"/>
          <w:sz w:val="22"/>
          <w:szCs w:val="22"/>
        </w:rPr>
        <w:t>-</w:t>
      </w:r>
      <w:r w:rsidRPr="00AA74C7">
        <w:rPr>
          <w:rFonts w:ascii="Arial" w:hAnsi="Arial" w:cs="Arial"/>
          <w:sz w:val="22"/>
          <w:szCs w:val="22"/>
        </w:rPr>
        <w:t>coding genes</w:t>
      </w:r>
      <w:r w:rsidR="00E86F97" w:rsidRPr="00AA74C7">
        <w:rPr>
          <w:rFonts w:ascii="Arial" w:hAnsi="Arial" w:cs="Arial"/>
          <w:sz w:val="22"/>
          <w:szCs w:val="22"/>
        </w:rPr>
        <w:t xml:space="preserve"> </w:t>
      </w:r>
      <w:r w:rsidR="00FF7AB6" w:rsidRPr="00AA74C7">
        <w:rPr>
          <w:rFonts w:ascii="Arial" w:hAnsi="Arial" w:cs="Arial"/>
          <w:sz w:val="22"/>
          <w:szCs w:val="22"/>
        </w:rPr>
        <w:fldChar w:fldCharType="begin"/>
      </w:r>
      <w:r w:rsidR="006B5E1E" w:rsidRPr="00AA74C7">
        <w:rPr>
          <w:rFonts w:ascii="Arial" w:hAnsi="Arial" w:cs="Arial"/>
          <w:sz w:val="22"/>
          <w:szCs w:val="22"/>
        </w:rPr>
        <w:instrText xml:space="preserve"> ADDIN EN.CITE &lt;EndNote&gt;&lt;Cite&gt;&lt;Author&gt;Morris&lt;/Author&gt;&lt;Year&gt;2017&lt;/Year&gt;&lt;RecNum&gt;10&lt;/RecNum&gt;&lt;DisplayText&gt;&lt;style face="superscript"&gt;13&lt;/style&gt;&lt;/DisplayText&gt;&lt;record&gt;&lt;rec-number&gt;10&lt;/rec-number&gt;&lt;foreign-keys&gt;&lt;key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sidRPr="00AA74C7">
        <w:rPr>
          <w:rFonts w:ascii="Arial" w:hAnsi="Arial" w:cs="Arial"/>
          <w:sz w:val="22"/>
          <w:szCs w:val="22"/>
        </w:rPr>
        <w:fldChar w:fldCharType="separate"/>
      </w:r>
      <w:r w:rsidR="006B5E1E" w:rsidRPr="00AA74C7">
        <w:rPr>
          <w:rFonts w:ascii="Arial" w:hAnsi="Arial" w:cs="Arial"/>
          <w:noProof/>
          <w:sz w:val="22"/>
          <w:szCs w:val="22"/>
          <w:vertAlign w:val="superscript"/>
        </w:rPr>
        <w:t>13</w:t>
      </w:r>
      <w:r w:rsidR="00FF7AB6" w:rsidRPr="00AA74C7">
        <w:rPr>
          <w:rFonts w:ascii="Arial" w:hAnsi="Arial" w:cs="Arial"/>
          <w:sz w:val="22"/>
          <w:szCs w:val="22"/>
        </w:rPr>
        <w:fldChar w:fldCharType="end"/>
      </w:r>
      <w:r w:rsidRPr="00AA74C7">
        <w:rPr>
          <w:rFonts w:ascii="Arial" w:hAnsi="Arial" w:cs="Arial"/>
          <w:sz w:val="22"/>
          <w:szCs w:val="22"/>
        </w:rPr>
        <w:t xml:space="preserve">. </w:t>
      </w:r>
      <w:ins w:id="158" w:author="Andreae, Emily A" w:date="2019-10-04T12:43:00Z">
        <w:r w:rsidR="00FF0561">
          <w:rPr>
            <w:rFonts w:ascii="Arial" w:hAnsi="Arial" w:cs="Arial"/>
            <w:sz w:val="22"/>
            <w:szCs w:val="22"/>
          </w:rPr>
          <w:t>On this</w:t>
        </w:r>
      </w:ins>
      <w:del w:id="159" w:author="Andreae, Emily A" w:date="2019-10-04T12:43:00Z">
        <w:r w:rsidRPr="00AA74C7" w:rsidDel="00FF0561">
          <w:rPr>
            <w:rFonts w:ascii="Arial" w:hAnsi="Arial" w:cs="Arial"/>
            <w:sz w:val="22"/>
            <w:szCs w:val="22"/>
          </w:rPr>
          <w:delText>At the</w:delText>
        </w:r>
      </w:del>
      <w:r w:rsidRPr="00AA74C7">
        <w:rPr>
          <w:rFonts w:ascii="Arial" w:hAnsi="Arial" w:cs="Arial"/>
          <w:sz w:val="22"/>
          <w:szCs w:val="22"/>
        </w:rPr>
        <w:t xml:space="preserve"> background of whole genome hypo-methylation, gene-specific promoter hyper-methylation has been found to promote CRC by </w:t>
      </w:r>
      <w:proofErr w:type="gramStart"/>
      <w:r w:rsidRPr="00AA74C7">
        <w:rPr>
          <w:rFonts w:ascii="Arial" w:hAnsi="Arial" w:cs="Arial"/>
          <w:sz w:val="22"/>
          <w:szCs w:val="22"/>
        </w:rPr>
        <w:t>down-regulati</w:t>
      </w:r>
      <w:ins w:id="160" w:author="Andreae, Emily A" w:date="2019-10-04T12:43:00Z">
        <w:r w:rsidR="00FF0561">
          <w:rPr>
            <w:rFonts w:ascii="Arial" w:hAnsi="Arial" w:cs="Arial"/>
            <w:sz w:val="22"/>
            <w:szCs w:val="22"/>
          </w:rPr>
          <w:t>ng</w:t>
        </w:r>
      </w:ins>
      <w:proofErr w:type="gramEnd"/>
      <w:del w:id="161" w:author="Andreae, Emily A" w:date="2019-10-04T12:43:00Z">
        <w:r w:rsidRPr="00AA74C7" w:rsidDel="00FF0561">
          <w:rPr>
            <w:rFonts w:ascii="Arial" w:hAnsi="Arial" w:cs="Arial"/>
            <w:sz w:val="22"/>
            <w:szCs w:val="22"/>
          </w:rPr>
          <w:delText>on</w:delText>
        </w:r>
      </w:del>
      <w:r w:rsidRPr="00AA74C7">
        <w:rPr>
          <w:rFonts w:ascii="Arial" w:hAnsi="Arial" w:cs="Arial"/>
          <w:sz w:val="22"/>
          <w:szCs w:val="22"/>
        </w:rPr>
        <w:t xml:space="preserve"> the </w:t>
      </w:r>
      <w:r w:rsidRPr="00AA74C7">
        <w:rPr>
          <w:rFonts w:ascii="Arial" w:hAnsi="Arial" w:cs="Arial"/>
          <w:sz w:val="22"/>
          <w:szCs w:val="22"/>
        </w:rPr>
        <w:lastRenderedPageBreak/>
        <w:t>expression of key tumor suppressor gene</w:t>
      </w:r>
      <w:ins w:id="162" w:author="Andreae, Emily A" w:date="2019-10-04T12:43:00Z">
        <w:r w:rsidR="00FF0561">
          <w:rPr>
            <w:rFonts w:ascii="Arial" w:hAnsi="Arial" w:cs="Arial"/>
            <w:sz w:val="22"/>
            <w:szCs w:val="22"/>
          </w:rPr>
          <w:t>s</w:t>
        </w:r>
      </w:ins>
      <w:del w:id="163" w:author="Andreae, Emily A" w:date="2019-10-04T12:43:00Z">
        <w:r w:rsidRPr="00AA74C7" w:rsidDel="00FF0561">
          <w:rPr>
            <w:rFonts w:ascii="Arial" w:hAnsi="Arial" w:cs="Arial"/>
            <w:sz w:val="22"/>
            <w:szCs w:val="22"/>
          </w:rPr>
          <w:delText>,</w:delText>
        </w:r>
      </w:del>
      <w:r w:rsidRPr="00AA74C7">
        <w:rPr>
          <w:rFonts w:ascii="Arial" w:hAnsi="Arial" w:cs="Arial"/>
          <w:sz w:val="22"/>
          <w:szCs w:val="22"/>
        </w:rPr>
        <w:t xml:space="preserve"> such as </w:t>
      </w:r>
      <w:r w:rsidR="00721322" w:rsidRPr="00AA74C7">
        <w:rPr>
          <w:rFonts w:ascii="Arial" w:hAnsi="Arial" w:cs="Arial"/>
          <w:i/>
          <w:sz w:val="22"/>
          <w:szCs w:val="22"/>
        </w:rPr>
        <w:t>CDKN2A</w:t>
      </w:r>
      <w:r w:rsidR="00721322" w:rsidRPr="00AA74C7">
        <w:rPr>
          <w:rFonts w:ascii="Arial" w:hAnsi="Arial" w:cs="Arial"/>
          <w:sz w:val="22"/>
          <w:szCs w:val="22"/>
        </w:rPr>
        <w:t xml:space="preserve">, </w:t>
      </w:r>
      <w:r w:rsidR="00721322" w:rsidRPr="00AA74C7">
        <w:rPr>
          <w:rFonts w:ascii="Arial" w:hAnsi="Arial" w:cs="Arial"/>
          <w:i/>
          <w:sz w:val="22"/>
          <w:szCs w:val="22"/>
        </w:rPr>
        <w:t>MLH1</w:t>
      </w:r>
      <w:r w:rsidR="00721322" w:rsidRPr="00AA74C7">
        <w:rPr>
          <w:rFonts w:ascii="Arial" w:hAnsi="Arial" w:cs="Arial"/>
          <w:sz w:val="22"/>
          <w:szCs w:val="22"/>
        </w:rPr>
        <w:t xml:space="preserve">, and </w:t>
      </w:r>
      <w:r w:rsidR="00721322" w:rsidRPr="00AA74C7">
        <w:rPr>
          <w:rFonts w:ascii="Arial" w:hAnsi="Arial" w:cs="Arial"/>
          <w:i/>
          <w:sz w:val="22"/>
          <w:szCs w:val="22"/>
        </w:rPr>
        <w:t>CDH1</w:t>
      </w:r>
      <w:r w:rsidR="005C0250" w:rsidRPr="00AA74C7">
        <w:rPr>
          <w:rFonts w:ascii="Arial" w:hAnsi="Arial" w:cs="Arial"/>
          <w:i/>
          <w:sz w:val="22"/>
          <w:szCs w:val="22"/>
        </w:rPr>
        <w:t xml:space="preserve"> </w:t>
      </w:r>
      <w:r w:rsidR="0087514B" w:rsidRPr="00AA74C7">
        <w:rPr>
          <w:rFonts w:ascii="Arial" w:hAnsi="Arial" w:cs="Arial"/>
          <w:sz w:val="22"/>
          <w:szCs w:val="22"/>
        </w:rPr>
        <w:fldChar w:fldCharType="begin">
          <w:fldData xml:space="preserve">PEVuZE5vdGU+PENpdGU+PEF1dGhvcj5IZXJtYW48L0F1dGhvcj48WWVhcj4xOTk1PC9ZZWFyPjxS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</w:fldData>
        </w:fldChar>
      </w:r>
      <w:r w:rsidR="001005EA" w:rsidRPr="00AA74C7">
        <w:rPr>
          <w:rFonts w:ascii="Arial" w:hAnsi="Arial" w:cs="Arial"/>
          <w:sz w:val="22"/>
          <w:szCs w:val="22"/>
        </w:rPr>
        <w:instrText xml:space="preserve"> ADDIN EN.CITE </w:instrText>
      </w:r>
      <w:r w:rsidR="001005EA" w:rsidRPr="00AA74C7">
        <w:rPr>
          <w:rFonts w:ascii="Arial" w:hAnsi="Arial" w:cs="Arial"/>
          <w:sz w:val="22"/>
          <w:szCs w:val="22"/>
        </w:rPr>
        <w:fldChar w:fldCharType="begin">
          <w:fldData xml:space="preserve">PEVuZE5vdGU+PENpdGU+PEF1dGhvcj5IZXJtYW48L0F1dGhvcj48WWVhcj4xOTk1PC9ZZWFyPjxS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</w:fldData>
        </w:fldChar>
      </w:r>
      <w:r w:rsidR="001005EA" w:rsidRPr="00AA74C7">
        <w:rPr>
          <w:rFonts w:ascii="Arial" w:hAnsi="Arial" w:cs="Arial"/>
          <w:sz w:val="22"/>
          <w:szCs w:val="22"/>
        </w:rPr>
        <w:instrText xml:space="preserve"> ADDIN EN.CITE.DATA </w:instrText>
      </w:r>
      <w:r w:rsidR="001005EA" w:rsidRPr="00AA74C7">
        <w:rPr>
          <w:rFonts w:ascii="Arial" w:hAnsi="Arial" w:cs="Arial"/>
          <w:sz w:val="22"/>
          <w:szCs w:val="22"/>
        </w:rPr>
      </w:r>
      <w:r w:rsidR="001005EA" w:rsidRPr="00AA74C7">
        <w:rPr>
          <w:rFonts w:ascii="Arial" w:hAnsi="Arial" w:cs="Arial"/>
          <w:sz w:val="22"/>
          <w:szCs w:val="22"/>
        </w:rPr>
        <w:fldChar w:fldCharType="end"/>
      </w:r>
      <w:r w:rsidR="0087514B" w:rsidRPr="00AA74C7">
        <w:rPr>
          <w:rFonts w:ascii="Arial" w:hAnsi="Arial" w:cs="Arial"/>
          <w:sz w:val="22"/>
          <w:szCs w:val="22"/>
        </w:rPr>
      </w:r>
      <w:r w:rsidR="0087514B" w:rsidRPr="00AA74C7">
        <w:rPr>
          <w:rFonts w:ascii="Arial" w:hAnsi="Arial" w:cs="Arial"/>
          <w:sz w:val="22"/>
          <w:szCs w:val="22"/>
        </w:rPr>
        <w:fldChar w:fldCharType="separate"/>
      </w:r>
      <w:r w:rsidR="001005EA" w:rsidRPr="00AA74C7">
        <w:rPr>
          <w:rFonts w:ascii="Arial" w:hAnsi="Arial" w:cs="Arial"/>
          <w:noProof/>
          <w:sz w:val="22"/>
          <w:szCs w:val="22"/>
          <w:vertAlign w:val="superscript"/>
        </w:rPr>
        <w:t>14, 15, 16</w:t>
      </w:r>
      <w:r w:rsidR="0087514B" w:rsidRPr="00AA74C7">
        <w:rPr>
          <w:rFonts w:ascii="Arial" w:hAnsi="Arial" w:cs="Arial"/>
          <w:sz w:val="22"/>
          <w:szCs w:val="22"/>
        </w:rPr>
        <w:fldChar w:fldCharType="end"/>
      </w:r>
      <w:r w:rsidRPr="00AA74C7">
        <w:rPr>
          <w:rFonts w:ascii="Arial" w:hAnsi="Arial" w:cs="Arial"/>
          <w:sz w:val="22"/>
          <w:szCs w:val="22"/>
        </w:rPr>
        <w:t xml:space="preserve">. </w:t>
      </w:r>
      <w:commentRangeStart w:id="164"/>
      <w:r w:rsidRPr="00AA74C7">
        <w:rPr>
          <w:rFonts w:ascii="Arial" w:hAnsi="Arial" w:cs="Arial"/>
          <w:sz w:val="22"/>
          <w:szCs w:val="22"/>
        </w:rPr>
        <w:t xml:space="preserve">Although extensive epigenetic alterations </w:t>
      </w:r>
      <w:proofErr w:type="gramStart"/>
      <w:r w:rsidRPr="00AA74C7">
        <w:rPr>
          <w:rFonts w:ascii="Arial" w:hAnsi="Arial" w:cs="Arial"/>
          <w:sz w:val="22"/>
          <w:szCs w:val="22"/>
        </w:rPr>
        <w:t>have been illustrated</w:t>
      </w:r>
      <w:proofErr w:type="gramEnd"/>
      <w:r w:rsidRPr="00AA74C7">
        <w:rPr>
          <w:rFonts w:ascii="Arial" w:hAnsi="Arial" w:cs="Arial"/>
          <w:sz w:val="22"/>
          <w:szCs w:val="22"/>
        </w:rPr>
        <w:t xml:space="preserve"> over the past years, CRC is still not well understood at the molecular level. </w:t>
      </w:r>
      <w:commentRangeEnd w:id="164"/>
      <w:r w:rsidR="00FF0561">
        <w:rPr>
          <w:rStyle w:val="CommentReference"/>
        </w:rPr>
        <w:commentReference w:id="164"/>
      </w:r>
      <w:r w:rsidRPr="00AA74C7">
        <w:rPr>
          <w:rFonts w:ascii="Arial" w:hAnsi="Arial" w:cs="Arial"/>
          <w:sz w:val="22"/>
          <w:szCs w:val="22"/>
        </w:rPr>
        <w:t>CRC is a heterogeneous disease</w:t>
      </w:r>
      <w:ins w:id="165" w:author="Andreae, Emily A" w:date="2019-10-04T12:46:00Z">
        <w:r w:rsidR="00FF0561">
          <w:rPr>
            <w:rFonts w:ascii="Arial" w:hAnsi="Arial" w:cs="Arial"/>
            <w:sz w:val="22"/>
            <w:szCs w:val="22"/>
          </w:rPr>
          <w:t xml:space="preserve"> that</w:t>
        </w:r>
      </w:ins>
      <w:del w:id="166" w:author="Andreae, Emily A" w:date="2019-10-04T12:46:00Z">
        <w:r w:rsidRPr="00AA74C7" w:rsidDel="00FF0561">
          <w:rPr>
            <w:rFonts w:ascii="Arial" w:hAnsi="Arial" w:cs="Arial"/>
            <w:sz w:val="22"/>
            <w:szCs w:val="22"/>
          </w:rPr>
          <w:delText>, which</w:delText>
        </w:r>
      </w:del>
      <w:r w:rsidRPr="00AA74C7">
        <w:rPr>
          <w:rFonts w:ascii="Arial" w:hAnsi="Arial" w:cs="Arial"/>
          <w:sz w:val="22"/>
          <w:szCs w:val="22"/>
        </w:rPr>
        <w:t xml:space="preserve"> typically starts from </w:t>
      </w:r>
      <w:ins w:id="167" w:author="Andreae, Emily A" w:date="2019-10-04T12:46:00Z">
        <w:r w:rsidR="00FF0561">
          <w:rPr>
            <w:rFonts w:ascii="Arial" w:hAnsi="Arial" w:cs="Arial"/>
            <w:sz w:val="22"/>
            <w:szCs w:val="22"/>
          </w:rPr>
          <w:t>a</w:t>
        </w:r>
      </w:ins>
      <w:del w:id="168" w:author="Andreae, Emily A" w:date="2019-10-04T12:46:00Z">
        <w:r w:rsidRPr="00AA74C7" w:rsidDel="00FF0561">
          <w:rPr>
            <w:rFonts w:ascii="Arial" w:hAnsi="Arial" w:cs="Arial"/>
            <w:sz w:val="22"/>
            <w:szCs w:val="22"/>
          </w:rPr>
          <w:delText>the</w:delText>
        </w:r>
      </w:del>
      <w:r w:rsidRPr="00AA74C7">
        <w:rPr>
          <w:rFonts w:ascii="Arial" w:hAnsi="Arial" w:cs="Arial"/>
          <w:sz w:val="22"/>
          <w:szCs w:val="22"/>
        </w:rPr>
        <w:t> </w:t>
      </w:r>
      <w:hyperlink r:id="rId12" w:tooltip="Adenoma" w:history="1">
        <w:r w:rsidRPr="00AA74C7">
          <w:rPr>
            <w:rFonts w:ascii="Arial" w:hAnsi="Arial" w:cs="Arial"/>
            <w:sz w:val="22"/>
            <w:szCs w:val="22"/>
          </w:rPr>
          <w:t>benign tumor</w:t>
        </w:r>
      </w:hyperlink>
      <w:ins w:id="169" w:author="Andreae, Emily A" w:date="2019-10-04T12:46:00Z">
        <w:r w:rsidR="00FF0561">
          <w:rPr>
            <w:rFonts w:ascii="Arial" w:hAnsi="Arial" w:cs="Arial"/>
            <w:sz w:val="22"/>
            <w:szCs w:val="22"/>
          </w:rPr>
          <w:t xml:space="preserve"> which is</w:t>
        </w:r>
      </w:ins>
      <w:del w:id="170" w:author="Andreae, Emily A" w:date="2019-10-04T12:46:00Z">
        <w:r w:rsidRPr="00AA74C7" w:rsidDel="00FF0561">
          <w:rPr>
            <w:rFonts w:ascii="Arial" w:hAnsi="Arial" w:cs="Arial"/>
            <w:sz w:val="22"/>
            <w:szCs w:val="22"/>
          </w:rPr>
          <w:delText>,</w:delText>
        </w:r>
      </w:del>
      <w:r w:rsidRPr="00AA74C7">
        <w:rPr>
          <w:rFonts w:ascii="Arial" w:hAnsi="Arial" w:cs="Arial"/>
          <w:sz w:val="22"/>
          <w:szCs w:val="22"/>
        </w:rPr>
        <w:t xml:space="preserve"> often in the form of </w:t>
      </w:r>
      <w:ins w:id="171" w:author="Andreae, Emily A" w:date="2019-10-04T12:46:00Z">
        <w:r w:rsidR="00FF0561">
          <w:rPr>
            <w:rFonts w:ascii="Arial" w:hAnsi="Arial" w:cs="Arial"/>
            <w:sz w:val="22"/>
            <w:szCs w:val="22"/>
          </w:rPr>
          <w:t>an</w:t>
        </w:r>
      </w:ins>
      <w:del w:id="172" w:author="Andreae, Emily A" w:date="2019-10-04T12:46:00Z">
        <w:r w:rsidRPr="00AA74C7" w:rsidDel="00FF0561">
          <w:rPr>
            <w:rFonts w:ascii="Arial" w:hAnsi="Arial" w:cs="Arial"/>
            <w:sz w:val="22"/>
            <w:szCs w:val="22"/>
          </w:rPr>
          <w:delText>the</w:delText>
        </w:r>
      </w:del>
      <w:r w:rsidRPr="00AA74C7">
        <w:rPr>
          <w:rFonts w:ascii="Arial" w:hAnsi="Arial" w:cs="Arial"/>
          <w:sz w:val="22"/>
          <w:szCs w:val="22"/>
        </w:rPr>
        <w:t xml:space="preserve"> adenoma</w:t>
      </w:r>
      <w:del w:id="173" w:author="Andreae, Emily A" w:date="2019-10-04T12:47:00Z">
        <w:r w:rsidRPr="00AA74C7" w:rsidDel="00FF0561">
          <w:rPr>
            <w:rFonts w:ascii="Arial" w:hAnsi="Arial" w:cs="Arial"/>
            <w:sz w:val="22"/>
            <w:szCs w:val="22"/>
          </w:rPr>
          <w:delText>,</w:delText>
        </w:r>
      </w:del>
      <w:r w:rsidRPr="00AA74C7">
        <w:rPr>
          <w:rFonts w:ascii="Arial" w:hAnsi="Arial" w:cs="Arial"/>
          <w:sz w:val="22"/>
          <w:szCs w:val="22"/>
        </w:rPr>
        <w:t xml:space="preserve"> and </w:t>
      </w:r>
      <w:ins w:id="174" w:author="Andreae, Emily A" w:date="2019-10-04T12:47:00Z">
        <w:r w:rsidR="00FF0561" w:rsidRPr="00FF0561">
          <w:rPr>
            <w:rFonts w:ascii="Arial" w:hAnsi="Arial" w:cs="Arial"/>
            <w:sz w:val="22"/>
            <w:szCs w:val="22"/>
          </w:rPr>
          <w:t xml:space="preserve">becomes </w:t>
        </w:r>
        <w:r w:rsidR="00FF0561">
          <w:rPr>
            <w:rFonts w:ascii="Arial" w:hAnsi="Arial" w:cs="Arial"/>
            <w:sz w:val="22"/>
            <w:szCs w:val="22"/>
          </w:rPr>
          <w:t xml:space="preserve">a </w:t>
        </w:r>
        <w:r w:rsidR="00FF0561" w:rsidRPr="00FF0561">
          <w:rPr>
            <w:rFonts w:ascii="Arial" w:hAnsi="Arial" w:cs="Arial"/>
            <w:sz w:val="22"/>
            <w:szCs w:val="22"/>
          </w:rPr>
          <w:t xml:space="preserve">malignant cancer </w:t>
        </w:r>
        <w:r w:rsidR="00FF0561">
          <w:rPr>
            <w:rFonts w:ascii="Arial" w:hAnsi="Arial" w:cs="Arial"/>
            <w:sz w:val="22"/>
            <w:szCs w:val="22"/>
          </w:rPr>
          <w:t xml:space="preserve">over a period of </w:t>
        </w:r>
      </w:ins>
      <w:del w:id="175" w:author="Andreae, Emily A" w:date="2019-10-04T12:47:00Z">
        <w:r w:rsidRPr="00AA74C7" w:rsidDel="00FF0561">
          <w:rPr>
            <w:rFonts w:ascii="Arial" w:hAnsi="Arial" w:cs="Arial"/>
            <w:sz w:val="22"/>
            <w:szCs w:val="22"/>
          </w:rPr>
          <w:delText xml:space="preserve">past more than </w:delText>
        </w:r>
      </w:del>
      <w:r w:rsidRPr="00AA74C7">
        <w:rPr>
          <w:rFonts w:ascii="Arial" w:hAnsi="Arial" w:cs="Arial"/>
          <w:sz w:val="22"/>
          <w:szCs w:val="22"/>
        </w:rPr>
        <w:t xml:space="preserve">10 </w:t>
      </w:r>
      <w:ins w:id="176" w:author="Andreae, Emily A" w:date="2019-10-04T12:47:00Z">
        <w:r w:rsidR="00FF0561">
          <w:rPr>
            <w:rFonts w:ascii="Arial" w:hAnsi="Arial" w:cs="Arial"/>
            <w:sz w:val="22"/>
            <w:szCs w:val="22"/>
          </w:rPr>
          <w:t xml:space="preserve">or more </w:t>
        </w:r>
      </w:ins>
      <w:r w:rsidRPr="00AA74C7">
        <w:rPr>
          <w:rFonts w:ascii="Arial" w:hAnsi="Arial" w:cs="Arial"/>
          <w:sz w:val="22"/>
          <w:szCs w:val="22"/>
        </w:rPr>
        <w:t xml:space="preserve">years </w:t>
      </w:r>
      <w:del w:id="177" w:author="Andreae, Emily A" w:date="2019-10-04T12:47:00Z">
        <w:r w:rsidRPr="00AA74C7" w:rsidDel="00FF0561">
          <w:rPr>
            <w:rFonts w:ascii="Arial" w:hAnsi="Arial" w:cs="Arial"/>
            <w:sz w:val="22"/>
            <w:szCs w:val="22"/>
          </w:rPr>
          <w:delText>becomes malignant cancer</w:delText>
        </w:r>
        <w:r w:rsidR="00E040B1" w:rsidRPr="00AA74C7" w:rsidDel="00FF0561">
          <w:rPr>
            <w:rFonts w:ascii="Arial" w:hAnsi="Arial" w:cs="Arial"/>
            <w:sz w:val="22"/>
            <w:szCs w:val="22"/>
          </w:rPr>
          <w:delText xml:space="preserve"> </w:delText>
        </w:r>
      </w:del>
      <w:r w:rsidR="00A372C9" w:rsidRPr="00AA74C7">
        <w:rPr>
          <w:rFonts w:ascii="Arial" w:hAnsi="Arial" w:cs="Arial"/>
          <w:sz w:val="22"/>
          <w:szCs w:val="22"/>
        </w:rPr>
        <w:fldChar w:fldCharType="begin"/>
      </w:r>
      <w:r w:rsidR="006B5E1E" w:rsidRPr="00AA74C7">
        <w:rPr>
          <w:rFonts w:ascii="Arial" w:hAnsi="Arial" w:cs="Arial"/>
          <w:sz w:val="22"/>
          <w:szCs w:val="22"/>
        </w:rPr>
        <w:instrText xml:space="preserve"> ADDIN EN.CITE &lt;EndNote&gt;&lt;Cite&gt;&lt;Author&gt;Witold&lt;/Author&gt;&lt;Year&gt;2018&lt;/Year&gt;&lt;RecNum&gt;3&lt;/RecNum&gt;&lt;DisplayText&gt;&lt;style face="superscript"&gt;17&lt;/style&gt;&lt;/DisplayText&gt;&lt;record&gt;&lt;rec-number&gt;3&lt;/rec-number&gt;&lt;foreign-keys&gt;&lt;key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sidRPr="00AA74C7">
        <w:rPr>
          <w:rFonts w:ascii="Arial" w:hAnsi="Arial" w:cs="Arial"/>
          <w:sz w:val="22"/>
          <w:szCs w:val="22"/>
        </w:rPr>
        <w:fldChar w:fldCharType="separate"/>
      </w:r>
      <w:r w:rsidR="006B5E1E" w:rsidRPr="00AA74C7">
        <w:rPr>
          <w:rFonts w:ascii="Arial" w:hAnsi="Arial" w:cs="Arial"/>
          <w:noProof/>
          <w:sz w:val="22"/>
          <w:szCs w:val="22"/>
          <w:vertAlign w:val="superscript"/>
        </w:rPr>
        <w:t>17</w:t>
      </w:r>
      <w:r w:rsidR="00A372C9" w:rsidRPr="00AA74C7">
        <w:rPr>
          <w:rFonts w:ascii="Arial" w:hAnsi="Arial" w:cs="Arial"/>
          <w:sz w:val="22"/>
          <w:szCs w:val="22"/>
        </w:rPr>
        <w:fldChar w:fldCharType="end"/>
      </w:r>
      <w:r w:rsidRPr="00AA74C7">
        <w:rPr>
          <w:rFonts w:ascii="Arial" w:hAnsi="Arial" w:cs="Arial"/>
          <w:sz w:val="22"/>
          <w:szCs w:val="22"/>
        </w:rPr>
        <w:t xml:space="preserve">. </w:t>
      </w:r>
      <w:commentRangeStart w:id="178"/>
      <w:ins w:id="179" w:author="Andreae, Emily A" w:date="2019-10-04T12:48:00Z">
        <w:r w:rsidR="00FF0561">
          <w:rPr>
            <w:rFonts w:ascii="Arial" w:hAnsi="Arial" w:cs="Arial"/>
            <w:sz w:val="22"/>
            <w:szCs w:val="22"/>
          </w:rPr>
          <w:t>Early identification</w:t>
        </w:r>
      </w:ins>
      <w:ins w:id="180" w:author="Andreae, Emily A" w:date="2019-10-04T12:50:00Z">
        <w:r w:rsidR="00FF0561">
          <w:rPr>
            <w:rFonts w:ascii="Arial" w:hAnsi="Arial" w:cs="Arial"/>
            <w:sz w:val="22"/>
            <w:szCs w:val="22"/>
          </w:rPr>
          <w:t xml:space="preserve"> </w:t>
        </w:r>
      </w:ins>
      <w:ins w:id="181" w:author="Andreae, Emily A" w:date="2019-10-04T12:48:00Z">
        <w:r w:rsidR="00FF0561">
          <w:rPr>
            <w:rFonts w:ascii="Arial" w:hAnsi="Arial" w:cs="Arial"/>
            <w:sz w:val="22"/>
            <w:szCs w:val="22"/>
          </w:rPr>
          <w:t xml:space="preserve">and resection </w:t>
        </w:r>
      </w:ins>
      <w:ins w:id="182" w:author="Andreae, Emily A" w:date="2019-10-04T12:50:00Z">
        <w:r w:rsidR="00FF0561">
          <w:rPr>
            <w:rFonts w:ascii="Arial" w:hAnsi="Arial" w:cs="Arial"/>
            <w:sz w:val="22"/>
            <w:szCs w:val="22"/>
          </w:rPr>
          <w:t xml:space="preserve">of benign colorectal tumors </w:t>
        </w:r>
      </w:ins>
      <w:ins w:id="183" w:author="Andreae, Emily A" w:date="2019-10-04T12:48:00Z">
        <w:r w:rsidR="00FF0561">
          <w:rPr>
            <w:rFonts w:ascii="Arial" w:hAnsi="Arial" w:cs="Arial"/>
            <w:sz w:val="22"/>
            <w:szCs w:val="22"/>
          </w:rPr>
          <w:t xml:space="preserve">at the </w:t>
        </w:r>
      </w:ins>
      <w:del w:id="184" w:author="Andreae, Emily A" w:date="2019-10-04T12:48:00Z">
        <w:r w:rsidRPr="00AA74C7" w:rsidDel="00FF0561">
          <w:rPr>
            <w:rFonts w:ascii="Arial" w:hAnsi="Arial" w:cs="Arial"/>
            <w:sz w:val="22"/>
            <w:szCs w:val="22"/>
          </w:rPr>
          <w:delText xml:space="preserve">Even </w:delText>
        </w:r>
        <w:r w:rsidR="00A372C9" w:rsidRPr="00AA74C7" w:rsidDel="00FF0561">
          <w:rPr>
            <w:rFonts w:ascii="Arial" w:hAnsi="Arial" w:cs="Arial"/>
            <w:sz w:val="22"/>
            <w:szCs w:val="22"/>
          </w:rPr>
          <w:delText xml:space="preserve">CRC in </w:delText>
        </w:r>
        <w:r w:rsidRPr="00AA74C7" w:rsidDel="00FF0561">
          <w:rPr>
            <w:rFonts w:ascii="Arial" w:hAnsi="Arial" w:cs="Arial"/>
            <w:sz w:val="22"/>
            <w:szCs w:val="22"/>
          </w:rPr>
          <w:delText xml:space="preserve">both incidence and mortality are higher in all kinds of cancer, </w:delText>
        </w:r>
      </w:del>
      <w:r w:rsidR="00FD351C" w:rsidRPr="00AA74C7">
        <w:rPr>
          <w:rFonts w:ascii="Arial" w:hAnsi="Arial" w:cs="Arial"/>
          <w:sz w:val="22"/>
          <w:szCs w:val="22"/>
        </w:rPr>
        <w:t>colorectal adenoma (CA)</w:t>
      </w:r>
      <w:r w:rsidR="00FD351C" w:rsidRPr="00AA74C7">
        <w:rPr>
          <w:rFonts w:ascii="Arial" w:hAnsi="Arial" w:cs="Arial"/>
          <w:color w:val="7030A0"/>
          <w:sz w:val="22"/>
          <w:szCs w:val="22"/>
        </w:rPr>
        <w:t xml:space="preserve"> </w:t>
      </w:r>
      <w:r w:rsidRPr="00AA74C7">
        <w:rPr>
          <w:rFonts w:ascii="Arial" w:hAnsi="Arial" w:cs="Arial"/>
          <w:sz w:val="22"/>
          <w:szCs w:val="22"/>
        </w:rPr>
        <w:t xml:space="preserve">stage </w:t>
      </w:r>
      <w:r w:rsidR="00E040B1" w:rsidRPr="00AA74C7">
        <w:rPr>
          <w:rFonts w:ascii="Arial" w:hAnsi="Arial" w:cs="Arial"/>
          <w:sz w:val="22"/>
          <w:szCs w:val="22"/>
        </w:rPr>
        <w:t>provides</w:t>
      </w:r>
      <w:r w:rsidRPr="00AA74C7">
        <w:rPr>
          <w:rFonts w:ascii="Arial" w:hAnsi="Arial" w:cs="Arial"/>
          <w:sz w:val="22"/>
          <w:szCs w:val="22"/>
        </w:rPr>
        <w:t xml:space="preserve"> an excellent opportunity to prevent </w:t>
      </w:r>
      <w:ins w:id="185" w:author="Andreae, Emily A" w:date="2019-10-04T12:48:00Z">
        <w:r w:rsidR="00FF0561">
          <w:rPr>
            <w:rFonts w:ascii="Arial" w:hAnsi="Arial" w:cs="Arial"/>
            <w:sz w:val="22"/>
            <w:szCs w:val="22"/>
          </w:rPr>
          <w:t>CRC</w:t>
        </w:r>
      </w:ins>
      <w:del w:id="186" w:author="Andreae, Emily A" w:date="2019-10-04T12:48:00Z">
        <w:r w:rsidRPr="00AA74C7" w:rsidDel="00FF0561">
          <w:rPr>
            <w:rFonts w:ascii="Arial" w:hAnsi="Arial" w:cs="Arial"/>
            <w:sz w:val="22"/>
            <w:szCs w:val="22"/>
          </w:rPr>
          <w:delText>its</w:delText>
        </w:r>
      </w:del>
      <w:r w:rsidRPr="00AA74C7">
        <w:rPr>
          <w:rFonts w:ascii="Arial" w:hAnsi="Arial" w:cs="Arial"/>
          <w:sz w:val="22"/>
          <w:szCs w:val="22"/>
        </w:rPr>
        <w:t xml:space="preserve"> cancerization and </w:t>
      </w:r>
      <w:ins w:id="187" w:author="Andreae, Emily A" w:date="2019-10-04T12:48:00Z">
        <w:r w:rsidR="00FF0561">
          <w:rPr>
            <w:rFonts w:ascii="Arial" w:hAnsi="Arial" w:cs="Arial"/>
            <w:sz w:val="22"/>
            <w:szCs w:val="22"/>
          </w:rPr>
          <w:t xml:space="preserve">increase patient </w:t>
        </w:r>
      </w:ins>
      <w:del w:id="188" w:author="Andreae, Emily A" w:date="2019-10-04T12:48:00Z">
        <w:r w:rsidRPr="00AA74C7" w:rsidDel="00FF0561">
          <w:rPr>
            <w:rFonts w:ascii="Arial" w:hAnsi="Arial" w:cs="Arial"/>
            <w:sz w:val="22"/>
            <w:szCs w:val="22"/>
          </w:rPr>
          <w:delText xml:space="preserve">get excellent </w:delText>
        </w:r>
      </w:del>
      <w:r w:rsidRPr="00AA74C7">
        <w:rPr>
          <w:rFonts w:ascii="Arial" w:hAnsi="Arial" w:cs="Arial"/>
          <w:sz w:val="22"/>
          <w:szCs w:val="22"/>
        </w:rPr>
        <w:t>survival.</w:t>
      </w:r>
      <w:commentRangeEnd w:id="178"/>
      <w:r w:rsidR="00FF0561">
        <w:rPr>
          <w:rStyle w:val="CommentReference"/>
        </w:rPr>
        <w:commentReference w:id="178"/>
      </w:r>
      <w:r w:rsidRPr="00AA74C7">
        <w:rPr>
          <w:rFonts w:ascii="Arial" w:hAnsi="Arial" w:cs="Arial"/>
          <w:sz w:val="22"/>
          <w:szCs w:val="22"/>
        </w:rPr>
        <w:t xml:space="preserve"> </w:t>
      </w:r>
      <w:commentRangeStart w:id="189"/>
      <w:del w:id="190" w:author="Andreae, Emily A" w:date="2019-10-04T12:51:00Z">
        <w:r w:rsidRPr="00AA74C7" w:rsidDel="00FF0561">
          <w:rPr>
            <w:rFonts w:ascii="Arial" w:hAnsi="Arial" w:cs="Arial"/>
            <w:sz w:val="22"/>
            <w:szCs w:val="22"/>
          </w:rPr>
          <w:delText xml:space="preserve">A large of studies were focusing on CRC, while a part of them treated adenoma as middle stage lacking of further specific study. Actually, </w:delText>
        </w:r>
      </w:del>
      <w:commentRangeEnd w:id="189"/>
      <w:r w:rsidR="00FF0561">
        <w:rPr>
          <w:rStyle w:val="CommentReference"/>
        </w:rPr>
        <w:commentReference w:id="189"/>
      </w:r>
      <w:commentRangeStart w:id="191"/>
      <w:ins w:id="192" w:author="Andreae, Emily A" w:date="2019-10-04T12:52:00Z">
        <w:r w:rsidR="00FF0561">
          <w:rPr>
            <w:rFonts w:ascii="Arial" w:hAnsi="Arial" w:cs="Arial"/>
            <w:sz w:val="22"/>
            <w:szCs w:val="22"/>
          </w:rPr>
          <w:t>C</w:t>
        </w:r>
      </w:ins>
      <w:del w:id="193" w:author="Andreae, Emily A" w:date="2019-10-04T12:52:00Z">
        <w:r w:rsidRPr="00AA74C7" w:rsidDel="00FF0561">
          <w:rPr>
            <w:rFonts w:ascii="Arial" w:hAnsi="Arial" w:cs="Arial"/>
            <w:sz w:val="22"/>
            <w:szCs w:val="22"/>
          </w:rPr>
          <w:delText>c</w:delText>
        </w:r>
      </w:del>
      <w:r w:rsidRPr="00AA74C7">
        <w:rPr>
          <w:rFonts w:ascii="Arial" w:hAnsi="Arial" w:cs="Arial"/>
          <w:sz w:val="22"/>
          <w:szCs w:val="22"/>
        </w:rPr>
        <w:t xml:space="preserve">olorectal adenoma </w:t>
      </w:r>
      <w:proofErr w:type="gramStart"/>
      <w:ins w:id="194" w:author="Andreae, Emily A" w:date="2019-10-04T12:53:00Z">
        <w:r w:rsidR="008104CB">
          <w:rPr>
            <w:rFonts w:ascii="Arial" w:hAnsi="Arial" w:cs="Arial"/>
            <w:sz w:val="22"/>
            <w:szCs w:val="22"/>
          </w:rPr>
          <w:t>is subdivided</w:t>
        </w:r>
        <w:proofErr w:type="gramEnd"/>
        <w:r w:rsidR="008104CB">
          <w:rPr>
            <w:rFonts w:ascii="Arial" w:hAnsi="Arial" w:cs="Arial"/>
            <w:sz w:val="22"/>
            <w:szCs w:val="22"/>
          </w:rPr>
          <w:t xml:space="preserve"> into </w:t>
        </w:r>
      </w:ins>
      <w:del w:id="195" w:author="Andreae, Emily A" w:date="2019-10-04T12:53:00Z">
        <w:r w:rsidRPr="00AA74C7" w:rsidDel="008104CB">
          <w:rPr>
            <w:rFonts w:ascii="Arial" w:hAnsi="Arial" w:cs="Arial"/>
            <w:sz w:val="22"/>
            <w:szCs w:val="22"/>
          </w:rPr>
          <w:delText>ha</w:delText>
        </w:r>
        <w:r w:rsidR="005C0250" w:rsidRPr="00AA74C7" w:rsidDel="008104CB">
          <w:rPr>
            <w:rFonts w:ascii="Arial" w:hAnsi="Arial" w:cs="Arial"/>
            <w:sz w:val="22"/>
            <w:szCs w:val="22"/>
          </w:rPr>
          <w:delText>s</w:delText>
        </w:r>
        <w:r w:rsidRPr="00AA74C7" w:rsidDel="008104CB">
          <w:rPr>
            <w:rFonts w:ascii="Arial" w:hAnsi="Arial" w:cs="Arial"/>
            <w:sz w:val="22"/>
            <w:szCs w:val="22"/>
          </w:rPr>
          <w:delText xml:space="preserve"> </w:delText>
        </w:r>
      </w:del>
      <w:r w:rsidR="005C0250" w:rsidRPr="00AA74C7">
        <w:rPr>
          <w:rFonts w:ascii="Arial" w:hAnsi="Arial" w:cs="Arial"/>
          <w:sz w:val="22"/>
          <w:szCs w:val="22"/>
        </w:rPr>
        <w:t xml:space="preserve">two </w:t>
      </w:r>
      <w:r w:rsidRPr="00AA74C7">
        <w:rPr>
          <w:rFonts w:ascii="Arial" w:hAnsi="Arial" w:cs="Arial"/>
          <w:sz w:val="22"/>
          <w:szCs w:val="22"/>
        </w:rPr>
        <w:t xml:space="preserve">different pathologic </w:t>
      </w:r>
      <w:ins w:id="196" w:author="Andreae, Emily A" w:date="2019-10-04T12:54:00Z">
        <w:r w:rsidR="008104CB">
          <w:rPr>
            <w:rFonts w:ascii="Arial" w:hAnsi="Arial" w:cs="Arial"/>
            <w:sz w:val="22"/>
            <w:szCs w:val="22"/>
          </w:rPr>
          <w:t xml:space="preserve">subtypes based on likelihood of cancer </w:t>
        </w:r>
      </w:ins>
      <w:ins w:id="197" w:author="Andreae, Emily A" w:date="2019-10-04T12:55:00Z">
        <w:r w:rsidR="008104CB">
          <w:rPr>
            <w:rFonts w:ascii="Arial" w:hAnsi="Arial" w:cs="Arial"/>
            <w:sz w:val="22"/>
            <w:szCs w:val="22"/>
          </w:rPr>
          <w:t>progression</w:t>
        </w:r>
      </w:ins>
      <w:ins w:id="198" w:author="Andreae, Emily A" w:date="2019-10-04T12:54:00Z">
        <w:r w:rsidR="008104CB">
          <w:rPr>
            <w:rFonts w:ascii="Arial" w:hAnsi="Arial" w:cs="Arial"/>
            <w:sz w:val="22"/>
            <w:szCs w:val="22"/>
          </w:rPr>
          <w:t xml:space="preserve"> specifically </w:t>
        </w:r>
      </w:ins>
      <w:del w:id="199" w:author="Andreae, Emily A" w:date="2019-10-04T12:54:00Z">
        <w:r w:rsidRPr="00AA74C7" w:rsidDel="008104CB">
          <w:rPr>
            <w:rFonts w:ascii="Arial" w:hAnsi="Arial" w:cs="Arial"/>
            <w:sz w:val="22"/>
            <w:szCs w:val="22"/>
          </w:rPr>
          <w:delText>stages</w:delText>
        </w:r>
      </w:del>
      <w:r w:rsidRPr="00AA74C7">
        <w:rPr>
          <w:rFonts w:ascii="Arial" w:hAnsi="Arial" w:cs="Arial"/>
          <w:sz w:val="22"/>
          <w:szCs w:val="22"/>
        </w:rPr>
        <w:t xml:space="preserve"> </w:t>
      </w:r>
      <w:del w:id="200" w:author="Andreae, Emily A" w:date="2019-10-04T12:53:00Z">
        <w:r w:rsidR="005C0250" w:rsidRPr="00AA74C7" w:rsidDel="008104CB">
          <w:rPr>
            <w:rFonts w:ascii="Arial" w:hAnsi="Arial" w:cs="Arial"/>
            <w:sz w:val="22"/>
            <w:szCs w:val="22"/>
          </w:rPr>
          <w:delText xml:space="preserve">including </w:delText>
        </w:r>
      </w:del>
      <w:r w:rsidRPr="00AA74C7">
        <w:rPr>
          <w:rFonts w:ascii="Arial" w:hAnsi="Arial" w:cs="Arial"/>
          <w:sz w:val="22"/>
          <w:szCs w:val="22"/>
        </w:rPr>
        <w:t>low-grade adenoma</w:t>
      </w:r>
      <w:r w:rsidR="005C0250" w:rsidRPr="00AA74C7">
        <w:rPr>
          <w:rFonts w:ascii="Arial" w:hAnsi="Arial" w:cs="Arial"/>
          <w:sz w:val="22"/>
          <w:szCs w:val="22"/>
        </w:rPr>
        <w:t xml:space="preserve"> (LGA)</w:t>
      </w:r>
      <w:r w:rsidRPr="00AA74C7">
        <w:rPr>
          <w:rFonts w:ascii="Arial" w:hAnsi="Arial" w:cs="Arial"/>
          <w:sz w:val="22"/>
          <w:szCs w:val="22"/>
        </w:rPr>
        <w:t xml:space="preserve"> and high-grade adenoma</w:t>
      </w:r>
      <w:r w:rsidR="005C0250" w:rsidRPr="00AA74C7">
        <w:rPr>
          <w:rFonts w:ascii="Arial" w:hAnsi="Arial" w:cs="Arial"/>
          <w:sz w:val="22"/>
          <w:szCs w:val="22"/>
        </w:rPr>
        <w:t xml:space="preserve"> (HGA).</w:t>
      </w:r>
      <w:commentRangeEnd w:id="191"/>
      <w:r w:rsidR="008104CB">
        <w:rPr>
          <w:rStyle w:val="CommentReference"/>
        </w:rPr>
        <w:commentReference w:id="191"/>
      </w:r>
      <w:r w:rsidR="005C0250" w:rsidRPr="00AA74C7">
        <w:rPr>
          <w:rFonts w:ascii="Arial" w:hAnsi="Arial" w:cs="Arial"/>
          <w:sz w:val="22"/>
          <w:szCs w:val="22"/>
        </w:rPr>
        <w:t xml:space="preserve"> </w:t>
      </w:r>
      <w:ins w:id="201" w:author="Andreae, Emily A" w:date="2019-10-04T13:00:00Z">
        <w:r w:rsidR="008104CB">
          <w:rPr>
            <w:rFonts w:ascii="Arial" w:hAnsi="Arial" w:cs="Arial"/>
            <w:sz w:val="22"/>
            <w:szCs w:val="22"/>
          </w:rPr>
          <w:t>Molecular a</w:t>
        </w:r>
        <w:r w:rsidR="008104CB" w:rsidRPr="008104CB">
          <w:rPr>
            <w:rFonts w:ascii="Arial" w:hAnsi="Arial" w:cs="Arial"/>
            <w:sz w:val="22"/>
            <w:szCs w:val="22"/>
          </w:rPr>
          <w:t xml:space="preserve">lterations in LGA could </w:t>
        </w:r>
        <w:r w:rsidR="008104CB">
          <w:rPr>
            <w:rFonts w:ascii="Arial" w:hAnsi="Arial" w:cs="Arial"/>
            <w:sz w:val="22"/>
            <w:szCs w:val="22"/>
          </w:rPr>
          <w:t xml:space="preserve">serve </w:t>
        </w:r>
        <w:r w:rsidR="008104CB" w:rsidRPr="008104CB">
          <w:rPr>
            <w:rFonts w:ascii="Arial" w:hAnsi="Arial" w:cs="Arial"/>
            <w:sz w:val="22"/>
            <w:szCs w:val="22"/>
          </w:rPr>
          <w:t>as potential early diagnostic biomarkers</w:t>
        </w:r>
        <w:r w:rsidR="008104CB">
          <w:rPr>
            <w:rFonts w:ascii="Arial" w:hAnsi="Arial" w:cs="Arial"/>
            <w:sz w:val="22"/>
            <w:szCs w:val="22"/>
          </w:rPr>
          <w:t xml:space="preserve"> for CRC development though t</w:t>
        </w:r>
      </w:ins>
      <w:ins w:id="202" w:author="Andreae, Emily A" w:date="2019-10-04T12:58:00Z">
        <w:r w:rsidR="008104CB">
          <w:rPr>
            <w:rFonts w:ascii="Arial" w:hAnsi="Arial" w:cs="Arial"/>
            <w:sz w:val="22"/>
            <w:szCs w:val="22"/>
          </w:rPr>
          <w:t xml:space="preserve">o the best of our knowledge, </w:t>
        </w:r>
      </w:ins>
      <w:ins w:id="203" w:author="Andreae, Emily A" w:date="2019-10-04T12:59:00Z">
        <w:r w:rsidR="008104CB">
          <w:rPr>
            <w:rFonts w:ascii="Arial" w:hAnsi="Arial" w:cs="Arial"/>
            <w:sz w:val="22"/>
            <w:szCs w:val="22"/>
          </w:rPr>
          <w:t xml:space="preserve">no group has </w:t>
        </w:r>
      </w:ins>
      <w:ins w:id="204" w:author="Andreae, Emily A" w:date="2019-10-04T12:58:00Z">
        <w:r w:rsidR="008104CB">
          <w:rPr>
            <w:rFonts w:ascii="Arial" w:hAnsi="Arial" w:cs="Arial"/>
            <w:sz w:val="22"/>
            <w:szCs w:val="22"/>
          </w:rPr>
          <w:t xml:space="preserve">identified and compared the differences in </w:t>
        </w:r>
      </w:ins>
      <w:del w:id="205" w:author="Andreae, Emily A" w:date="2019-10-04T12:58:00Z">
        <w:r w:rsidR="005C0250" w:rsidRPr="00AA74C7" w:rsidDel="008104CB">
          <w:rPr>
            <w:rFonts w:ascii="Arial" w:hAnsi="Arial" w:cs="Arial"/>
            <w:sz w:val="22"/>
            <w:szCs w:val="22"/>
          </w:rPr>
          <w:delText xml:space="preserve">We found </w:delText>
        </w:r>
      </w:del>
      <w:r w:rsidR="005C0250" w:rsidRPr="00AA74C7">
        <w:rPr>
          <w:rFonts w:ascii="Arial" w:hAnsi="Arial" w:cs="Arial"/>
          <w:sz w:val="22"/>
          <w:szCs w:val="22"/>
        </w:rPr>
        <w:t>wh</w:t>
      </w:r>
      <w:r w:rsidR="00E21D97" w:rsidRPr="00AA74C7">
        <w:rPr>
          <w:rFonts w:ascii="Arial" w:hAnsi="Arial" w:cs="Arial"/>
          <w:sz w:val="22"/>
          <w:szCs w:val="22"/>
        </w:rPr>
        <w:t xml:space="preserve">ole-genome DNA methylation </w:t>
      </w:r>
      <w:ins w:id="206" w:author="Andreae, Emily A" w:date="2019-10-04T12:58:00Z">
        <w:r w:rsidR="008104CB">
          <w:rPr>
            <w:rFonts w:ascii="Arial" w:hAnsi="Arial" w:cs="Arial"/>
            <w:sz w:val="22"/>
            <w:szCs w:val="22"/>
          </w:rPr>
          <w:t xml:space="preserve">patterns </w:t>
        </w:r>
      </w:ins>
      <w:del w:id="207" w:author="Andreae, Emily A" w:date="2019-10-04T12:58:00Z">
        <w:r w:rsidR="005C0250" w:rsidRPr="00AA74C7" w:rsidDel="008104CB">
          <w:rPr>
            <w:rFonts w:ascii="Arial" w:hAnsi="Arial" w:cs="Arial"/>
            <w:sz w:val="22"/>
            <w:szCs w:val="22"/>
          </w:rPr>
          <w:delText xml:space="preserve">difference </w:delText>
        </w:r>
      </w:del>
      <w:r w:rsidR="005C0250" w:rsidRPr="00AA74C7">
        <w:rPr>
          <w:rFonts w:ascii="Arial" w:hAnsi="Arial" w:cs="Arial"/>
          <w:sz w:val="22"/>
          <w:szCs w:val="22"/>
        </w:rPr>
        <w:t>between these two</w:t>
      </w:r>
      <w:ins w:id="208" w:author="Andreae, Emily A" w:date="2019-10-04T12:59:00Z">
        <w:r w:rsidR="008104CB">
          <w:rPr>
            <w:rFonts w:ascii="Arial" w:hAnsi="Arial" w:cs="Arial"/>
            <w:sz w:val="22"/>
            <w:szCs w:val="22"/>
          </w:rPr>
          <w:t xml:space="preserve"> subtypes</w:t>
        </w:r>
      </w:ins>
      <w:del w:id="209" w:author="Andreae, Emily A" w:date="2019-10-04T12:59:00Z">
        <w:r w:rsidR="005C0250" w:rsidRPr="00AA74C7" w:rsidDel="008104CB">
          <w:rPr>
            <w:rFonts w:ascii="Arial" w:hAnsi="Arial" w:cs="Arial"/>
            <w:sz w:val="22"/>
            <w:szCs w:val="22"/>
          </w:rPr>
          <w:delText xml:space="preserve"> stages have never been compared yet</w:delText>
        </w:r>
      </w:del>
      <w:r w:rsidR="005C0250" w:rsidRPr="00AA74C7">
        <w:rPr>
          <w:rFonts w:ascii="Arial" w:hAnsi="Arial" w:cs="Arial"/>
          <w:sz w:val="22"/>
          <w:szCs w:val="22"/>
        </w:rPr>
        <w:t xml:space="preserve"> </w:t>
      </w:r>
      <w:r w:rsidR="00E21D97" w:rsidRPr="00AA74C7">
        <w:rPr>
          <w:rFonts w:ascii="Arial" w:hAnsi="Arial" w:cs="Arial"/>
          <w:sz w:val="22"/>
          <w:szCs w:val="22"/>
        </w:rPr>
        <w:fldChar w:fldCharType="begin"/>
      </w:r>
      <w:r w:rsidR="006B5E1E" w:rsidRPr="00AA74C7">
        <w:rPr>
          <w:rFonts w:ascii="Arial" w:hAnsi="Arial" w:cs="Arial"/>
          <w:sz w:val="22"/>
          <w:szCs w:val="22"/>
        </w:rPr>
        <w:instrText xml:space="preserve"> ADDIN EN.CITE &lt;EndNote&gt;&lt;Cite&gt;&lt;Author&gt;Rex&lt;/Author&gt;&lt;Year&gt;2009&lt;/Year&gt;&lt;RecNum&gt;21&lt;/RecNum&gt;&lt;DisplayText&gt;&lt;style face="superscript"&gt;18&lt;/style&gt;&lt;/DisplayText&gt;&lt;record&gt;&lt;rec-number&gt;21&lt;/rec-number&gt;&lt;foreign-keys&gt;&lt;key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sidRPr="00AA74C7">
        <w:rPr>
          <w:rFonts w:ascii="Arial" w:hAnsi="Arial" w:cs="Arial"/>
          <w:sz w:val="22"/>
          <w:szCs w:val="22"/>
        </w:rPr>
        <w:fldChar w:fldCharType="separate"/>
      </w:r>
      <w:r w:rsidR="006B5E1E" w:rsidRPr="00AA74C7">
        <w:rPr>
          <w:rFonts w:ascii="Arial" w:hAnsi="Arial" w:cs="Arial"/>
          <w:noProof/>
          <w:sz w:val="22"/>
          <w:szCs w:val="22"/>
          <w:vertAlign w:val="superscript"/>
        </w:rPr>
        <w:t>18</w:t>
      </w:r>
      <w:r w:rsidR="00E21D97" w:rsidRPr="00AA74C7">
        <w:rPr>
          <w:rFonts w:ascii="Arial" w:hAnsi="Arial" w:cs="Arial"/>
          <w:sz w:val="22"/>
          <w:szCs w:val="22"/>
        </w:rPr>
        <w:fldChar w:fldCharType="end"/>
      </w:r>
      <w:r w:rsidRPr="00AA74C7">
        <w:rPr>
          <w:rFonts w:ascii="Arial" w:hAnsi="Arial" w:cs="Arial"/>
          <w:sz w:val="22"/>
          <w:szCs w:val="22"/>
        </w:rPr>
        <w:t xml:space="preserve">. </w:t>
      </w:r>
      <w:del w:id="210" w:author="Andreae, Emily A" w:date="2019-10-04T13:01:00Z">
        <w:r w:rsidRPr="00AA74C7" w:rsidDel="008104CB">
          <w:rPr>
            <w:rFonts w:ascii="Arial" w:hAnsi="Arial" w:cs="Arial"/>
            <w:sz w:val="22"/>
            <w:szCs w:val="22"/>
          </w:rPr>
          <w:delText xml:space="preserve">Besides, </w:delText>
        </w:r>
        <w:r w:rsidR="005C0250" w:rsidRPr="00AA74C7" w:rsidDel="008104CB">
          <w:rPr>
            <w:rFonts w:ascii="Arial" w:hAnsi="Arial" w:cs="Arial"/>
            <w:sz w:val="22"/>
            <w:szCs w:val="22"/>
          </w:rPr>
          <w:delText xml:space="preserve">theoretically, </w:delText>
        </w:r>
      </w:del>
      <w:del w:id="211" w:author="Andreae, Emily A" w:date="2019-10-04T13:00:00Z">
        <w:r w:rsidRPr="00AA74C7" w:rsidDel="008104CB">
          <w:rPr>
            <w:rFonts w:ascii="Arial" w:hAnsi="Arial" w:cs="Arial"/>
            <w:sz w:val="22"/>
            <w:szCs w:val="22"/>
          </w:rPr>
          <w:delText xml:space="preserve">alterations </w:delText>
        </w:r>
        <w:r w:rsidR="005C0250" w:rsidRPr="00AA74C7" w:rsidDel="008104CB">
          <w:rPr>
            <w:rFonts w:ascii="Arial" w:hAnsi="Arial" w:cs="Arial"/>
            <w:sz w:val="22"/>
            <w:szCs w:val="22"/>
          </w:rPr>
          <w:delText>in LGA could performance as</w:delText>
        </w:r>
        <w:r w:rsidRPr="00AA74C7" w:rsidDel="008104CB">
          <w:rPr>
            <w:rFonts w:ascii="Arial" w:hAnsi="Arial" w:cs="Arial"/>
            <w:sz w:val="22"/>
            <w:szCs w:val="22"/>
          </w:rPr>
          <w:delText xml:space="preserve"> potential </w:delText>
        </w:r>
        <w:r w:rsidR="005C0250" w:rsidRPr="00AA74C7" w:rsidDel="008104CB">
          <w:rPr>
            <w:rFonts w:ascii="Arial" w:hAnsi="Arial" w:cs="Arial"/>
            <w:sz w:val="22"/>
            <w:szCs w:val="22"/>
          </w:rPr>
          <w:delText xml:space="preserve">early </w:delText>
        </w:r>
        <w:r w:rsidRPr="00AA74C7" w:rsidDel="008104CB">
          <w:rPr>
            <w:rFonts w:ascii="Arial" w:hAnsi="Arial" w:cs="Arial"/>
            <w:sz w:val="22"/>
            <w:szCs w:val="22"/>
          </w:rPr>
          <w:delText>diagnostic biomarker</w:delText>
        </w:r>
        <w:r w:rsidR="005C0250" w:rsidRPr="00AA74C7" w:rsidDel="008104CB">
          <w:rPr>
            <w:rFonts w:ascii="Arial" w:hAnsi="Arial" w:cs="Arial"/>
            <w:sz w:val="22"/>
            <w:szCs w:val="22"/>
          </w:rPr>
          <w:delText>s</w:delText>
        </w:r>
        <w:r w:rsidRPr="00AA74C7" w:rsidDel="008104CB">
          <w:rPr>
            <w:rFonts w:ascii="Arial" w:hAnsi="Arial" w:cs="Arial"/>
            <w:sz w:val="22"/>
            <w:szCs w:val="22"/>
          </w:rPr>
          <w:delText>.</w:delText>
        </w:r>
        <w:r w:rsidR="004479B3" w:rsidRPr="00AA74C7" w:rsidDel="008104CB">
          <w:rPr>
            <w:rFonts w:ascii="Arial" w:hAnsi="Arial" w:cs="Arial"/>
            <w:sz w:val="22"/>
            <w:szCs w:val="22"/>
          </w:rPr>
          <w:delText xml:space="preserve"> </w:delText>
        </w:r>
      </w:del>
      <w:del w:id="212" w:author="Andreae, Emily A" w:date="2019-10-04T13:04:00Z">
        <w:r w:rsidR="00105BA5" w:rsidRPr="00AA74C7" w:rsidDel="00AC1A19">
          <w:rPr>
            <w:rFonts w:ascii="Arial" w:hAnsi="Arial" w:cs="Arial"/>
            <w:sz w:val="22"/>
            <w:szCs w:val="22"/>
          </w:rPr>
          <w:delText xml:space="preserve">Therefore, </w:delText>
        </w:r>
      </w:del>
      <w:del w:id="213" w:author="Andreae, Emily A" w:date="2019-10-04T13:02:00Z">
        <w:r w:rsidR="00105BA5" w:rsidRPr="00AA74C7" w:rsidDel="008104CB">
          <w:rPr>
            <w:rFonts w:ascii="Arial" w:hAnsi="Arial" w:cs="Arial"/>
            <w:sz w:val="22"/>
            <w:szCs w:val="22"/>
          </w:rPr>
          <w:delText>the</w:delText>
        </w:r>
      </w:del>
      <w:del w:id="214" w:author="Andreae, Emily A" w:date="2019-10-04T13:04:00Z">
        <w:r w:rsidR="00105BA5" w:rsidRPr="00AA74C7" w:rsidDel="00AC1A19">
          <w:rPr>
            <w:rFonts w:ascii="Arial" w:hAnsi="Arial" w:cs="Arial"/>
            <w:sz w:val="22"/>
            <w:szCs w:val="22"/>
          </w:rPr>
          <w:delText xml:space="preserve"> </w:delText>
        </w:r>
      </w:del>
      <w:ins w:id="215" w:author="Andreae, Emily A" w:date="2019-10-04T13:04:00Z">
        <w:r w:rsidR="00AC1A19">
          <w:rPr>
            <w:rFonts w:ascii="Arial" w:hAnsi="Arial" w:cs="Arial"/>
            <w:sz w:val="22"/>
            <w:szCs w:val="22"/>
          </w:rPr>
          <w:t xml:space="preserve">A </w:t>
        </w:r>
      </w:ins>
      <w:r w:rsidR="00105BA5" w:rsidRPr="00AA74C7">
        <w:rPr>
          <w:rFonts w:ascii="Arial" w:hAnsi="Arial" w:cs="Arial"/>
          <w:sz w:val="22"/>
          <w:szCs w:val="22"/>
        </w:rPr>
        <w:t xml:space="preserve">comprehensive understanding </w:t>
      </w:r>
      <w:ins w:id="216" w:author="Andreae, Emily A" w:date="2019-10-04T13:03:00Z">
        <w:r w:rsidR="008104CB">
          <w:rPr>
            <w:rFonts w:ascii="Arial" w:hAnsi="Arial" w:cs="Arial"/>
            <w:sz w:val="22"/>
            <w:szCs w:val="22"/>
          </w:rPr>
          <w:t xml:space="preserve">of the alterations in </w:t>
        </w:r>
      </w:ins>
      <w:del w:id="217" w:author="Andreae, Emily A" w:date="2019-10-04T13:03:00Z">
        <w:r w:rsidR="00105BA5" w:rsidRPr="00AA74C7" w:rsidDel="008104CB">
          <w:rPr>
            <w:rFonts w:ascii="Arial" w:hAnsi="Arial" w:cs="Arial"/>
            <w:sz w:val="22"/>
            <w:szCs w:val="22"/>
          </w:rPr>
          <w:delText xml:space="preserve">to the </w:delText>
        </w:r>
      </w:del>
      <w:r w:rsidR="00105BA5" w:rsidRPr="00AA74C7">
        <w:rPr>
          <w:rFonts w:ascii="Arial" w:hAnsi="Arial" w:cs="Arial"/>
          <w:sz w:val="22"/>
          <w:szCs w:val="22"/>
        </w:rPr>
        <w:t xml:space="preserve">genome-wide DNA methylation profile for </w:t>
      </w:r>
      <w:del w:id="218" w:author="Andreae, Emily A" w:date="2019-10-04T13:03:00Z">
        <w:r w:rsidR="00105BA5" w:rsidRPr="00AA74C7" w:rsidDel="008104CB">
          <w:rPr>
            <w:rFonts w:ascii="Arial" w:hAnsi="Arial" w:cs="Arial"/>
            <w:sz w:val="22"/>
            <w:szCs w:val="22"/>
          </w:rPr>
          <w:delText xml:space="preserve">the </w:delText>
        </w:r>
      </w:del>
      <w:r w:rsidR="00105BA5" w:rsidRPr="00AA74C7">
        <w:rPr>
          <w:rFonts w:ascii="Arial" w:hAnsi="Arial" w:cs="Arial"/>
          <w:sz w:val="22"/>
          <w:szCs w:val="22"/>
        </w:rPr>
        <w:t>early stage pre-cancerous lesions</w:t>
      </w:r>
      <w:r w:rsidR="006457BC" w:rsidRPr="00AA74C7">
        <w:rPr>
          <w:rFonts w:ascii="Arial" w:hAnsi="Arial" w:cs="Arial"/>
          <w:sz w:val="22"/>
          <w:szCs w:val="22"/>
        </w:rPr>
        <w:t xml:space="preserve"> (</w:t>
      </w:r>
      <w:r w:rsidR="005C0250" w:rsidRPr="00AA74C7">
        <w:rPr>
          <w:rFonts w:ascii="Arial" w:hAnsi="Arial" w:cs="Arial"/>
          <w:sz w:val="22"/>
          <w:szCs w:val="22"/>
        </w:rPr>
        <w:t>LGA and HGA</w:t>
      </w:r>
      <w:r w:rsidR="006457BC" w:rsidRPr="00AA74C7">
        <w:rPr>
          <w:rFonts w:ascii="Arial" w:hAnsi="Arial" w:cs="Arial"/>
          <w:sz w:val="22"/>
          <w:szCs w:val="22"/>
        </w:rPr>
        <w:t>)</w:t>
      </w:r>
      <w:r w:rsidR="008452E3" w:rsidRPr="00AA74C7">
        <w:rPr>
          <w:rFonts w:ascii="Arial" w:hAnsi="Arial" w:cs="Arial"/>
          <w:sz w:val="22"/>
          <w:szCs w:val="22"/>
        </w:rPr>
        <w:t xml:space="preserve"> </w:t>
      </w:r>
      <w:ins w:id="219" w:author="Andreae, Emily A" w:date="2019-10-04T13:04:00Z">
        <w:r w:rsidR="00AC1A19">
          <w:rPr>
            <w:rFonts w:ascii="Arial" w:hAnsi="Arial" w:cs="Arial"/>
            <w:sz w:val="22"/>
            <w:szCs w:val="22"/>
          </w:rPr>
          <w:t>may</w:t>
        </w:r>
      </w:ins>
      <w:del w:id="220" w:author="Andreae, Emily A" w:date="2019-10-04T13:04:00Z">
        <w:r w:rsidR="00105BA5" w:rsidRPr="00AA74C7" w:rsidDel="00AC1A19">
          <w:rPr>
            <w:rFonts w:ascii="Arial" w:hAnsi="Arial" w:cs="Arial"/>
            <w:sz w:val="22"/>
            <w:szCs w:val="22"/>
          </w:rPr>
          <w:delText>will</w:delText>
        </w:r>
      </w:del>
      <w:r w:rsidR="00105BA5" w:rsidRPr="00AA74C7">
        <w:rPr>
          <w:rFonts w:ascii="Arial" w:hAnsi="Arial" w:cs="Arial"/>
          <w:sz w:val="22"/>
          <w:szCs w:val="22"/>
        </w:rPr>
        <w:t xml:space="preserve"> provide </w:t>
      </w:r>
      <w:proofErr w:type="gramStart"/>
      <w:ins w:id="221" w:author="Andreae, Emily A" w:date="2019-10-04T13:04:00Z">
        <w:r w:rsidR="00AC1A19">
          <w:rPr>
            <w:rFonts w:ascii="Arial" w:hAnsi="Arial" w:cs="Arial"/>
            <w:sz w:val="22"/>
            <w:szCs w:val="22"/>
          </w:rPr>
          <w:t xml:space="preserve">an </w:t>
        </w:r>
      </w:ins>
      <w:r w:rsidR="00105BA5" w:rsidRPr="00AA74C7">
        <w:rPr>
          <w:rFonts w:ascii="Arial" w:hAnsi="Arial" w:cs="Arial"/>
          <w:sz w:val="22"/>
          <w:szCs w:val="22"/>
        </w:rPr>
        <w:t>important resources</w:t>
      </w:r>
      <w:proofErr w:type="gramEnd"/>
      <w:r w:rsidR="00105BA5" w:rsidRPr="00AA74C7">
        <w:rPr>
          <w:rFonts w:ascii="Arial" w:hAnsi="Arial" w:cs="Arial"/>
          <w:sz w:val="22"/>
          <w:szCs w:val="22"/>
        </w:rPr>
        <w:t xml:space="preserve"> for </w:t>
      </w:r>
      <w:ins w:id="222" w:author="Andreae, Emily A" w:date="2019-10-04T13:05:00Z">
        <w:r w:rsidR="00AC1A19" w:rsidRPr="00AC1A19">
          <w:rPr>
            <w:rFonts w:ascii="Arial" w:hAnsi="Arial" w:cs="Arial"/>
            <w:sz w:val="22"/>
            <w:szCs w:val="22"/>
          </w:rPr>
          <w:t xml:space="preserve">candidate biomarkers </w:t>
        </w:r>
        <w:r w:rsidR="00AC1A19">
          <w:rPr>
            <w:rFonts w:ascii="Arial" w:hAnsi="Arial" w:cs="Arial"/>
            <w:sz w:val="22"/>
            <w:szCs w:val="22"/>
          </w:rPr>
          <w:t xml:space="preserve">for early diagnosis of </w:t>
        </w:r>
      </w:ins>
      <w:r w:rsidR="00105BA5" w:rsidRPr="00AA74C7">
        <w:rPr>
          <w:rFonts w:ascii="Arial" w:hAnsi="Arial" w:cs="Arial"/>
          <w:sz w:val="22"/>
          <w:szCs w:val="22"/>
        </w:rPr>
        <w:t>cancer</w:t>
      </w:r>
      <w:del w:id="223" w:author="Andreae, Emily A" w:date="2019-10-04T13:05:00Z">
        <w:r w:rsidR="00105BA5" w:rsidRPr="00AA74C7" w:rsidDel="00AC1A19">
          <w:rPr>
            <w:rFonts w:ascii="Arial" w:hAnsi="Arial" w:cs="Arial"/>
            <w:sz w:val="22"/>
            <w:szCs w:val="22"/>
          </w:rPr>
          <w:delText xml:space="preserve"> early diagnosis and</w:delText>
        </w:r>
      </w:del>
      <w:del w:id="224" w:author="Andreae, Emily A" w:date="2019-10-04T13:04:00Z">
        <w:r w:rsidR="00105BA5" w:rsidRPr="00AA74C7" w:rsidDel="00AC1A19">
          <w:rPr>
            <w:rFonts w:ascii="Arial" w:hAnsi="Arial" w:cs="Arial"/>
            <w:sz w:val="22"/>
            <w:szCs w:val="22"/>
          </w:rPr>
          <w:delText xml:space="preserve"> candidate biomarkers</w:delText>
        </w:r>
      </w:del>
      <w:r w:rsidR="00105BA5" w:rsidRPr="00AA74C7">
        <w:rPr>
          <w:rFonts w:ascii="Arial" w:hAnsi="Arial" w:cs="Arial"/>
          <w:sz w:val="22"/>
          <w:szCs w:val="22"/>
        </w:rPr>
        <w:t xml:space="preserve">. </w:t>
      </w:r>
    </w:p>
    <w:p w14:paraId="6344BB76" w14:textId="77777777" w:rsidR="00105BA5" w:rsidRPr="00AA74C7" w:rsidRDefault="00105BA5" w:rsidP="00B80E58">
      <w:pPr>
        <w:spacing w:line="480" w:lineRule="auto"/>
        <w:jc w:val="both"/>
        <w:rPr>
          <w:rFonts w:ascii="Arial" w:hAnsi="Arial" w:cs="Arial"/>
          <w:sz w:val="22"/>
          <w:szCs w:val="22"/>
        </w:rPr>
      </w:pPr>
    </w:p>
    <w:p w14:paraId="3854E3A0" w14:textId="072B019C" w:rsidR="006457BC" w:rsidRDefault="003B50FB" w:rsidP="00B80E58">
      <w:pPr>
        <w:spacing w:line="480" w:lineRule="auto"/>
        <w:jc w:val="both"/>
        <w:rPr>
          <w:rFonts w:ascii="Arial" w:eastAsiaTheme="minorEastAsia" w:hAnsi="Arial" w:cs="Arial"/>
          <w:kern w:val="2"/>
          <w:sz w:val="22"/>
          <w:szCs w:val="22"/>
        </w:rPr>
      </w:pPr>
      <w:r w:rsidRPr="00AA74C7">
        <w:rPr>
          <w:rFonts w:ascii="Arial" w:hAnsi="Arial" w:cs="Arial"/>
          <w:sz w:val="22"/>
          <w:szCs w:val="22"/>
        </w:rPr>
        <w:t xml:space="preserve">In this study, </w:t>
      </w:r>
      <w:r w:rsidR="0053281F" w:rsidRPr="00AA74C7">
        <w:rPr>
          <w:rFonts w:ascii="Arial" w:hAnsi="Arial" w:cs="Arial"/>
          <w:sz w:val="22"/>
          <w:szCs w:val="22"/>
        </w:rPr>
        <w:t xml:space="preserve">we </w:t>
      </w:r>
      <w:del w:id="225" w:author="Andreae, Emily A" w:date="2019-10-04T13:05:00Z">
        <w:r w:rsidR="004D4A78" w:rsidRPr="00AA74C7" w:rsidDel="00AC1A19">
          <w:rPr>
            <w:rFonts w:ascii="Arial" w:hAnsi="Arial" w:cs="Arial"/>
            <w:sz w:val="22"/>
            <w:szCs w:val="22"/>
          </w:rPr>
          <w:delText xml:space="preserve">firstly treated adenoma as two stages, and </w:delText>
        </w:r>
      </w:del>
      <w:r w:rsidR="0053281F" w:rsidRPr="00AA74C7">
        <w:rPr>
          <w:rFonts w:ascii="Arial" w:hAnsi="Arial" w:cs="Arial"/>
          <w:sz w:val="22"/>
          <w:szCs w:val="22"/>
        </w:rPr>
        <w:t xml:space="preserve">conducted </w:t>
      </w:r>
      <w:ins w:id="226" w:author="Andreae, Emily A" w:date="2019-10-04T13:06:00Z">
        <w:r w:rsidR="00AC1A19">
          <w:rPr>
            <w:rFonts w:ascii="Arial" w:hAnsi="Arial" w:cs="Arial"/>
            <w:sz w:val="22"/>
            <w:szCs w:val="22"/>
          </w:rPr>
          <w:t xml:space="preserve">a series of </w:t>
        </w:r>
      </w:ins>
      <w:r w:rsidR="0053281F" w:rsidRPr="00AA74C7">
        <w:rPr>
          <w:rFonts w:ascii="Arial" w:hAnsi="Arial" w:cs="Arial"/>
          <w:sz w:val="22"/>
          <w:szCs w:val="22"/>
        </w:rPr>
        <w:t>genome-wide DNA methylation array</w:t>
      </w:r>
      <w:ins w:id="227" w:author="Andreae, Emily A" w:date="2019-10-04T13:07:00Z">
        <w:r w:rsidR="00AC1A19">
          <w:rPr>
            <w:rFonts w:ascii="Arial" w:hAnsi="Arial" w:cs="Arial"/>
            <w:sz w:val="22"/>
            <w:szCs w:val="22"/>
          </w:rPr>
          <w:t xml:space="preserve"> of</w:t>
        </w:r>
      </w:ins>
      <w:del w:id="228" w:author="Andreae, Emily A" w:date="2019-10-04T13:07:00Z">
        <w:r w:rsidR="006457BC" w:rsidRPr="00AA74C7" w:rsidDel="00AC1A19">
          <w:rPr>
            <w:rFonts w:ascii="Arial" w:hAnsi="Arial" w:cs="Arial"/>
            <w:sz w:val="22"/>
            <w:szCs w:val="22"/>
          </w:rPr>
          <w:delText xml:space="preserve"> </w:delText>
        </w:r>
        <w:r w:rsidR="0053281F" w:rsidRPr="00AA74C7" w:rsidDel="00AC1A19">
          <w:rPr>
            <w:rFonts w:ascii="Arial" w:hAnsi="Arial" w:cs="Arial"/>
            <w:sz w:val="22"/>
            <w:szCs w:val="22"/>
          </w:rPr>
          <w:delText>to</w:delText>
        </w:r>
      </w:del>
      <w:r w:rsidR="0053281F" w:rsidRPr="00AA74C7">
        <w:rPr>
          <w:rFonts w:ascii="Arial" w:hAnsi="Arial" w:cs="Arial"/>
          <w:sz w:val="22"/>
          <w:szCs w:val="22"/>
        </w:rPr>
        <w:t xml:space="preserve"> 18 </w:t>
      </w:r>
      <w:r w:rsidR="00FF3BC0" w:rsidRPr="00AA74C7">
        <w:rPr>
          <w:rFonts w:ascii="Arial" w:hAnsi="Arial" w:cs="Arial"/>
          <w:sz w:val="22"/>
          <w:szCs w:val="22"/>
        </w:rPr>
        <w:t xml:space="preserve">LGA </w:t>
      </w:r>
      <w:r w:rsidR="0053281F" w:rsidRPr="00AA74C7">
        <w:rPr>
          <w:rFonts w:ascii="Arial" w:hAnsi="Arial" w:cs="Arial"/>
          <w:sz w:val="22"/>
          <w:szCs w:val="22"/>
        </w:rPr>
        <w:t xml:space="preserve">and 22 </w:t>
      </w:r>
      <w:r w:rsidR="00055AEA" w:rsidRPr="00AA74C7">
        <w:rPr>
          <w:rFonts w:ascii="Arial" w:hAnsi="Arial" w:cs="Arial"/>
          <w:sz w:val="22"/>
          <w:szCs w:val="22"/>
        </w:rPr>
        <w:t>HGA</w:t>
      </w:r>
      <w:r w:rsidR="0053281F" w:rsidRPr="00AA74C7">
        <w:rPr>
          <w:rFonts w:ascii="Arial" w:hAnsi="Arial" w:cs="Arial"/>
          <w:sz w:val="22"/>
          <w:szCs w:val="22"/>
        </w:rPr>
        <w:t xml:space="preserve"> and </w:t>
      </w:r>
      <w:ins w:id="229" w:author="Andreae, Emily A" w:date="2019-10-04T13:07:00Z">
        <w:r w:rsidR="00AC1A19">
          <w:rPr>
            <w:rFonts w:ascii="Arial" w:hAnsi="Arial" w:cs="Arial"/>
            <w:sz w:val="22"/>
            <w:szCs w:val="22"/>
          </w:rPr>
          <w:t xml:space="preserve">compared the frequency, location, and pattern of methylation status to </w:t>
        </w:r>
      </w:ins>
      <w:r w:rsidR="0053281F" w:rsidRPr="00AA74C7">
        <w:rPr>
          <w:rFonts w:ascii="Arial" w:hAnsi="Arial" w:cs="Arial"/>
          <w:sz w:val="22"/>
          <w:szCs w:val="22"/>
        </w:rPr>
        <w:t>20 normal tissue</w:t>
      </w:r>
      <w:ins w:id="230" w:author="Andreae, Emily A" w:date="2019-10-04T13:07:00Z">
        <w:r w:rsidR="00AC1A19">
          <w:rPr>
            <w:rFonts w:ascii="Arial" w:hAnsi="Arial" w:cs="Arial"/>
            <w:sz w:val="22"/>
            <w:szCs w:val="22"/>
          </w:rPr>
          <w:t xml:space="preserve"> samples</w:t>
        </w:r>
      </w:ins>
      <w:del w:id="231" w:author="Andreae, Emily A" w:date="2019-10-04T13:07:00Z">
        <w:r w:rsidR="007E7ADF" w:rsidRPr="00AA74C7" w:rsidDel="00AC1A19">
          <w:rPr>
            <w:rFonts w:ascii="Arial" w:hAnsi="Arial" w:cs="Arial"/>
            <w:sz w:val="22"/>
            <w:szCs w:val="22"/>
          </w:rPr>
          <w:delText>s</w:delText>
        </w:r>
      </w:del>
      <w:r w:rsidR="006457BC" w:rsidRPr="00AA74C7">
        <w:rPr>
          <w:rFonts w:ascii="Arial" w:hAnsi="Arial" w:cs="Arial"/>
          <w:sz w:val="22"/>
          <w:szCs w:val="22"/>
        </w:rPr>
        <w:t xml:space="preserve">. </w:t>
      </w:r>
      <w:r w:rsidR="00107569" w:rsidRPr="00AA74C7">
        <w:rPr>
          <w:rFonts w:ascii="Arial" w:hAnsi="Arial" w:cs="Arial"/>
          <w:sz w:val="22"/>
          <w:szCs w:val="22"/>
        </w:rPr>
        <w:t xml:space="preserve">Dynamic </w:t>
      </w:r>
      <w:ins w:id="232" w:author="Andreae, Emily A" w:date="2019-10-04T13:08:00Z">
        <w:r w:rsidR="00AC1A19" w:rsidRPr="00AC1A19">
          <w:rPr>
            <w:rFonts w:ascii="Arial" w:hAnsi="Arial" w:cs="Arial"/>
            <w:sz w:val="22"/>
            <w:szCs w:val="22"/>
          </w:rPr>
          <w:t>change</w:t>
        </w:r>
        <w:r w:rsidR="00AC1A19">
          <w:rPr>
            <w:rFonts w:ascii="Arial" w:hAnsi="Arial" w:cs="Arial"/>
            <w:sz w:val="22"/>
            <w:szCs w:val="22"/>
          </w:rPr>
          <w:t>s in</w:t>
        </w:r>
        <w:r w:rsidR="00AC1A19" w:rsidRPr="00AC1A19">
          <w:rPr>
            <w:rFonts w:ascii="Arial" w:hAnsi="Arial" w:cs="Arial"/>
            <w:sz w:val="22"/>
            <w:szCs w:val="22"/>
          </w:rPr>
          <w:t xml:space="preserve"> </w:t>
        </w:r>
      </w:ins>
      <w:r w:rsidR="00107569" w:rsidRPr="00AA74C7">
        <w:rPr>
          <w:rFonts w:ascii="Arial" w:hAnsi="Arial" w:cs="Arial"/>
          <w:sz w:val="22"/>
          <w:szCs w:val="22"/>
        </w:rPr>
        <w:t>DNA m</w:t>
      </w:r>
      <w:r w:rsidR="006457BC" w:rsidRPr="00AA74C7">
        <w:rPr>
          <w:rFonts w:ascii="Arial" w:hAnsi="Arial" w:cs="Arial"/>
          <w:sz w:val="22"/>
          <w:szCs w:val="22"/>
        </w:rPr>
        <w:t xml:space="preserve">ethylation </w:t>
      </w:r>
      <w:ins w:id="233" w:author="Andreae, Emily A" w:date="2019-10-04T13:08:00Z">
        <w:r w:rsidR="00AC1A19">
          <w:rPr>
            <w:rFonts w:ascii="Arial" w:hAnsi="Arial" w:cs="Arial"/>
            <w:sz w:val="22"/>
            <w:szCs w:val="22"/>
          </w:rPr>
          <w:t xml:space="preserve">patterns between </w:t>
        </w:r>
      </w:ins>
      <w:del w:id="234" w:author="Andreae, Emily A" w:date="2019-10-04T13:08:00Z">
        <w:r w:rsidR="006457BC" w:rsidRPr="00AA74C7" w:rsidDel="00AC1A19">
          <w:rPr>
            <w:rFonts w:ascii="Arial" w:hAnsi="Arial" w:cs="Arial"/>
            <w:sz w:val="22"/>
            <w:szCs w:val="22"/>
          </w:rPr>
          <w:delText>change</w:delText>
        </w:r>
        <w:r w:rsidR="00001BE7" w:rsidRPr="00AA74C7" w:rsidDel="00AC1A19">
          <w:rPr>
            <w:rFonts w:ascii="Arial" w:hAnsi="Arial" w:cs="Arial"/>
            <w:sz w:val="22"/>
            <w:szCs w:val="22"/>
          </w:rPr>
          <w:delText xml:space="preserve"> of</w:delText>
        </w:r>
      </w:del>
      <w:r w:rsidR="00001BE7" w:rsidRPr="00AA74C7">
        <w:rPr>
          <w:rFonts w:ascii="Arial" w:hAnsi="Arial" w:cs="Arial"/>
          <w:sz w:val="22"/>
          <w:szCs w:val="22"/>
        </w:rPr>
        <w:t xml:space="preserve"> </w:t>
      </w:r>
      <w:r w:rsidR="00F36804" w:rsidRPr="00AA74C7">
        <w:rPr>
          <w:rFonts w:ascii="Arial" w:hAnsi="Arial" w:cs="Arial"/>
          <w:sz w:val="22"/>
          <w:szCs w:val="22"/>
        </w:rPr>
        <w:t xml:space="preserve">LGA </w:t>
      </w:r>
      <w:r w:rsidR="00F36804" w:rsidRPr="00AA74C7">
        <w:rPr>
          <w:rFonts w:ascii="Arial" w:hAnsi="Arial" w:cs="Arial"/>
          <w:sz w:val="22"/>
          <w:szCs w:val="22"/>
        </w:rPr>
        <w:lastRenderedPageBreak/>
        <w:t>and HGA</w:t>
      </w:r>
      <w:r w:rsidR="002C1801" w:rsidRPr="00AA74C7">
        <w:rPr>
          <w:rFonts w:ascii="Arial" w:hAnsi="Arial" w:cs="Arial"/>
          <w:sz w:val="22"/>
          <w:szCs w:val="22"/>
        </w:rPr>
        <w:t xml:space="preserve"> </w:t>
      </w:r>
      <w:proofErr w:type="gramStart"/>
      <w:ins w:id="235" w:author="Andreae, Emily A" w:date="2019-10-04T13:08:00Z">
        <w:r w:rsidR="00AC1A19">
          <w:rPr>
            <w:rFonts w:ascii="Arial" w:hAnsi="Arial" w:cs="Arial"/>
            <w:sz w:val="22"/>
            <w:szCs w:val="22"/>
          </w:rPr>
          <w:t>were</w:t>
        </w:r>
      </w:ins>
      <w:del w:id="236" w:author="Andreae, Emily A" w:date="2019-10-04T13:08:00Z">
        <w:r w:rsidR="00001BE7" w:rsidRPr="00AA74C7" w:rsidDel="00AC1A19">
          <w:rPr>
            <w:rFonts w:ascii="Arial" w:hAnsi="Arial" w:cs="Arial"/>
            <w:sz w:val="22"/>
            <w:szCs w:val="22"/>
          </w:rPr>
          <w:delText>was</w:delText>
        </w:r>
      </w:del>
      <w:r w:rsidR="006457BC" w:rsidRPr="00AA74C7">
        <w:rPr>
          <w:rFonts w:ascii="Arial" w:hAnsi="Arial" w:cs="Arial"/>
          <w:sz w:val="22"/>
          <w:szCs w:val="22"/>
        </w:rPr>
        <w:t xml:space="preserve"> identified</w:t>
      </w:r>
      <w:proofErr w:type="gramEnd"/>
      <w:ins w:id="237" w:author="Andreae, Emily A" w:date="2019-10-04T13:08:00Z">
        <w:r w:rsidR="00AC1A19">
          <w:rPr>
            <w:rFonts w:ascii="Arial" w:hAnsi="Arial" w:cs="Arial"/>
            <w:sz w:val="22"/>
            <w:szCs w:val="22"/>
          </w:rPr>
          <w:t>,</w:t>
        </w:r>
      </w:ins>
      <w:r w:rsidR="00DE618A" w:rsidRPr="00AA74C7">
        <w:rPr>
          <w:rFonts w:ascii="Arial" w:hAnsi="Arial" w:cs="Arial"/>
          <w:sz w:val="22"/>
          <w:szCs w:val="22"/>
        </w:rPr>
        <w:t xml:space="preserve"> and we found </w:t>
      </w:r>
      <w:ins w:id="238" w:author="Andreae, Emily A" w:date="2019-10-04T13:08:00Z">
        <w:r w:rsidR="00AC1A19">
          <w:rPr>
            <w:rFonts w:ascii="Arial" w:hAnsi="Arial" w:cs="Arial"/>
            <w:sz w:val="22"/>
            <w:szCs w:val="22"/>
          </w:rPr>
          <w:t>that</w:t>
        </w:r>
      </w:ins>
      <w:del w:id="239" w:author="Andreae, Emily A" w:date="2019-10-04T13:08:00Z">
        <w:r w:rsidR="00DE618A" w:rsidRPr="00AA74C7" w:rsidDel="00AC1A19">
          <w:rPr>
            <w:rFonts w:ascii="Arial" w:hAnsi="Arial" w:cs="Arial"/>
            <w:sz w:val="22"/>
            <w:szCs w:val="22"/>
          </w:rPr>
          <w:delText>the</w:delText>
        </w:r>
      </w:del>
      <w:r w:rsidR="00DE618A" w:rsidRPr="00AA74C7">
        <w:rPr>
          <w:rFonts w:ascii="Arial" w:hAnsi="Arial" w:cs="Arial"/>
          <w:sz w:val="22"/>
          <w:szCs w:val="22"/>
        </w:rPr>
        <w:t xml:space="preserve"> methylation change</w:t>
      </w:r>
      <w:ins w:id="240" w:author="Andreae, Emily A" w:date="2019-10-04T13:08:00Z">
        <w:r w:rsidR="00AC1A19">
          <w:rPr>
            <w:rFonts w:ascii="Arial" w:hAnsi="Arial" w:cs="Arial"/>
            <w:sz w:val="22"/>
            <w:szCs w:val="22"/>
          </w:rPr>
          <w:t>s</w:t>
        </w:r>
      </w:ins>
      <w:r w:rsidR="00DE618A" w:rsidRPr="00AA74C7">
        <w:rPr>
          <w:rFonts w:ascii="Arial" w:hAnsi="Arial" w:cs="Arial"/>
          <w:sz w:val="22"/>
          <w:szCs w:val="22"/>
        </w:rPr>
        <w:t xml:space="preserve"> appeared in LGA </w:t>
      </w:r>
      <w:ins w:id="241" w:author="Andreae, Emily A" w:date="2019-10-04T13:09:00Z">
        <w:r w:rsidR="00AC1A19">
          <w:rPr>
            <w:rFonts w:ascii="Arial" w:hAnsi="Arial" w:cs="Arial"/>
            <w:sz w:val="22"/>
            <w:szCs w:val="22"/>
          </w:rPr>
          <w:t xml:space="preserve">were increased </w:t>
        </w:r>
      </w:ins>
      <w:del w:id="242" w:author="Andreae, Emily A" w:date="2019-10-04T13:09:00Z">
        <w:r w:rsidR="00DE618A" w:rsidRPr="00AA74C7" w:rsidDel="00AC1A19">
          <w:rPr>
            <w:rFonts w:ascii="Arial" w:hAnsi="Arial" w:cs="Arial"/>
            <w:sz w:val="22"/>
            <w:szCs w:val="22"/>
          </w:rPr>
          <w:delText xml:space="preserve">will strengthen </w:delText>
        </w:r>
      </w:del>
      <w:r w:rsidR="00DE618A" w:rsidRPr="00AA74C7">
        <w:rPr>
          <w:rFonts w:ascii="Arial" w:hAnsi="Arial" w:cs="Arial"/>
          <w:sz w:val="22"/>
          <w:szCs w:val="22"/>
        </w:rPr>
        <w:t>or maintain</w:t>
      </w:r>
      <w:ins w:id="243" w:author="Andreae, Emily A" w:date="2019-10-04T13:09:00Z">
        <w:r w:rsidR="00AC1A19">
          <w:rPr>
            <w:rFonts w:ascii="Arial" w:hAnsi="Arial" w:cs="Arial"/>
            <w:sz w:val="22"/>
            <w:szCs w:val="22"/>
          </w:rPr>
          <w:t>ed</w:t>
        </w:r>
      </w:ins>
      <w:r w:rsidR="00DE618A" w:rsidRPr="00AA74C7">
        <w:rPr>
          <w:rFonts w:ascii="Arial" w:hAnsi="Arial" w:cs="Arial"/>
          <w:sz w:val="22"/>
          <w:szCs w:val="22"/>
        </w:rPr>
        <w:t xml:space="preserve"> </w:t>
      </w:r>
      <w:proofErr w:type="spellStart"/>
      <w:r w:rsidR="00DE618A" w:rsidRPr="00AA74C7">
        <w:rPr>
          <w:rFonts w:ascii="Arial" w:hAnsi="Arial" w:cs="Arial"/>
          <w:sz w:val="22"/>
          <w:szCs w:val="22"/>
        </w:rPr>
        <w:t>in</w:t>
      </w:r>
      <w:del w:id="244" w:author="Andreae, Emily A" w:date="2019-10-04T13:09:00Z">
        <w:r w:rsidR="00DE618A" w:rsidRPr="00AA74C7" w:rsidDel="00AC1A19">
          <w:rPr>
            <w:rFonts w:ascii="Arial" w:hAnsi="Arial" w:cs="Arial"/>
            <w:sz w:val="22"/>
            <w:szCs w:val="22"/>
          </w:rPr>
          <w:delText xml:space="preserve"> </w:delText>
        </w:r>
      </w:del>
      <w:ins w:id="245" w:author="Andreae, Emily A" w:date="2019-10-04T13:09:00Z">
        <w:r w:rsidR="00AC1A19">
          <w:rPr>
            <w:rFonts w:ascii="Arial" w:hAnsi="Arial" w:cs="Arial"/>
            <w:sz w:val="22"/>
            <w:szCs w:val="22"/>
          </w:rPr>
          <w:t>HGA</w:t>
        </w:r>
      </w:ins>
      <w:proofErr w:type="spellEnd"/>
      <w:ins w:id="246" w:author="Andreae, Emily A" w:date="2019-10-04T14:58:00Z">
        <w:r w:rsidR="002C4FDF">
          <w:rPr>
            <w:rFonts w:ascii="Arial" w:hAnsi="Arial" w:cs="Arial"/>
            <w:sz w:val="22"/>
            <w:szCs w:val="22"/>
          </w:rPr>
          <w:t xml:space="preserve"> and cancer</w:t>
        </w:r>
      </w:ins>
      <w:del w:id="247" w:author="Andreae, Emily A" w:date="2019-10-04T13:09:00Z">
        <w:r w:rsidR="00DE618A" w:rsidRPr="00AA74C7" w:rsidDel="00AC1A19">
          <w:rPr>
            <w:rFonts w:ascii="Arial" w:hAnsi="Arial" w:cs="Arial"/>
            <w:sz w:val="22"/>
            <w:szCs w:val="22"/>
          </w:rPr>
          <w:delText>LGA and caner</w:delText>
        </w:r>
      </w:del>
      <w:r w:rsidR="006457BC" w:rsidRPr="00AA74C7">
        <w:rPr>
          <w:rFonts w:ascii="Arial" w:hAnsi="Arial" w:cs="Arial"/>
          <w:sz w:val="22"/>
          <w:szCs w:val="22"/>
        </w:rPr>
        <w:t xml:space="preserve">. </w:t>
      </w:r>
      <w:del w:id="248" w:author="Andreae, Emily A" w:date="2019-10-04T13:12:00Z">
        <w:r w:rsidR="00107569" w:rsidRPr="00AA74C7" w:rsidDel="00AC1A19">
          <w:rPr>
            <w:rFonts w:ascii="Arial" w:hAnsi="Arial" w:cs="Arial"/>
            <w:sz w:val="22"/>
            <w:szCs w:val="22"/>
          </w:rPr>
          <w:delText>We</w:delText>
        </w:r>
        <w:r w:rsidR="00F406D3" w:rsidRPr="00AA74C7" w:rsidDel="00AC1A19">
          <w:rPr>
            <w:rFonts w:ascii="Arial" w:hAnsi="Arial" w:cs="Arial"/>
            <w:sz w:val="22"/>
            <w:szCs w:val="22"/>
          </w:rPr>
          <w:delText xml:space="preserve"> conducted e</w:delText>
        </w:r>
      </w:del>
      <w:ins w:id="249" w:author="Andreae, Emily A" w:date="2019-10-04T13:12:00Z">
        <w:r w:rsidR="00AC1A19">
          <w:rPr>
            <w:rFonts w:ascii="Arial" w:hAnsi="Arial" w:cs="Arial"/>
            <w:sz w:val="22"/>
            <w:szCs w:val="22"/>
          </w:rPr>
          <w:t>E</w:t>
        </w:r>
      </w:ins>
      <w:r w:rsidR="00F406D3" w:rsidRPr="00AA74C7">
        <w:rPr>
          <w:rFonts w:ascii="Arial" w:hAnsi="Arial" w:cs="Arial"/>
          <w:sz w:val="22"/>
          <w:szCs w:val="22"/>
        </w:rPr>
        <w:t>nrichment analys</w:t>
      </w:r>
      <w:ins w:id="250" w:author="Andreae, Emily A" w:date="2019-10-04T13:12:00Z">
        <w:r w:rsidR="00AC1A19">
          <w:rPr>
            <w:rFonts w:ascii="Arial" w:hAnsi="Arial" w:cs="Arial"/>
            <w:sz w:val="22"/>
            <w:szCs w:val="22"/>
          </w:rPr>
          <w:t>e</w:t>
        </w:r>
      </w:ins>
      <w:del w:id="251" w:author="Andreae, Emily A" w:date="2019-10-04T13:12:00Z">
        <w:r w:rsidR="00F406D3" w:rsidRPr="00AA74C7" w:rsidDel="00AC1A19">
          <w:rPr>
            <w:rFonts w:ascii="Arial" w:hAnsi="Arial" w:cs="Arial"/>
            <w:sz w:val="22"/>
            <w:szCs w:val="22"/>
          </w:rPr>
          <w:delText>i</w:delText>
        </w:r>
      </w:del>
      <w:r w:rsidR="00F406D3" w:rsidRPr="00AA74C7">
        <w:rPr>
          <w:rFonts w:ascii="Arial" w:hAnsi="Arial" w:cs="Arial"/>
          <w:sz w:val="22"/>
          <w:szCs w:val="22"/>
        </w:rPr>
        <w:t xml:space="preserve">s </w:t>
      </w:r>
      <w:ins w:id="252" w:author="Andreae, Emily A" w:date="2019-10-04T13:12:00Z">
        <w:r w:rsidR="00AC1A19">
          <w:rPr>
            <w:rFonts w:ascii="Arial" w:hAnsi="Arial" w:cs="Arial"/>
            <w:sz w:val="22"/>
            <w:szCs w:val="22"/>
          </w:rPr>
          <w:t>of</w:t>
        </w:r>
      </w:ins>
      <w:del w:id="253" w:author="Andreae, Emily A" w:date="2019-10-04T13:12:00Z">
        <w:r w:rsidR="00F406D3" w:rsidRPr="00AA74C7" w:rsidDel="00AC1A19">
          <w:rPr>
            <w:rFonts w:ascii="Arial" w:hAnsi="Arial" w:cs="Arial"/>
            <w:sz w:val="22"/>
            <w:szCs w:val="22"/>
          </w:rPr>
          <w:delText>to</w:delText>
        </w:r>
      </w:del>
      <w:r w:rsidR="00F406D3" w:rsidRPr="00AA74C7">
        <w:rPr>
          <w:rFonts w:ascii="Arial" w:hAnsi="Arial" w:cs="Arial"/>
          <w:sz w:val="22"/>
          <w:szCs w:val="22"/>
        </w:rPr>
        <w:t xml:space="preserve"> </w:t>
      </w:r>
      <w:r w:rsidR="00E040B1" w:rsidRPr="00AA74C7">
        <w:rPr>
          <w:rFonts w:ascii="Arial" w:hAnsi="Arial" w:cs="Arial"/>
          <w:sz w:val="22"/>
          <w:szCs w:val="22"/>
        </w:rPr>
        <w:t>differential methylation regions (DMRs)</w:t>
      </w:r>
      <w:r w:rsidR="00F406D3" w:rsidRPr="00AA74C7">
        <w:rPr>
          <w:rFonts w:ascii="Arial" w:hAnsi="Arial" w:cs="Arial"/>
          <w:sz w:val="22"/>
          <w:szCs w:val="22"/>
        </w:rPr>
        <w:t xml:space="preserve"> </w:t>
      </w:r>
      <w:proofErr w:type="gramStart"/>
      <w:ins w:id="254" w:author="Andreae, Emily A" w:date="2019-10-04T13:12:00Z">
        <w:r w:rsidR="00AC1A19">
          <w:rPr>
            <w:rFonts w:ascii="Arial" w:hAnsi="Arial" w:cs="Arial"/>
            <w:sz w:val="22"/>
            <w:szCs w:val="22"/>
          </w:rPr>
          <w:t>were performed</w:t>
        </w:r>
        <w:proofErr w:type="gramEnd"/>
        <w:r w:rsidR="00AC1A19">
          <w:rPr>
            <w:rFonts w:ascii="Arial" w:hAnsi="Arial" w:cs="Arial"/>
            <w:sz w:val="22"/>
            <w:szCs w:val="22"/>
          </w:rPr>
          <w:t xml:space="preserve"> to further </w:t>
        </w:r>
      </w:ins>
      <w:ins w:id="255" w:author="Andreae, Emily A" w:date="2019-10-04T13:13:00Z">
        <w:r w:rsidR="00AC1A19">
          <w:rPr>
            <w:rFonts w:ascii="Arial" w:hAnsi="Arial" w:cs="Arial"/>
            <w:sz w:val="22"/>
            <w:szCs w:val="22"/>
          </w:rPr>
          <w:t>classify</w:t>
        </w:r>
      </w:ins>
      <w:del w:id="256" w:author="Andreae, Emily A" w:date="2019-10-04T13:13:00Z">
        <w:r w:rsidR="00001BE7" w:rsidRPr="00AA74C7" w:rsidDel="00AC1A19">
          <w:rPr>
            <w:rFonts w:ascii="Arial" w:hAnsi="Arial" w:cs="Arial"/>
            <w:sz w:val="22"/>
            <w:szCs w:val="22"/>
          </w:rPr>
          <w:delText>to inquiry</w:delText>
        </w:r>
      </w:del>
      <w:r w:rsidR="00001BE7" w:rsidRPr="00AA74C7">
        <w:rPr>
          <w:rFonts w:ascii="Arial" w:hAnsi="Arial" w:cs="Arial"/>
          <w:sz w:val="22"/>
          <w:szCs w:val="22"/>
        </w:rPr>
        <w:t xml:space="preserve"> potential DNA methylation </w:t>
      </w:r>
      <w:ins w:id="257" w:author="Andreae, Emily A" w:date="2019-10-04T13:14:00Z">
        <w:r w:rsidR="007D4051">
          <w:rPr>
            <w:rFonts w:ascii="Arial" w:hAnsi="Arial" w:cs="Arial"/>
            <w:sz w:val="22"/>
            <w:szCs w:val="22"/>
          </w:rPr>
          <w:t xml:space="preserve">that may </w:t>
        </w:r>
      </w:ins>
      <w:r w:rsidR="00001BE7" w:rsidRPr="00AA74C7">
        <w:rPr>
          <w:rFonts w:ascii="Arial" w:hAnsi="Arial" w:cs="Arial"/>
          <w:sz w:val="22"/>
          <w:szCs w:val="22"/>
        </w:rPr>
        <w:t>influence</w:t>
      </w:r>
      <w:del w:id="258" w:author="Andreae, Emily A" w:date="2019-10-04T13:14:00Z">
        <w:r w:rsidR="002344F4" w:rsidRPr="00AA74C7" w:rsidDel="007D4051">
          <w:rPr>
            <w:rFonts w:ascii="Arial" w:hAnsi="Arial" w:cs="Arial"/>
            <w:sz w:val="22"/>
            <w:szCs w:val="22"/>
          </w:rPr>
          <w:delText>d</w:delText>
        </w:r>
      </w:del>
      <w:r w:rsidR="002344F4" w:rsidRPr="00AA74C7">
        <w:rPr>
          <w:rFonts w:ascii="Arial" w:hAnsi="Arial" w:cs="Arial"/>
          <w:sz w:val="22"/>
          <w:szCs w:val="22"/>
        </w:rPr>
        <w:t xml:space="preserve"> </w:t>
      </w:r>
      <w:r w:rsidR="00001BE7" w:rsidRPr="00AA74C7">
        <w:rPr>
          <w:rFonts w:ascii="Arial" w:hAnsi="Arial" w:cs="Arial"/>
          <w:sz w:val="22"/>
          <w:szCs w:val="22"/>
        </w:rPr>
        <w:t>functional difference</w:t>
      </w:r>
      <w:ins w:id="259" w:author="Andreae, Emily A" w:date="2019-10-04T13:14:00Z">
        <w:r w:rsidR="007D4051">
          <w:rPr>
            <w:rFonts w:ascii="Arial" w:hAnsi="Arial" w:cs="Arial"/>
            <w:sz w:val="22"/>
            <w:szCs w:val="22"/>
          </w:rPr>
          <w:t>s</w:t>
        </w:r>
      </w:ins>
      <w:r w:rsidR="00001BE7" w:rsidRPr="00AA74C7">
        <w:rPr>
          <w:rFonts w:ascii="Arial" w:hAnsi="Arial" w:cs="Arial"/>
          <w:sz w:val="22"/>
          <w:szCs w:val="22"/>
        </w:rPr>
        <w:t xml:space="preserve"> in adenoma initiation and development</w:t>
      </w:r>
      <w:del w:id="260" w:author="Andreae, Emily A" w:date="2019-10-04T13:14:00Z">
        <w:r w:rsidR="00001BE7" w:rsidRPr="00AA74C7" w:rsidDel="007D4051">
          <w:rPr>
            <w:rFonts w:ascii="Arial" w:hAnsi="Arial" w:cs="Arial"/>
            <w:sz w:val="22"/>
            <w:szCs w:val="22"/>
          </w:rPr>
          <w:delText xml:space="preserve"> stages</w:delText>
        </w:r>
      </w:del>
      <w:r w:rsidR="002344F4" w:rsidRPr="00AA74C7">
        <w:rPr>
          <w:rFonts w:ascii="Arial" w:hAnsi="Arial" w:cs="Arial"/>
          <w:sz w:val="22"/>
          <w:szCs w:val="22"/>
        </w:rPr>
        <w:t xml:space="preserve">. Moreover, we </w:t>
      </w:r>
      <w:r w:rsidR="00777158" w:rsidRPr="00AA74C7">
        <w:rPr>
          <w:rFonts w:ascii="Arial" w:hAnsi="Arial" w:cs="Arial"/>
          <w:sz w:val="22"/>
          <w:szCs w:val="22"/>
        </w:rPr>
        <w:t xml:space="preserve">separated different methylation sites (DMSs) </w:t>
      </w:r>
      <w:r w:rsidR="00FD351C" w:rsidRPr="00AA74C7">
        <w:rPr>
          <w:rFonts w:ascii="Arial" w:hAnsi="Arial" w:cs="Arial"/>
          <w:sz w:val="22"/>
          <w:szCs w:val="22"/>
        </w:rPr>
        <w:t>between</w:t>
      </w:r>
      <w:r w:rsidR="00DE618A" w:rsidRPr="00AA74C7">
        <w:rPr>
          <w:rFonts w:ascii="Arial" w:hAnsi="Arial" w:cs="Arial"/>
          <w:sz w:val="22"/>
          <w:szCs w:val="22"/>
        </w:rPr>
        <w:t xml:space="preserve"> LGA </w:t>
      </w:r>
      <w:r w:rsidR="00FD351C" w:rsidRPr="00AA74C7">
        <w:rPr>
          <w:rFonts w:ascii="Arial" w:hAnsi="Arial" w:cs="Arial"/>
          <w:sz w:val="22"/>
          <w:szCs w:val="22"/>
        </w:rPr>
        <w:t xml:space="preserve">and normal </w:t>
      </w:r>
      <w:r w:rsidR="00777158" w:rsidRPr="00AA74C7">
        <w:rPr>
          <w:rFonts w:ascii="Arial" w:hAnsi="Arial" w:cs="Arial"/>
          <w:sz w:val="22"/>
          <w:szCs w:val="22"/>
        </w:rPr>
        <w:t>into hyper-DMS and hypo-DMS</w:t>
      </w:r>
      <w:del w:id="261" w:author="Andreae, Emily A" w:date="2019-10-04T13:14:00Z">
        <w:r w:rsidR="00777158" w:rsidRPr="00AA74C7" w:rsidDel="007D4051">
          <w:rPr>
            <w:rFonts w:ascii="Arial" w:hAnsi="Arial" w:cs="Arial"/>
            <w:sz w:val="22"/>
            <w:szCs w:val="22"/>
          </w:rPr>
          <w:delText>,</w:delText>
        </w:r>
      </w:del>
      <w:r w:rsidR="00777158" w:rsidRPr="00AA74C7">
        <w:rPr>
          <w:rFonts w:ascii="Arial" w:hAnsi="Arial" w:cs="Arial"/>
          <w:sz w:val="22"/>
          <w:szCs w:val="22"/>
        </w:rPr>
        <w:t xml:space="preserve"> and </w:t>
      </w:r>
      <w:r w:rsidR="00107569" w:rsidRPr="00AA74C7">
        <w:rPr>
          <w:rFonts w:ascii="Arial" w:hAnsi="Arial" w:cs="Arial"/>
          <w:sz w:val="22"/>
          <w:szCs w:val="22"/>
        </w:rPr>
        <w:t xml:space="preserve">evaluated </w:t>
      </w:r>
      <w:r w:rsidR="00777158" w:rsidRPr="00AA74C7">
        <w:rPr>
          <w:rFonts w:ascii="Arial" w:hAnsi="Arial" w:cs="Arial"/>
          <w:sz w:val="22"/>
          <w:szCs w:val="22"/>
        </w:rPr>
        <w:t>their respective</w:t>
      </w:r>
      <w:r w:rsidR="00107569" w:rsidRPr="00AA74C7">
        <w:rPr>
          <w:rFonts w:ascii="Arial" w:hAnsi="Arial" w:cs="Arial"/>
          <w:sz w:val="22"/>
          <w:szCs w:val="22"/>
        </w:rPr>
        <w:t xml:space="preserve"> performance for</w:t>
      </w:r>
      <w:del w:id="262" w:author="Andreae, Emily A" w:date="2019-10-04T13:14:00Z">
        <w:r w:rsidR="00107569" w:rsidRPr="00AA74C7" w:rsidDel="007D4051">
          <w:rPr>
            <w:rFonts w:ascii="Arial" w:hAnsi="Arial" w:cs="Arial"/>
            <w:sz w:val="22"/>
            <w:szCs w:val="22"/>
          </w:rPr>
          <w:delText xml:space="preserve"> the</w:delText>
        </w:r>
      </w:del>
      <w:r w:rsidR="00107569" w:rsidRPr="00AA74C7">
        <w:rPr>
          <w:rFonts w:ascii="Arial" w:hAnsi="Arial" w:cs="Arial"/>
          <w:sz w:val="22"/>
          <w:szCs w:val="22"/>
        </w:rPr>
        <w:t xml:space="preserve"> </w:t>
      </w:r>
      <w:r w:rsidR="00FD351C" w:rsidRPr="00AA74C7">
        <w:rPr>
          <w:rFonts w:ascii="Arial" w:hAnsi="Arial" w:cs="Arial"/>
          <w:sz w:val="22"/>
          <w:szCs w:val="22"/>
        </w:rPr>
        <w:t>CA</w:t>
      </w:r>
      <w:r w:rsidR="00FD351C" w:rsidRPr="00AA74C7">
        <w:rPr>
          <w:rFonts w:ascii="Arial" w:hAnsi="Arial" w:cs="Arial"/>
          <w:color w:val="7030A0"/>
          <w:sz w:val="22"/>
          <w:szCs w:val="22"/>
        </w:rPr>
        <w:t xml:space="preserve"> </w:t>
      </w:r>
      <w:r w:rsidR="002344F4" w:rsidRPr="00AA74C7">
        <w:rPr>
          <w:rFonts w:ascii="Arial" w:hAnsi="Arial" w:cs="Arial"/>
          <w:sz w:val="22"/>
          <w:szCs w:val="22"/>
        </w:rPr>
        <w:t xml:space="preserve">and </w:t>
      </w:r>
      <w:r w:rsidR="00FD351C" w:rsidRPr="00AA74C7">
        <w:rPr>
          <w:rFonts w:ascii="Arial" w:hAnsi="Arial" w:cs="Arial"/>
          <w:sz w:val="22"/>
          <w:szCs w:val="22"/>
        </w:rPr>
        <w:t xml:space="preserve">CRC </w:t>
      </w:r>
      <w:r w:rsidR="00107569" w:rsidRPr="00AA74C7">
        <w:rPr>
          <w:rFonts w:ascii="Arial" w:hAnsi="Arial" w:cs="Arial"/>
          <w:sz w:val="22"/>
          <w:szCs w:val="22"/>
        </w:rPr>
        <w:t xml:space="preserve">prediction. </w:t>
      </w:r>
      <w:del w:id="263" w:author="Andreae, Emily A" w:date="2019-10-04T13:15:00Z">
        <w:r w:rsidR="006457BC" w:rsidRPr="00AA74C7" w:rsidDel="007D4051">
          <w:rPr>
            <w:rFonts w:ascii="Arial" w:hAnsi="Arial" w:cs="Arial"/>
            <w:sz w:val="22"/>
            <w:szCs w:val="22"/>
          </w:rPr>
          <w:delText xml:space="preserve">Meanwhile, </w:delText>
        </w:r>
      </w:del>
      <w:ins w:id="264" w:author="Andreae, Emily A" w:date="2019-10-04T13:15:00Z">
        <w:r w:rsidR="007D4051">
          <w:rPr>
            <w:rFonts w:ascii="Arial" w:hAnsi="Arial" w:cs="Arial"/>
            <w:sz w:val="22"/>
            <w:szCs w:val="22"/>
          </w:rPr>
          <w:t>T</w:t>
        </w:r>
        <w:r w:rsidR="007D4051" w:rsidRPr="007D4051">
          <w:rPr>
            <w:rFonts w:ascii="Arial" w:hAnsi="Arial" w:cs="Arial"/>
            <w:sz w:val="22"/>
            <w:szCs w:val="22"/>
          </w:rPr>
          <w:t>o validate our findings</w:t>
        </w:r>
        <w:r w:rsidR="007D4051">
          <w:rPr>
            <w:rFonts w:ascii="Arial" w:hAnsi="Arial" w:cs="Arial"/>
            <w:sz w:val="22"/>
            <w:szCs w:val="22"/>
          </w:rPr>
          <w:t>,</w:t>
        </w:r>
        <w:r w:rsidR="007D4051" w:rsidRPr="007D4051">
          <w:rPr>
            <w:rFonts w:ascii="Arial" w:hAnsi="Arial" w:cs="Arial"/>
            <w:sz w:val="22"/>
            <w:szCs w:val="22"/>
          </w:rPr>
          <w:t xml:space="preserve"> </w:t>
        </w:r>
      </w:ins>
      <w:r w:rsidR="006457BC" w:rsidRPr="00AA74C7">
        <w:rPr>
          <w:rFonts w:ascii="Arial" w:hAnsi="Arial" w:cs="Arial"/>
          <w:sz w:val="22"/>
          <w:szCs w:val="22"/>
        </w:rPr>
        <w:t xml:space="preserve">we </w:t>
      </w:r>
      <w:ins w:id="265" w:author="Andreae, Emily A" w:date="2019-10-04T13:16:00Z">
        <w:r w:rsidR="007D4051">
          <w:rPr>
            <w:rFonts w:ascii="Arial" w:hAnsi="Arial" w:cs="Arial"/>
            <w:sz w:val="22"/>
            <w:szCs w:val="22"/>
          </w:rPr>
          <w:t xml:space="preserve">compared them to </w:t>
        </w:r>
      </w:ins>
      <w:del w:id="266" w:author="Andreae, Emily A" w:date="2019-10-04T13:16:00Z">
        <w:r w:rsidR="006457BC" w:rsidRPr="00AA74C7" w:rsidDel="007D4051">
          <w:rPr>
            <w:rFonts w:ascii="Arial" w:hAnsi="Arial" w:cs="Arial"/>
            <w:sz w:val="22"/>
            <w:szCs w:val="22"/>
          </w:rPr>
          <w:delText xml:space="preserve">collected </w:delText>
        </w:r>
      </w:del>
      <w:r w:rsidR="006457BC" w:rsidRPr="00AA74C7">
        <w:rPr>
          <w:rFonts w:ascii="Arial" w:hAnsi="Arial" w:cs="Arial"/>
          <w:sz w:val="22"/>
          <w:szCs w:val="22"/>
        </w:rPr>
        <w:t>genome-wide DNA methylation profile</w:t>
      </w:r>
      <w:ins w:id="267" w:author="Andreae, Emily A" w:date="2019-10-04T13:16:00Z">
        <w:r w:rsidR="007D4051">
          <w:rPr>
            <w:rFonts w:ascii="Arial" w:hAnsi="Arial" w:cs="Arial"/>
            <w:sz w:val="22"/>
            <w:szCs w:val="22"/>
          </w:rPr>
          <w:t>s</w:t>
        </w:r>
      </w:ins>
      <w:r w:rsidR="006457BC" w:rsidRPr="00AA74C7">
        <w:rPr>
          <w:rFonts w:ascii="Arial" w:hAnsi="Arial" w:cs="Arial"/>
          <w:sz w:val="22"/>
          <w:szCs w:val="22"/>
        </w:rPr>
        <w:t xml:space="preserve"> of 833 samples from</w:t>
      </w:r>
      <w:r w:rsidR="006457BC" w:rsidRPr="00AA74C7">
        <w:rPr>
          <w:rFonts w:ascii="Arial" w:eastAsiaTheme="minorEastAsia" w:hAnsi="Arial" w:cs="Arial"/>
          <w:kern w:val="2"/>
          <w:sz w:val="22"/>
          <w:szCs w:val="22"/>
        </w:rPr>
        <w:t xml:space="preserve"> public database</w:t>
      </w:r>
      <w:del w:id="268" w:author="Andreae, Emily A" w:date="2019-10-04T13:15:00Z">
        <w:r w:rsidR="00F406D3" w:rsidRPr="00AA74C7" w:rsidDel="007D4051">
          <w:rPr>
            <w:rFonts w:ascii="Arial" w:eastAsiaTheme="minorEastAsia" w:hAnsi="Arial" w:cs="Arial"/>
            <w:kern w:val="2"/>
            <w:sz w:val="22"/>
            <w:szCs w:val="22"/>
          </w:rPr>
          <w:delText xml:space="preserve"> to validate our findings</w:delText>
        </w:r>
      </w:del>
      <w:r w:rsidR="00F406D3" w:rsidRPr="00AA74C7">
        <w:rPr>
          <w:rFonts w:ascii="Arial" w:eastAsiaTheme="minorEastAsia" w:hAnsi="Arial" w:cs="Arial"/>
          <w:kern w:val="2"/>
          <w:sz w:val="22"/>
          <w:szCs w:val="22"/>
        </w:rPr>
        <w:t>. Finally, we describe</w:t>
      </w:r>
      <w:ins w:id="269" w:author="Andreae, Emily A" w:date="2019-10-04T13:16:00Z">
        <w:r w:rsidR="007D4051">
          <w:rPr>
            <w:rFonts w:ascii="Arial" w:eastAsiaTheme="minorEastAsia" w:hAnsi="Arial" w:cs="Arial"/>
            <w:kern w:val="2"/>
            <w:sz w:val="22"/>
            <w:szCs w:val="22"/>
          </w:rPr>
          <w:t xml:space="preserve"> the </w:t>
        </w:r>
      </w:ins>
      <w:ins w:id="270" w:author="Andreae, Emily A" w:date="2019-10-04T13:17:00Z">
        <w:r w:rsidR="007D4051">
          <w:rPr>
            <w:rFonts w:ascii="Arial" w:eastAsiaTheme="minorEastAsia" w:hAnsi="Arial" w:cs="Arial"/>
            <w:kern w:val="2"/>
            <w:sz w:val="22"/>
            <w:szCs w:val="22"/>
          </w:rPr>
          <w:t xml:space="preserve">identification and analysis </w:t>
        </w:r>
        <w:proofErr w:type="spellStart"/>
        <w:r w:rsidR="007D4051">
          <w:rPr>
            <w:rFonts w:ascii="Arial" w:eastAsiaTheme="minorEastAsia" w:hAnsi="Arial" w:cs="Arial"/>
            <w:kern w:val="2"/>
            <w:sz w:val="22"/>
            <w:szCs w:val="22"/>
          </w:rPr>
          <w:t xml:space="preserve">of </w:t>
        </w:r>
      </w:ins>
      <w:ins w:id="271" w:author="Andreae, Emily A" w:date="2019-10-04T13:16:00Z">
        <w:r w:rsidR="007D4051">
          <w:rPr>
            <w:rFonts w:ascii="Arial" w:eastAsiaTheme="minorEastAsia" w:hAnsi="Arial" w:cs="Arial"/>
            <w:kern w:val="2"/>
            <w:sz w:val="22"/>
            <w:szCs w:val="22"/>
          </w:rPr>
          <w:t>f</w:t>
        </w:r>
      </w:ins>
      <w:proofErr w:type="spellEnd"/>
      <w:del w:id="272" w:author="Andreae, Emily A" w:date="2019-10-04T13:16:00Z">
        <w:r w:rsidR="00F406D3" w:rsidRPr="00AA74C7" w:rsidDel="007D4051">
          <w:rPr>
            <w:rFonts w:ascii="Arial" w:eastAsiaTheme="minorEastAsia" w:hAnsi="Arial" w:cs="Arial"/>
            <w:kern w:val="2"/>
            <w:sz w:val="22"/>
            <w:szCs w:val="22"/>
          </w:rPr>
          <w:delText>d</w:delText>
        </w:r>
      </w:del>
      <w:r w:rsidR="00F406D3" w:rsidRPr="00AA74C7">
        <w:rPr>
          <w:rFonts w:ascii="Arial" w:eastAsiaTheme="minorEastAsia" w:hAnsi="Arial" w:cs="Arial"/>
          <w:kern w:val="2"/>
          <w:sz w:val="22"/>
          <w:szCs w:val="22"/>
        </w:rPr>
        <w:t xml:space="preserve"> </w:t>
      </w:r>
      <w:r w:rsidR="004D453C" w:rsidRPr="00AA74C7">
        <w:rPr>
          <w:rFonts w:ascii="Arial" w:eastAsiaTheme="minorEastAsia" w:hAnsi="Arial" w:cs="Arial"/>
          <w:kern w:val="2"/>
          <w:sz w:val="22"/>
          <w:szCs w:val="22"/>
        </w:rPr>
        <w:t>one</w:t>
      </w:r>
      <w:r w:rsidR="00F406D3" w:rsidRPr="00AA74C7">
        <w:rPr>
          <w:rFonts w:ascii="Arial" w:eastAsiaTheme="minorEastAsia" w:hAnsi="Arial" w:cs="Arial"/>
          <w:kern w:val="2"/>
          <w:sz w:val="22"/>
          <w:szCs w:val="22"/>
        </w:rPr>
        <w:t xml:space="preserve"> functional methylation </w:t>
      </w:r>
      <w:ins w:id="273" w:author="Andreae, Emily A" w:date="2019-10-04T13:16:00Z">
        <w:r w:rsidR="007D4051">
          <w:rPr>
            <w:rFonts w:ascii="Arial" w:eastAsiaTheme="minorEastAsia" w:hAnsi="Arial" w:cs="Arial"/>
            <w:kern w:val="2"/>
            <w:sz w:val="22"/>
            <w:szCs w:val="22"/>
          </w:rPr>
          <w:t xml:space="preserve">signature at the promotor region of </w:t>
        </w:r>
      </w:ins>
      <w:del w:id="274" w:author="Andreae, Emily A" w:date="2019-10-04T13:16:00Z">
        <w:r w:rsidR="00F406D3" w:rsidRPr="00AA74C7" w:rsidDel="007D4051">
          <w:rPr>
            <w:rFonts w:ascii="Arial" w:eastAsiaTheme="minorEastAsia" w:hAnsi="Arial" w:cs="Arial"/>
            <w:kern w:val="2"/>
            <w:sz w:val="22"/>
            <w:szCs w:val="22"/>
          </w:rPr>
          <w:delText>biomarker</w:delText>
        </w:r>
        <w:r w:rsidR="004D453C" w:rsidRPr="00AA74C7" w:rsidDel="007D4051">
          <w:rPr>
            <w:rFonts w:ascii="Arial" w:eastAsiaTheme="minorEastAsia" w:hAnsi="Arial" w:cs="Arial"/>
            <w:kern w:val="2"/>
            <w:sz w:val="22"/>
            <w:szCs w:val="22"/>
          </w:rPr>
          <w:delText xml:space="preserve">, </w:delText>
        </w:r>
      </w:del>
      <w:r w:rsidR="000268C9" w:rsidRPr="00AA74C7">
        <w:rPr>
          <w:rFonts w:ascii="Arial" w:eastAsiaTheme="minorEastAsia" w:hAnsi="Arial" w:cs="Arial"/>
          <w:i/>
          <w:kern w:val="2"/>
          <w:sz w:val="22"/>
          <w:szCs w:val="22"/>
        </w:rPr>
        <w:t>ADHFE1</w:t>
      </w:r>
      <w:del w:id="275" w:author="Andreae, Emily A" w:date="2019-10-04T13:17:00Z">
        <w:r w:rsidR="004D453C" w:rsidRPr="00AA74C7" w:rsidDel="007D4051">
          <w:rPr>
            <w:rFonts w:ascii="Arial" w:eastAsiaTheme="minorEastAsia" w:hAnsi="Arial" w:cs="Arial"/>
            <w:kern w:val="2"/>
            <w:sz w:val="22"/>
            <w:szCs w:val="22"/>
          </w:rPr>
          <w:delText>,</w:delText>
        </w:r>
      </w:del>
      <w:r w:rsidR="004D453C" w:rsidRPr="00AA74C7">
        <w:rPr>
          <w:rFonts w:ascii="Arial" w:eastAsiaTheme="minorEastAsia" w:hAnsi="Arial" w:cs="Arial"/>
          <w:kern w:val="2"/>
          <w:sz w:val="22"/>
          <w:szCs w:val="22"/>
        </w:rPr>
        <w:t xml:space="preserve"> </w:t>
      </w:r>
      <w:ins w:id="276" w:author="Andreae, Emily A" w:date="2019-10-04T13:17:00Z">
        <w:r w:rsidR="007D4051">
          <w:rPr>
            <w:rFonts w:ascii="Arial" w:eastAsiaTheme="minorEastAsia" w:hAnsi="Arial" w:cs="Arial"/>
            <w:kern w:val="2"/>
            <w:sz w:val="22"/>
            <w:szCs w:val="22"/>
          </w:rPr>
          <w:t>as a potential biomarker for early CRC development</w:t>
        </w:r>
      </w:ins>
      <w:del w:id="277" w:author="Andreae, Emily A" w:date="2019-10-04T13:17:00Z">
        <w:r w:rsidR="004D453C" w:rsidRPr="00AA74C7" w:rsidDel="007D4051">
          <w:rPr>
            <w:rFonts w:ascii="Arial" w:eastAsiaTheme="minorEastAsia" w:hAnsi="Arial" w:cs="Arial"/>
            <w:kern w:val="2"/>
            <w:sz w:val="22"/>
            <w:szCs w:val="22"/>
          </w:rPr>
          <w:delText>for colorectal adenoma and cancer</w:delText>
        </w:r>
      </w:del>
      <w:r w:rsidR="00F406D3" w:rsidRPr="00AA74C7">
        <w:rPr>
          <w:rFonts w:ascii="Arial" w:eastAsiaTheme="minorEastAsia" w:hAnsi="Arial" w:cs="Arial"/>
          <w:kern w:val="2"/>
          <w:sz w:val="22"/>
          <w:szCs w:val="22"/>
        </w:rPr>
        <w:t xml:space="preserve">. </w:t>
      </w:r>
    </w:p>
    <w:p w14:paraId="71547C14" w14:textId="77777777" w:rsidR="007D4051" w:rsidRPr="00AA74C7" w:rsidRDefault="007D4051" w:rsidP="00B80E58">
      <w:pPr>
        <w:spacing w:line="480" w:lineRule="auto"/>
        <w:jc w:val="both"/>
        <w:rPr>
          <w:rFonts w:ascii="Arial" w:eastAsiaTheme="minorEastAsia" w:hAnsi="Arial" w:cs="Arial"/>
          <w:kern w:val="2"/>
          <w:sz w:val="22"/>
          <w:szCs w:val="22"/>
        </w:rPr>
      </w:pPr>
    </w:p>
    <w:p w14:paraId="19C38D47" w14:textId="77777777" w:rsidR="007D4051" w:rsidRPr="00AA74C7" w:rsidRDefault="007D4051" w:rsidP="007D4051">
      <w:pPr>
        <w:pStyle w:val="Heading2"/>
        <w:spacing w:line="480" w:lineRule="auto"/>
        <w:jc w:val="both"/>
        <w:rPr>
          <w:rFonts w:ascii="Arial" w:hAnsi="Arial" w:cs="Arial"/>
          <w:b/>
          <w:bCs/>
          <w:color w:val="auto"/>
          <w:sz w:val="22"/>
          <w:szCs w:val="22"/>
        </w:rPr>
      </w:pPr>
      <w:commentRangeStart w:id="278"/>
      <w:r w:rsidRPr="00AA74C7">
        <w:rPr>
          <w:rFonts w:ascii="Arial" w:hAnsi="Arial" w:cs="Arial"/>
          <w:b/>
          <w:bCs/>
          <w:color w:val="auto"/>
          <w:sz w:val="22"/>
          <w:szCs w:val="22"/>
        </w:rPr>
        <w:t>Methods</w:t>
      </w:r>
      <w:commentRangeEnd w:id="278"/>
      <w:r>
        <w:rPr>
          <w:rStyle w:val="CommentReference"/>
          <w:rFonts w:ascii="SimSun" w:eastAsia="SimSun" w:hAnsi="SimSun" w:cs="SimSun"/>
          <w:color w:val="auto"/>
        </w:rPr>
        <w:commentReference w:id="278"/>
      </w:r>
    </w:p>
    <w:p w14:paraId="37AB26E4" w14:textId="77777777" w:rsidR="007D4051" w:rsidRPr="00AA74C7" w:rsidRDefault="007D4051" w:rsidP="007D4051">
      <w:pPr>
        <w:spacing w:line="480" w:lineRule="auto"/>
        <w:jc w:val="both"/>
        <w:rPr>
          <w:rFonts w:ascii="Arial" w:hAnsi="Arial" w:cs="Arial"/>
          <w:b/>
          <w:sz w:val="22"/>
          <w:szCs w:val="22"/>
        </w:rPr>
      </w:pPr>
      <w:r w:rsidRPr="00AA74C7">
        <w:rPr>
          <w:rFonts w:ascii="Arial" w:hAnsi="Arial" w:cs="Arial"/>
          <w:b/>
          <w:sz w:val="22"/>
          <w:szCs w:val="22"/>
        </w:rPr>
        <w:t>Sample collection and pathological confirmation</w:t>
      </w:r>
    </w:p>
    <w:p w14:paraId="3BFFD8F6" w14:textId="0B546F74" w:rsidR="007D4051" w:rsidRPr="00AA74C7" w:rsidRDefault="007D4051" w:rsidP="007D4051">
      <w:pPr>
        <w:pStyle w:val="HTMLPreformatted"/>
        <w:shd w:val="clear" w:color="auto" w:fill="FFFFFF"/>
        <w:spacing w:line="480" w:lineRule="auto"/>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We collected 20 normal tissue specimens, 18 </w:t>
      </w:r>
      <w:r>
        <w:rPr>
          <w:rFonts w:ascii="Arial" w:eastAsiaTheme="minorEastAsia" w:hAnsi="Arial" w:cs="Arial"/>
          <w:kern w:val="2"/>
          <w:sz w:val="22"/>
          <w:szCs w:val="22"/>
        </w:rPr>
        <w:t>LGA</w:t>
      </w:r>
      <w:r w:rsidRPr="00AA74C7">
        <w:rPr>
          <w:rFonts w:ascii="Arial" w:eastAsiaTheme="minorEastAsia" w:hAnsi="Arial" w:cs="Arial"/>
          <w:kern w:val="2"/>
          <w:sz w:val="22"/>
          <w:szCs w:val="22"/>
        </w:rPr>
        <w:t xml:space="preserve"> specimens</w:t>
      </w:r>
      <w:ins w:id="279" w:author="Andreae, Emily A" w:date="2019-10-04T13:20:00Z">
        <w:r>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 22 </w:t>
      </w:r>
      <w:r>
        <w:rPr>
          <w:rFonts w:ascii="Arial" w:eastAsiaTheme="minorEastAsia" w:hAnsi="Arial" w:cs="Arial"/>
          <w:kern w:val="2"/>
          <w:sz w:val="22"/>
          <w:szCs w:val="22"/>
        </w:rPr>
        <w:t>HGA</w:t>
      </w:r>
      <w:r w:rsidRPr="00AA74C7">
        <w:rPr>
          <w:rFonts w:ascii="Arial" w:eastAsiaTheme="minorEastAsia" w:hAnsi="Arial" w:cs="Arial"/>
          <w:kern w:val="2"/>
          <w:sz w:val="22"/>
          <w:szCs w:val="22"/>
        </w:rPr>
        <w:t xml:space="preserve"> specimens from</w:t>
      </w:r>
      <w:del w:id="280" w:author="Andreae, Emily A" w:date="2019-10-04T13:20:00Z">
        <w:r w:rsidRPr="00AA74C7" w:rsidDel="007D4051">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patients who underwent endoscopic treatment </w:t>
      </w:r>
      <w:ins w:id="281" w:author="Andreae, Emily A" w:date="2019-10-04T13:20:00Z">
        <w:r>
          <w:rPr>
            <w:rFonts w:ascii="Arial" w:eastAsiaTheme="minorEastAsia" w:hAnsi="Arial" w:cs="Arial"/>
            <w:kern w:val="2"/>
            <w:sz w:val="22"/>
            <w:szCs w:val="22"/>
          </w:rPr>
          <w:t>for CA removal</w:t>
        </w:r>
        <w:r w:rsidR="000D6504">
          <w:rPr>
            <w:rFonts w:ascii="Arial" w:eastAsiaTheme="minorEastAsia" w:hAnsi="Arial" w:cs="Arial"/>
            <w:kern w:val="2"/>
            <w:sz w:val="22"/>
            <w:szCs w:val="22"/>
          </w:rPr>
          <w:t xml:space="preserve"> or </w:t>
        </w:r>
        <w:commentRangeStart w:id="282"/>
        <w:r w:rsidR="000D6504">
          <w:rPr>
            <w:rFonts w:ascii="Arial" w:eastAsiaTheme="minorEastAsia" w:hAnsi="Arial" w:cs="Arial"/>
            <w:kern w:val="2"/>
            <w:sz w:val="22"/>
            <w:szCs w:val="22"/>
          </w:rPr>
          <w:t>XX</w:t>
        </w:r>
      </w:ins>
      <w:commentRangeEnd w:id="282"/>
      <w:ins w:id="283" w:author="Andreae, Emily A" w:date="2019-10-04T13:23:00Z">
        <w:r w:rsidR="000D6504">
          <w:rPr>
            <w:rStyle w:val="CommentReference"/>
          </w:rPr>
          <w:commentReference w:id="282"/>
        </w:r>
      </w:ins>
      <w:ins w:id="284" w:author="Andreae, Emily A" w:date="2019-10-04T13:20:00Z">
        <w:r w:rsidR="000D6504">
          <w:rPr>
            <w:rFonts w:ascii="Arial" w:eastAsiaTheme="minorEastAsia" w:hAnsi="Arial" w:cs="Arial"/>
            <w:kern w:val="2"/>
            <w:sz w:val="22"/>
            <w:szCs w:val="22"/>
          </w:rPr>
          <w:t xml:space="preserve"> </w:t>
        </w:r>
      </w:ins>
      <w:r w:rsidRPr="00AA74C7">
        <w:rPr>
          <w:rFonts w:ascii="Arial" w:eastAsiaTheme="minorEastAsia" w:hAnsi="Arial" w:cs="Arial"/>
          <w:kern w:val="2"/>
          <w:sz w:val="22"/>
          <w:szCs w:val="22"/>
        </w:rPr>
        <w:t xml:space="preserve">in the Department of Gastroenterology of Peking University Third hospital from March 2015 to June 2016. Tissue specimens </w:t>
      </w:r>
      <w:proofErr w:type="gramStart"/>
      <w:r w:rsidRPr="00AA74C7">
        <w:rPr>
          <w:rFonts w:ascii="Arial" w:eastAsiaTheme="minorEastAsia" w:hAnsi="Arial" w:cs="Arial"/>
          <w:kern w:val="2"/>
          <w:sz w:val="22"/>
          <w:szCs w:val="22"/>
        </w:rPr>
        <w:t>were embedded in paraffin, sectioned, stained with hematoxylin and eosin, and confirmed by pathologist by light microscopy</w:t>
      </w:r>
      <w:proofErr w:type="gramEnd"/>
      <w:r w:rsidRPr="00AA74C7">
        <w:rPr>
          <w:rFonts w:ascii="Arial" w:eastAsiaTheme="minorEastAsia" w:hAnsi="Arial" w:cs="Arial"/>
          <w:kern w:val="2"/>
          <w:sz w:val="22"/>
          <w:szCs w:val="22"/>
        </w:rPr>
        <w:t xml:space="preserve">. Sample information and loading quantity are provided on </w:t>
      </w:r>
      <w:commentRangeStart w:id="285"/>
      <w:r w:rsidRPr="00AA74C7">
        <w:rPr>
          <w:rFonts w:ascii="Arial" w:eastAsiaTheme="minorEastAsia" w:hAnsi="Arial" w:cs="Arial"/>
          <w:b/>
          <w:kern w:val="2"/>
          <w:sz w:val="22"/>
          <w:szCs w:val="22"/>
        </w:rPr>
        <w:t>Table S</w:t>
      </w:r>
      <w:del w:id="286" w:author="Andreae, Emily A" w:date="2019-10-04T13:22:00Z">
        <w:r w:rsidRPr="00AA74C7" w:rsidDel="007D4051">
          <w:rPr>
            <w:rFonts w:ascii="Arial" w:eastAsiaTheme="minorEastAsia" w:hAnsi="Arial" w:cs="Arial"/>
            <w:b/>
            <w:kern w:val="2"/>
            <w:sz w:val="22"/>
            <w:szCs w:val="22"/>
          </w:rPr>
          <w:delText>4</w:delText>
        </w:r>
        <w:commentRangeEnd w:id="285"/>
        <w:r w:rsidDel="007D4051">
          <w:rPr>
            <w:rStyle w:val="CommentReference"/>
          </w:rPr>
          <w:commentReference w:id="285"/>
        </w:r>
        <w:r w:rsidRPr="00AA74C7" w:rsidDel="007D4051">
          <w:rPr>
            <w:rFonts w:ascii="Arial" w:eastAsiaTheme="minorEastAsia" w:hAnsi="Arial" w:cs="Arial"/>
            <w:kern w:val="2"/>
            <w:sz w:val="22"/>
            <w:szCs w:val="22"/>
          </w:rPr>
          <w:delText>.</w:delText>
        </w:r>
      </w:del>
      <w:ins w:id="287" w:author="Andreae, Emily A" w:date="2019-10-04T13:22:00Z">
        <w:r>
          <w:rPr>
            <w:rFonts w:ascii="Arial" w:eastAsiaTheme="minorEastAsia" w:hAnsi="Arial" w:cs="Arial"/>
            <w:b/>
            <w:kern w:val="2"/>
            <w:sz w:val="22"/>
            <w:szCs w:val="22"/>
          </w:rPr>
          <w:t>1</w:t>
        </w:r>
      </w:ins>
      <w:r w:rsidRPr="00AA74C7">
        <w:rPr>
          <w:rFonts w:ascii="Arial" w:eastAsiaTheme="minorEastAsia" w:hAnsi="Arial" w:cs="Arial"/>
          <w:kern w:val="2"/>
          <w:sz w:val="22"/>
          <w:szCs w:val="22"/>
        </w:rPr>
        <w:t xml:space="preserve"> </w:t>
      </w:r>
      <w:r w:rsidRPr="00AA74C7">
        <w:rPr>
          <w:rFonts w:ascii="Arial" w:hAnsi="Arial" w:cs="Arial"/>
          <w:sz w:val="22"/>
        </w:rPr>
        <w:t xml:space="preserve">The study protocol conformed to the ethical guidelines of the 1975 Declaration of Helsinki and was approved by the Ethics Committee of </w:t>
      </w:r>
      <w:r w:rsidRPr="00AA74C7">
        <w:rPr>
          <w:rFonts w:ascii="Arial" w:eastAsiaTheme="minorEastAsia" w:hAnsi="Arial" w:cs="Arial"/>
          <w:kern w:val="2"/>
          <w:sz w:val="22"/>
          <w:szCs w:val="22"/>
        </w:rPr>
        <w:t xml:space="preserve">Peking University Third hospital </w:t>
      </w:r>
      <w:r w:rsidRPr="00AA74C7">
        <w:rPr>
          <w:rFonts w:ascii="Arial" w:hAnsi="Arial" w:cs="Arial"/>
          <w:sz w:val="22"/>
        </w:rPr>
        <w:t xml:space="preserve">(IRB number 206H005). Informed written consent </w:t>
      </w:r>
      <w:proofErr w:type="gramStart"/>
      <w:ins w:id="288" w:author="Andreae, Emily A" w:date="2019-10-04T13:23:00Z">
        <w:r>
          <w:rPr>
            <w:rFonts w:ascii="Arial" w:hAnsi="Arial" w:cs="Arial"/>
            <w:sz w:val="22"/>
          </w:rPr>
          <w:t>was</w:t>
        </w:r>
      </w:ins>
      <w:del w:id="289" w:author="Andreae, Emily A" w:date="2019-10-04T13:23:00Z">
        <w:r w:rsidRPr="00AA74C7" w:rsidDel="007D4051">
          <w:rPr>
            <w:rFonts w:ascii="Arial" w:hAnsi="Arial" w:cs="Arial"/>
            <w:sz w:val="22"/>
          </w:rPr>
          <w:delText>were</w:delText>
        </w:r>
      </w:del>
      <w:r w:rsidRPr="00AA74C7">
        <w:rPr>
          <w:rFonts w:ascii="Arial" w:hAnsi="Arial" w:cs="Arial"/>
          <w:sz w:val="22"/>
        </w:rPr>
        <w:t xml:space="preserve"> obtained</w:t>
      </w:r>
      <w:proofErr w:type="gramEnd"/>
      <w:r w:rsidRPr="00AA74C7">
        <w:rPr>
          <w:rFonts w:ascii="Arial" w:hAnsi="Arial" w:cs="Arial"/>
          <w:sz w:val="22"/>
        </w:rPr>
        <w:t xml:space="preserve"> from all patients and volunteers</w:t>
      </w:r>
      <w:ins w:id="290" w:author="Andreae, Emily A" w:date="2019-10-04T13:23:00Z">
        <w:r>
          <w:rPr>
            <w:rFonts w:ascii="Arial" w:hAnsi="Arial" w:cs="Arial"/>
            <w:sz w:val="22"/>
          </w:rPr>
          <w:t xml:space="preserve"> prior to the procedure</w:t>
        </w:r>
      </w:ins>
      <w:r w:rsidRPr="00AA74C7">
        <w:rPr>
          <w:rFonts w:ascii="Arial" w:hAnsi="Arial" w:cs="Arial"/>
          <w:sz w:val="22"/>
        </w:rPr>
        <w:t>.</w:t>
      </w:r>
    </w:p>
    <w:p w14:paraId="613330EE" w14:textId="77777777" w:rsidR="007D4051" w:rsidRPr="00AA74C7" w:rsidRDefault="007D4051" w:rsidP="007D4051">
      <w:pPr>
        <w:pStyle w:val="HTMLPreformatted"/>
        <w:shd w:val="clear" w:color="auto" w:fill="FFFFFF"/>
        <w:spacing w:line="480" w:lineRule="auto"/>
        <w:jc w:val="both"/>
        <w:rPr>
          <w:rFonts w:ascii="Arial" w:eastAsiaTheme="minorEastAsia" w:hAnsi="Arial" w:cs="Arial"/>
          <w:kern w:val="2"/>
          <w:sz w:val="22"/>
          <w:szCs w:val="22"/>
        </w:rPr>
      </w:pPr>
    </w:p>
    <w:p w14:paraId="03E8F2F5" w14:textId="77777777" w:rsidR="007D4051" w:rsidRPr="00AA74C7" w:rsidRDefault="007D4051" w:rsidP="007D4051">
      <w:pPr>
        <w:spacing w:line="480" w:lineRule="auto"/>
        <w:jc w:val="both"/>
        <w:rPr>
          <w:rFonts w:ascii="Arial" w:hAnsi="Arial" w:cs="Arial"/>
          <w:b/>
          <w:sz w:val="22"/>
          <w:szCs w:val="22"/>
        </w:rPr>
      </w:pPr>
      <w:r w:rsidRPr="00AA74C7">
        <w:rPr>
          <w:rFonts w:ascii="Arial" w:hAnsi="Arial" w:cs="Arial"/>
          <w:b/>
          <w:sz w:val="22"/>
          <w:szCs w:val="22"/>
        </w:rPr>
        <w:lastRenderedPageBreak/>
        <w:t>DNA isolation and bisulfite conversion</w:t>
      </w:r>
    </w:p>
    <w:p w14:paraId="1ABD41FA" w14:textId="7864B536" w:rsidR="007D4051" w:rsidRPr="00AA74C7" w:rsidRDefault="007D4051" w:rsidP="007D4051">
      <w:pPr>
        <w:spacing w:line="480" w:lineRule="auto"/>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DNA was isolated using </w:t>
      </w:r>
      <w:proofErr w:type="spellStart"/>
      <w:r w:rsidRPr="00AA74C7">
        <w:rPr>
          <w:rFonts w:ascii="Arial" w:eastAsiaTheme="minorEastAsia" w:hAnsi="Arial" w:cs="Arial"/>
          <w:kern w:val="2"/>
          <w:sz w:val="22"/>
          <w:szCs w:val="22"/>
        </w:rPr>
        <w:t>QIAmp</w:t>
      </w:r>
      <w:proofErr w:type="spellEnd"/>
      <w:r w:rsidRPr="00AA74C7">
        <w:rPr>
          <w:rFonts w:ascii="Arial" w:eastAsiaTheme="minorEastAsia" w:hAnsi="Arial" w:cs="Arial"/>
          <w:kern w:val="2"/>
          <w:sz w:val="22"/>
          <w:szCs w:val="22"/>
        </w:rPr>
        <w:t xml:space="preserve"> DNA Mini Kit</w:t>
      </w:r>
      <w:ins w:id="291" w:author="Andreae, Emily A" w:date="2019-10-04T13:25:00Z">
        <w:r w:rsidR="000D6504">
          <w:rPr>
            <w:rFonts w:ascii="Arial" w:eastAsiaTheme="minorEastAsia" w:hAnsi="Arial" w:cs="Arial"/>
            <w:kern w:val="2"/>
            <w:sz w:val="22"/>
            <w:szCs w:val="22"/>
          </w:rPr>
          <w:t xml:space="preserve"> </w:t>
        </w:r>
        <w:commentRangeStart w:id="292"/>
        <w:r w:rsidR="000D6504">
          <w:rPr>
            <w:rFonts w:ascii="Arial" w:eastAsiaTheme="minorEastAsia" w:hAnsi="Arial" w:cs="Arial"/>
            <w:kern w:val="2"/>
            <w:sz w:val="22"/>
            <w:szCs w:val="22"/>
          </w:rPr>
          <w:t>(</w:t>
        </w:r>
        <w:proofErr w:type="spellStart"/>
        <w:r w:rsidR="000D6504">
          <w:rPr>
            <w:rFonts w:ascii="Arial" w:eastAsiaTheme="minorEastAsia" w:hAnsi="Arial" w:cs="Arial"/>
            <w:kern w:val="2"/>
            <w:sz w:val="22"/>
            <w:szCs w:val="22"/>
          </w:rPr>
          <w:t>Qiagen</w:t>
        </w:r>
        <w:proofErr w:type="spellEnd"/>
        <w:r w:rsidR="000D6504">
          <w:rPr>
            <w:rFonts w:ascii="Arial" w:eastAsiaTheme="minorEastAsia" w:hAnsi="Arial" w:cs="Arial"/>
            <w:kern w:val="2"/>
            <w:sz w:val="22"/>
            <w:szCs w:val="22"/>
          </w:rPr>
          <w:t>, Hilden, Germany)</w:t>
        </w:r>
      </w:ins>
      <w:commentRangeEnd w:id="292"/>
      <w:ins w:id="293" w:author="Andreae, Emily A" w:date="2019-10-04T13:26:00Z">
        <w:r w:rsidR="000D6504">
          <w:rPr>
            <w:rStyle w:val="CommentReference"/>
          </w:rPr>
          <w:commentReference w:id="292"/>
        </w:r>
      </w:ins>
      <w:del w:id="294" w:author="Andreae, Emily A" w:date="2019-10-04T13:25:00Z">
        <w:r w:rsidRPr="00AA74C7" w:rsidDel="000D6504">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according to manufacturer’s protocol. Bisulfite conversion </w:t>
      </w:r>
      <w:proofErr w:type="gramStart"/>
      <w:r w:rsidRPr="00AA74C7">
        <w:rPr>
          <w:rFonts w:ascii="Arial" w:eastAsiaTheme="minorEastAsia" w:hAnsi="Arial" w:cs="Arial"/>
          <w:kern w:val="2"/>
          <w:sz w:val="22"/>
          <w:szCs w:val="22"/>
        </w:rPr>
        <w:t>was performed</w:t>
      </w:r>
      <w:proofErr w:type="gramEnd"/>
      <w:r w:rsidRPr="00AA74C7">
        <w:rPr>
          <w:rFonts w:ascii="Arial" w:eastAsiaTheme="minorEastAsia" w:hAnsi="Arial" w:cs="Arial"/>
          <w:kern w:val="2"/>
          <w:sz w:val="22"/>
          <w:szCs w:val="22"/>
        </w:rPr>
        <w:t xml:space="preserve"> using the EZ DNA Methylation-Gold Kit according to the instruction manual</w:t>
      </w:r>
      <w:ins w:id="295" w:author="Andreae, Emily A" w:date="2019-10-04T13:26:00Z">
        <w:r w:rsidR="000D6504">
          <w:rPr>
            <w:rFonts w:ascii="Arial" w:eastAsiaTheme="minorEastAsia" w:hAnsi="Arial" w:cs="Arial"/>
            <w:kern w:val="2"/>
            <w:sz w:val="22"/>
            <w:szCs w:val="22"/>
          </w:rPr>
          <w:t xml:space="preserve"> (</w:t>
        </w:r>
        <w:proofErr w:type="spellStart"/>
        <w:r w:rsidR="000D6504">
          <w:rPr>
            <w:rFonts w:ascii="Arial" w:eastAsiaTheme="minorEastAsia" w:hAnsi="Arial" w:cs="Arial"/>
            <w:kern w:val="2"/>
            <w:sz w:val="22"/>
            <w:szCs w:val="22"/>
          </w:rPr>
          <w:t>Zymo</w:t>
        </w:r>
        <w:proofErr w:type="spellEnd"/>
        <w:r w:rsidR="000D6504">
          <w:rPr>
            <w:rFonts w:ascii="Arial" w:eastAsiaTheme="minorEastAsia" w:hAnsi="Arial" w:cs="Arial"/>
            <w:kern w:val="2"/>
            <w:sz w:val="22"/>
            <w:szCs w:val="22"/>
          </w:rPr>
          <w:t xml:space="preserve"> Research, Irvine, CA, USA)</w:t>
        </w:r>
      </w:ins>
      <w:r w:rsidRPr="00AA74C7">
        <w:rPr>
          <w:rFonts w:ascii="Arial" w:eastAsiaTheme="minorEastAsia" w:hAnsi="Arial" w:cs="Arial"/>
          <w:kern w:val="2"/>
          <w:sz w:val="22"/>
          <w:szCs w:val="22"/>
        </w:rPr>
        <w:t xml:space="preserve">. </w:t>
      </w:r>
    </w:p>
    <w:p w14:paraId="6998C44C" w14:textId="77777777" w:rsidR="007D4051" w:rsidRPr="00AA74C7" w:rsidRDefault="007D4051" w:rsidP="007D4051">
      <w:pPr>
        <w:spacing w:line="480" w:lineRule="auto"/>
        <w:jc w:val="both"/>
        <w:rPr>
          <w:rFonts w:ascii="Arial" w:eastAsiaTheme="minorEastAsia" w:hAnsi="Arial" w:cs="Arial"/>
          <w:kern w:val="2"/>
          <w:sz w:val="22"/>
          <w:szCs w:val="22"/>
        </w:rPr>
      </w:pPr>
    </w:p>
    <w:p w14:paraId="24AF8575" w14:textId="77777777" w:rsidR="007D4051" w:rsidRPr="00AA74C7" w:rsidRDefault="007D4051" w:rsidP="007D4051">
      <w:pPr>
        <w:spacing w:line="480" w:lineRule="auto"/>
        <w:jc w:val="both"/>
        <w:rPr>
          <w:rFonts w:ascii="Arial" w:hAnsi="Arial" w:cs="Arial"/>
          <w:b/>
          <w:sz w:val="22"/>
          <w:szCs w:val="22"/>
        </w:rPr>
      </w:pPr>
      <w:r w:rsidRPr="00AA74C7">
        <w:rPr>
          <w:rFonts w:ascii="Arial" w:hAnsi="Arial" w:cs="Arial"/>
          <w:b/>
          <w:sz w:val="22"/>
          <w:szCs w:val="22"/>
        </w:rPr>
        <w:t>Methylation data processing</w:t>
      </w:r>
    </w:p>
    <w:p w14:paraId="7C9F97EA" w14:textId="004F0D7F" w:rsidR="007D4051" w:rsidRPr="00AA74C7" w:rsidRDefault="007D4051" w:rsidP="007D4051">
      <w:pPr>
        <w:pStyle w:val="HTMLPreformatted"/>
        <w:shd w:val="clear" w:color="auto" w:fill="FFFFFF"/>
        <w:spacing w:line="480" w:lineRule="auto"/>
        <w:jc w:val="both"/>
        <w:rPr>
          <w:rFonts w:ascii="Arial" w:eastAsiaTheme="minorEastAsia" w:hAnsi="Arial" w:cs="Arial"/>
          <w:kern w:val="2"/>
          <w:sz w:val="22"/>
          <w:szCs w:val="22"/>
        </w:rPr>
      </w:pPr>
      <w:proofErr w:type="spellStart"/>
      <w:proofErr w:type="gramStart"/>
      <w:r w:rsidRPr="00AA74C7">
        <w:rPr>
          <w:rFonts w:ascii="Arial" w:eastAsiaTheme="minorEastAsia" w:hAnsi="Arial" w:cs="Arial"/>
          <w:kern w:val="2"/>
          <w:sz w:val="22"/>
          <w:szCs w:val="22"/>
        </w:rPr>
        <w:t>Epigenome</w:t>
      </w:r>
      <w:proofErr w:type="spellEnd"/>
      <w:r w:rsidRPr="00AA74C7">
        <w:rPr>
          <w:rFonts w:ascii="Arial" w:eastAsiaTheme="minorEastAsia" w:hAnsi="Arial" w:cs="Arial"/>
          <w:kern w:val="2"/>
          <w:sz w:val="22"/>
          <w:szCs w:val="22"/>
        </w:rPr>
        <w:t xml:space="preserve">-wide DNA methylation assessment for this study was performed using the Illumina </w:t>
      </w:r>
      <w:proofErr w:type="spellStart"/>
      <w:r w:rsidRPr="00AA74C7">
        <w:rPr>
          <w:rFonts w:ascii="Arial" w:eastAsiaTheme="minorEastAsia" w:hAnsi="Arial" w:cs="Arial"/>
          <w:kern w:val="2"/>
          <w:sz w:val="22"/>
          <w:szCs w:val="22"/>
        </w:rPr>
        <w:t>Infinium</w:t>
      </w:r>
      <w:proofErr w:type="spellEnd"/>
      <w:r w:rsidRPr="00AA74C7">
        <w:rPr>
          <w:rFonts w:ascii="Arial" w:eastAsiaTheme="minorEastAsia" w:hAnsi="Arial" w:cs="Arial"/>
          <w:kern w:val="2"/>
          <w:sz w:val="22"/>
          <w:szCs w:val="22"/>
        </w:rPr>
        <w:t xml:space="preserve"> Human Methylation 450 </w:t>
      </w:r>
      <w:proofErr w:type="spellStart"/>
      <w:r w:rsidRPr="00AA74C7">
        <w:rPr>
          <w:rFonts w:ascii="Arial" w:eastAsiaTheme="minorEastAsia" w:hAnsi="Arial" w:cs="Arial"/>
          <w:kern w:val="2"/>
          <w:sz w:val="22"/>
          <w:szCs w:val="22"/>
        </w:rPr>
        <w:t>BeadChip</w:t>
      </w:r>
      <w:proofErr w:type="spellEnd"/>
      <w:r w:rsidRPr="00AA74C7">
        <w:rPr>
          <w:rFonts w:ascii="Arial" w:eastAsiaTheme="minorEastAsia" w:hAnsi="Arial" w:cs="Arial"/>
          <w:kern w:val="2"/>
          <w:sz w:val="22"/>
          <w:szCs w:val="22"/>
        </w:rPr>
        <w:t xml:space="preserve"> (Illumina, San Diego, CA, USA), which simultaneously profiles the methylation status for &gt;485,000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sites at single-nucleotide resolution</w:t>
      </w:r>
      <w:ins w:id="296" w:author="Andreae, Emily A" w:date="2019-10-04T13:27:00Z">
        <w:r w:rsidR="000D6504">
          <w:rPr>
            <w:rFonts w:ascii="Arial" w:eastAsiaTheme="minorEastAsia" w:hAnsi="Arial" w:cs="Arial"/>
            <w:kern w:val="2"/>
            <w:sz w:val="22"/>
            <w:szCs w:val="22"/>
          </w:rPr>
          <w:t xml:space="preserve"> and</w:t>
        </w:r>
      </w:ins>
      <w:del w:id="297" w:author="Andreae, Emily A" w:date="2019-10-04T13:27:00Z">
        <w:r w:rsidRPr="00AA74C7" w:rsidDel="000D6504">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cover</w:t>
      </w:r>
      <w:ins w:id="298" w:author="Andreae, Emily A" w:date="2019-10-04T13:27:00Z">
        <w:r w:rsidR="000D6504">
          <w:rPr>
            <w:rFonts w:ascii="Arial" w:eastAsiaTheme="minorEastAsia" w:hAnsi="Arial" w:cs="Arial"/>
            <w:kern w:val="2"/>
            <w:sz w:val="22"/>
            <w:szCs w:val="22"/>
          </w:rPr>
          <w:t>s</w:t>
        </w:r>
      </w:ins>
      <w:del w:id="299" w:author="Andreae, Emily A" w:date="2019-10-04T13:27:00Z">
        <w:r w:rsidRPr="00AA74C7" w:rsidDel="000D6504">
          <w:rPr>
            <w:rFonts w:ascii="Arial" w:eastAsiaTheme="minorEastAsia" w:hAnsi="Arial" w:cs="Arial"/>
            <w:kern w:val="2"/>
            <w:sz w:val="22"/>
            <w:szCs w:val="22"/>
          </w:rPr>
          <w:delText>ing</w:delText>
        </w:r>
      </w:del>
      <w:r w:rsidRPr="00AA74C7">
        <w:rPr>
          <w:rFonts w:ascii="Arial" w:eastAsiaTheme="minorEastAsia" w:hAnsi="Arial" w:cs="Arial"/>
          <w:kern w:val="2"/>
          <w:sz w:val="22"/>
          <w:szCs w:val="22"/>
        </w:rPr>
        <w:t xml:space="preserve"> 96% of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islands</w:t>
      </w:r>
      <w:del w:id="300" w:author="Andreae, Emily A" w:date="2019-10-04T13:28:00Z">
        <w:r w:rsidRPr="00AA74C7" w:rsidDel="000D6504">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with additional coverage of island shores (&lt;2 Kb from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Islands), island shelves (2–4 Kb from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islands), and regions flanking them.</w:t>
      </w:r>
      <w:proofErr w:type="gramEnd"/>
      <w:r w:rsidRPr="00AA74C7">
        <w:rPr>
          <w:rFonts w:ascii="Arial" w:eastAsiaTheme="minorEastAsia" w:hAnsi="Arial" w:cs="Arial"/>
          <w:kern w:val="2"/>
          <w:sz w:val="22"/>
          <w:szCs w:val="22"/>
        </w:rPr>
        <w:t xml:space="preserve"> The methylation status for each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site was calculated as the ratio of fluorescent signals (β = </w:t>
      </w:r>
      <w:proofErr w:type="gramStart"/>
      <w:r w:rsidRPr="00AA74C7">
        <w:rPr>
          <w:rFonts w:ascii="Arial" w:eastAsiaTheme="minorEastAsia" w:hAnsi="Arial" w:cs="Arial"/>
          <w:kern w:val="2"/>
          <w:sz w:val="22"/>
          <w:szCs w:val="22"/>
        </w:rPr>
        <w:t>Max(</w:t>
      </w:r>
      <w:proofErr w:type="gramEnd"/>
      <w:r w:rsidRPr="00AA74C7">
        <w:rPr>
          <w:rFonts w:ascii="Arial" w:eastAsiaTheme="minorEastAsia" w:hAnsi="Arial" w:cs="Arial"/>
          <w:kern w:val="2"/>
          <w:sz w:val="22"/>
          <w:szCs w:val="22"/>
        </w:rPr>
        <w:t>M,0)/[Max(M,0) + Max(U,0) + 100]), ranging from 0 to 1</w:t>
      </w:r>
      <w:del w:id="301" w:author="Andreae, Emily A" w:date="2019-10-04T13:28:00Z">
        <w:r w:rsidRPr="00AA74C7" w:rsidDel="000D6504">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using the average probe intensity for the methylated (M) and </w:t>
      </w:r>
      <w:proofErr w:type="spellStart"/>
      <w:r w:rsidRPr="00AA74C7">
        <w:rPr>
          <w:rFonts w:ascii="Arial" w:eastAsiaTheme="minorEastAsia" w:hAnsi="Arial" w:cs="Arial"/>
          <w:kern w:val="2"/>
          <w:sz w:val="22"/>
          <w:szCs w:val="22"/>
        </w:rPr>
        <w:t>unmethylated</w:t>
      </w:r>
      <w:proofErr w:type="spellEnd"/>
      <w:r w:rsidRPr="00AA74C7">
        <w:rPr>
          <w:rFonts w:ascii="Arial" w:eastAsiaTheme="minorEastAsia" w:hAnsi="Arial" w:cs="Arial"/>
          <w:kern w:val="2"/>
          <w:sz w:val="22"/>
          <w:szCs w:val="22"/>
        </w:rPr>
        <w:t xml:space="preserve"> (U) alleles. β= </w:t>
      </w:r>
      <w:proofErr w:type="gramStart"/>
      <w:r w:rsidRPr="00AA74C7">
        <w:rPr>
          <w:rFonts w:ascii="Arial" w:eastAsiaTheme="minorEastAsia" w:hAnsi="Arial" w:cs="Arial"/>
          <w:kern w:val="2"/>
          <w:sz w:val="22"/>
          <w:szCs w:val="22"/>
        </w:rPr>
        <w:t>1</w:t>
      </w:r>
      <w:proofErr w:type="gramEnd"/>
      <w:r w:rsidRPr="00AA74C7">
        <w:rPr>
          <w:rFonts w:ascii="Arial" w:eastAsiaTheme="minorEastAsia" w:hAnsi="Arial" w:cs="Arial"/>
          <w:kern w:val="2"/>
          <w:sz w:val="22"/>
          <w:szCs w:val="22"/>
        </w:rPr>
        <w:t xml:space="preserve"> indicates complete methylation; β = 0 represents no methylation. The raw data from the array was processed using The </w:t>
      </w:r>
      <w:proofErr w:type="spellStart"/>
      <w:r w:rsidRPr="00AA74C7">
        <w:rPr>
          <w:rFonts w:ascii="Arial" w:eastAsiaTheme="minorEastAsia" w:hAnsi="Arial" w:cs="Arial"/>
          <w:kern w:val="2"/>
          <w:sz w:val="22"/>
          <w:szCs w:val="22"/>
        </w:rPr>
        <w:t>GenomeStudio</w:t>
      </w:r>
      <w:proofErr w:type="spellEnd"/>
      <w:r w:rsidRPr="00AA74C7">
        <w:rPr>
          <w:rFonts w:ascii="Arial" w:eastAsiaTheme="minorEastAsia" w:hAnsi="Arial" w:cs="Arial"/>
          <w:kern w:val="2"/>
          <w:sz w:val="22"/>
          <w:szCs w:val="22"/>
        </w:rPr>
        <w:t xml:space="preserve"> Methylation </w:t>
      </w:r>
      <w:ins w:id="302" w:author="Andreae, Emily A" w:date="2019-10-04T14:06:00Z">
        <w:r w:rsidR="00D83EA7">
          <w:rPr>
            <w:rFonts w:ascii="Arial" w:eastAsiaTheme="minorEastAsia" w:hAnsi="Arial" w:cs="Arial"/>
            <w:kern w:val="2"/>
            <w:sz w:val="22"/>
            <w:szCs w:val="22"/>
          </w:rPr>
          <w:t>(</w:t>
        </w:r>
        <w:commentRangeStart w:id="303"/>
        <w:r w:rsidR="00D83EA7">
          <w:rPr>
            <w:rFonts w:ascii="Arial" w:eastAsiaTheme="minorEastAsia" w:hAnsi="Arial" w:cs="Arial"/>
            <w:kern w:val="2"/>
            <w:sz w:val="22"/>
            <w:szCs w:val="22"/>
          </w:rPr>
          <w:t>version 1.8, Illumina</w:t>
        </w:r>
      </w:ins>
      <w:commentRangeEnd w:id="303"/>
      <w:ins w:id="304" w:author="Andreae, Emily A" w:date="2019-10-04T14:09:00Z">
        <w:r w:rsidR="00D83EA7">
          <w:rPr>
            <w:rStyle w:val="CommentReference"/>
          </w:rPr>
          <w:commentReference w:id="303"/>
        </w:r>
      </w:ins>
      <w:ins w:id="305" w:author="Andreae, Emily A" w:date="2019-10-04T14:06:00Z">
        <w:r w:rsidR="00D83EA7">
          <w:rPr>
            <w:rFonts w:ascii="Arial" w:eastAsiaTheme="minorEastAsia" w:hAnsi="Arial" w:cs="Arial"/>
            <w:kern w:val="2"/>
            <w:sz w:val="22"/>
            <w:szCs w:val="22"/>
          </w:rPr>
          <w:t xml:space="preserve">) </w:t>
        </w:r>
      </w:ins>
      <w:proofErr w:type="gramStart"/>
      <w:r w:rsidRPr="00AA74C7">
        <w:rPr>
          <w:rFonts w:ascii="Arial" w:eastAsiaTheme="minorEastAsia" w:hAnsi="Arial" w:cs="Arial"/>
          <w:kern w:val="2"/>
          <w:sz w:val="22"/>
          <w:szCs w:val="22"/>
        </w:rPr>
        <w:t>module</w:t>
      </w:r>
      <w:ins w:id="306" w:author="Andreae, Emily A" w:date="2019-10-04T13:29:00Z">
        <w:r w:rsidR="000D6504">
          <w:rPr>
            <w:rFonts w:ascii="Arial" w:eastAsiaTheme="minorEastAsia" w:hAnsi="Arial" w:cs="Arial"/>
            <w:kern w:val="2"/>
            <w:sz w:val="22"/>
            <w:szCs w:val="22"/>
          </w:rPr>
          <w:t xml:space="preserve"> which</w:t>
        </w:r>
      </w:ins>
      <w:proofErr w:type="gramEnd"/>
      <w:del w:id="307" w:author="Andreae, Emily A" w:date="2019-10-04T13:29:00Z">
        <w:r w:rsidRPr="00AA74C7" w:rsidDel="000D6504">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calculat</w:t>
      </w:r>
      <w:ins w:id="308" w:author="Andreae, Emily A" w:date="2019-10-04T13:29:00Z">
        <w:r w:rsidR="000D6504">
          <w:rPr>
            <w:rFonts w:ascii="Arial" w:eastAsiaTheme="minorEastAsia" w:hAnsi="Arial" w:cs="Arial"/>
            <w:kern w:val="2"/>
            <w:sz w:val="22"/>
            <w:szCs w:val="22"/>
          </w:rPr>
          <w:t>ed</w:t>
        </w:r>
      </w:ins>
      <w:del w:id="309" w:author="Andreae, Emily A" w:date="2019-10-04T13:29:00Z">
        <w:r w:rsidRPr="00AA74C7" w:rsidDel="000D6504">
          <w:rPr>
            <w:rFonts w:ascii="Arial" w:eastAsiaTheme="minorEastAsia" w:hAnsi="Arial" w:cs="Arial"/>
            <w:kern w:val="2"/>
            <w:sz w:val="22"/>
            <w:szCs w:val="22"/>
          </w:rPr>
          <w:delText>ion</w:delText>
        </w:r>
      </w:del>
      <w:del w:id="310" w:author="Andreae, Emily A" w:date="2019-10-04T14:06:00Z">
        <w:r w:rsidRPr="00AA74C7" w:rsidDel="00D83EA7">
          <w:rPr>
            <w:rFonts w:ascii="Arial" w:eastAsiaTheme="minorEastAsia" w:hAnsi="Arial" w:cs="Arial"/>
            <w:kern w:val="2"/>
            <w:sz w:val="22"/>
            <w:szCs w:val="22"/>
          </w:rPr>
          <w:delText xml:space="preserve"> of</w:delText>
        </w:r>
      </w:del>
      <w:r w:rsidRPr="00AA74C7">
        <w:rPr>
          <w:rFonts w:ascii="Arial" w:eastAsiaTheme="minorEastAsia" w:hAnsi="Arial" w:cs="Arial"/>
          <w:kern w:val="2"/>
          <w:sz w:val="22"/>
          <w:szCs w:val="22"/>
        </w:rPr>
        <w:t xml:space="preserve"> methylation levels</w:t>
      </w:r>
      <w:ins w:id="311" w:author="Andreae, Emily A" w:date="2019-10-04T14:06:00Z">
        <w:r w:rsidR="00D83EA7">
          <w:rPr>
            <w:rFonts w:ascii="Arial" w:eastAsiaTheme="minorEastAsia" w:hAnsi="Arial" w:cs="Arial"/>
            <w:kern w:val="2"/>
            <w:sz w:val="22"/>
            <w:szCs w:val="22"/>
          </w:rPr>
          <w:t>;</w:t>
        </w:r>
      </w:ins>
      <w:del w:id="312" w:author="Andreae, Emily A" w:date="2019-10-04T14:06:00Z">
        <w:r w:rsidRPr="00AA74C7" w:rsidDel="00D83EA7">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normalization and background adjust</w:t>
      </w:r>
      <w:ins w:id="313" w:author="Andreae, Emily A" w:date="2019-10-04T14:07:00Z">
        <w:r w:rsidR="00D83EA7">
          <w:rPr>
            <w:rFonts w:ascii="Arial" w:eastAsiaTheme="minorEastAsia" w:hAnsi="Arial" w:cs="Arial"/>
            <w:kern w:val="2"/>
            <w:sz w:val="22"/>
            <w:szCs w:val="22"/>
          </w:rPr>
          <w:t>ments</w:t>
        </w:r>
      </w:ins>
      <w:r w:rsidRPr="00AA74C7">
        <w:rPr>
          <w:rFonts w:ascii="Arial" w:eastAsiaTheme="minorEastAsia" w:hAnsi="Arial" w:cs="Arial"/>
          <w:kern w:val="2"/>
          <w:sz w:val="22"/>
          <w:szCs w:val="22"/>
        </w:rPr>
        <w:t xml:space="preserve"> w</w:t>
      </w:r>
      <w:ins w:id="314" w:author="Andreae, Emily A" w:date="2019-10-04T14:07:00Z">
        <w:r w:rsidR="00D83EA7">
          <w:rPr>
            <w:rFonts w:ascii="Arial" w:eastAsiaTheme="minorEastAsia" w:hAnsi="Arial" w:cs="Arial"/>
            <w:kern w:val="2"/>
            <w:sz w:val="22"/>
            <w:szCs w:val="22"/>
          </w:rPr>
          <w:t>ere</w:t>
        </w:r>
      </w:ins>
      <w:del w:id="315" w:author="Andreae, Emily A" w:date="2019-10-04T14:07:00Z">
        <w:r w:rsidRPr="00AA74C7" w:rsidDel="00D83EA7">
          <w:rPr>
            <w:rFonts w:ascii="Arial" w:eastAsiaTheme="minorEastAsia" w:hAnsi="Arial" w:cs="Arial"/>
            <w:kern w:val="2"/>
            <w:sz w:val="22"/>
            <w:szCs w:val="22"/>
          </w:rPr>
          <w:delText>as</w:delText>
        </w:r>
      </w:del>
      <w:r w:rsidRPr="00AA74C7">
        <w:rPr>
          <w:rFonts w:ascii="Arial" w:eastAsiaTheme="minorEastAsia" w:hAnsi="Arial" w:cs="Arial"/>
          <w:kern w:val="2"/>
          <w:sz w:val="22"/>
          <w:szCs w:val="22"/>
        </w:rPr>
        <w:t xml:space="preserve"> performed </w:t>
      </w:r>
      <w:ins w:id="316" w:author="Andreae, Emily A" w:date="2019-10-04T14:07:00Z">
        <w:r w:rsidR="00D83EA7">
          <w:rPr>
            <w:rFonts w:ascii="Arial" w:eastAsiaTheme="minorEastAsia" w:hAnsi="Arial" w:cs="Arial"/>
            <w:kern w:val="2"/>
            <w:sz w:val="22"/>
            <w:szCs w:val="22"/>
          </w:rPr>
          <w:t xml:space="preserve">automatically </w:t>
        </w:r>
      </w:ins>
      <w:r w:rsidRPr="00AA74C7">
        <w:rPr>
          <w:rFonts w:ascii="Arial" w:eastAsiaTheme="minorEastAsia" w:hAnsi="Arial" w:cs="Arial"/>
          <w:kern w:val="2"/>
          <w:sz w:val="22"/>
          <w:szCs w:val="22"/>
        </w:rPr>
        <w:t>by the software</w:t>
      </w:r>
      <w:ins w:id="317" w:author="Andreae, Emily A" w:date="2019-10-04T14:07:00Z">
        <w:r w:rsidR="00D83EA7">
          <w:rPr>
            <w:rFonts w:ascii="Arial" w:eastAsiaTheme="minorEastAsia" w:hAnsi="Arial" w:cs="Arial"/>
            <w:kern w:val="2"/>
            <w:sz w:val="22"/>
            <w:szCs w:val="22"/>
          </w:rPr>
          <w:t xml:space="preserve"> using the </w:t>
        </w:r>
        <w:commentRangeStart w:id="318"/>
        <w:r w:rsidR="00D83EA7">
          <w:rPr>
            <w:rFonts w:ascii="Arial" w:eastAsiaTheme="minorEastAsia" w:hAnsi="Arial" w:cs="Arial"/>
            <w:kern w:val="2"/>
            <w:sz w:val="22"/>
            <w:szCs w:val="22"/>
          </w:rPr>
          <w:t>XX command</w:t>
        </w:r>
        <w:commentRangeEnd w:id="318"/>
        <w:r w:rsidR="00D83EA7">
          <w:rPr>
            <w:rStyle w:val="CommentReference"/>
          </w:rPr>
          <w:commentReference w:id="318"/>
        </w:r>
      </w:ins>
      <w:r w:rsidRPr="00AA74C7">
        <w:rPr>
          <w:rFonts w:ascii="Arial" w:eastAsiaTheme="minorEastAsia" w:hAnsi="Arial" w:cs="Arial"/>
          <w:kern w:val="2"/>
          <w:sz w:val="22"/>
          <w:szCs w:val="22"/>
        </w:rPr>
        <w:t xml:space="preserve">. Probes located on sex chromosomes or failed detection P value testing </w:t>
      </w:r>
      <w:ins w:id="319" w:author="Andreae, Emily A" w:date="2019-10-04T14:08:00Z">
        <w:r w:rsidR="00D83EA7">
          <w:rPr>
            <w:rFonts w:ascii="Arial" w:eastAsiaTheme="minorEastAsia" w:hAnsi="Arial" w:cs="Arial"/>
            <w:kern w:val="2"/>
            <w:sz w:val="22"/>
            <w:szCs w:val="22"/>
          </w:rPr>
          <w:t xml:space="preserve">of </w:t>
        </w:r>
      </w:ins>
      <w:r w:rsidRPr="00AA74C7">
        <w:rPr>
          <w:rFonts w:ascii="Arial" w:eastAsiaTheme="minorEastAsia" w:hAnsi="Arial" w:cs="Arial"/>
          <w:kern w:val="2"/>
          <w:sz w:val="22"/>
          <w:szCs w:val="22"/>
        </w:rPr>
        <w:t xml:space="preserve">at least </w:t>
      </w:r>
      <w:commentRangeStart w:id="320"/>
      <w:ins w:id="321" w:author="Andreae, Emily A" w:date="2019-10-04T14:08:00Z">
        <w:r w:rsidR="00D83EA7">
          <w:rPr>
            <w:rFonts w:ascii="Arial" w:eastAsiaTheme="minorEastAsia" w:hAnsi="Arial" w:cs="Arial"/>
            <w:kern w:val="2"/>
            <w:sz w:val="22"/>
            <w:szCs w:val="22"/>
          </w:rPr>
          <w:t>one</w:t>
        </w:r>
      </w:ins>
      <w:del w:id="322" w:author="Andreae, Emily A" w:date="2019-10-04T14:08:00Z">
        <w:r w:rsidRPr="00AA74C7" w:rsidDel="00D83EA7">
          <w:rPr>
            <w:rFonts w:ascii="Arial" w:eastAsiaTheme="minorEastAsia" w:hAnsi="Arial" w:cs="Arial"/>
            <w:kern w:val="2"/>
            <w:sz w:val="22"/>
            <w:szCs w:val="22"/>
          </w:rPr>
          <w:delText>1</w:delText>
        </w:r>
      </w:del>
      <w:commentRangeEnd w:id="320"/>
      <w:r w:rsidR="00412B10">
        <w:rPr>
          <w:rStyle w:val="CommentReference"/>
        </w:rPr>
        <w:commentReference w:id="320"/>
      </w:r>
      <w:r w:rsidRPr="00AA74C7">
        <w:rPr>
          <w:rFonts w:ascii="Arial" w:eastAsiaTheme="minorEastAsia" w:hAnsi="Arial" w:cs="Arial"/>
          <w:kern w:val="2"/>
          <w:sz w:val="22"/>
          <w:szCs w:val="22"/>
        </w:rPr>
        <w:t xml:space="preserve"> sample or </w:t>
      </w:r>
      <w:del w:id="323" w:author="Andreae, Emily A" w:date="2019-10-04T14:08:00Z">
        <w:r w:rsidRPr="00AA74C7" w:rsidDel="00D83EA7">
          <w:rPr>
            <w:rFonts w:ascii="Arial" w:eastAsiaTheme="minorEastAsia" w:hAnsi="Arial" w:cs="Arial"/>
            <w:kern w:val="2"/>
            <w:sz w:val="22"/>
            <w:szCs w:val="22"/>
          </w:rPr>
          <w:delText>being</w:delText>
        </w:r>
      </w:del>
      <w:r w:rsidRPr="00AA74C7">
        <w:rPr>
          <w:rFonts w:ascii="Arial" w:eastAsiaTheme="minorEastAsia" w:hAnsi="Arial" w:cs="Arial"/>
          <w:kern w:val="2"/>
          <w:sz w:val="22"/>
          <w:szCs w:val="22"/>
        </w:rPr>
        <w:t xml:space="preserve"> SNP</w:t>
      </w:r>
      <w:ins w:id="324" w:author="Andreae, Emily A" w:date="2019-10-04T14:08:00Z">
        <w:r w:rsidR="00D83EA7">
          <w:rPr>
            <w:rFonts w:ascii="Arial" w:eastAsiaTheme="minorEastAsia" w:hAnsi="Arial" w:cs="Arial"/>
            <w:kern w:val="2"/>
            <w:sz w:val="22"/>
            <w:szCs w:val="22"/>
          </w:rPr>
          <w:t xml:space="preserve"> (single nucleotide polymorphism)</w:t>
        </w:r>
      </w:ins>
      <w:r w:rsidRPr="00AA74C7">
        <w:rPr>
          <w:rFonts w:ascii="Arial" w:eastAsiaTheme="minorEastAsia" w:hAnsi="Arial" w:cs="Arial"/>
          <w:kern w:val="2"/>
          <w:sz w:val="22"/>
          <w:szCs w:val="22"/>
        </w:rPr>
        <w:t>, were removed from</w:t>
      </w:r>
      <w:del w:id="325" w:author="Andreae, Emily A" w:date="2019-10-04T14:08:00Z">
        <w:r w:rsidRPr="00AA74C7" w:rsidDel="00D83EA7">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analysis using R package IMA (vision 3.1.2)</w:t>
      </w:r>
      <w:r w:rsidRPr="00AA74C7">
        <w:rPr>
          <w:rFonts w:ascii="Arial" w:eastAsiaTheme="minorEastAsia" w:hAnsi="Arial" w:cs="Arial"/>
          <w:kern w:val="2"/>
          <w:sz w:val="22"/>
          <w:szCs w:val="22"/>
        </w:rPr>
        <w:fldChar w:fldCharType="begin"/>
      </w:r>
      <w:r w:rsidRPr="00AA74C7">
        <w:rPr>
          <w:rFonts w:ascii="Arial" w:eastAsiaTheme="minorEastAsia" w:hAnsi="Arial" w:cs="Arial"/>
          <w:kern w:val="2"/>
          <w:sz w:val="22"/>
          <w:szCs w:val="22"/>
        </w:rPr>
        <w:instrText xml:space="preserve"> ADDIN EN.CITE &lt;EndNote&gt;&lt;Cite&gt;&lt;Author&gt;Wang&lt;/Author&gt;&lt;Year&gt;2012&lt;/Year&gt;&lt;RecNum&gt;37&lt;/RecNum&gt;&lt;DisplayText&gt;&lt;style face="superscript"&gt;28&lt;/style&gt;&lt;/DisplayText&gt;&lt;record&gt;&lt;rec-number&gt;37&lt;/rec-number&gt;&lt;foreign-keys&gt;&lt;key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Pr="00AA74C7">
        <w:rPr>
          <w:rFonts w:ascii="Arial" w:eastAsiaTheme="minorEastAsia" w:hAnsi="Arial" w:cs="Arial"/>
          <w:kern w:val="2"/>
          <w:sz w:val="22"/>
          <w:szCs w:val="22"/>
        </w:rPr>
        <w:fldChar w:fldCharType="separate"/>
      </w:r>
      <w:r w:rsidRPr="00AA74C7">
        <w:rPr>
          <w:rFonts w:ascii="Arial" w:eastAsiaTheme="minorEastAsia" w:hAnsi="Arial" w:cs="Arial"/>
          <w:noProof/>
          <w:kern w:val="2"/>
          <w:sz w:val="22"/>
          <w:szCs w:val="22"/>
          <w:vertAlign w:val="superscript"/>
        </w:rPr>
        <w:t>28</w:t>
      </w:r>
      <w:r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xml:space="preserve">. DMRs were defined as rank sum test following </w:t>
      </w:r>
      <w:commentRangeStart w:id="326"/>
      <w:r w:rsidRPr="00AA74C7">
        <w:rPr>
          <w:rFonts w:ascii="Arial" w:eastAsiaTheme="minorEastAsia" w:hAnsi="Arial" w:cs="Arial"/>
          <w:kern w:val="2"/>
          <w:sz w:val="22"/>
          <w:szCs w:val="22"/>
        </w:rPr>
        <w:t>FDR</w:t>
      </w:r>
      <w:commentRangeEnd w:id="326"/>
      <w:r w:rsidR="00D83EA7">
        <w:rPr>
          <w:rStyle w:val="CommentReference"/>
        </w:rPr>
        <w:commentReference w:id="326"/>
      </w:r>
      <w:r w:rsidRPr="00AA74C7">
        <w:rPr>
          <w:rFonts w:ascii="Arial" w:eastAsiaTheme="minorEastAsia" w:hAnsi="Arial" w:cs="Arial"/>
          <w:kern w:val="2"/>
          <w:sz w:val="22"/>
          <w:szCs w:val="22"/>
        </w:rPr>
        <w:t xml:space="preserve"> adjust</w:t>
      </w:r>
      <w:ins w:id="327" w:author="Andreae, Emily A" w:date="2019-10-04T14:09:00Z">
        <w:r w:rsidR="00D83EA7">
          <w:rPr>
            <w:rFonts w:ascii="Arial" w:eastAsiaTheme="minorEastAsia" w:hAnsi="Arial" w:cs="Arial"/>
            <w:kern w:val="2"/>
            <w:sz w:val="22"/>
            <w:szCs w:val="22"/>
          </w:rPr>
          <w:t>ed</w:t>
        </w:r>
      </w:ins>
      <w:r w:rsidRPr="00AA74C7">
        <w:rPr>
          <w:rFonts w:ascii="Arial" w:eastAsiaTheme="minorEastAsia" w:hAnsi="Arial" w:cs="Arial"/>
          <w:kern w:val="2"/>
          <w:sz w:val="22"/>
          <w:szCs w:val="22"/>
        </w:rPr>
        <w:t xml:space="preserve"> P value&lt;0.05 and |</w:t>
      </w:r>
      <m:oMath>
        <m:r>
          <m:rPr>
            <m:sty m:val="p"/>
          </m:rPr>
          <w:rPr>
            <w:rFonts w:ascii="Cambria Math" w:eastAsiaTheme="minorEastAsia" w:hAnsi="Cambria Math" w:cs="Arial"/>
            <w:kern w:val="2"/>
            <w:sz w:val="22"/>
            <w:szCs w:val="22"/>
          </w:rPr>
          <m:t>∆</m:t>
        </m:r>
      </m:oMath>
      <w:r w:rsidRPr="00AA74C7">
        <w:rPr>
          <w:rFonts w:ascii="Arial" w:eastAsiaTheme="minorEastAsia" w:hAnsi="Arial" w:cs="Arial"/>
          <w:kern w:val="2"/>
          <w:sz w:val="22"/>
          <w:szCs w:val="22"/>
        </w:rPr>
        <w:t>β|&gt;0.15, and DMSs were defined as rank sum test following FDR adjust</w:t>
      </w:r>
      <w:ins w:id="328" w:author="Andreae, Emily A" w:date="2019-10-04T14:09:00Z">
        <w:r w:rsidR="00D83EA7">
          <w:rPr>
            <w:rFonts w:ascii="Arial" w:eastAsiaTheme="minorEastAsia" w:hAnsi="Arial" w:cs="Arial"/>
            <w:kern w:val="2"/>
            <w:sz w:val="22"/>
            <w:szCs w:val="22"/>
          </w:rPr>
          <w:t>ed</w:t>
        </w:r>
      </w:ins>
      <w:r w:rsidRPr="00AA74C7">
        <w:rPr>
          <w:rFonts w:ascii="Arial" w:eastAsiaTheme="minorEastAsia" w:hAnsi="Arial" w:cs="Arial"/>
          <w:kern w:val="2"/>
          <w:sz w:val="22"/>
          <w:szCs w:val="22"/>
        </w:rPr>
        <w:t xml:space="preserve"> P value&lt;0.05 and |</w:t>
      </w:r>
      <m:oMath>
        <m:r>
          <m:rPr>
            <m:sty m:val="p"/>
          </m:rPr>
          <w:rPr>
            <w:rFonts w:ascii="Cambria Math" w:eastAsiaTheme="minorEastAsia" w:hAnsi="Cambria Math" w:cs="Arial"/>
            <w:kern w:val="2"/>
            <w:sz w:val="22"/>
            <w:szCs w:val="22"/>
          </w:rPr>
          <m:t>∆</m:t>
        </m:r>
      </m:oMath>
      <w:r w:rsidRPr="00AA74C7">
        <w:rPr>
          <w:rFonts w:ascii="Arial" w:eastAsiaTheme="minorEastAsia" w:hAnsi="Arial" w:cs="Arial"/>
          <w:kern w:val="2"/>
          <w:sz w:val="22"/>
          <w:szCs w:val="22"/>
        </w:rPr>
        <w:t xml:space="preserve">β|&gt;0.20. Promoter regions were defined as </w:t>
      </w:r>
      <w:commentRangeStart w:id="329"/>
      <w:proofErr w:type="gramStart"/>
      <w:r w:rsidR="00D83EA7">
        <w:rPr>
          <w:rFonts w:ascii="Arial" w:hAnsi="Arial" w:cs="Arial"/>
          <w:sz w:val="22"/>
          <w:szCs w:val="22"/>
        </w:rPr>
        <w:t>5</w:t>
      </w:r>
      <w:commentRangeEnd w:id="329"/>
      <w:proofErr w:type="gramEnd"/>
      <w:r w:rsidR="00BA0BDE">
        <w:rPr>
          <w:rStyle w:val="CommentReference"/>
        </w:rPr>
        <w:commentReference w:id="329"/>
      </w:r>
      <w:r w:rsidR="00D83EA7">
        <w:rPr>
          <w:rFonts w:ascii="Arial" w:hAnsi="Arial" w:cs="Arial"/>
          <w:sz w:val="22"/>
          <w:szCs w:val="22"/>
        </w:rPr>
        <w:t>′</w:t>
      </w:r>
      <w:r w:rsidRPr="00AA74C7">
        <w:rPr>
          <w:rFonts w:ascii="Arial" w:hAnsi="Arial" w:cs="Arial"/>
          <w:sz w:val="22"/>
          <w:szCs w:val="22"/>
        </w:rPr>
        <w:t>UTR, TSS200, TSS1500 and first exons.</w:t>
      </w:r>
    </w:p>
    <w:p w14:paraId="1193F7FA" w14:textId="77777777" w:rsidR="007D4051" w:rsidRPr="00AA74C7" w:rsidRDefault="007D4051" w:rsidP="007D4051">
      <w:pPr>
        <w:pStyle w:val="HTMLPreformatted"/>
        <w:shd w:val="clear" w:color="auto" w:fill="FFFFFF"/>
        <w:spacing w:line="480" w:lineRule="auto"/>
        <w:jc w:val="both"/>
        <w:rPr>
          <w:rFonts w:ascii="Arial" w:eastAsiaTheme="minorEastAsia" w:hAnsi="Arial" w:cs="Arial"/>
          <w:kern w:val="2"/>
          <w:sz w:val="22"/>
          <w:szCs w:val="22"/>
        </w:rPr>
      </w:pPr>
    </w:p>
    <w:p w14:paraId="749CF0FB" w14:textId="77777777" w:rsidR="007D4051" w:rsidRPr="00AA74C7" w:rsidRDefault="007D4051" w:rsidP="007D4051">
      <w:pPr>
        <w:spacing w:line="480" w:lineRule="auto"/>
        <w:jc w:val="both"/>
        <w:rPr>
          <w:rFonts w:ascii="Arial" w:hAnsi="Arial" w:cs="Arial"/>
          <w:b/>
          <w:sz w:val="22"/>
          <w:szCs w:val="22"/>
        </w:rPr>
      </w:pPr>
      <w:r w:rsidRPr="00AA74C7">
        <w:rPr>
          <w:rFonts w:ascii="Arial" w:hAnsi="Arial" w:cs="Arial"/>
          <w:b/>
          <w:sz w:val="22"/>
          <w:szCs w:val="22"/>
        </w:rPr>
        <w:lastRenderedPageBreak/>
        <w:t>Public data collection and processing</w:t>
      </w:r>
    </w:p>
    <w:p w14:paraId="43D5D21B" w14:textId="253A22D2" w:rsidR="007D4051" w:rsidRPr="00AA74C7" w:rsidRDefault="00D83EA7" w:rsidP="007D4051">
      <w:pPr>
        <w:spacing w:line="480" w:lineRule="auto"/>
        <w:jc w:val="both"/>
        <w:rPr>
          <w:rFonts w:ascii="Arial" w:eastAsiaTheme="minorEastAsia" w:hAnsi="Arial" w:cs="Arial"/>
          <w:kern w:val="2"/>
          <w:sz w:val="22"/>
          <w:szCs w:val="22"/>
        </w:rPr>
      </w:pPr>
      <w:ins w:id="330" w:author="Andreae, Emily A" w:date="2019-10-04T14:10:00Z">
        <w:r>
          <w:rPr>
            <w:rFonts w:ascii="Arial" w:eastAsiaTheme="minorEastAsia" w:hAnsi="Arial" w:cs="Arial"/>
            <w:kern w:val="2"/>
            <w:sz w:val="22"/>
            <w:szCs w:val="22"/>
          </w:rPr>
          <w:t>T</w:t>
        </w:r>
      </w:ins>
      <w:del w:id="331" w:author="Andreae, Emily A" w:date="2019-10-04T14:10:00Z">
        <w:r w:rsidR="007D4051" w:rsidRPr="00AA74C7" w:rsidDel="00D83EA7">
          <w:rPr>
            <w:rFonts w:ascii="Arial" w:eastAsiaTheme="minorEastAsia" w:hAnsi="Arial" w:cs="Arial"/>
            <w:kern w:val="2"/>
            <w:sz w:val="22"/>
            <w:szCs w:val="22"/>
          </w:rPr>
          <w:delText>In order t</w:delText>
        </w:r>
      </w:del>
      <w:r w:rsidR="007D4051" w:rsidRPr="00AA74C7">
        <w:rPr>
          <w:rFonts w:ascii="Arial" w:eastAsiaTheme="minorEastAsia" w:hAnsi="Arial" w:cs="Arial"/>
          <w:kern w:val="2"/>
          <w:sz w:val="22"/>
          <w:szCs w:val="22"/>
        </w:rPr>
        <w:t>o ensure</w:t>
      </w:r>
      <w:del w:id="332" w:author="Andreae, Emily A" w:date="2019-10-04T14:10:00Z">
        <w:r w:rsidR="007D4051" w:rsidRPr="00AA74C7" w:rsidDel="00D83EA7">
          <w:rPr>
            <w:rFonts w:ascii="Arial" w:eastAsiaTheme="minorEastAsia" w:hAnsi="Arial" w:cs="Arial"/>
            <w:kern w:val="2"/>
            <w:sz w:val="22"/>
            <w:szCs w:val="22"/>
          </w:rPr>
          <w:delText xml:space="preserve"> that</w:delText>
        </w:r>
      </w:del>
      <w:r w:rsidR="007D4051" w:rsidRPr="00AA74C7">
        <w:rPr>
          <w:rFonts w:ascii="Arial" w:eastAsiaTheme="minorEastAsia" w:hAnsi="Arial" w:cs="Arial"/>
          <w:kern w:val="2"/>
          <w:sz w:val="22"/>
          <w:szCs w:val="22"/>
        </w:rPr>
        <w:t xml:space="preserve"> consistency of data processing, we only </w:t>
      </w:r>
      <w:ins w:id="333" w:author="Andreae, Emily A" w:date="2019-10-04T14:10:00Z">
        <w:r>
          <w:rPr>
            <w:rFonts w:ascii="Arial" w:eastAsiaTheme="minorEastAsia" w:hAnsi="Arial" w:cs="Arial"/>
            <w:kern w:val="2"/>
            <w:sz w:val="22"/>
            <w:szCs w:val="22"/>
          </w:rPr>
          <w:t xml:space="preserve">compared our samples with </w:t>
        </w:r>
      </w:ins>
      <w:ins w:id="334" w:author="Andreae, Emily A" w:date="2019-10-04T14:11:00Z">
        <w:r>
          <w:rPr>
            <w:rFonts w:ascii="Arial" w:eastAsiaTheme="minorEastAsia" w:hAnsi="Arial" w:cs="Arial"/>
            <w:kern w:val="2"/>
            <w:sz w:val="22"/>
            <w:szCs w:val="22"/>
          </w:rPr>
          <w:t>publically accessible</w:t>
        </w:r>
      </w:ins>
      <w:del w:id="335" w:author="Andreae, Emily A" w:date="2019-10-04T14:11:00Z">
        <w:r w:rsidR="007D4051" w:rsidRPr="00AA74C7" w:rsidDel="00D83EA7">
          <w:rPr>
            <w:rFonts w:ascii="Arial" w:eastAsiaTheme="minorEastAsia" w:hAnsi="Arial" w:cs="Arial"/>
            <w:kern w:val="2"/>
            <w:sz w:val="22"/>
            <w:szCs w:val="22"/>
          </w:rPr>
          <w:delText>collect</w:delText>
        </w:r>
      </w:del>
      <w:r w:rsidR="007D4051" w:rsidRPr="00AA74C7">
        <w:rPr>
          <w:rFonts w:ascii="Arial" w:eastAsiaTheme="minorEastAsia" w:hAnsi="Arial" w:cs="Arial"/>
          <w:kern w:val="2"/>
          <w:sz w:val="22"/>
          <w:szCs w:val="22"/>
        </w:rPr>
        <w:t xml:space="preserve"> sample</w:t>
      </w:r>
      <w:ins w:id="336" w:author="Andreae, Emily A" w:date="2019-10-04T14:12:00Z">
        <w:r>
          <w:rPr>
            <w:rFonts w:ascii="Arial" w:eastAsiaTheme="minorEastAsia" w:hAnsi="Arial" w:cs="Arial"/>
            <w:kern w:val="2"/>
            <w:sz w:val="22"/>
            <w:szCs w:val="22"/>
          </w:rPr>
          <w:t>s</w:t>
        </w:r>
      </w:ins>
      <w:r w:rsidR="007D4051" w:rsidRPr="00AA74C7">
        <w:rPr>
          <w:rFonts w:ascii="Arial" w:eastAsiaTheme="minorEastAsia" w:hAnsi="Arial" w:cs="Arial"/>
          <w:kern w:val="2"/>
          <w:sz w:val="22"/>
          <w:szCs w:val="22"/>
        </w:rPr>
        <w:t xml:space="preserve"> with raw </w:t>
      </w:r>
      <w:proofErr w:type="spellStart"/>
      <w:r w:rsidR="007D4051" w:rsidRPr="00D83EA7">
        <w:rPr>
          <w:rFonts w:ascii="Arial" w:eastAsiaTheme="minorEastAsia" w:hAnsi="Arial" w:cs="Arial"/>
          <w:i/>
          <w:kern w:val="2"/>
          <w:sz w:val="22"/>
          <w:szCs w:val="22"/>
        </w:rPr>
        <w:t>idat</w:t>
      </w:r>
      <w:proofErr w:type="spellEnd"/>
      <w:r w:rsidR="007D4051" w:rsidRPr="00AA74C7">
        <w:rPr>
          <w:rFonts w:ascii="Arial" w:eastAsiaTheme="minorEastAsia" w:hAnsi="Arial" w:cs="Arial"/>
          <w:kern w:val="2"/>
          <w:sz w:val="22"/>
          <w:szCs w:val="22"/>
        </w:rPr>
        <w:t xml:space="preserve"> files</w:t>
      </w:r>
      <w:ins w:id="337" w:author="Andreae, Emily A" w:date="2019-10-04T14:12:00Z">
        <w:r>
          <w:rPr>
            <w:rFonts w:ascii="Arial" w:eastAsiaTheme="minorEastAsia" w:hAnsi="Arial" w:cs="Arial"/>
            <w:kern w:val="2"/>
            <w:sz w:val="22"/>
            <w:szCs w:val="22"/>
          </w:rPr>
          <w:t>.</w:t>
        </w:r>
      </w:ins>
      <w:del w:id="338" w:author="Andreae, Emily A" w:date="2019-10-04T14:12:00Z">
        <w:r w:rsidR="007D4051" w:rsidRPr="00AA74C7" w:rsidDel="00D83EA7">
          <w:rPr>
            <w:rFonts w:ascii="Arial" w:eastAsiaTheme="minorEastAsia" w:hAnsi="Arial" w:cs="Arial"/>
            <w:kern w:val="2"/>
            <w:sz w:val="22"/>
            <w:szCs w:val="22"/>
          </w:rPr>
          <w:delText>,</w:delText>
        </w:r>
      </w:del>
      <w:r w:rsidR="007D4051" w:rsidRPr="00AA74C7">
        <w:rPr>
          <w:rFonts w:ascii="Arial" w:eastAsiaTheme="minorEastAsia" w:hAnsi="Arial" w:cs="Arial"/>
          <w:kern w:val="2"/>
          <w:sz w:val="22"/>
          <w:szCs w:val="22"/>
        </w:rPr>
        <w:t xml:space="preserve"> </w:t>
      </w:r>
      <w:del w:id="339" w:author="Andreae, Emily A" w:date="2019-10-04T14:12:00Z">
        <w:r w:rsidR="007D4051" w:rsidRPr="00AA74C7" w:rsidDel="00D83EA7">
          <w:rPr>
            <w:rFonts w:ascii="Arial" w:eastAsiaTheme="minorEastAsia" w:hAnsi="Arial" w:cs="Arial"/>
            <w:kern w:val="2"/>
            <w:sz w:val="22"/>
            <w:szCs w:val="22"/>
          </w:rPr>
          <w:delText xml:space="preserve">and then </w:delText>
        </w:r>
      </w:del>
      <w:r w:rsidR="007D4051" w:rsidRPr="00AA74C7">
        <w:rPr>
          <w:rFonts w:ascii="Arial" w:eastAsiaTheme="minorEastAsia" w:hAnsi="Arial" w:cs="Arial"/>
          <w:kern w:val="2"/>
          <w:sz w:val="22"/>
          <w:szCs w:val="22"/>
        </w:rPr>
        <w:t>GSE68060, GSE68838, GSE77954, GSE77965, GSE81211, GSE101764, GSE107352 and GSE75546 were collected from GEO</w:t>
      </w:r>
      <w:ins w:id="340" w:author="Andreae, Emily A" w:date="2019-10-04T14:13:00Z">
        <w:r>
          <w:rPr>
            <w:rFonts w:ascii="Arial" w:eastAsiaTheme="minorEastAsia" w:hAnsi="Arial" w:cs="Arial"/>
            <w:kern w:val="2"/>
            <w:sz w:val="22"/>
            <w:szCs w:val="22"/>
          </w:rPr>
          <w:t xml:space="preserve"> </w:t>
        </w:r>
      </w:ins>
      <w:ins w:id="341" w:author="Andreae, Emily A" w:date="2019-10-04T14:12:00Z">
        <w:r>
          <w:rPr>
            <w:rFonts w:ascii="Arial" w:eastAsiaTheme="minorEastAsia" w:hAnsi="Arial" w:cs="Arial"/>
            <w:kern w:val="2"/>
            <w:sz w:val="22"/>
            <w:szCs w:val="22"/>
          </w:rPr>
          <w:t>while</w:t>
        </w:r>
      </w:ins>
      <w:del w:id="342" w:author="Andreae, Emily A" w:date="2019-10-04T14:12:00Z">
        <w:r w:rsidR="007D4051" w:rsidRPr="00AA74C7" w:rsidDel="00D83EA7">
          <w:rPr>
            <w:rFonts w:ascii="Arial" w:eastAsiaTheme="minorEastAsia" w:hAnsi="Arial" w:cs="Arial"/>
            <w:kern w:val="2"/>
            <w:sz w:val="22"/>
            <w:szCs w:val="22"/>
          </w:rPr>
          <w:delText>,</w:delText>
        </w:r>
      </w:del>
      <w:r w:rsidR="007D4051" w:rsidRPr="00AA74C7">
        <w:rPr>
          <w:rFonts w:ascii="Arial" w:eastAsiaTheme="minorEastAsia" w:hAnsi="Arial" w:cs="Arial"/>
          <w:kern w:val="2"/>
          <w:sz w:val="22"/>
          <w:szCs w:val="22"/>
        </w:rPr>
        <w:t xml:space="preserve"> E-MTAB-6450 was collected from </w:t>
      </w:r>
      <w:proofErr w:type="spellStart"/>
      <w:r w:rsidR="007D4051" w:rsidRPr="00AA74C7">
        <w:rPr>
          <w:rFonts w:ascii="Arial" w:eastAsiaTheme="minorEastAsia" w:hAnsi="Arial" w:cs="Arial"/>
          <w:kern w:val="2"/>
          <w:sz w:val="22"/>
          <w:szCs w:val="22"/>
        </w:rPr>
        <w:t>ArrayExpress</w:t>
      </w:r>
      <w:proofErr w:type="spellEnd"/>
      <w:r w:rsidR="007D4051" w:rsidRPr="00AA74C7">
        <w:rPr>
          <w:rFonts w:ascii="Arial" w:eastAsiaTheme="minorEastAsia" w:hAnsi="Arial" w:cs="Arial"/>
          <w:kern w:val="2"/>
          <w:sz w:val="22"/>
          <w:szCs w:val="22"/>
        </w:rPr>
        <w:t xml:space="preserve"> </w:t>
      </w:r>
      <w:r w:rsidR="007D4051" w:rsidRPr="00AA74C7">
        <w:rPr>
          <w:rFonts w:ascii="Arial" w:eastAsiaTheme="minorEastAsia" w:hAnsi="Arial" w:cs="Arial"/>
          <w:kern w:val="2"/>
          <w:sz w:val="22"/>
          <w:szCs w:val="22"/>
        </w:rPr>
        <w:fldChar w:fldCharType="begin">
          <w:fldData xml:space="preserve">PEVuZE5vdGU+PENpdGU+PEF1dGhvcj5RdTwvQXV0aG9yPjxZZWFyPjIwMTY8L1llYXI+PFJlY051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</w:fldData>
        </w:fldChar>
      </w:r>
      <w:r w:rsidR="007D4051" w:rsidRPr="00AA74C7">
        <w:rPr>
          <w:rFonts w:ascii="Arial" w:eastAsiaTheme="minorEastAsia" w:hAnsi="Arial" w:cs="Arial"/>
          <w:kern w:val="2"/>
          <w:sz w:val="22"/>
          <w:szCs w:val="22"/>
        </w:rPr>
        <w:instrText xml:space="preserve"> ADDIN EN.CITE </w:instrText>
      </w:r>
      <w:r w:rsidR="007D4051" w:rsidRPr="00AA74C7">
        <w:rPr>
          <w:rFonts w:ascii="Arial" w:eastAsiaTheme="minorEastAsia" w:hAnsi="Arial" w:cs="Arial"/>
          <w:kern w:val="2"/>
          <w:sz w:val="22"/>
          <w:szCs w:val="22"/>
        </w:rPr>
        <w:fldChar w:fldCharType="begin">
          <w:fldData xml:space="preserve">PEVuZE5vdGU+PENpdGU+PEF1dGhvcj5RdTwvQXV0aG9yPjxZZWFyPjIwMTY8L1llYXI+PFJlY051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</w:fldData>
        </w:fldChar>
      </w:r>
      <w:r w:rsidR="007D4051" w:rsidRPr="00AA74C7">
        <w:rPr>
          <w:rFonts w:ascii="Arial" w:eastAsiaTheme="minorEastAsia" w:hAnsi="Arial" w:cs="Arial"/>
          <w:kern w:val="2"/>
          <w:sz w:val="22"/>
          <w:szCs w:val="22"/>
        </w:rPr>
        <w:instrText xml:space="preserve"> ADDIN EN.CITE.DATA </w:instrText>
      </w:r>
      <w:r w:rsidR="007D4051" w:rsidRPr="00AA74C7">
        <w:rPr>
          <w:rFonts w:ascii="Arial" w:eastAsiaTheme="minorEastAsia" w:hAnsi="Arial" w:cs="Arial"/>
          <w:kern w:val="2"/>
          <w:sz w:val="22"/>
          <w:szCs w:val="22"/>
        </w:rPr>
      </w:r>
      <w:r w:rsidR="007D4051" w:rsidRPr="00AA74C7">
        <w:rPr>
          <w:rFonts w:ascii="Arial" w:eastAsiaTheme="minorEastAsia" w:hAnsi="Arial" w:cs="Arial"/>
          <w:kern w:val="2"/>
          <w:sz w:val="22"/>
          <w:szCs w:val="22"/>
        </w:rPr>
        <w:fldChar w:fldCharType="end"/>
      </w:r>
      <w:r w:rsidR="007D4051" w:rsidRPr="00AA74C7">
        <w:rPr>
          <w:rFonts w:ascii="Arial" w:eastAsiaTheme="minorEastAsia" w:hAnsi="Arial" w:cs="Arial"/>
          <w:kern w:val="2"/>
          <w:sz w:val="22"/>
          <w:szCs w:val="22"/>
        </w:rPr>
      </w:r>
      <w:r w:rsidR="007D4051" w:rsidRPr="00AA74C7">
        <w:rPr>
          <w:rFonts w:ascii="Arial" w:eastAsiaTheme="minorEastAsia" w:hAnsi="Arial" w:cs="Arial"/>
          <w:kern w:val="2"/>
          <w:sz w:val="22"/>
          <w:szCs w:val="22"/>
        </w:rPr>
        <w:fldChar w:fldCharType="separate"/>
      </w:r>
      <w:r w:rsidR="007D4051" w:rsidRPr="00AA74C7">
        <w:rPr>
          <w:rFonts w:ascii="Arial" w:eastAsiaTheme="minorEastAsia" w:hAnsi="Arial" w:cs="Arial"/>
          <w:noProof/>
          <w:kern w:val="2"/>
          <w:sz w:val="22"/>
          <w:szCs w:val="22"/>
          <w:vertAlign w:val="superscript"/>
        </w:rPr>
        <w:t>29, 30, 31, 32, 33, 34</w:t>
      </w:r>
      <w:r w:rsidR="007D4051" w:rsidRPr="00AA74C7">
        <w:rPr>
          <w:rFonts w:ascii="Arial" w:eastAsiaTheme="minorEastAsia" w:hAnsi="Arial" w:cs="Arial"/>
          <w:kern w:val="2"/>
          <w:sz w:val="22"/>
          <w:szCs w:val="22"/>
        </w:rPr>
        <w:fldChar w:fldCharType="end"/>
      </w:r>
      <w:del w:id="343" w:author="Andreae, Emily A" w:date="2019-10-04T14:13:00Z">
        <w:r w:rsidR="007D4051" w:rsidRPr="00AA74C7" w:rsidDel="00D83EA7">
          <w:rPr>
            <w:rFonts w:ascii="Arial" w:eastAsiaTheme="minorEastAsia" w:hAnsi="Arial" w:cs="Arial"/>
            <w:kern w:val="2"/>
            <w:sz w:val="22"/>
            <w:szCs w:val="22"/>
          </w:rPr>
          <w:delText>. The information of these public data was provided on</w:delText>
        </w:r>
      </w:del>
      <w:r w:rsidR="007D4051" w:rsidRPr="00AA74C7">
        <w:rPr>
          <w:rFonts w:ascii="Arial" w:eastAsiaTheme="minorEastAsia" w:hAnsi="Arial" w:cs="Arial"/>
          <w:kern w:val="2"/>
          <w:sz w:val="22"/>
          <w:szCs w:val="22"/>
        </w:rPr>
        <w:t xml:space="preserve"> </w:t>
      </w:r>
      <w:ins w:id="344" w:author="Andreae, Emily A" w:date="2019-10-04T14:13:00Z">
        <w:r>
          <w:rPr>
            <w:rFonts w:ascii="Arial" w:eastAsiaTheme="minorEastAsia" w:hAnsi="Arial" w:cs="Arial"/>
            <w:kern w:val="2"/>
            <w:sz w:val="22"/>
            <w:szCs w:val="22"/>
          </w:rPr>
          <w:t>(</w:t>
        </w:r>
        <w:r w:rsidRPr="00D83EA7">
          <w:rPr>
            <w:rFonts w:ascii="Arial" w:eastAsiaTheme="minorEastAsia" w:hAnsi="Arial" w:cs="Arial"/>
            <w:b/>
            <w:kern w:val="2"/>
            <w:sz w:val="22"/>
            <w:szCs w:val="22"/>
          </w:rPr>
          <w:t>Table S2</w:t>
        </w:r>
        <w:r>
          <w:rPr>
            <w:rFonts w:ascii="Arial" w:eastAsiaTheme="minorEastAsia" w:hAnsi="Arial" w:cs="Arial"/>
            <w:kern w:val="2"/>
            <w:sz w:val="22"/>
            <w:szCs w:val="22"/>
          </w:rPr>
          <w:t>)</w:t>
        </w:r>
      </w:ins>
      <w:del w:id="345" w:author="Andreae, Emily A" w:date="2019-10-04T14:14:00Z">
        <w:r w:rsidR="007D4051" w:rsidRPr="00AA74C7" w:rsidDel="00D83EA7">
          <w:rPr>
            <w:rFonts w:ascii="Arial" w:eastAsiaTheme="minorEastAsia" w:hAnsi="Arial" w:cs="Arial"/>
            <w:kern w:val="2"/>
            <w:sz w:val="22"/>
            <w:szCs w:val="22"/>
          </w:rPr>
          <w:delText>Supplementary Table 5</w:delText>
        </w:r>
      </w:del>
      <w:r w:rsidR="007D4051" w:rsidRPr="00AA74C7">
        <w:rPr>
          <w:rFonts w:ascii="Arial" w:eastAsiaTheme="minorEastAsia" w:hAnsi="Arial" w:cs="Arial"/>
          <w:kern w:val="2"/>
          <w:sz w:val="22"/>
          <w:szCs w:val="22"/>
        </w:rPr>
        <w:t xml:space="preserve">. Some cell line samples and metastatic cancer samples </w:t>
      </w:r>
      <w:del w:id="346" w:author="Andreae, Emily A" w:date="2019-10-04T14:15:00Z">
        <w:r w:rsidR="007D4051" w:rsidRPr="00AA74C7" w:rsidDel="00D83EA7">
          <w:rPr>
            <w:rFonts w:ascii="Arial" w:eastAsiaTheme="minorEastAsia" w:hAnsi="Arial" w:cs="Arial"/>
            <w:kern w:val="2"/>
            <w:sz w:val="22"/>
            <w:szCs w:val="22"/>
          </w:rPr>
          <w:delText xml:space="preserve">in above datasets </w:delText>
        </w:r>
      </w:del>
      <w:proofErr w:type="gramStart"/>
      <w:r w:rsidR="007D4051" w:rsidRPr="00AA74C7">
        <w:rPr>
          <w:rFonts w:ascii="Arial" w:eastAsiaTheme="minorEastAsia" w:hAnsi="Arial" w:cs="Arial"/>
          <w:kern w:val="2"/>
          <w:sz w:val="22"/>
          <w:szCs w:val="22"/>
        </w:rPr>
        <w:t>were removed</w:t>
      </w:r>
      <w:proofErr w:type="gramEnd"/>
      <w:r w:rsidR="007D4051" w:rsidRPr="00AA74C7">
        <w:rPr>
          <w:rFonts w:ascii="Arial" w:eastAsiaTheme="minorEastAsia" w:hAnsi="Arial" w:cs="Arial"/>
          <w:kern w:val="2"/>
          <w:sz w:val="22"/>
          <w:szCs w:val="22"/>
        </w:rPr>
        <w:t xml:space="preserve"> </w:t>
      </w:r>
      <w:ins w:id="347" w:author="Andreae, Emily A" w:date="2019-10-04T14:15:00Z">
        <w:r>
          <w:rPr>
            <w:rFonts w:ascii="Arial" w:eastAsiaTheme="minorEastAsia" w:hAnsi="Arial" w:cs="Arial"/>
            <w:kern w:val="2"/>
            <w:sz w:val="22"/>
            <w:szCs w:val="22"/>
          </w:rPr>
          <w:t>upon</w:t>
        </w:r>
      </w:ins>
      <w:del w:id="348" w:author="Andreae, Emily A" w:date="2019-10-04T14:15:00Z">
        <w:r w:rsidR="007D4051" w:rsidRPr="00AA74C7" w:rsidDel="00D83EA7">
          <w:rPr>
            <w:rFonts w:ascii="Arial" w:eastAsiaTheme="minorEastAsia" w:hAnsi="Arial" w:cs="Arial"/>
            <w:kern w:val="2"/>
            <w:sz w:val="22"/>
            <w:szCs w:val="22"/>
          </w:rPr>
          <w:delText>at</w:delText>
        </w:r>
      </w:del>
      <w:r w:rsidR="007D4051" w:rsidRPr="00AA74C7">
        <w:rPr>
          <w:rFonts w:ascii="Arial" w:eastAsiaTheme="minorEastAsia" w:hAnsi="Arial" w:cs="Arial"/>
          <w:kern w:val="2"/>
          <w:sz w:val="22"/>
          <w:szCs w:val="22"/>
        </w:rPr>
        <w:t xml:space="preserve"> further study. </w:t>
      </w:r>
      <w:ins w:id="349" w:author="Andreae, Emily A" w:date="2019-10-04T14:15:00Z">
        <w:r>
          <w:rPr>
            <w:rFonts w:ascii="Arial" w:eastAsiaTheme="minorEastAsia" w:hAnsi="Arial" w:cs="Arial"/>
            <w:kern w:val="2"/>
            <w:sz w:val="22"/>
            <w:szCs w:val="22"/>
          </w:rPr>
          <w:t xml:space="preserve">In total, </w:t>
        </w:r>
      </w:ins>
      <w:del w:id="350" w:author="Andreae, Emily A" w:date="2019-10-04T14:15:00Z">
        <w:r w:rsidR="007D4051" w:rsidRPr="00AA74C7" w:rsidDel="00D83EA7">
          <w:rPr>
            <w:rFonts w:ascii="Arial" w:eastAsiaTheme="minorEastAsia" w:hAnsi="Arial" w:cs="Arial"/>
            <w:kern w:val="2"/>
            <w:sz w:val="22"/>
            <w:szCs w:val="22"/>
          </w:rPr>
          <w:delText xml:space="preserve">All </w:delText>
        </w:r>
      </w:del>
      <w:r w:rsidR="007D4051" w:rsidRPr="00AA74C7">
        <w:rPr>
          <w:rFonts w:ascii="Arial" w:eastAsiaTheme="minorEastAsia" w:hAnsi="Arial" w:cs="Arial"/>
          <w:kern w:val="2"/>
          <w:sz w:val="22"/>
          <w:szCs w:val="22"/>
        </w:rPr>
        <w:t>we collected 278 normal samples, 51 adenoma samples</w:t>
      </w:r>
      <w:ins w:id="351" w:author="Andreae, Emily A" w:date="2019-10-04T14:15:00Z">
        <w:r>
          <w:rPr>
            <w:rFonts w:ascii="Arial" w:eastAsiaTheme="minorEastAsia" w:hAnsi="Arial" w:cs="Arial"/>
            <w:kern w:val="2"/>
            <w:sz w:val="22"/>
            <w:szCs w:val="22"/>
          </w:rPr>
          <w:t>,</w:t>
        </w:r>
      </w:ins>
      <w:r w:rsidR="007D4051" w:rsidRPr="00AA74C7">
        <w:rPr>
          <w:rFonts w:ascii="Arial" w:eastAsiaTheme="minorEastAsia" w:hAnsi="Arial" w:cs="Arial"/>
          <w:kern w:val="2"/>
          <w:sz w:val="22"/>
          <w:szCs w:val="22"/>
        </w:rPr>
        <w:t xml:space="preserve"> and 504 cancer samples. All </w:t>
      </w:r>
      <w:del w:id="352" w:author="Andreae, Emily A" w:date="2019-10-04T14:15:00Z">
        <w:r w:rsidR="007D4051" w:rsidRPr="00AA74C7" w:rsidDel="00D83EA7">
          <w:rPr>
            <w:rFonts w:ascii="Arial" w:eastAsiaTheme="minorEastAsia" w:hAnsi="Arial" w:cs="Arial"/>
            <w:kern w:val="2"/>
            <w:sz w:val="22"/>
            <w:szCs w:val="22"/>
          </w:rPr>
          <w:delText xml:space="preserve">of these </w:delText>
        </w:r>
      </w:del>
      <w:r w:rsidR="007D4051" w:rsidRPr="00AA74C7">
        <w:rPr>
          <w:rFonts w:ascii="Arial" w:eastAsiaTheme="minorEastAsia" w:hAnsi="Arial" w:cs="Arial"/>
          <w:kern w:val="2"/>
          <w:sz w:val="22"/>
          <w:szCs w:val="22"/>
        </w:rPr>
        <w:t xml:space="preserve">datasets </w:t>
      </w:r>
      <w:ins w:id="353" w:author="Andreae, Emily A" w:date="2019-10-04T14:16:00Z">
        <w:r>
          <w:rPr>
            <w:rFonts w:ascii="Arial" w:eastAsiaTheme="minorEastAsia" w:hAnsi="Arial" w:cs="Arial"/>
            <w:kern w:val="2"/>
            <w:sz w:val="22"/>
            <w:szCs w:val="22"/>
          </w:rPr>
          <w:t>using</w:t>
        </w:r>
      </w:ins>
      <w:del w:id="354" w:author="Andreae, Emily A" w:date="2019-10-04T14:16:00Z">
        <w:r w:rsidR="007D4051" w:rsidRPr="00AA74C7" w:rsidDel="00D83EA7">
          <w:rPr>
            <w:rFonts w:ascii="Arial" w:eastAsiaTheme="minorEastAsia" w:hAnsi="Arial" w:cs="Arial"/>
            <w:kern w:val="2"/>
            <w:sz w:val="22"/>
            <w:szCs w:val="22"/>
          </w:rPr>
          <w:delText>accessing</w:delText>
        </w:r>
      </w:del>
      <w:r w:rsidR="007D4051" w:rsidRPr="00AA74C7">
        <w:rPr>
          <w:rFonts w:ascii="Arial" w:eastAsiaTheme="minorEastAsia" w:hAnsi="Arial" w:cs="Arial"/>
          <w:kern w:val="2"/>
          <w:sz w:val="22"/>
          <w:szCs w:val="22"/>
        </w:rPr>
        <w:t xml:space="preserve"> raw </w:t>
      </w:r>
      <w:proofErr w:type="spellStart"/>
      <w:r w:rsidR="007D4051" w:rsidRPr="00AA74C7">
        <w:rPr>
          <w:rFonts w:ascii="Arial" w:eastAsiaTheme="minorEastAsia" w:hAnsi="Arial" w:cs="Arial"/>
          <w:i/>
          <w:kern w:val="2"/>
          <w:sz w:val="22"/>
          <w:szCs w:val="22"/>
        </w:rPr>
        <w:t>idat</w:t>
      </w:r>
      <w:proofErr w:type="spellEnd"/>
      <w:r w:rsidR="007D4051" w:rsidRPr="00AA74C7">
        <w:rPr>
          <w:rFonts w:ascii="Arial" w:eastAsiaTheme="minorEastAsia" w:hAnsi="Arial" w:cs="Arial"/>
          <w:kern w:val="2"/>
          <w:sz w:val="22"/>
          <w:szCs w:val="22"/>
        </w:rPr>
        <w:t xml:space="preserve"> files were preprocessed using R package </w:t>
      </w:r>
      <w:proofErr w:type="spellStart"/>
      <w:r w:rsidR="007D4051" w:rsidRPr="00AA74C7">
        <w:rPr>
          <w:rFonts w:ascii="Arial" w:eastAsiaTheme="minorEastAsia" w:hAnsi="Arial" w:cs="Arial"/>
          <w:kern w:val="2"/>
          <w:sz w:val="22"/>
          <w:szCs w:val="22"/>
        </w:rPr>
        <w:t>minfi</w:t>
      </w:r>
      <w:proofErr w:type="spellEnd"/>
      <w:r w:rsidR="007D4051" w:rsidRPr="00AA74C7">
        <w:rPr>
          <w:rFonts w:ascii="Arial" w:eastAsiaTheme="minorEastAsia" w:hAnsi="Arial" w:cs="Arial"/>
          <w:kern w:val="2"/>
          <w:sz w:val="22"/>
          <w:szCs w:val="22"/>
        </w:rPr>
        <w:t xml:space="preserve"> (vision 1.28.4) </w:t>
      </w:r>
      <w:r w:rsidR="007D4051" w:rsidRPr="00AA74C7">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Y051bT4zODwvUmVjTnVtPjxEaXNwbGF5VGV4dD48c3R5bGUgZmFjZT0ic3VwZXJzY3JpcHQiPjM1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</w:fldData>
        </w:fldChar>
      </w:r>
      <w:r w:rsidR="007D4051" w:rsidRPr="00AA74C7">
        <w:rPr>
          <w:rFonts w:ascii="Arial" w:eastAsiaTheme="minorEastAsia" w:hAnsi="Arial" w:cs="Arial"/>
          <w:kern w:val="2"/>
          <w:sz w:val="22"/>
          <w:szCs w:val="22"/>
        </w:rPr>
        <w:instrText xml:space="preserve"> ADDIN EN.CITE </w:instrText>
      </w:r>
      <w:r w:rsidR="007D4051" w:rsidRPr="00AA74C7">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Y051bT4zODwvUmVjTnVtPjxEaXNwbGF5VGV4dD48c3R5bGUgZmFjZT0ic3VwZXJzY3JpcHQiPjM1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</w:fldData>
        </w:fldChar>
      </w:r>
      <w:r w:rsidR="007D4051" w:rsidRPr="00AA74C7">
        <w:rPr>
          <w:rFonts w:ascii="Arial" w:eastAsiaTheme="minorEastAsia" w:hAnsi="Arial" w:cs="Arial"/>
          <w:kern w:val="2"/>
          <w:sz w:val="22"/>
          <w:szCs w:val="22"/>
        </w:rPr>
        <w:instrText xml:space="preserve"> ADDIN EN.CITE.DATA </w:instrText>
      </w:r>
      <w:r w:rsidR="007D4051" w:rsidRPr="00AA74C7">
        <w:rPr>
          <w:rFonts w:ascii="Arial" w:eastAsiaTheme="minorEastAsia" w:hAnsi="Arial" w:cs="Arial"/>
          <w:kern w:val="2"/>
          <w:sz w:val="22"/>
          <w:szCs w:val="22"/>
        </w:rPr>
      </w:r>
      <w:r w:rsidR="007D4051" w:rsidRPr="00AA74C7">
        <w:rPr>
          <w:rFonts w:ascii="Arial" w:eastAsiaTheme="minorEastAsia" w:hAnsi="Arial" w:cs="Arial"/>
          <w:kern w:val="2"/>
          <w:sz w:val="22"/>
          <w:szCs w:val="22"/>
        </w:rPr>
        <w:fldChar w:fldCharType="end"/>
      </w:r>
      <w:r w:rsidR="007D4051" w:rsidRPr="00AA74C7">
        <w:rPr>
          <w:rFonts w:ascii="Arial" w:eastAsiaTheme="minorEastAsia" w:hAnsi="Arial" w:cs="Arial"/>
          <w:kern w:val="2"/>
          <w:sz w:val="22"/>
          <w:szCs w:val="22"/>
        </w:rPr>
      </w:r>
      <w:r w:rsidR="007D4051" w:rsidRPr="00AA74C7">
        <w:rPr>
          <w:rFonts w:ascii="Arial" w:eastAsiaTheme="minorEastAsia" w:hAnsi="Arial" w:cs="Arial"/>
          <w:kern w:val="2"/>
          <w:sz w:val="22"/>
          <w:szCs w:val="22"/>
        </w:rPr>
        <w:fldChar w:fldCharType="separate"/>
      </w:r>
      <w:r w:rsidR="007D4051" w:rsidRPr="00AA74C7">
        <w:rPr>
          <w:rFonts w:ascii="Arial" w:eastAsiaTheme="minorEastAsia" w:hAnsi="Arial" w:cs="Arial"/>
          <w:noProof/>
          <w:kern w:val="2"/>
          <w:sz w:val="22"/>
          <w:szCs w:val="22"/>
          <w:vertAlign w:val="superscript"/>
        </w:rPr>
        <w:t>35</w:t>
      </w:r>
      <w:r w:rsidR="007D4051" w:rsidRPr="00AA74C7">
        <w:rPr>
          <w:rFonts w:ascii="Arial" w:eastAsiaTheme="minorEastAsia" w:hAnsi="Arial" w:cs="Arial"/>
          <w:kern w:val="2"/>
          <w:sz w:val="22"/>
          <w:szCs w:val="22"/>
        </w:rPr>
        <w:fldChar w:fldCharType="end"/>
      </w:r>
      <w:r w:rsidR="007D4051" w:rsidRPr="00AA74C7">
        <w:rPr>
          <w:rFonts w:ascii="Arial" w:eastAsiaTheme="minorEastAsia" w:hAnsi="Arial" w:cs="Arial"/>
          <w:kern w:val="2"/>
          <w:sz w:val="22"/>
          <w:szCs w:val="22"/>
        </w:rPr>
        <w:t xml:space="preserve">. The sites which failed detection </w:t>
      </w:r>
      <w:ins w:id="355" w:author="Andreae, Emily A" w:date="2019-10-04T14:16:00Z">
        <w:r w:rsidR="00BA0BDE">
          <w:rPr>
            <w:rFonts w:ascii="Arial" w:eastAsiaTheme="minorEastAsia" w:hAnsi="Arial" w:cs="Arial"/>
            <w:kern w:val="2"/>
            <w:sz w:val="22"/>
            <w:szCs w:val="22"/>
          </w:rPr>
          <w:t xml:space="preserve">at </w:t>
        </w:r>
      </w:ins>
      <w:r w:rsidR="007D4051" w:rsidRPr="00AA74C7">
        <w:rPr>
          <w:rFonts w:ascii="Arial" w:eastAsiaTheme="minorEastAsia" w:hAnsi="Arial" w:cs="Arial"/>
          <w:kern w:val="2"/>
          <w:sz w:val="22"/>
          <w:szCs w:val="22"/>
        </w:rPr>
        <w:t xml:space="preserve">P = 0.01 were rewrote by nearest neighbor average to ensure </w:t>
      </w:r>
      <w:ins w:id="356" w:author="Andreae, Emily A" w:date="2019-10-04T14:16:00Z">
        <w:r w:rsidR="00BA0BDE">
          <w:rPr>
            <w:rFonts w:ascii="Arial" w:eastAsiaTheme="minorEastAsia" w:hAnsi="Arial" w:cs="Arial"/>
            <w:kern w:val="2"/>
            <w:sz w:val="22"/>
            <w:szCs w:val="22"/>
          </w:rPr>
          <w:t xml:space="preserve">an adequate </w:t>
        </w:r>
      </w:ins>
      <w:del w:id="357" w:author="Andreae, Emily A" w:date="2019-10-04T14:16:00Z">
        <w:r w:rsidR="007D4051" w:rsidRPr="00AA74C7" w:rsidDel="00BA0BDE">
          <w:rPr>
            <w:rFonts w:ascii="Arial" w:eastAsiaTheme="minorEastAsia" w:hAnsi="Arial" w:cs="Arial"/>
            <w:kern w:val="2"/>
            <w:sz w:val="22"/>
            <w:szCs w:val="22"/>
          </w:rPr>
          <w:delText xml:space="preserve">enough </w:delText>
        </w:r>
      </w:del>
      <w:r w:rsidR="007D4051" w:rsidRPr="00AA74C7">
        <w:rPr>
          <w:rFonts w:ascii="Arial" w:eastAsiaTheme="minorEastAsia" w:hAnsi="Arial" w:cs="Arial"/>
          <w:kern w:val="2"/>
          <w:sz w:val="22"/>
          <w:szCs w:val="22"/>
        </w:rPr>
        <w:t>number of sites</w:t>
      </w:r>
      <w:ins w:id="358" w:author="Andreae, Emily A" w:date="2019-10-04T14:16:00Z">
        <w:r w:rsidR="00BA0BDE">
          <w:rPr>
            <w:rFonts w:ascii="Arial" w:eastAsiaTheme="minorEastAsia" w:hAnsi="Arial" w:cs="Arial"/>
            <w:kern w:val="2"/>
            <w:sz w:val="22"/>
            <w:szCs w:val="22"/>
          </w:rPr>
          <w:t xml:space="preserve"> for analysis</w:t>
        </w:r>
      </w:ins>
      <w:r w:rsidR="007D4051" w:rsidRPr="00AA74C7">
        <w:rPr>
          <w:rFonts w:ascii="Arial" w:eastAsiaTheme="minorEastAsia" w:hAnsi="Arial" w:cs="Arial"/>
          <w:kern w:val="2"/>
          <w:sz w:val="22"/>
          <w:szCs w:val="22"/>
        </w:rPr>
        <w:t xml:space="preserve">. </w:t>
      </w:r>
    </w:p>
    <w:p w14:paraId="7CEA38A3" w14:textId="77777777" w:rsidR="007D4051" w:rsidRPr="00AA74C7" w:rsidRDefault="007D4051" w:rsidP="007D4051">
      <w:pPr>
        <w:pStyle w:val="HTMLPreformatted"/>
        <w:shd w:val="clear" w:color="auto" w:fill="FFFFFF"/>
        <w:spacing w:line="480" w:lineRule="auto"/>
        <w:jc w:val="both"/>
        <w:rPr>
          <w:rFonts w:ascii="Arial" w:eastAsiaTheme="minorEastAsia" w:hAnsi="Arial" w:cs="Arial"/>
          <w:kern w:val="2"/>
          <w:sz w:val="22"/>
          <w:szCs w:val="22"/>
        </w:rPr>
      </w:pPr>
    </w:p>
    <w:p w14:paraId="408BB575" w14:textId="71CF7774" w:rsidR="007D4051" w:rsidRPr="00AA74C7" w:rsidRDefault="007D4051" w:rsidP="007D4051">
      <w:pPr>
        <w:spacing w:line="480" w:lineRule="auto"/>
        <w:jc w:val="both"/>
        <w:rPr>
          <w:rFonts w:ascii="Arial" w:hAnsi="Arial" w:cs="Arial"/>
          <w:b/>
          <w:sz w:val="22"/>
          <w:szCs w:val="22"/>
        </w:rPr>
      </w:pPr>
      <w:bookmarkStart w:id="359" w:name="OLE_LINK73"/>
      <w:bookmarkStart w:id="360" w:name="OLE_LINK74"/>
      <w:r w:rsidRPr="00AA74C7">
        <w:rPr>
          <w:rFonts w:ascii="Arial" w:hAnsi="Arial" w:cs="Arial"/>
          <w:b/>
          <w:sz w:val="22"/>
          <w:szCs w:val="22"/>
        </w:rPr>
        <w:t>Compar</w:t>
      </w:r>
      <w:ins w:id="361" w:author="Andreae, Emily A" w:date="2019-10-04T14:16:00Z">
        <w:r w:rsidR="00BA0BDE">
          <w:rPr>
            <w:rFonts w:ascii="Arial" w:hAnsi="Arial" w:cs="Arial"/>
            <w:b/>
            <w:sz w:val="22"/>
            <w:szCs w:val="22"/>
          </w:rPr>
          <w:t>ison</w:t>
        </w:r>
      </w:ins>
      <w:del w:id="362" w:author="Andreae, Emily A" w:date="2019-10-04T14:16:00Z">
        <w:r w:rsidRPr="00AA74C7" w:rsidDel="00BA0BDE">
          <w:rPr>
            <w:rFonts w:ascii="Arial" w:hAnsi="Arial" w:cs="Arial"/>
            <w:b/>
            <w:sz w:val="22"/>
            <w:szCs w:val="22"/>
          </w:rPr>
          <w:delText>ation</w:delText>
        </w:r>
      </w:del>
      <w:bookmarkEnd w:id="359"/>
      <w:bookmarkEnd w:id="360"/>
      <w:r w:rsidRPr="00AA74C7">
        <w:rPr>
          <w:rFonts w:ascii="Arial" w:hAnsi="Arial" w:cs="Arial"/>
          <w:b/>
          <w:sz w:val="22"/>
          <w:szCs w:val="22"/>
        </w:rPr>
        <w:t xml:space="preserve"> of the ability of discrimination</w:t>
      </w:r>
      <w:ins w:id="363" w:author="Andreae, Emily A" w:date="2019-10-04T14:17:00Z">
        <w:r w:rsidR="00BA0BDE">
          <w:rPr>
            <w:rFonts w:ascii="Arial" w:hAnsi="Arial" w:cs="Arial"/>
            <w:b/>
            <w:sz w:val="22"/>
            <w:szCs w:val="22"/>
          </w:rPr>
          <w:t xml:space="preserve"> between normal, LGA, HGA, and CRC tissue</w:t>
        </w:r>
      </w:ins>
    </w:p>
    <w:p w14:paraId="4ABD273D" w14:textId="5C949BE8" w:rsidR="007D4051" w:rsidRPr="00AA74C7" w:rsidRDefault="007D4051" w:rsidP="007D4051">
      <w:pPr>
        <w:spacing w:line="480" w:lineRule="auto"/>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For random forest prediction, we </w:t>
      </w:r>
      <w:bookmarkStart w:id="364" w:name="OLE_LINK165"/>
      <w:bookmarkStart w:id="365" w:name="OLE_LINK166"/>
      <w:r w:rsidRPr="00AA74C7">
        <w:rPr>
          <w:rFonts w:ascii="Arial" w:eastAsiaTheme="minorEastAsia" w:hAnsi="Arial" w:cs="Arial"/>
          <w:kern w:val="2"/>
          <w:sz w:val="22"/>
          <w:szCs w:val="22"/>
        </w:rPr>
        <w:t>use</w:t>
      </w:r>
      <w:bookmarkEnd w:id="364"/>
      <w:bookmarkEnd w:id="365"/>
      <w:ins w:id="366" w:author="Andreae, Emily A" w:date="2019-10-04T14:17:00Z">
        <w:r w:rsidR="00BA0BDE">
          <w:rPr>
            <w:rFonts w:ascii="Arial" w:eastAsiaTheme="minorEastAsia" w:hAnsi="Arial" w:cs="Arial"/>
            <w:kern w:val="2"/>
            <w:sz w:val="22"/>
            <w:szCs w:val="22"/>
          </w:rPr>
          <w:t>d</w:t>
        </w:r>
      </w:ins>
      <w:r w:rsidRPr="00AA74C7">
        <w:rPr>
          <w:rFonts w:ascii="Arial" w:eastAsiaTheme="minorEastAsia" w:hAnsi="Arial" w:cs="Arial"/>
          <w:kern w:val="2"/>
          <w:sz w:val="22"/>
          <w:szCs w:val="22"/>
        </w:rPr>
        <w:t xml:space="preserve"> R package </w:t>
      </w:r>
      <w:proofErr w:type="spellStart"/>
      <w:r w:rsidRPr="00AA74C7">
        <w:rPr>
          <w:rFonts w:ascii="Arial" w:eastAsiaTheme="minorEastAsia" w:hAnsi="Arial" w:cs="Arial"/>
          <w:kern w:val="2"/>
          <w:sz w:val="22"/>
          <w:szCs w:val="22"/>
        </w:rPr>
        <w:t>randomForest</w:t>
      </w:r>
      <w:proofErr w:type="spellEnd"/>
      <w:r w:rsidRPr="00AA74C7">
        <w:rPr>
          <w:rFonts w:ascii="Arial" w:eastAsiaTheme="minorEastAsia" w:hAnsi="Arial" w:cs="Arial"/>
          <w:kern w:val="2"/>
          <w:sz w:val="22"/>
          <w:szCs w:val="22"/>
        </w:rPr>
        <w:t xml:space="preserve"> (vision 4.6.14) </w:t>
      </w:r>
      <w:bookmarkStart w:id="367" w:name="OLE_LINK77"/>
      <w:bookmarkStart w:id="368" w:name="OLE_LINK78"/>
      <w:ins w:id="369" w:author="Andreae, Emily A" w:date="2019-10-04T14:17:00Z">
        <w:r w:rsidR="00BA0BDE">
          <w:rPr>
            <w:rFonts w:ascii="Arial" w:eastAsiaTheme="minorEastAsia" w:hAnsi="Arial" w:cs="Arial"/>
            <w:kern w:val="2"/>
            <w:sz w:val="22"/>
            <w:szCs w:val="22"/>
          </w:rPr>
          <w:t xml:space="preserve">with the </w:t>
        </w:r>
      </w:ins>
      <w:del w:id="370" w:author="Andreae, Emily A" w:date="2019-10-04T14:17:00Z">
        <w:r w:rsidRPr="00AA74C7" w:rsidDel="00BA0BDE">
          <w:rPr>
            <w:rFonts w:ascii="Arial" w:eastAsiaTheme="minorEastAsia" w:hAnsi="Arial" w:cs="Arial"/>
            <w:kern w:val="2"/>
            <w:sz w:val="22"/>
            <w:szCs w:val="22"/>
          </w:rPr>
          <w:delText>and</w:delText>
        </w:r>
      </w:del>
      <w:r w:rsidRPr="00AA74C7">
        <w:rPr>
          <w:rFonts w:ascii="Arial" w:eastAsiaTheme="minorEastAsia" w:hAnsi="Arial" w:cs="Arial"/>
          <w:kern w:val="2"/>
          <w:sz w:val="22"/>
          <w:szCs w:val="22"/>
        </w:rPr>
        <w:t xml:space="preserve"> </w:t>
      </w:r>
      <w:ins w:id="371" w:author="Andreae, Emily A" w:date="2019-10-04T14:17:00Z">
        <w:r w:rsidR="00BA0BDE">
          <w:rPr>
            <w:rFonts w:ascii="Arial" w:eastAsiaTheme="minorEastAsia" w:hAnsi="Arial" w:cs="Arial"/>
            <w:kern w:val="2"/>
            <w:sz w:val="22"/>
            <w:szCs w:val="22"/>
          </w:rPr>
          <w:t>n</w:t>
        </w:r>
      </w:ins>
      <w:del w:id="372" w:author="Andreae, Emily A" w:date="2019-10-04T14:17:00Z">
        <w:r w:rsidRPr="00AA74C7" w:rsidDel="00BA0BDE">
          <w:rPr>
            <w:rFonts w:ascii="Arial" w:eastAsiaTheme="minorEastAsia" w:hAnsi="Arial" w:cs="Arial"/>
            <w:kern w:val="2"/>
            <w:sz w:val="22"/>
            <w:szCs w:val="22"/>
          </w:rPr>
          <w:delText>N</w:delText>
        </w:r>
      </w:del>
      <w:r w:rsidRPr="00AA74C7">
        <w:rPr>
          <w:rFonts w:ascii="Arial" w:eastAsiaTheme="minorEastAsia" w:hAnsi="Arial" w:cs="Arial"/>
          <w:kern w:val="2"/>
          <w:sz w:val="22"/>
          <w:szCs w:val="22"/>
        </w:rPr>
        <w:t xml:space="preserve">umber of trees </w:t>
      </w:r>
      <w:ins w:id="373" w:author="Andreae, Emily A" w:date="2019-10-04T14:17:00Z">
        <w:r w:rsidR="00BA0BDE">
          <w:rPr>
            <w:rFonts w:ascii="Arial" w:eastAsiaTheme="minorEastAsia" w:hAnsi="Arial" w:cs="Arial"/>
            <w:kern w:val="2"/>
            <w:sz w:val="22"/>
            <w:szCs w:val="22"/>
          </w:rPr>
          <w:t>set at</w:t>
        </w:r>
      </w:ins>
      <w:del w:id="374" w:author="Andreae, Emily A" w:date="2019-10-04T14:17:00Z">
        <w:r w:rsidRPr="00AA74C7" w:rsidDel="00BA0BDE">
          <w:rPr>
            <w:rFonts w:ascii="Arial" w:eastAsiaTheme="minorEastAsia" w:hAnsi="Arial" w:cs="Arial"/>
            <w:kern w:val="2"/>
            <w:sz w:val="22"/>
            <w:szCs w:val="22"/>
          </w:rPr>
          <w:delText>are</w:delText>
        </w:r>
      </w:del>
      <w:r w:rsidRPr="00AA74C7">
        <w:rPr>
          <w:rFonts w:ascii="Arial" w:eastAsiaTheme="minorEastAsia" w:hAnsi="Arial" w:cs="Arial"/>
          <w:kern w:val="2"/>
          <w:sz w:val="22"/>
          <w:szCs w:val="22"/>
        </w:rPr>
        <w:t xml:space="preserve"> 5</w:t>
      </w:r>
      <w:ins w:id="375" w:author="Andreae, Emily A" w:date="2019-10-04T14:18:00Z">
        <w:r w:rsidR="00BA0BDE">
          <w:rPr>
            <w:rFonts w:ascii="Arial" w:eastAsiaTheme="minorEastAsia" w:hAnsi="Arial" w:cs="Arial"/>
            <w:kern w:val="2"/>
            <w:sz w:val="22"/>
            <w:szCs w:val="22"/>
          </w:rPr>
          <w:t>,</w:t>
        </w:r>
      </w:ins>
      <w:r w:rsidRPr="00AA74C7">
        <w:rPr>
          <w:rFonts w:ascii="Arial" w:eastAsiaTheme="minorEastAsia" w:hAnsi="Arial" w:cs="Arial"/>
          <w:kern w:val="2"/>
          <w:sz w:val="22"/>
          <w:szCs w:val="22"/>
        </w:rPr>
        <w:t>000</w:t>
      </w:r>
      <w:r w:rsidRPr="00AA74C7">
        <w:rPr>
          <w:rFonts w:ascii="Arial" w:eastAsiaTheme="minorEastAsia" w:hAnsi="Arial" w:cs="Arial"/>
          <w:kern w:val="2"/>
          <w:sz w:val="22"/>
          <w:szCs w:val="22"/>
        </w:rPr>
        <w:fldChar w:fldCharType="begin"/>
      </w:r>
      <w:r w:rsidRPr="00AA74C7">
        <w:rPr>
          <w:rFonts w:ascii="Arial" w:eastAsiaTheme="minorEastAsia" w:hAnsi="Arial" w:cs="Arial"/>
          <w:kern w:val="2"/>
          <w:sz w:val="22"/>
          <w:szCs w:val="22"/>
        </w:rPr>
        <w:instrText xml:space="preserve"> ADDIN EN.CITE &lt;EndNote&gt;&lt;Cite&gt;&lt;Author&gt;Wiener&lt;/Author&gt;&lt;Year&gt;2002&lt;/Year&gt;&lt;RecNum&gt;43&lt;/RecNum&gt;&lt;DisplayText&gt;&lt;style face="superscript"&gt;36&lt;/style&gt;&lt;/DisplayText&gt;&lt;record&gt;&lt;rec-number&gt;43&lt;/rec-number&gt;&lt;foreign-keys&gt;&lt;key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Pr="00AA74C7">
        <w:rPr>
          <w:rFonts w:ascii="Arial" w:eastAsiaTheme="minorEastAsia" w:hAnsi="Arial" w:cs="Arial"/>
          <w:kern w:val="2"/>
          <w:sz w:val="22"/>
          <w:szCs w:val="22"/>
        </w:rPr>
        <w:fldChar w:fldCharType="separate"/>
      </w:r>
      <w:r w:rsidRPr="00AA74C7">
        <w:rPr>
          <w:rFonts w:ascii="Arial" w:eastAsiaTheme="minorEastAsia" w:hAnsi="Arial" w:cs="Arial"/>
          <w:noProof/>
          <w:kern w:val="2"/>
          <w:sz w:val="22"/>
          <w:szCs w:val="22"/>
          <w:vertAlign w:val="superscript"/>
        </w:rPr>
        <w:t>36</w:t>
      </w:r>
      <w:r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For neural network prediction, we use</w:t>
      </w:r>
      <w:ins w:id="376" w:author="Andreae, Emily A" w:date="2019-10-04T14:18:00Z">
        <w:r w:rsidR="00BA0BDE">
          <w:rPr>
            <w:rFonts w:ascii="Arial" w:eastAsiaTheme="minorEastAsia" w:hAnsi="Arial" w:cs="Arial"/>
            <w:kern w:val="2"/>
            <w:sz w:val="22"/>
            <w:szCs w:val="22"/>
          </w:rPr>
          <w:t>d</w:t>
        </w:r>
      </w:ins>
      <w:r w:rsidRPr="00AA74C7">
        <w:rPr>
          <w:rFonts w:ascii="Arial" w:eastAsiaTheme="minorEastAsia" w:hAnsi="Arial" w:cs="Arial"/>
          <w:kern w:val="2"/>
          <w:sz w:val="22"/>
          <w:szCs w:val="22"/>
        </w:rPr>
        <w:t xml:space="preserve"> R package </w:t>
      </w:r>
      <w:proofErr w:type="spellStart"/>
      <w:r w:rsidRPr="00AA74C7">
        <w:rPr>
          <w:rFonts w:ascii="Arial" w:eastAsiaTheme="minorEastAsia" w:hAnsi="Arial" w:cs="Arial"/>
          <w:kern w:val="2"/>
          <w:sz w:val="22"/>
          <w:szCs w:val="22"/>
        </w:rPr>
        <w:t>nnet</w:t>
      </w:r>
      <w:proofErr w:type="spellEnd"/>
      <w:r w:rsidRPr="00AA74C7">
        <w:rPr>
          <w:rFonts w:ascii="Arial" w:eastAsiaTheme="minorEastAsia" w:hAnsi="Arial" w:cs="Arial"/>
          <w:kern w:val="2"/>
          <w:sz w:val="22"/>
          <w:szCs w:val="22"/>
        </w:rPr>
        <w:t xml:space="preserve"> (vision 7.3.12) with number of units in the hidden layer as 2</w:t>
      </w:r>
      <w:ins w:id="377" w:author="Andreae, Emily A" w:date="2019-10-04T14:18:00Z">
        <w:r w:rsidR="00BA0BDE">
          <w:rPr>
            <w:rFonts w:ascii="Arial" w:eastAsiaTheme="minorEastAsia" w:hAnsi="Arial" w:cs="Arial"/>
            <w:kern w:val="2"/>
            <w:sz w:val="22"/>
            <w:szCs w:val="22"/>
          </w:rPr>
          <w:t>,</w:t>
        </w:r>
      </w:ins>
      <w:del w:id="378" w:author="Andreae, Emily A" w:date="2019-10-04T14:18:00Z">
        <w:r w:rsidRPr="00AA74C7" w:rsidDel="00BA0BDE">
          <w:rPr>
            <w:rFonts w:ascii="Arial" w:eastAsiaTheme="minorEastAsia" w:hAnsi="Arial" w:cs="Arial"/>
            <w:kern w:val="2"/>
            <w:sz w:val="22"/>
            <w:szCs w:val="22"/>
          </w:rPr>
          <w:delText xml:space="preserve"> and</w:delText>
        </w:r>
      </w:del>
      <w:r w:rsidRPr="00AA74C7">
        <w:rPr>
          <w:rFonts w:ascii="Arial" w:eastAsiaTheme="minorEastAsia" w:hAnsi="Arial" w:cs="Arial"/>
          <w:kern w:val="2"/>
          <w:sz w:val="22"/>
          <w:szCs w:val="22"/>
        </w:rPr>
        <w:t xml:space="preserve"> weight decay as 10</w:t>
      </w:r>
      <w:r w:rsidRPr="00AA74C7">
        <w:rPr>
          <w:rFonts w:ascii="Arial" w:eastAsiaTheme="minorEastAsia" w:hAnsi="Arial" w:cs="Arial"/>
          <w:kern w:val="2"/>
          <w:sz w:val="22"/>
          <w:szCs w:val="22"/>
          <w:vertAlign w:val="superscript"/>
        </w:rPr>
        <w:t>-4</w:t>
      </w:r>
      <w:ins w:id="379" w:author="Andreae, Emily A" w:date="2019-10-04T14:18:00Z">
        <w:r w:rsidR="00BA0BDE">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 </w:t>
      </w:r>
      <w:ins w:id="380" w:author="Andreae, Emily A" w:date="2019-10-04T14:18:00Z">
        <w:r w:rsidR="00BA0BDE">
          <w:rPr>
            <w:rFonts w:ascii="Arial" w:eastAsiaTheme="minorEastAsia" w:hAnsi="Arial" w:cs="Arial"/>
            <w:kern w:val="2"/>
            <w:sz w:val="22"/>
            <w:szCs w:val="22"/>
          </w:rPr>
          <w:t xml:space="preserve">with a </w:t>
        </w:r>
      </w:ins>
      <w:r w:rsidRPr="00AA74C7">
        <w:rPr>
          <w:rFonts w:ascii="Arial" w:eastAsiaTheme="minorEastAsia" w:hAnsi="Arial" w:cs="Arial"/>
          <w:kern w:val="2"/>
          <w:sz w:val="22"/>
          <w:szCs w:val="22"/>
        </w:rPr>
        <w:t xml:space="preserve">maximum number of iterations </w:t>
      </w:r>
      <w:ins w:id="381" w:author="Andreae, Emily A" w:date="2019-10-04T14:18:00Z">
        <w:r w:rsidR="00BA0BDE">
          <w:rPr>
            <w:rFonts w:ascii="Arial" w:eastAsiaTheme="minorEastAsia" w:hAnsi="Arial" w:cs="Arial"/>
            <w:kern w:val="2"/>
            <w:sz w:val="22"/>
            <w:szCs w:val="22"/>
          </w:rPr>
          <w:t>at</w:t>
        </w:r>
      </w:ins>
      <w:del w:id="382" w:author="Andreae, Emily A" w:date="2019-10-04T14:18:00Z">
        <w:r w:rsidRPr="00AA74C7" w:rsidDel="00BA0BDE">
          <w:rPr>
            <w:rFonts w:ascii="Arial" w:eastAsiaTheme="minorEastAsia" w:hAnsi="Arial" w:cs="Arial"/>
            <w:kern w:val="2"/>
            <w:sz w:val="22"/>
            <w:szCs w:val="22"/>
          </w:rPr>
          <w:delText>as</w:delText>
        </w:r>
      </w:del>
      <w:r w:rsidRPr="00AA74C7">
        <w:rPr>
          <w:rFonts w:ascii="Arial" w:eastAsiaTheme="minorEastAsia" w:hAnsi="Arial" w:cs="Arial"/>
          <w:kern w:val="2"/>
          <w:sz w:val="22"/>
          <w:szCs w:val="22"/>
        </w:rPr>
        <w:t xml:space="preserve"> 400</w:t>
      </w:r>
      <w:bookmarkEnd w:id="367"/>
      <w:bookmarkEnd w:id="368"/>
      <w:r w:rsidRPr="00AA74C7">
        <w:rPr>
          <w:rFonts w:ascii="Arial" w:eastAsiaTheme="minorEastAsia" w:hAnsi="Arial" w:cs="Arial"/>
          <w:kern w:val="2"/>
          <w:sz w:val="22"/>
          <w:szCs w:val="22"/>
        </w:rPr>
        <w:fldChar w:fldCharType="begin"/>
      </w:r>
      <w:r w:rsidRPr="00AA74C7">
        <w:rPr>
          <w:rFonts w:ascii="Arial" w:eastAsiaTheme="minorEastAsia" w:hAnsi="Arial" w:cs="Arial"/>
          <w:kern w:val="2"/>
          <w:sz w:val="22"/>
          <w:szCs w:val="22"/>
        </w:rPr>
        <w:instrText xml:space="preserve"> ADDIN EN.CITE &lt;EndNote&gt;&lt;Cite&gt;&lt;Author&gt;Ripley&lt;/Author&gt;&lt;Year&gt;2002&lt;/Year&gt;&lt;RecNum&gt;44&lt;/RecNum&gt;&lt;DisplayText&gt;&lt;style face="superscript"&gt;37&lt;/style&gt;&lt;/DisplayText&gt;&lt;record&gt;&lt;rec-number&gt;44&lt;/rec-number&gt;&lt;foreign-keys&gt;&lt;key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Pr="00AA74C7">
        <w:rPr>
          <w:rFonts w:ascii="Arial" w:eastAsiaTheme="minorEastAsia" w:hAnsi="Arial" w:cs="Arial"/>
          <w:kern w:val="2"/>
          <w:sz w:val="22"/>
          <w:szCs w:val="22"/>
        </w:rPr>
        <w:fldChar w:fldCharType="separate"/>
      </w:r>
      <w:r w:rsidRPr="00AA74C7">
        <w:rPr>
          <w:rFonts w:ascii="Arial" w:eastAsiaTheme="minorEastAsia" w:hAnsi="Arial" w:cs="Arial"/>
          <w:noProof/>
          <w:kern w:val="2"/>
          <w:sz w:val="22"/>
          <w:szCs w:val="22"/>
          <w:vertAlign w:val="superscript"/>
        </w:rPr>
        <w:t>37</w:t>
      </w:r>
      <w:r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xml:space="preserve">. The R package </w:t>
      </w:r>
      <w:proofErr w:type="spellStart"/>
      <w:r w:rsidRPr="00AA74C7">
        <w:rPr>
          <w:rFonts w:ascii="Arial" w:eastAsiaTheme="minorEastAsia" w:hAnsi="Arial" w:cs="Arial"/>
          <w:kern w:val="2"/>
          <w:sz w:val="22"/>
          <w:szCs w:val="22"/>
        </w:rPr>
        <w:t>pROC</w:t>
      </w:r>
      <w:proofErr w:type="spellEnd"/>
      <w:r w:rsidRPr="00AA74C7">
        <w:rPr>
          <w:rFonts w:ascii="Arial" w:eastAsiaTheme="minorEastAsia" w:hAnsi="Arial" w:cs="Arial"/>
          <w:kern w:val="2"/>
          <w:sz w:val="22"/>
          <w:szCs w:val="22"/>
        </w:rPr>
        <w:t xml:space="preserve"> (vision 1.14.0) was used </w:t>
      </w:r>
      <w:ins w:id="383" w:author="Andreae, Emily A" w:date="2019-10-04T14:18:00Z">
        <w:r w:rsidR="00BA0BDE">
          <w:rPr>
            <w:rFonts w:ascii="Arial" w:eastAsiaTheme="minorEastAsia" w:hAnsi="Arial" w:cs="Arial"/>
            <w:kern w:val="2"/>
            <w:sz w:val="22"/>
            <w:szCs w:val="22"/>
          </w:rPr>
          <w:t>for</w:t>
        </w:r>
      </w:ins>
      <w:del w:id="384" w:author="Andreae, Emily A" w:date="2019-10-04T14:18:00Z">
        <w:r w:rsidRPr="00AA74C7" w:rsidDel="00BA0BDE">
          <w:rPr>
            <w:rFonts w:ascii="Arial" w:eastAsiaTheme="minorEastAsia" w:hAnsi="Arial" w:cs="Arial"/>
            <w:kern w:val="2"/>
            <w:sz w:val="22"/>
            <w:szCs w:val="22"/>
          </w:rPr>
          <w:delText>to do</w:delText>
        </w:r>
      </w:del>
      <w:r w:rsidRPr="00AA74C7">
        <w:rPr>
          <w:rFonts w:ascii="Arial" w:eastAsiaTheme="minorEastAsia" w:hAnsi="Arial" w:cs="Arial"/>
          <w:kern w:val="2"/>
          <w:sz w:val="22"/>
          <w:szCs w:val="22"/>
        </w:rPr>
        <w:t xml:space="preserve"> ROC analysis to compare the abilities </w:t>
      </w:r>
      <w:ins w:id="385" w:author="Andreae, Emily A" w:date="2019-10-04T14:18:00Z">
        <w:r w:rsidR="00BA0BDE">
          <w:rPr>
            <w:rFonts w:ascii="Arial" w:eastAsiaTheme="minorEastAsia" w:hAnsi="Arial" w:cs="Arial"/>
            <w:kern w:val="2"/>
            <w:sz w:val="22"/>
            <w:szCs w:val="22"/>
          </w:rPr>
          <w:t xml:space="preserve">of various models to distinguish </w:t>
        </w:r>
      </w:ins>
      <w:r w:rsidRPr="00AA74C7">
        <w:rPr>
          <w:rFonts w:ascii="Arial" w:eastAsiaTheme="minorEastAsia" w:hAnsi="Arial" w:cs="Arial"/>
          <w:kern w:val="2"/>
          <w:sz w:val="22"/>
          <w:szCs w:val="22"/>
        </w:rPr>
        <w:t>between hyper</w:t>
      </w:r>
      <w:ins w:id="386" w:author="Andreae, Emily A" w:date="2019-10-04T14:19:00Z">
        <w:r w:rsidR="00BA0BDE">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 hypo-</w:t>
      </w:r>
      <w:proofErr w:type="spellStart"/>
      <w:ins w:id="387" w:author="Andreae, Emily A" w:date="2019-10-04T14:19:00Z">
        <w:r w:rsidR="00BA0BDE">
          <w:rPr>
            <w:rFonts w:ascii="Arial" w:eastAsiaTheme="minorEastAsia" w:hAnsi="Arial" w:cs="Arial"/>
            <w:kern w:val="2"/>
            <w:sz w:val="22"/>
            <w:szCs w:val="22"/>
          </w:rPr>
          <w:t>methlyated</w:t>
        </w:r>
      </w:ins>
      <w:proofErr w:type="spellEnd"/>
      <w:r w:rsidRPr="00AA74C7">
        <w:rPr>
          <w:rFonts w:ascii="Arial" w:eastAsiaTheme="minorEastAsia" w:hAnsi="Arial" w:cs="Arial"/>
          <w:kern w:val="2"/>
          <w:sz w:val="22"/>
          <w:szCs w:val="22"/>
        </w:rPr>
        <w:t xml:space="preserve"> sites by </w:t>
      </w:r>
      <w:ins w:id="388" w:author="Andreae, Emily A" w:date="2019-10-04T14:19:00Z">
        <w:r w:rsidR="00BA0BDE">
          <w:rPr>
            <w:rFonts w:ascii="Arial" w:eastAsiaTheme="minorEastAsia" w:hAnsi="Arial" w:cs="Arial"/>
            <w:kern w:val="2"/>
            <w:sz w:val="22"/>
            <w:szCs w:val="22"/>
          </w:rPr>
          <w:t>the area under the curve (</w:t>
        </w:r>
      </w:ins>
      <w:r w:rsidRPr="00AA74C7">
        <w:rPr>
          <w:rFonts w:ascii="Arial" w:eastAsiaTheme="minorEastAsia" w:hAnsi="Arial" w:cs="Arial"/>
          <w:kern w:val="2"/>
          <w:sz w:val="22"/>
          <w:szCs w:val="22"/>
        </w:rPr>
        <w:t>AUC</w:t>
      </w:r>
      <w:ins w:id="389" w:author="Andreae, Emily A" w:date="2019-10-04T14:19:00Z">
        <w:r w:rsidR="00BA0BDE">
          <w:rPr>
            <w:rFonts w:ascii="Arial" w:eastAsiaTheme="minorEastAsia" w:hAnsi="Arial" w:cs="Arial"/>
            <w:kern w:val="2"/>
            <w:sz w:val="22"/>
            <w:szCs w:val="22"/>
          </w:rPr>
          <w:t>) analyis</w:t>
        </w:r>
      </w:ins>
      <w:r w:rsidRPr="00AA74C7">
        <w:rPr>
          <w:rFonts w:ascii="Arial" w:eastAsiaTheme="minorEastAsia" w:hAnsi="Arial" w:cs="Arial"/>
          <w:kern w:val="2"/>
          <w:sz w:val="22"/>
          <w:szCs w:val="22"/>
        </w:rPr>
        <w:fldChar w:fldCharType="begin"/>
      </w:r>
      <w:r w:rsidRPr="00AA74C7">
        <w:rPr>
          <w:rFonts w:ascii="Arial" w:eastAsiaTheme="minorEastAsia" w:hAnsi="Arial" w:cs="Arial"/>
          <w:kern w:val="2"/>
          <w:sz w:val="22"/>
          <w:szCs w:val="22"/>
        </w:rPr>
        <w:instrText xml:space="preserve"> ADDIN EN.CITE &lt;EndNote&gt;&lt;Cite&gt;&lt;Author&gt;Robin&lt;/Author&gt;&lt;Year&gt;2011&lt;/Year&gt;&lt;RecNum&gt;36&lt;/RecNum&gt;&lt;DisplayText&gt;&lt;style face="superscript"&gt;38&lt;/style&gt;&lt;/DisplayText&gt;&lt;record&gt;&lt;rec-number&gt;36&lt;/rec-number&gt;&lt;foreign-keys&gt;&lt;key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Pr="00AA74C7">
        <w:rPr>
          <w:rFonts w:ascii="Arial" w:eastAsiaTheme="minorEastAsia" w:hAnsi="Arial" w:cs="Arial"/>
          <w:kern w:val="2"/>
          <w:sz w:val="22"/>
          <w:szCs w:val="22"/>
        </w:rPr>
        <w:fldChar w:fldCharType="separate"/>
      </w:r>
      <w:r w:rsidRPr="00AA74C7">
        <w:rPr>
          <w:rFonts w:ascii="Arial" w:eastAsiaTheme="minorEastAsia" w:hAnsi="Arial" w:cs="Arial"/>
          <w:noProof/>
          <w:kern w:val="2"/>
          <w:sz w:val="22"/>
          <w:szCs w:val="22"/>
          <w:vertAlign w:val="superscript"/>
        </w:rPr>
        <w:t>38</w:t>
      </w:r>
      <w:r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w:t>
      </w:r>
    </w:p>
    <w:p w14:paraId="559731EA" w14:textId="77777777" w:rsidR="007D4051" w:rsidRPr="00AA74C7" w:rsidRDefault="007D4051" w:rsidP="007D4051">
      <w:pPr>
        <w:pStyle w:val="HTMLPreformatted"/>
        <w:shd w:val="clear" w:color="auto" w:fill="FFFFFF"/>
        <w:spacing w:line="480" w:lineRule="auto"/>
        <w:jc w:val="both"/>
        <w:rPr>
          <w:rFonts w:ascii="Arial" w:eastAsiaTheme="minorEastAsia" w:hAnsi="Arial" w:cs="Arial"/>
          <w:kern w:val="2"/>
          <w:sz w:val="22"/>
          <w:szCs w:val="22"/>
        </w:rPr>
      </w:pPr>
    </w:p>
    <w:p w14:paraId="2462C749" w14:textId="77777777" w:rsidR="007D4051" w:rsidRPr="00AA74C7" w:rsidRDefault="007D4051" w:rsidP="007D4051">
      <w:pPr>
        <w:pStyle w:val="HTMLPreformatted"/>
        <w:shd w:val="clear" w:color="auto" w:fill="FFFFFF"/>
        <w:spacing w:line="480" w:lineRule="auto"/>
        <w:jc w:val="both"/>
        <w:rPr>
          <w:rFonts w:ascii="Arial" w:eastAsiaTheme="minorEastAsia" w:hAnsi="Arial" w:cs="Arial"/>
          <w:kern w:val="2"/>
          <w:sz w:val="22"/>
          <w:szCs w:val="22"/>
        </w:rPr>
      </w:pPr>
      <w:proofErr w:type="gramStart"/>
      <w:r w:rsidRPr="00AA74C7">
        <w:rPr>
          <w:rFonts w:ascii="Arial" w:eastAsiaTheme="minorEastAsia" w:hAnsi="Arial" w:cs="Arial"/>
          <w:b/>
          <w:kern w:val="2"/>
          <w:sz w:val="22"/>
          <w:szCs w:val="22"/>
        </w:rPr>
        <w:t>t-SNE</w:t>
      </w:r>
      <w:proofErr w:type="gramEnd"/>
      <w:r w:rsidRPr="00AA74C7">
        <w:rPr>
          <w:rFonts w:ascii="Arial" w:eastAsiaTheme="minorEastAsia" w:hAnsi="Arial" w:cs="Arial"/>
          <w:b/>
          <w:kern w:val="2"/>
          <w:sz w:val="22"/>
          <w:szCs w:val="22"/>
        </w:rPr>
        <w:t xml:space="preserve"> analysis, PCA analysis and Gene Enrichment analysis</w:t>
      </w:r>
    </w:p>
    <w:p w14:paraId="7C83F6DC" w14:textId="22B4D33A" w:rsidR="007D4051" w:rsidRPr="00AA74C7" w:rsidRDefault="007D4051" w:rsidP="007D4051">
      <w:pPr>
        <w:pStyle w:val="HTMLPreformatted"/>
        <w:shd w:val="clear" w:color="auto" w:fill="FFFFFF"/>
        <w:spacing w:line="480" w:lineRule="auto"/>
        <w:jc w:val="both"/>
        <w:rPr>
          <w:rFonts w:ascii="Arial" w:eastAsiaTheme="minorEastAsia" w:hAnsi="Arial" w:cs="Arial"/>
          <w:kern w:val="2"/>
          <w:sz w:val="22"/>
          <w:szCs w:val="22"/>
        </w:rPr>
      </w:pPr>
      <w:proofErr w:type="spellStart"/>
      <w:r w:rsidRPr="00AA74C7">
        <w:rPr>
          <w:rFonts w:ascii="Arial" w:eastAsiaTheme="minorEastAsia" w:hAnsi="Arial" w:cs="Arial"/>
          <w:kern w:val="2"/>
          <w:sz w:val="22"/>
          <w:szCs w:val="22"/>
        </w:rPr>
        <w:t>tSNE</w:t>
      </w:r>
      <w:proofErr w:type="spellEnd"/>
      <w:r w:rsidRPr="00AA74C7">
        <w:rPr>
          <w:rFonts w:ascii="Arial" w:eastAsiaTheme="minorEastAsia" w:hAnsi="Arial" w:cs="Arial"/>
          <w:kern w:val="2"/>
          <w:sz w:val="22"/>
          <w:szCs w:val="22"/>
        </w:rPr>
        <w:t xml:space="preserve"> analysis was performed by R package </w:t>
      </w:r>
      <w:proofErr w:type="spellStart"/>
      <w:r w:rsidRPr="00AA74C7">
        <w:rPr>
          <w:rFonts w:ascii="Arial" w:eastAsiaTheme="minorEastAsia" w:hAnsi="Arial" w:cs="Arial"/>
          <w:kern w:val="2"/>
          <w:sz w:val="22"/>
          <w:szCs w:val="22"/>
        </w:rPr>
        <w:t>tsne</w:t>
      </w:r>
      <w:proofErr w:type="spellEnd"/>
      <w:r w:rsidRPr="00AA74C7">
        <w:rPr>
          <w:rFonts w:ascii="Arial" w:eastAsiaTheme="minorEastAsia" w:hAnsi="Arial" w:cs="Arial"/>
          <w:kern w:val="2"/>
          <w:sz w:val="22"/>
          <w:szCs w:val="22"/>
        </w:rPr>
        <w:t xml:space="preserve"> (vision 0.1-3)</w:t>
      </w:r>
      <w:r w:rsidRPr="00AA74C7">
        <w:rPr>
          <w:rFonts w:ascii="Arial" w:eastAsiaTheme="minorEastAsia" w:hAnsi="Arial" w:cs="Arial"/>
          <w:kern w:val="2"/>
          <w:sz w:val="22"/>
          <w:szCs w:val="22"/>
        </w:rPr>
        <w:fldChar w:fldCharType="begin"/>
      </w:r>
      <w:r w:rsidRPr="00AA74C7">
        <w:rPr>
          <w:rFonts w:ascii="Arial" w:eastAsiaTheme="minorEastAsia" w:hAnsi="Arial" w:cs="Arial"/>
          <w:kern w:val="2"/>
          <w:sz w:val="22"/>
          <w:szCs w:val="22"/>
        </w:rPr>
        <w:instrText xml:space="preserve"> ADDIN EN.CITE &lt;EndNote&gt;&lt;Cite&gt;&lt;Author&gt;Hinton&lt;/Author&gt;&lt;Year&gt;2008&lt;/Year&gt;&lt;RecNum&gt;47&lt;/RecNum&gt;&lt;DisplayText&gt;&lt;style face="superscript"&gt;39&lt;/style&gt;&lt;/DisplayText&gt;&lt;record&gt;&lt;rec-number&gt;47&lt;/rec-number&gt;&lt;foreign-keys&gt;&lt;key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Pr="00AA74C7">
        <w:rPr>
          <w:rFonts w:ascii="Arial" w:eastAsiaTheme="minorEastAsia" w:hAnsi="Arial" w:cs="Arial"/>
          <w:kern w:val="2"/>
          <w:sz w:val="22"/>
          <w:szCs w:val="22"/>
        </w:rPr>
        <w:fldChar w:fldCharType="separate"/>
      </w:r>
      <w:r w:rsidRPr="00AA74C7">
        <w:rPr>
          <w:rFonts w:ascii="Arial" w:eastAsiaTheme="minorEastAsia" w:hAnsi="Arial" w:cs="Arial"/>
          <w:noProof/>
          <w:kern w:val="2"/>
          <w:sz w:val="22"/>
          <w:szCs w:val="22"/>
          <w:vertAlign w:val="superscript"/>
        </w:rPr>
        <w:t>39</w:t>
      </w:r>
      <w:r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xml:space="preserve">. PCA </w:t>
      </w:r>
      <w:proofErr w:type="gramStart"/>
      <w:r w:rsidRPr="00AA74C7">
        <w:rPr>
          <w:rFonts w:ascii="Arial" w:eastAsiaTheme="minorEastAsia" w:hAnsi="Arial" w:cs="Arial"/>
          <w:kern w:val="2"/>
          <w:sz w:val="22"/>
          <w:szCs w:val="22"/>
        </w:rPr>
        <w:t xml:space="preserve">was performed by R function </w:t>
      </w:r>
      <w:proofErr w:type="spellStart"/>
      <w:r w:rsidRPr="00AA74C7">
        <w:rPr>
          <w:rFonts w:ascii="Arial" w:eastAsiaTheme="minorEastAsia" w:hAnsi="Arial" w:cs="Arial"/>
          <w:kern w:val="2"/>
          <w:sz w:val="22"/>
          <w:szCs w:val="22"/>
        </w:rPr>
        <w:t>princomp</w:t>
      </w:r>
      <w:proofErr w:type="spellEnd"/>
      <w:r w:rsidRPr="00AA74C7">
        <w:rPr>
          <w:rFonts w:ascii="Arial" w:eastAsiaTheme="minorEastAsia" w:hAnsi="Arial" w:cs="Arial"/>
          <w:kern w:val="2"/>
          <w:sz w:val="22"/>
          <w:szCs w:val="22"/>
        </w:rPr>
        <w:t xml:space="preserve"> and visualized by first two principal components</w:t>
      </w:r>
      <w:proofErr w:type="gramEnd"/>
      <w:r w:rsidRPr="00AA74C7">
        <w:rPr>
          <w:rFonts w:ascii="Arial" w:eastAsiaTheme="minorEastAsia" w:hAnsi="Arial" w:cs="Arial"/>
          <w:kern w:val="2"/>
          <w:sz w:val="22"/>
          <w:szCs w:val="22"/>
        </w:rPr>
        <w:t xml:space="preserve">. KEGG and GO enrichment were </w:t>
      </w:r>
      <w:ins w:id="390" w:author="Andreae, Emily A" w:date="2019-10-04T14:20:00Z">
        <w:r w:rsidR="00BA0BDE" w:rsidRPr="00BA0BDE">
          <w:rPr>
            <w:rFonts w:ascii="Arial" w:eastAsiaTheme="minorEastAsia" w:hAnsi="Arial" w:cs="Arial"/>
            <w:kern w:val="2"/>
            <w:sz w:val="22"/>
            <w:szCs w:val="22"/>
          </w:rPr>
          <w:t xml:space="preserve">analyzed </w:t>
        </w:r>
      </w:ins>
      <w:r w:rsidRPr="00AA74C7">
        <w:rPr>
          <w:rFonts w:ascii="Arial" w:eastAsiaTheme="minorEastAsia" w:hAnsi="Arial" w:cs="Arial"/>
          <w:kern w:val="2"/>
          <w:sz w:val="22"/>
          <w:szCs w:val="22"/>
        </w:rPr>
        <w:t xml:space="preserve">online </w:t>
      </w:r>
      <w:del w:id="391" w:author="Andreae, Emily A" w:date="2019-10-04T14:20:00Z">
        <w:r w:rsidRPr="00AA74C7" w:rsidDel="00BA0BDE">
          <w:rPr>
            <w:rFonts w:ascii="Arial" w:eastAsiaTheme="minorEastAsia" w:hAnsi="Arial" w:cs="Arial"/>
            <w:kern w:val="2"/>
            <w:sz w:val="22"/>
            <w:szCs w:val="22"/>
          </w:rPr>
          <w:delText xml:space="preserve">analyzed </w:delText>
        </w:r>
      </w:del>
      <w:r w:rsidRPr="00AA74C7">
        <w:rPr>
          <w:rFonts w:ascii="Arial" w:eastAsiaTheme="minorEastAsia" w:hAnsi="Arial" w:cs="Arial"/>
          <w:kern w:val="2"/>
          <w:sz w:val="22"/>
          <w:szCs w:val="22"/>
        </w:rPr>
        <w:lastRenderedPageBreak/>
        <w:t>by DAVID 6.8 (</w:t>
      </w:r>
      <w:hyperlink r:id="rId13" w:history="1">
        <w:r w:rsidRPr="00AA74C7">
          <w:rPr>
            <w:rStyle w:val="Hyperlink"/>
            <w:rFonts w:ascii="Arial" w:eastAsiaTheme="minorEastAsia" w:hAnsi="Arial" w:cs="Arial"/>
            <w:color w:val="auto"/>
            <w:kern w:val="2"/>
            <w:sz w:val="22"/>
            <w:szCs w:val="22"/>
          </w:rPr>
          <w:t>https://david.ncifcrf.gov</w:t>
        </w:r>
      </w:hyperlink>
      <w:proofErr w:type="gramStart"/>
      <w:r w:rsidRPr="00AA74C7">
        <w:rPr>
          <w:rFonts w:ascii="Arial" w:eastAsiaTheme="minorEastAsia" w:hAnsi="Arial" w:cs="Arial"/>
          <w:kern w:val="2"/>
          <w:sz w:val="22"/>
          <w:szCs w:val="22"/>
        </w:rPr>
        <w:t>)</w:t>
      </w:r>
      <w:proofErr w:type="gramEnd"/>
      <w:r w:rsidRPr="00AA74C7">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PFJlY051bT4zNDwvUmVjTnVtPjxEaXNwbGF5VGV4dD48c3R5bGUgZmFjZT0ic3VwZXJzY3JpcHQi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==
</w:fldData>
        </w:fldChar>
      </w:r>
      <w:r w:rsidRPr="00AA74C7">
        <w:rPr>
          <w:rFonts w:ascii="Arial" w:eastAsiaTheme="minorEastAsia" w:hAnsi="Arial" w:cs="Arial"/>
          <w:kern w:val="2"/>
          <w:sz w:val="22"/>
          <w:szCs w:val="22"/>
        </w:rPr>
        <w:instrText xml:space="preserve"> ADDIN EN.CITE </w:instrText>
      </w:r>
      <w:r w:rsidRPr="00AA74C7">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PFJlY051bT4zNDwvUmVjTnVtPjxEaXNwbGF5VGV4dD48c3R5bGUgZmFjZT0ic3VwZXJzY3JpcHQi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==
</w:fldData>
        </w:fldChar>
      </w:r>
      <w:r w:rsidRPr="00AA74C7">
        <w:rPr>
          <w:rFonts w:ascii="Arial" w:eastAsiaTheme="minorEastAsia" w:hAnsi="Arial" w:cs="Arial"/>
          <w:kern w:val="2"/>
          <w:sz w:val="22"/>
          <w:szCs w:val="22"/>
        </w:rPr>
        <w:instrText xml:space="preserve"> ADDIN EN.CITE.DATA </w:instrText>
      </w:r>
      <w:r w:rsidRPr="00AA74C7">
        <w:rPr>
          <w:rFonts w:ascii="Arial" w:eastAsiaTheme="minorEastAsia" w:hAnsi="Arial" w:cs="Arial"/>
          <w:kern w:val="2"/>
          <w:sz w:val="22"/>
          <w:szCs w:val="22"/>
        </w:rPr>
      </w:r>
      <w:r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r>
      <w:r w:rsidRPr="00AA74C7">
        <w:rPr>
          <w:rFonts w:ascii="Arial" w:eastAsiaTheme="minorEastAsia" w:hAnsi="Arial" w:cs="Arial"/>
          <w:kern w:val="2"/>
          <w:sz w:val="22"/>
          <w:szCs w:val="22"/>
        </w:rPr>
        <w:fldChar w:fldCharType="separate"/>
      </w:r>
      <w:r w:rsidRPr="00AA74C7">
        <w:rPr>
          <w:rFonts w:ascii="Arial" w:eastAsiaTheme="minorEastAsia" w:hAnsi="Arial" w:cs="Arial"/>
          <w:noProof/>
          <w:kern w:val="2"/>
          <w:sz w:val="22"/>
          <w:szCs w:val="22"/>
          <w:vertAlign w:val="superscript"/>
        </w:rPr>
        <w:t>40, 41</w:t>
      </w:r>
      <w:r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 xml:space="preserve">. Ingenuity Pathway Analysis (IPA) </w:t>
      </w:r>
      <w:ins w:id="392" w:author="Andreae, Emily A" w:date="2019-10-04T14:20:00Z">
        <w:r w:rsidR="00BA0BDE">
          <w:rPr>
            <w:rFonts w:ascii="Arial" w:eastAsiaTheme="minorEastAsia" w:hAnsi="Arial" w:cs="Arial"/>
            <w:kern w:val="2"/>
            <w:sz w:val="22"/>
            <w:szCs w:val="22"/>
          </w:rPr>
          <w:t xml:space="preserve">was </w:t>
        </w:r>
      </w:ins>
      <w:r w:rsidRPr="00AA74C7">
        <w:rPr>
          <w:rFonts w:ascii="Arial" w:eastAsiaTheme="minorEastAsia" w:hAnsi="Arial" w:cs="Arial"/>
          <w:kern w:val="2"/>
          <w:sz w:val="22"/>
          <w:szCs w:val="22"/>
        </w:rPr>
        <w:t>also used for enrichment analysis for more elaborate result</w:t>
      </w:r>
      <w:ins w:id="393" w:author="Andreae, Emily A" w:date="2019-10-04T14:20:00Z">
        <w:r w:rsidR="00BA0BDE">
          <w:rPr>
            <w:rFonts w:ascii="Arial" w:eastAsiaTheme="minorEastAsia" w:hAnsi="Arial" w:cs="Arial"/>
            <w:kern w:val="2"/>
            <w:sz w:val="22"/>
            <w:szCs w:val="22"/>
          </w:rPr>
          <w:t xml:space="preserve">s with the </w:t>
        </w:r>
        <w:r w:rsidR="00BA0BDE" w:rsidRPr="00BA0BDE">
          <w:rPr>
            <w:rFonts w:ascii="Arial" w:eastAsiaTheme="minorEastAsia" w:hAnsi="Arial" w:cs="Arial"/>
            <w:kern w:val="2"/>
            <w:sz w:val="22"/>
            <w:szCs w:val="22"/>
          </w:rPr>
          <w:t>P value</w:t>
        </w:r>
      </w:ins>
      <w:del w:id="394" w:author="Andreae, Emily A" w:date="2019-10-04T14:20:00Z">
        <w:r w:rsidRPr="00AA74C7" w:rsidDel="00BA0BDE">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w:t>
      </w:r>
      <w:del w:id="395" w:author="Andreae, Emily A" w:date="2019-10-04T14:21:00Z">
        <w:r w:rsidRPr="00AA74C7" w:rsidDel="00BA0BDE">
          <w:rPr>
            <w:rFonts w:ascii="Arial" w:eastAsiaTheme="minorEastAsia" w:hAnsi="Arial" w:cs="Arial"/>
            <w:kern w:val="2"/>
            <w:sz w:val="22"/>
            <w:szCs w:val="22"/>
          </w:rPr>
          <w:delText>set</w:delText>
        </w:r>
      </w:del>
      <w:del w:id="396" w:author="Andreae, Emily A" w:date="2019-10-04T14:20:00Z">
        <w:r w:rsidRPr="00AA74C7" w:rsidDel="00BA0BDE">
          <w:rPr>
            <w:rFonts w:ascii="Arial" w:eastAsiaTheme="minorEastAsia" w:hAnsi="Arial" w:cs="Arial"/>
            <w:kern w:val="2"/>
            <w:sz w:val="22"/>
            <w:szCs w:val="22"/>
          </w:rPr>
          <w:delText>ting</w:delText>
        </w:r>
      </w:del>
      <w:del w:id="397" w:author="Andreae, Emily A" w:date="2019-10-04T14:21:00Z">
        <w:r w:rsidRPr="00AA74C7" w:rsidDel="00BA0BDE">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cutoff </w:t>
      </w:r>
      <w:ins w:id="398" w:author="Andreae, Emily A" w:date="2019-10-04T14:21:00Z">
        <w:r w:rsidR="00BA0BDE" w:rsidRPr="00BA0BDE">
          <w:rPr>
            <w:rFonts w:ascii="Arial" w:eastAsiaTheme="minorEastAsia" w:hAnsi="Arial" w:cs="Arial"/>
            <w:kern w:val="2"/>
            <w:sz w:val="22"/>
            <w:szCs w:val="22"/>
          </w:rPr>
          <w:t>set</w:t>
        </w:r>
        <w:r w:rsidR="00BA0BDE" w:rsidRPr="00BA0BDE" w:rsidDel="00BA0BDE">
          <w:rPr>
            <w:rFonts w:ascii="Arial" w:eastAsiaTheme="minorEastAsia" w:hAnsi="Arial" w:cs="Arial"/>
            <w:kern w:val="2"/>
            <w:sz w:val="22"/>
            <w:szCs w:val="22"/>
          </w:rPr>
          <w:t xml:space="preserve"> </w:t>
        </w:r>
      </w:ins>
      <w:del w:id="399" w:author="Andreae, Emily A" w:date="2019-10-04T14:21:00Z">
        <w:r w:rsidRPr="00AA74C7" w:rsidDel="00BA0BDE">
          <w:rPr>
            <w:rFonts w:ascii="Arial" w:eastAsiaTheme="minorEastAsia" w:hAnsi="Arial" w:cs="Arial"/>
            <w:kern w:val="2"/>
            <w:sz w:val="22"/>
            <w:szCs w:val="22"/>
          </w:rPr>
          <w:delText xml:space="preserve">of </w:delText>
        </w:r>
      </w:del>
      <w:del w:id="400" w:author="Andreae, Emily A" w:date="2019-10-04T14:20:00Z">
        <w:r w:rsidRPr="00AA74C7" w:rsidDel="00BA0BDE">
          <w:rPr>
            <w:rFonts w:ascii="Arial" w:eastAsiaTheme="minorEastAsia" w:hAnsi="Arial" w:cs="Arial"/>
            <w:kern w:val="2"/>
            <w:sz w:val="22"/>
            <w:szCs w:val="22"/>
          </w:rPr>
          <w:delText xml:space="preserve">P value </w:delText>
        </w:r>
      </w:del>
      <w:del w:id="401" w:author="Andreae, Emily A" w:date="2019-10-04T14:21:00Z">
        <w:r w:rsidRPr="00AA74C7" w:rsidDel="00BA0BDE">
          <w:rPr>
            <w:rFonts w:ascii="Arial" w:eastAsiaTheme="minorEastAsia" w:hAnsi="Arial" w:cs="Arial"/>
            <w:kern w:val="2"/>
            <w:sz w:val="22"/>
            <w:szCs w:val="22"/>
          </w:rPr>
          <w:delText>as</w:delText>
        </w:r>
      </w:del>
      <w:ins w:id="402" w:author="Andreae, Emily A" w:date="2019-10-04T14:21:00Z">
        <w:r w:rsidR="00BA0BDE">
          <w:rPr>
            <w:rFonts w:ascii="Arial" w:eastAsiaTheme="minorEastAsia" w:hAnsi="Arial" w:cs="Arial"/>
            <w:kern w:val="2"/>
            <w:sz w:val="22"/>
            <w:szCs w:val="22"/>
          </w:rPr>
          <w:t>at</w:t>
        </w:r>
      </w:ins>
      <w:r w:rsidRPr="00AA74C7">
        <w:rPr>
          <w:rFonts w:ascii="Arial" w:eastAsiaTheme="minorEastAsia" w:hAnsi="Arial" w:cs="Arial"/>
          <w:kern w:val="2"/>
          <w:sz w:val="22"/>
          <w:szCs w:val="22"/>
        </w:rPr>
        <w:t xml:space="preserve"> 0.05</w:t>
      </w:r>
      <w:r w:rsidRPr="00AA74C7">
        <w:rPr>
          <w:rFonts w:ascii="Arial" w:eastAsiaTheme="minorEastAsia" w:hAnsi="Arial" w:cs="Arial"/>
          <w:kern w:val="2"/>
          <w:sz w:val="22"/>
          <w:szCs w:val="22"/>
        </w:rPr>
        <w:fldChar w:fldCharType="begin"/>
      </w:r>
      <w:r w:rsidRPr="00AA74C7">
        <w:rPr>
          <w:rFonts w:ascii="Arial" w:eastAsiaTheme="minorEastAsia" w:hAnsi="Arial" w:cs="Arial"/>
          <w:kern w:val="2"/>
          <w:sz w:val="22"/>
          <w:szCs w:val="22"/>
        </w:rPr>
        <w:instrText xml:space="preserve"> ADDIN EN.CITE &lt;EndNote&gt;&lt;Cite&gt;&lt;Author&gt;Kramer&lt;/Author&gt;&lt;Year&gt;2014&lt;/Year&gt;&lt;RecNum&gt;35&lt;/RecNum&gt;&lt;DisplayText&gt;&lt;style face="superscript"&gt;42&lt;/style&gt;&lt;/DisplayText&gt;&lt;record&gt;&lt;rec-number&gt;35&lt;/rec-number&gt;&lt;foreign-keys&gt;&lt;key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Pr="00AA74C7">
        <w:rPr>
          <w:rFonts w:ascii="Arial" w:eastAsiaTheme="minorEastAsia" w:hAnsi="Arial" w:cs="Arial"/>
          <w:kern w:val="2"/>
          <w:sz w:val="22"/>
          <w:szCs w:val="22"/>
        </w:rPr>
        <w:fldChar w:fldCharType="separate"/>
      </w:r>
      <w:r w:rsidRPr="00AA74C7">
        <w:rPr>
          <w:rFonts w:ascii="Arial" w:eastAsiaTheme="minorEastAsia" w:hAnsi="Arial" w:cs="Arial"/>
          <w:noProof/>
          <w:kern w:val="2"/>
          <w:sz w:val="22"/>
          <w:szCs w:val="22"/>
          <w:vertAlign w:val="superscript"/>
        </w:rPr>
        <w:t>42</w:t>
      </w:r>
      <w:r w:rsidRPr="00AA74C7">
        <w:rPr>
          <w:rFonts w:ascii="Arial" w:eastAsiaTheme="minorEastAsia" w:hAnsi="Arial" w:cs="Arial"/>
          <w:kern w:val="2"/>
          <w:sz w:val="22"/>
          <w:szCs w:val="22"/>
        </w:rPr>
        <w:fldChar w:fldCharType="end"/>
      </w:r>
      <w:r w:rsidRPr="00AA74C7">
        <w:rPr>
          <w:rFonts w:ascii="Arial" w:eastAsiaTheme="minorEastAsia" w:hAnsi="Arial" w:cs="Arial"/>
          <w:kern w:val="2"/>
          <w:sz w:val="22"/>
          <w:szCs w:val="22"/>
        </w:rPr>
        <w:t>.</w:t>
      </w:r>
    </w:p>
    <w:p w14:paraId="6A653310" w14:textId="77777777" w:rsidR="00785627" w:rsidRPr="00AA74C7" w:rsidRDefault="00785627" w:rsidP="00B80E58">
      <w:pPr>
        <w:spacing w:line="480" w:lineRule="auto"/>
        <w:jc w:val="both"/>
        <w:rPr>
          <w:rFonts w:ascii="Arial" w:hAnsi="Arial" w:cs="Arial"/>
          <w:sz w:val="22"/>
          <w:szCs w:val="22"/>
        </w:rPr>
      </w:pPr>
    </w:p>
    <w:p w14:paraId="3C8AFE30" w14:textId="3EC304AD" w:rsidR="0089090A" w:rsidRPr="00AA74C7" w:rsidRDefault="0089090A" w:rsidP="00B80E58">
      <w:pPr>
        <w:pStyle w:val="Heading2"/>
        <w:spacing w:line="480" w:lineRule="auto"/>
        <w:jc w:val="both"/>
        <w:rPr>
          <w:rFonts w:ascii="Arial" w:hAnsi="Arial" w:cs="Arial"/>
          <w:b/>
          <w:bCs/>
          <w:color w:val="auto"/>
          <w:sz w:val="22"/>
          <w:szCs w:val="22"/>
        </w:rPr>
      </w:pPr>
      <w:r w:rsidRPr="00AA74C7">
        <w:rPr>
          <w:rFonts w:ascii="Arial" w:hAnsi="Arial" w:cs="Arial"/>
          <w:b/>
          <w:bCs/>
          <w:color w:val="auto"/>
          <w:sz w:val="22"/>
          <w:szCs w:val="22"/>
        </w:rPr>
        <w:t>Results</w:t>
      </w:r>
    </w:p>
    <w:p w14:paraId="12F3CA9E" w14:textId="2671619F" w:rsidR="0089090A" w:rsidRPr="00AA74C7" w:rsidRDefault="006D3959" w:rsidP="00B80E58">
      <w:pPr>
        <w:pStyle w:val="Heading4"/>
        <w:widowControl w:val="0"/>
        <w:spacing w:before="40" w:line="480" w:lineRule="auto"/>
        <w:jc w:val="both"/>
        <w:rPr>
          <w:rFonts w:ascii="Arial" w:eastAsia="Arial" w:hAnsi="Arial" w:cs="Arial"/>
          <w:b w:val="0"/>
          <w:color w:val="auto"/>
          <w:sz w:val="22"/>
          <w:szCs w:val="22"/>
        </w:rPr>
      </w:pPr>
      <w:r w:rsidRPr="00AA74C7">
        <w:rPr>
          <w:rFonts w:ascii="Arial" w:eastAsia="Arial" w:hAnsi="Arial" w:cs="Arial"/>
          <w:bCs w:val="0"/>
          <w:i w:val="0"/>
          <w:iCs w:val="0"/>
          <w:color w:val="auto"/>
          <w:sz w:val="22"/>
          <w:szCs w:val="22"/>
          <w:lang w:eastAsia="zh-CN"/>
        </w:rPr>
        <w:t xml:space="preserve">Landscape of DNA methylation of </w:t>
      </w:r>
      <w:r w:rsidR="0089090A" w:rsidRPr="00AA74C7">
        <w:rPr>
          <w:rFonts w:ascii="Arial" w:eastAsia="Arial" w:hAnsi="Arial" w:cs="Arial"/>
          <w:bCs w:val="0"/>
          <w:i w:val="0"/>
          <w:iCs w:val="0"/>
          <w:color w:val="auto"/>
          <w:sz w:val="22"/>
          <w:szCs w:val="22"/>
          <w:lang w:eastAsia="zh-CN"/>
        </w:rPr>
        <w:t>pre</w:t>
      </w:r>
      <w:r w:rsidRPr="00AA74C7">
        <w:rPr>
          <w:rFonts w:ascii="Arial" w:eastAsia="Arial" w:hAnsi="Arial" w:cs="Arial"/>
          <w:bCs w:val="0"/>
          <w:i w:val="0"/>
          <w:iCs w:val="0"/>
          <w:color w:val="auto"/>
          <w:sz w:val="22"/>
          <w:szCs w:val="22"/>
          <w:lang w:eastAsia="zh-CN"/>
        </w:rPr>
        <w:t>-</w:t>
      </w:r>
      <w:r w:rsidR="0089090A" w:rsidRPr="00AA74C7">
        <w:rPr>
          <w:rFonts w:ascii="Arial" w:eastAsia="Arial" w:hAnsi="Arial" w:cs="Arial"/>
          <w:bCs w:val="0"/>
          <w:i w:val="0"/>
          <w:iCs w:val="0"/>
          <w:color w:val="auto"/>
          <w:sz w:val="22"/>
          <w:szCs w:val="22"/>
          <w:lang w:eastAsia="zh-CN"/>
        </w:rPr>
        <w:t>cancerous benign lesion</w:t>
      </w:r>
      <w:ins w:id="403" w:author="Andreae, Emily A" w:date="2019-10-04T14:28:00Z">
        <w:r w:rsidR="00F83089">
          <w:rPr>
            <w:rFonts w:ascii="Arial" w:eastAsia="Arial" w:hAnsi="Arial" w:cs="Arial"/>
            <w:bCs w:val="0"/>
            <w:i w:val="0"/>
            <w:iCs w:val="0"/>
            <w:color w:val="auto"/>
            <w:sz w:val="22"/>
            <w:szCs w:val="22"/>
            <w:lang w:eastAsia="zh-CN"/>
          </w:rPr>
          <w:t>s</w:t>
        </w:r>
      </w:ins>
    </w:p>
    <w:p w14:paraId="079BF1BE" w14:textId="1E4E0C6D" w:rsidR="00250CF9" w:rsidRPr="00AA74C7" w:rsidRDefault="0089090A" w:rsidP="00B80E58">
      <w:pPr>
        <w:spacing w:line="480" w:lineRule="auto"/>
        <w:jc w:val="both"/>
        <w:rPr>
          <w:rFonts w:ascii="Arial" w:hAnsi="Arial" w:cs="Arial"/>
          <w:sz w:val="22"/>
          <w:szCs w:val="22"/>
        </w:rPr>
      </w:pPr>
      <w:bookmarkStart w:id="404" w:name="OLE_LINK81"/>
      <w:bookmarkStart w:id="405" w:name="OLE_LINK82"/>
      <w:r w:rsidRPr="00AA74C7">
        <w:rPr>
          <w:rFonts w:ascii="Arial" w:hAnsi="Arial" w:cs="Arial"/>
          <w:sz w:val="22"/>
          <w:szCs w:val="22"/>
        </w:rPr>
        <w:t>We profile</w:t>
      </w:r>
      <w:r w:rsidR="00E86F97" w:rsidRPr="00AA74C7">
        <w:rPr>
          <w:rFonts w:ascii="Arial" w:hAnsi="Arial" w:cs="Arial"/>
          <w:sz w:val="22"/>
          <w:szCs w:val="22"/>
        </w:rPr>
        <w:t>d</w:t>
      </w:r>
      <w:r w:rsidRPr="00AA74C7">
        <w:rPr>
          <w:rFonts w:ascii="Arial" w:hAnsi="Arial" w:cs="Arial"/>
          <w:sz w:val="22"/>
          <w:szCs w:val="22"/>
        </w:rPr>
        <w:t xml:space="preserve"> DNA methylation </w:t>
      </w:r>
      <w:ins w:id="406" w:author="Andreae, Emily A" w:date="2019-10-04T14:28:00Z">
        <w:r w:rsidR="00F83089">
          <w:rPr>
            <w:rFonts w:ascii="Arial" w:hAnsi="Arial" w:cs="Arial"/>
            <w:sz w:val="22"/>
            <w:szCs w:val="22"/>
          </w:rPr>
          <w:t>at the</w:t>
        </w:r>
      </w:ins>
      <w:del w:id="407" w:author="Andreae, Emily A" w:date="2019-10-04T14:28:00Z">
        <w:r w:rsidRPr="00AA74C7" w:rsidDel="00F83089">
          <w:rPr>
            <w:rFonts w:ascii="Arial" w:hAnsi="Arial" w:cs="Arial"/>
            <w:sz w:val="22"/>
            <w:szCs w:val="22"/>
          </w:rPr>
          <w:delText>on</w:delText>
        </w:r>
      </w:del>
      <w:r w:rsidRPr="00AA74C7">
        <w:rPr>
          <w:rFonts w:ascii="Arial" w:hAnsi="Arial" w:cs="Arial"/>
          <w:sz w:val="22"/>
          <w:szCs w:val="22"/>
        </w:rPr>
        <w:t xml:space="preserve"> single-base level for </w:t>
      </w:r>
      <w:r w:rsidR="00C33218" w:rsidRPr="00AA74C7">
        <w:rPr>
          <w:rFonts w:ascii="Arial" w:hAnsi="Arial" w:cs="Arial"/>
          <w:sz w:val="22"/>
          <w:szCs w:val="22"/>
        </w:rPr>
        <w:t xml:space="preserve">18 </w:t>
      </w:r>
      <w:commentRangeStart w:id="408"/>
      <w:del w:id="409" w:author="Andreae, Emily A" w:date="2019-10-04T14:28:00Z">
        <w:r w:rsidRPr="00AA74C7" w:rsidDel="00F83089">
          <w:rPr>
            <w:rFonts w:ascii="Arial" w:hAnsi="Arial" w:cs="Arial"/>
            <w:sz w:val="22"/>
            <w:szCs w:val="22"/>
          </w:rPr>
          <w:delText>low-</w:delText>
        </w:r>
        <w:r w:rsidR="00C21CA7" w:rsidRPr="00AA74C7" w:rsidDel="00F83089">
          <w:rPr>
            <w:rFonts w:ascii="Arial" w:hAnsi="Arial" w:cs="Arial"/>
            <w:sz w:val="22"/>
            <w:szCs w:val="22"/>
          </w:rPr>
          <w:delText>grade adenoma (</w:delText>
        </w:r>
      </w:del>
      <w:r w:rsidR="00055AEA" w:rsidRPr="00AA74C7">
        <w:rPr>
          <w:rFonts w:ascii="Arial" w:hAnsi="Arial" w:cs="Arial"/>
          <w:sz w:val="22"/>
          <w:szCs w:val="22"/>
        </w:rPr>
        <w:t>LGA</w:t>
      </w:r>
      <w:del w:id="410" w:author="Andreae, Emily A" w:date="2019-10-04T14:28:00Z">
        <w:r w:rsidR="00C21CA7" w:rsidRPr="00AA74C7" w:rsidDel="00F83089">
          <w:rPr>
            <w:rFonts w:ascii="Arial" w:hAnsi="Arial" w:cs="Arial"/>
            <w:sz w:val="22"/>
            <w:szCs w:val="22"/>
          </w:rPr>
          <w:delText>)</w:delText>
        </w:r>
      </w:del>
      <w:commentRangeEnd w:id="408"/>
      <w:r w:rsidR="00F42959">
        <w:rPr>
          <w:rStyle w:val="CommentReference"/>
        </w:rPr>
        <w:commentReference w:id="408"/>
      </w:r>
      <w:ins w:id="411" w:author="Andreae, Emily A" w:date="2019-10-04T14:28:00Z">
        <w:r w:rsidR="00F83089">
          <w:rPr>
            <w:rFonts w:ascii="Arial" w:hAnsi="Arial" w:cs="Arial"/>
            <w:sz w:val="22"/>
            <w:szCs w:val="22"/>
          </w:rPr>
          <w:t>,</w:t>
        </w:r>
      </w:ins>
      <w:del w:id="412" w:author="Andreae, Emily A" w:date="2019-10-04T14:28:00Z">
        <w:r w:rsidR="00C21CA7" w:rsidRPr="00AA74C7" w:rsidDel="00F83089">
          <w:rPr>
            <w:rFonts w:ascii="Arial" w:hAnsi="Arial" w:cs="Arial"/>
            <w:sz w:val="22"/>
            <w:szCs w:val="22"/>
          </w:rPr>
          <w:delText xml:space="preserve"> </w:delText>
        </w:r>
        <w:r w:rsidRPr="00AA74C7" w:rsidDel="00F83089">
          <w:rPr>
            <w:rFonts w:ascii="Arial" w:hAnsi="Arial" w:cs="Arial"/>
            <w:sz w:val="22"/>
            <w:szCs w:val="22"/>
          </w:rPr>
          <w:delText>and</w:delText>
        </w:r>
      </w:del>
      <w:r w:rsidRPr="00AA74C7">
        <w:rPr>
          <w:rFonts w:ascii="Arial" w:hAnsi="Arial" w:cs="Arial"/>
          <w:sz w:val="22"/>
          <w:szCs w:val="22"/>
        </w:rPr>
        <w:t xml:space="preserve"> </w:t>
      </w:r>
      <w:r w:rsidR="00C21CA7" w:rsidRPr="00AA74C7">
        <w:rPr>
          <w:rFonts w:ascii="Arial" w:hAnsi="Arial" w:cs="Arial"/>
          <w:sz w:val="22"/>
          <w:szCs w:val="22"/>
        </w:rPr>
        <w:t xml:space="preserve">22 </w:t>
      </w:r>
      <w:del w:id="413" w:author="Andreae, Emily A" w:date="2019-10-04T14:29:00Z">
        <w:r w:rsidRPr="00AA74C7" w:rsidDel="00F83089">
          <w:rPr>
            <w:rFonts w:ascii="Arial" w:hAnsi="Arial" w:cs="Arial"/>
            <w:sz w:val="22"/>
            <w:szCs w:val="22"/>
          </w:rPr>
          <w:delText>high-grade colorectal adenoma</w:delText>
        </w:r>
        <w:r w:rsidR="00C21CA7" w:rsidRPr="00AA74C7" w:rsidDel="00F83089">
          <w:rPr>
            <w:rFonts w:ascii="Arial" w:hAnsi="Arial" w:cs="Arial"/>
            <w:sz w:val="22"/>
            <w:szCs w:val="22"/>
          </w:rPr>
          <w:delText xml:space="preserve"> (</w:delText>
        </w:r>
      </w:del>
      <w:r w:rsidR="00055AEA" w:rsidRPr="00AA74C7">
        <w:rPr>
          <w:rFonts w:ascii="Arial" w:hAnsi="Arial" w:cs="Arial"/>
          <w:sz w:val="22"/>
          <w:szCs w:val="22"/>
        </w:rPr>
        <w:t>HGA</w:t>
      </w:r>
      <w:del w:id="414" w:author="Andreae, Emily A" w:date="2019-10-04T14:29:00Z">
        <w:r w:rsidR="00C21CA7" w:rsidRPr="00AA74C7" w:rsidDel="00F83089">
          <w:rPr>
            <w:rFonts w:ascii="Arial" w:hAnsi="Arial" w:cs="Arial"/>
            <w:sz w:val="22"/>
            <w:szCs w:val="22"/>
          </w:rPr>
          <w:delText>)</w:delText>
        </w:r>
      </w:del>
      <w:ins w:id="415" w:author="Andreae, Emily A" w:date="2019-10-04T14:29:00Z">
        <w:r w:rsidR="00F83089">
          <w:rPr>
            <w:rFonts w:ascii="Arial" w:hAnsi="Arial" w:cs="Arial"/>
            <w:sz w:val="22"/>
            <w:szCs w:val="22"/>
          </w:rPr>
          <w:t>,</w:t>
        </w:r>
      </w:ins>
      <w:r w:rsidRPr="00AA74C7">
        <w:rPr>
          <w:rFonts w:ascii="Arial" w:hAnsi="Arial" w:cs="Arial"/>
          <w:sz w:val="22"/>
          <w:szCs w:val="22"/>
        </w:rPr>
        <w:t xml:space="preserve"> and </w:t>
      </w:r>
      <w:r w:rsidR="00C33218" w:rsidRPr="00AA74C7">
        <w:rPr>
          <w:rFonts w:ascii="Arial" w:hAnsi="Arial" w:cs="Arial"/>
          <w:sz w:val="22"/>
          <w:szCs w:val="22"/>
        </w:rPr>
        <w:t xml:space="preserve">20 </w:t>
      </w:r>
      <w:r w:rsidRPr="00AA74C7">
        <w:rPr>
          <w:rFonts w:ascii="Arial" w:hAnsi="Arial" w:cs="Arial"/>
          <w:sz w:val="22"/>
          <w:szCs w:val="22"/>
        </w:rPr>
        <w:t>normal tissue</w:t>
      </w:r>
      <w:ins w:id="416" w:author="Andreae, Emily A" w:date="2019-10-04T14:40:00Z">
        <w:r w:rsidR="00F42959">
          <w:rPr>
            <w:rFonts w:ascii="Arial" w:hAnsi="Arial" w:cs="Arial"/>
            <w:sz w:val="22"/>
            <w:szCs w:val="22"/>
          </w:rPr>
          <w:t>s</w:t>
        </w:r>
      </w:ins>
      <w:del w:id="417" w:author="Andreae, Emily A" w:date="2019-10-04T14:40:00Z">
        <w:r w:rsidR="00E86F97" w:rsidRPr="00AA74C7" w:rsidDel="00F42959">
          <w:rPr>
            <w:rFonts w:ascii="Arial" w:hAnsi="Arial" w:cs="Arial"/>
            <w:sz w:val="22"/>
            <w:szCs w:val="22"/>
          </w:rPr>
          <w:delText xml:space="preserve"> </w:delText>
        </w:r>
        <w:commentRangeStart w:id="418"/>
        <w:r w:rsidR="00E86F97" w:rsidRPr="00AA74C7" w:rsidDel="00F42959">
          <w:rPr>
            <w:rFonts w:ascii="Arial" w:hAnsi="Arial" w:cs="Arial"/>
            <w:sz w:val="22"/>
            <w:szCs w:val="22"/>
          </w:rPr>
          <w:delText>(</w:delText>
        </w:r>
        <w:r w:rsidR="00E86F97" w:rsidRPr="00AA74C7" w:rsidDel="00F42959">
          <w:rPr>
            <w:rFonts w:ascii="Arial" w:hAnsi="Arial" w:cs="Arial"/>
            <w:b/>
            <w:bCs/>
            <w:sz w:val="22"/>
            <w:szCs w:val="22"/>
          </w:rPr>
          <w:delText>Method</w:delText>
        </w:r>
        <w:r w:rsidR="00E86F97" w:rsidRPr="00AA74C7" w:rsidDel="00F42959">
          <w:rPr>
            <w:rFonts w:ascii="Arial" w:hAnsi="Arial" w:cs="Arial"/>
            <w:sz w:val="22"/>
            <w:szCs w:val="22"/>
          </w:rPr>
          <w:delText>)</w:delText>
        </w:r>
      </w:del>
      <w:commentRangeEnd w:id="418"/>
      <w:r w:rsidR="00F42959">
        <w:rPr>
          <w:rStyle w:val="CommentReference"/>
        </w:rPr>
        <w:commentReference w:id="418"/>
      </w:r>
      <w:r w:rsidRPr="00AA74C7">
        <w:rPr>
          <w:rFonts w:ascii="Arial" w:hAnsi="Arial" w:cs="Arial"/>
          <w:sz w:val="22"/>
          <w:szCs w:val="22"/>
        </w:rPr>
        <w:t xml:space="preserve">. We </w:t>
      </w:r>
      <w:r w:rsidR="00E86F97" w:rsidRPr="00AA74C7">
        <w:rPr>
          <w:rFonts w:ascii="Arial" w:hAnsi="Arial" w:cs="Arial"/>
          <w:sz w:val="22"/>
          <w:szCs w:val="22"/>
        </w:rPr>
        <w:t>found</w:t>
      </w:r>
      <w:del w:id="419" w:author="Andreae, Emily A" w:date="2019-10-04T14:41:00Z">
        <w:r w:rsidR="00E86F97" w:rsidRPr="00AA74C7" w:rsidDel="00F42959">
          <w:rPr>
            <w:rFonts w:ascii="Arial" w:hAnsi="Arial" w:cs="Arial"/>
            <w:sz w:val="22"/>
            <w:szCs w:val="22"/>
          </w:rPr>
          <w:delText xml:space="preserve"> </w:delText>
        </w:r>
        <w:r w:rsidRPr="00AA74C7" w:rsidDel="00F42959">
          <w:rPr>
            <w:rFonts w:ascii="Arial" w:hAnsi="Arial" w:cs="Arial"/>
            <w:sz w:val="22"/>
            <w:szCs w:val="22"/>
          </w:rPr>
          <w:delText>the</w:delText>
        </w:r>
      </w:del>
      <w:r w:rsidRPr="00AA74C7">
        <w:rPr>
          <w:rFonts w:ascii="Arial" w:hAnsi="Arial" w:cs="Arial"/>
          <w:sz w:val="22"/>
          <w:szCs w:val="22"/>
        </w:rPr>
        <w:t xml:space="preserve"> significant genome-wide DNA methylation difference</w:t>
      </w:r>
      <w:ins w:id="420" w:author="Andreae, Emily A" w:date="2019-10-04T14:42:00Z">
        <w:r w:rsidR="00F42959">
          <w:rPr>
            <w:rFonts w:ascii="Arial" w:hAnsi="Arial" w:cs="Arial"/>
            <w:sz w:val="22"/>
            <w:szCs w:val="22"/>
          </w:rPr>
          <w:t>s</w:t>
        </w:r>
      </w:ins>
      <w:r w:rsidR="0060420C" w:rsidRPr="00AA74C7">
        <w:rPr>
          <w:rFonts w:ascii="Arial" w:hAnsi="Arial" w:cs="Arial"/>
          <w:sz w:val="22"/>
          <w:szCs w:val="22"/>
        </w:rPr>
        <w:t xml:space="preserve"> among</w:t>
      </w:r>
      <w:r w:rsidRPr="00AA74C7">
        <w:rPr>
          <w:rFonts w:ascii="Arial" w:hAnsi="Arial" w:cs="Arial"/>
          <w:sz w:val="22"/>
          <w:szCs w:val="22"/>
        </w:rPr>
        <w:t xml:space="preserve"> normal, low</w:t>
      </w:r>
      <w:ins w:id="421" w:author="Andreae, Emily A" w:date="2019-10-04T14:42:00Z">
        <w:r w:rsidR="00F42959">
          <w:rPr>
            <w:rFonts w:ascii="Arial" w:hAnsi="Arial" w:cs="Arial"/>
            <w:sz w:val="22"/>
            <w:szCs w:val="22"/>
          </w:rPr>
          <w:t>-,</w:t>
        </w:r>
      </w:ins>
      <w:r w:rsidR="00C21CA7" w:rsidRPr="00AA74C7">
        <w:rPr>
          <w:rFonts w:ascii="Arial" w:hAnsi="Arial" w:cs="Arial"/>
          <w:sz w:val="22"/>
          <w:szCs w:val="22"/>
        </w:rPr>
        <w:t xml:space="preserve"> </w:t>
      </w:r>
      <w:r w:rsidRPr="00AA74C7">
        <w:rPr>
          <w:rFonts w:ascii="Arial" w:hAnsi="Arial" w:cs="Arial"/>
          <w:sz w:val="22"/>
          <w:szCs w:val="22"/>
        </w:rPr>
        <w:t>and high-grade adenoma (</w:t>
      </w:r>
      <w:bookmarkStart w:id="422" w:name="OLE_LINK1"/>
      <w:bookmarkStart w:id="423" w:name="OLE_LINK2"/>
      <w:bookmarkStart w:id="424" w:name="OLE_LINK3"/>
      <w:r w:rsidRPr="00AA74C7">
        <w:rPr>
          <w:rFonts w:ascii="Arial" w:eastAsiaTheme="minorEastAsia" w:hAnsi="Arial" w:cs="Arial"/>
          <w:b/>
          <w:kern w:val="2"/>
          <w:sz w:val="22"/>
          <w:szCs w:val="22"/>
        </w:rPr>
        <w:t>Figure 1</w:t>
      </w:r>
      <w:r w:rsidR="00E60B2F" w:rsidRPr="00AA74C7">
        <w:rPr>
          <w:rFonts w:ascii="Arial" w:eastAsiaTheme="minorEastAsia" w:hAnsi="Arial" w:cs="Arial"/>
          <w:b/>
          <w:kern w:val="2"/>
          <w:sz w:val="22"/>
          <w:szCs w:val="22"/>
        </w:rPr>
        <w:t>A</w:t>
      </w:r>
      <w:r w:rsidRPr="00AA74C7">
        <w:rPr>
          <w:rFonts w:ascii="Arial" w:hAnsi="Arial" w:cs="Arial"/>
          <w:sz w:val="22"/>
          <w:szCs w:val="22"/>
        </w:rPr>
        <w:t xml:space="preserve"> and </w:t>
      </w:r>
      <w:bookmarkEnd w:id="422"/>
      <w:bookmarkEnd w:id="423"/>
      <w:bookmarkEnd w:id="424"/>
      <w:r w:rsidRPr="00AA74C7">
        <w:rPr>
          <w:rFonts w:ascii="Arial" w:eastAsiaTheme="minorEastAsia" w:hAnsi="Arial" w:cs="Arial"/>
          <w:b/>
          <w:kern w:val="2"/>
          <w:sz w:val="22"/>
          <w:szCs w:val="22"/>
        </w:rPr>
        <w:t>1</w:t>
      </w:r>
      <w:r w:rsidR="00E60B2F" w:rsidRPr="00AA74C7">
        <w:rPr>
          <w:rFonts w:ascii="Arial" w:eastAsiaTheme="minorEastAsia" w:hAnsi="Arial" w:cs="Arial"/>
          <w:b/>
          <w:kern w:val="2"/>
          <w:sz w:val="22"/>
          <w:szCs w:val="22"/>
        </w:rPr>
        <w:t>B</w:t>
      </w:r>
      <w:r w:rsidRPr="00AA74C7">
        <w:rPr>
          <w:rFonts w:ascii="Arial" w:hAnsi="Arial" w:cs="Arial"/>
          <w:sz w:val="22"/>
          <w:szCs w:val="22"/>
        </w:rPr>
        <w:t xml:space="preserve">). Compared </w:t>
      </w:r>
      <w:ins w:id="425" w:author="Andreae, Emily A" w:date="2019-10-04T14:42:00Z">
        <w:r w:rsidR="00F42959">
          <w:rPr>
            <w:rFonts w:ascii="Arial" w:hAnsi="Arial" w:cs="Arial"/>
            <w:sz w:val="22"/>
            <w:szCs w:val="22"/>
          </w:rPr>
          <w:t>to</w:t>
        </w:r>
      </w:ins>
      <w:ins w:id="426" w:author="Andreae, Emily A" w:date="2019-10-04T14:45:00Z">
        <w:r w:rsidR="00F42959">
          <w:rPr>
            <w:rFonts w:ascii="Arial" w:hAnsi="Arial" w:cs="Arial"/>
            <w:sz w:val="22"/>
            <w:szCs w:val="22"/>
          </w:rPr>
          <w:t xml:space="preserve"> </w:t>
        </w:r>
      </w:ins>
      <w:del w:id="427" w:author="Andreae, Emily A" w:date="2019-10-04T14:42:00Z">
        <w:r w:rsidRPr="00AA74C7" w:rsidDel="00F42959">
          <w:rPr>
            <w:rFonts w:ascii="Arial" w:hAnsi="Arial" w:cs="Arial"/>
            <w:sz w:val="22"/>
            <w:szCs w:val="22"/>
          </w:rPr>
          <w:delText>with the</w:delText>
        </w:r>
        <w:r w:rsidR="00F25014" w:rsidRPr="00AA74C7" w:rsidDel="00F42959">
          <w:rPr>
            <w:rFonts w:ascii="Arial" w:hAnsi="Arial" w:cs="Arial"/>
            <w:sz w:val="22"/>
            <w:szCs w:val="22"/>
          </w:rPr>
          <w:delText xml:space="preserve"> </w:delText>
        </w:r>
      </w:del>
      <w:r w:rsidRPr="00AA74C7">
        <w:rPr>
          <w:rFonts w:ascii="Arial" w:hAnsi="Arial" w:cs="Arial"/>
          <w:sz w:val="22"/>
          <w:szCs w:val="22"/>
        </w:rPr>
        <w:t xml:space="preserve">normal tissue, </w:t>
      </w:r>
      <w:ins w:id="428" w:author="Andreae, Emily A" w:date="2019-10-04T14:42:00Z">
        <w:r w:rsidR="00F42959">
          <w:rPr>
            <w:rFonts w:ascii="Arial" w:hAnsi="Arial" w:cs="Arial"/>
            <w:sz w:val="22"/>
            <w:szCs w:val="22"/>
          </w:rPr>
          <w:t>LGA</w:t>
        </w:r>
      </w:ins>
      <w:del w:id="429" w:author="Andreae, Emily A" w:date="2019-10-04T14:42:00Z">
        <w:r w:rsidRPr="00AA74C7" w:rsidDel="00F42959">
          <w:rPr>
            <w:rFonts w:ascii="Arial" w:hAnsi="Arial" w:cs="Arial"/>
            <w:sz w:val="22"/>
            <w:szCs w:val="22"/>
          </w:rPr>
          <w:delText>low-grade adenoma</w:delText>
        </w:r>
        <w:r w:rsidR="00C21CA7" w:rsidRPr="00AA74C7" w:rsidDel="00F42959">
          <w:rPr>
            <w:rFonts w:ascii="Arial" w:hAnsi="Arial" w:cs="Arial"/>
            <w:sz w:val="22"/>
            <w:szCs w:val="22"/>
          </w:rPr>
          <w:delText xml:space="preserve"> </w:delText>
        </w:r>
      </w:del>
      <w:ins w:id="430" w:author="Andreae, Emily A" w:date="2019-10-04T14:45:00Z">
        <w:r w:rsidR="00F42959">
          <w:rPr>
            <w:rFonts w:ascii="Arial" w:hAnsi="Arial" w:cs="Arial"/>
            <w:sz w:val="22"/>
            <w:szCs w:val="22"/>
          </w:rPr>
          <w:t xml:space="preserve"> </w:t>
        </w:r>
      </w:ins>
      <w:r w:rsidR="00E86F97" w:rsidRPr="00AA74C7">
        <w:rPr>
          <w:rFonts w:ascii="Arial" w:hAnsi="Arial" w:cs="Arial"/>
          <w:sz w:val="22"/>
          <w:szCs w:val="22"/>
        </w:rPr>
        <w:t>had genome wide</w:t>
      </w:r>
      <w:r w:rsidRPr="00AA74C7">
        <w:rPr>
          <w:rFonts w:ascii="Arial" w:hAnsi="Arial" w:cs="Arial"/>
          <w:sz w:val="22"/>
          <w:szCs w:val="22"/>
        </w:rPr>
        <w:t xml:space="preserve"> hypo</w:t>
      </w:r>
      <w:r w:rsidR="00816400" w:rsidRPr="00AA74C7">
        <w:rPr>
          <w:rFonts w:ascii="Arial" w:hAnsi="Arial" w:cs="Arial"/>
          <w:sz w:val="22"/>
          <w:szCs w:val="22"/>
        </w:rPr>
        <w:t>-</w:t>
      </w:r>
      <w:r w:rsidRPr="00AA74C7">
        <w:rPr>
          <w:rFonts w:ascii="Arial" w:hAnsi="Arial" w:cs="Arial"/>
          <w:sz w:val="22"/>
          <w:szCs w:val="22"/>
        </w:rPr>
        <w:t>methylation (</w:t>
      </w:r>
      <w:r w:rsidR="00A20AED" w:rsidRPr="00AA74C7">
        <w:rPr>
          <w:rFonts w:ascii="Arial" w:hAnsi="Arial" w:cs="Arial"/>
          <w:sz w:val="22"/>
          <w:szCs w:val="22"/>
        </w:rPr>
        <w:t>P = 5.2x10</w:t>
      </w:r>
      <w:r w:rsidR="00A20AED" w:rsidRPr="00AA74C7">
        <w:rPr>
          <w:rFonts w:ascii="Arial" w:hAnsi="Arial" w:cs="Arial"/>
          <w:sz w:val="22"/>
          <w:szCs w:val="22"/>
          <w:vertAlign w:val="superscript"/>
        </w:rPr>
        <w:t>-5</w:t>
      </w:r>
      <w:r w:rsidR="007B06AE" w:rsidRPr="00AA74C7">
        <w:rPr>
          <w:rFonts w:ascii="Arial" w:hAnsi="Arial" w:cs="Arial"/>
          <w:sz w:val="22"/>
          <w:szCs w:val="22"/>
        </w:rPr>
        <w:t>, rank sum test)</w:t>
      </w:r>
      <w:ins w:id="431" w:author="Andreae, Emily A" w:date="2019-10-04T14:45:00Z">
        <w:r w:rsidR="00F42959">
          <w:rPr>
            <w:rFonts w:ascii="Arial" w:hAnsi="Arial" w:cs="Arial"/>
            <w:sz w:val="22"/>
            <w:szCs w:val="22"/>
          </w:rPr>
          <w:t xml:space="preserve"> which was </w:t>
        </w:r>
      </w:ins>
      <w:del w:id="432" w:author="Andreae, Emily A" w:date="2019-10-04T14:45:00Z">
        <w:r w:rsidRPr="00AA74C7" w:rsidDel="00F42959">
          <w:rPr>
            <w:rFonts w:ascii="Arial" w:hAnsi="Arial" w:cs="Arial"/>
            <w:sz w:val="22"/>
            <w:szCs w:val="22"/>
          </w:rPr>
          <w:delText>, and</w:delText>
        </w:r>
        <w:r w:rsidR="00E86F97" w:rsidRPr="00AA74C7" w:rsidDel="00F42959">
          <w:rPr>
            <w:rFonts w:ascii="Arial" w:hAnsi="Arial" w:cs="Arial"/>
            <w:sz w:val="22"/>
            <w:szCs w:val="22"/>
          </w:rPr>
          <w:delText xml:space="preserve"> global </w:delText>
        </w:r>
        <w:r w:rsidRPr="00AA74C7" w:rsidDel="00F42959">
          <w:rPr>
            <w:rFonts w:ascii="Arial" w:hAnsi="Arial" w:cs="Arial"/>
            <w:sz w:val="22"/>
            <w:szCs w:val="22"/>
          </w:rPr>
          <w:delText>methylation</w:delText>
        </w:r>
        <w:r w:rsidR="00E86F97" w:rsidRPr="00AA74C7" w:rsidDel="00F42959">
          <w:rPr>
            <w:rFonts w:ascii="Arial" w:hAnsi="Arial" w:cs="Arial"/>
            <w:sz w:val="22"/>
            <w:szCs w:val="22"/>
          </w:rPr>
          <w:delText xml:space="preserve"> level </w:delText>
        </w:r>
        <w:r w:rsidR="0060420C" w:rsidRPr="00AA74C7" w:rsidDel="00F42959">
          <w:rPr>
            <w:rFonts w:ascii="Arial" w:hAnsi="Arial" w:cs="Arial"/>
            <w:sz w:val="22"/>
            <w:szCs w:val="22"/>
          </w:rPr>
          <w:delText xml:space="preserve">became </w:delText>
        </w:r>
      </w:del>
      <w:r w:rsidR="00E86F97" w:rsidRPr="00AA74C7">
        <w:rPr>
          <w:rFonts w:ascii="Arial" w:hAnsi="Arial" w:cs="Arial"/>
          <w:sz w:val="22"/>
          <w:szCs w:val="22"/>
        </w:rPr>
        <w:t>even lower in</w:t>
      </w:r>
      <w:r w:rsidRPr="00AA74C7">
        <w:rPr>
          <w:rFonts w:ascii="Arial" w:hAnsi="Arial" w:cs="Arial"/>
          <w:sz w:val="22"/>
          <w:szCs w:val="22"/>
        </w:rPr>
        <w:t xml:space="preserve"> </w:t>
      </w:r>
      <w:ins w:id="433" w:author="Andreae, Emily A" w:date="2019-10-04T14:46:00Z">
        <w:r w:rsidR="00F42959">
          <w:rPr>
            <w:rFonts w:ascii="Arial" w:hAnsi="Arial" w:cs="Arial"/>
            <w:sz w:val="22"/>
            <w:szCs w:val="22"/>
          </w:rPr>
          <w:t xml:space="preserve">HGA </w:t>
        </w:r>
      </w:ins>
      <w:del w:id="434" w:author="Andreae, Emily A" w:date="2019-10-04T14:45:00Z">
        <w:r w:rsidRPr="00AA74C7" w:rsidDel="00F42959">
          <w:rPr>
            <w:rFonts w:ascii="Arial" w:hAnsi="Arial" w:cs="Arial"/>
            <w:sz w:val="22"/>
            <w:szCs w:val="22"/>
          </w:rPr>
          <w:delText xml:space="preserve">high-grade adenoma </w:delText>
        </w:r>
      </w:del>
      <w:r w:rsidRPr="00AA74C7">
        <w:rPr>
          <w:rFonts w:ascii="Arial" w:hAnsi="Arial" w:cs="Arial"/>
          <w:sz w:val="22"/>
          <w:szCs w:val="22"/>
        </w:rPr>
        <w:t>(</w:t>
      </w:r>
      <w:r w:rsidR="00A20AED" w:rsidRPr="00AA74C7">
        <w:rPr>
          <w:rFonts w:ascii="Arial" w:hAnsi="Arial" w:cs="Arial"/>
          <w:sz w:val="22"/>
          <w:szCs w:val="22"/>
        </w:rPr>
        <w:t>P = 3.7x10</w:t>
      </w:r>
      <w:r w:rsidR="00A20AED" w:rsidRPr="00AA74C7">
        <w:rPr>
          <w:rFonts w:ascii="Arial" w:hAnsi="Arial" w:cs="Arial"/>
          <w:sz w:val="22"/>
          <w:szCs w:val="22"/>
          <w:vertAlign w:val="superscript"/>
        </w:rPr>
        <w:t>-6</w:t>
      </w:r>
      <w:r w:rsidRPr="00AA74C7">
        <w:rPr>
          <w:rFonts w:ascii="Arial" w:hAnsi="Arial" w:cs="Arial"/>
          <w:sz w:val="22"/>
          <w:szCs w:val="22"/>
        </w:rPr>
        <w:t xml:space="preserve">, </w:t>
      </w:r>
      <w:r w:rsidR="003114B1" w:rsidRPr="00AA74C7">
        <w:rPr>
          <w:rFonts w:ascii="Arial" w:hAnsi="Arial" w:cs="Arial"/>
          <w:sz w:val="22"/>
          <w:szCs w:val="22"/>
        </w:rPr>
        <w:t>compared</w:t>
      </w:r>
      <w:r w:rsidR="00C21CA7" w:rsidRPr="00AA74C7">
        <w:rPr>
          <w:rFonts w:ascii="Arial" w:hAnsi="Arial" w:cs="Arial"/>
          <w:sz w:val="22"/>
          <w:szCs w:val="22"/>
        </w:rPr>
        <w:t xml:space="preserve"> with </w:t>
      </w:r>
      <w:r w:rsidR="003114B1" w:rsidRPr="00AA74C7">
        <w:rPr>
          <w:rFonts w:ascii="Arial" w:hAnsi="Arial" w:cs="Arial"/>
          <w:sz w:val="22"/>
          <w:szCs w:val="22"/>
        </w:rPr>
        <w:t xml:space="preserve">normal, </w:t>
      </w:r>
      <w:r w:rsidR="007B06AE" w:rsidRPr="00AA74C7">
        <w:rPr>
          <w:rFonts w:ascii="Arial" w:hAnsi="Arial" w:cs="Arial"/>
          <w:sz w:val="22"/>
          <w:szCs w:val="22"/>
        </w:rPr>
        <w:t>rank sum test</w:t>
      </w:r>
      <w:r w:rsidR="00C21CA7" w:rsidRPr="00AA74C7">
        <w:rPr>
          <w:rFonts w:ascii="Arial" w:hAnsi="Arial" w:cs="Arial"/>
          <w:sz w:val="22"/>
          <w:szCs w:val="22"/>
        </w:rPr>
        <w:t xml:space="preserve">, </w:t>
      </w:r>
      <w:r w:rsidR="00ED47E5" w:rsidRPr="00AA74C7">
        <w:rPr>
          <w:rFonts w:ascii="Arial" w:eastAsiaTheme="minorEastAsia" w:hAnsi="Arial" w:cs="Arial"/>
          <w:b/>
          <w:kern w:val="2"/>
          <w:sz w:val="22"/>
          <w:szCs w:val="22"/>
        </w:rPr>
        <w:t>Figure 1C</w:t>
      </w:r>
      <w:r w:rsidR="00ED47E5" w:rsidRPr="00AA74C7">
        <w:rPr>
          <w:rFonts w:ascii="Arial" w:hAnsi="Arial" w:cs="Arial"/>
          <w:sz w:val="22"/>
          <w:szCs w:val="22"/>
        </w:rPr>
        <w:t>)</w:t>
      </w:r>
      <w:r w:rsidRPr="00AA74C7">
        <w:rPr>
          <w:rFonts w:ascii="Arial" w:hAnsi="Arial" w:cs="Arial"/>
          <w:sz w:val="22"/>
          <w:szCs w:val="22"/>
        </w:rPr>
        <w:t xml:space="preserve">. </w:t>
      </w:r>
      <w:r w:rsidR="00722210" w:rsidRPr="00AA74C7">
        <w:rPr>
          <w:rFonts w:ascii="Arial" w:hAnsi="Arial" w:cs="Arial"/>
          <w:sz w:val="22"/>
          <w:szCs w:val="22"/>
        </w:rPr>
        <w:t>Methylation levels of all tar</w:t>
      </w:r>
      <w:r w:rsidR="006E33D3" w:rsidRPr="00AA74C7">
        <w:rPr>
          <w:rFonts w:ascii="Arial" w:hAnsi="Arial" w:cs="Arial"/>
          <w:sz w:val="22"/>
          <w:szCs w:val="22"/>
        </w:rPr>
        <w:t xml:space="preserve">get sites in the array demonstrated </w:t>
      </w:r>
      <w:r w:rsidR="00716901" w:rsidRPr="00AA74C7">
        <w:rPr>
          <w:rFonts w:ascii="Arial" w:hAnsi="Arial" w:cs="Arial"/>
          <w:sz w:val="22"/>
          <w:szCs w:val="22"/>
        </w:rPr>
        <w:t xml:space="preserve">the known </w:t>
      </w:r>
      <w:r w:rsidR="00147CB2" w:rsidRPr="00AA74C7">
        <w:rPr>
          <w:rFonts w:ascii="Arial" w:hAnsi="Arial" w:cs="Arial"/>
          <w:sz w:val="22"/>
          <w:szCs w:val="22"/>
        </w:rPr>
        <w:t>bimodal distribution</w:t>
      </w:r>
      <w:r w:rsidR="006E33D3" w:rsidRPr="00AA74C7">
        <w:rPr>
          <w:rFonts w:ascii="Arial" w:hAnsi="Arial" w:cs="Arial"/>
          <w:sz w:val="22"/>
          <w:szCs w:val="22"/>
        </w:rPr>
        <w:t xml:space="preserve"> in</w:t>
      </w:r>
      <w:r w:rsidR="00147CB2" w:rsidRPr="00AA74C7">
        <w:rPr>
          <w:rFonts w:ascii="Arial" w:hAnsi="Arial" w:cs="Arial"/>
          <w:sz w:val="22"/>
          <w:szCs w:val="22"/>
        </w:rPr>
        <w:t xml:space="preserve"> normal, </w:t>
      </w:r>
      <w:r w:rsidR="00055AEA" w:rsidRPr="00AA74C7">
        <w:rPr>
          <w:rFonts w:ascii="Arial" w:hAnsi="Arial" w:cs="Arial"/>
          <w:sz w:val="22"/>
          <w:szCs w:val="22"/>
        </w:rPr>
        <w:t>LGA</w:t>
      </w:r>
      <w:ins w:id="435" w:author="Andreae, Emily A" w:date="2019-10-04T14:46:00Z">
        <w:r w:rsidR="00F42959">
          <w:rPr>
            <w:rFonts w:ascii="Arial" w:hAnsi="Arial" w:cs="Arial"/>
            <w:sz w:val="22"/>
            <w:szCs w:val="22"/>
          </w:rPr>
          <w:t>,</w:t>
        </w:r>
      </w:ins>
      <w:r w:rsidR="00147CB2" w:rsidRPr="00AA74C7">
        <w:rPr>
          <w:rFonts w:ascii="Arial" w:hAnsi="Arial" w:cs="Arial"/>
          <w:sz w:val="22"/>
          <w:szCs w:val="22"/>
        </w:rPr>
        <w:t xml:space="preserve"> and </w:t>
      </w:r>
      <w:r w:rsidR="00055AEA" w:rsidRPr="00AA74C7">
        <w:rPr>
          <w:rFonts w:ascii="Arial" w:hAnsi="Arial" w:cs="Arial"/>
          <w:sz w:val="22"/>
          <w:szCs w:val="22"/>
        </w:rPr>
        <w:t>HGA</w:t>
      </w:r>
      <w:r w:rsidR="00147CB2" w:rsidRPr="00AA74C7">
        <w:rPr>
          <w:rFonts w:ascii="Arial" w:hAnsi="Arial" w:cs="Arial"/>
          <w:sz w:val="22"/>
          <w:szCs w:val="22"/>
        </w:rPr>
        <w:t xml:space="preserve"> (</w:t>
      </w:r>
      <w:r w:rsidR="00147CB2" w:rsidRPr="00AA74C7">
        <w:rPr>
          <w:rFonts w:ascii="Arial" w:eastAsiaTheme="minorEastAsia" w:hAnsi="Arial" w:cs="Arial"/>
          <w:b/>
          <w:kern w:val="2"/>
          <w:sz w:val="22"/>
          <w:szCs w:val="22"/>
        </w:rPr>
        <w:t>Figure 1</w:t>
      </w:r>
      <w:r w:rsidR="00ED47E5" w:rsidRPr="00AA74C7">
        <w:rPr>
          <w:rFonts w:ascii="Arial" w:eastAsiaTheme="minorEastAsia" w:hAnsi="Arial" w:cs="Arial"/>
          <w:b/>
          <w:kern w:val="2"/>
          <w:sz w:val="22"/>
          <w:szCs w:val="22"/>
        </w:rPr>
        <w:t>D</w:t>
      </w:r>
      <w:r w:rsidR="00716901" w:rsidRPr="00AA74C7">
        <w:rPr>
          <w:rFonts w:ascii="Arial" w:hAnsi="Arial" w:cs="Arial"/>
          <w:sz w:val="22"/>
          <w:szCs w:val="22"/>
        </w:rPr>
        <w:t xml:space="preserve">), and </w:t>
      </w:r>
      <w:r w:rsidR="00E040B1" w:rsidRPr="00AA74C7">
        <w:rPr>
          <w:rFonts w:ascii="Arial" w:hAnsi="Arial" w:cs="Arial"/>
          <w:sz w:val="22"/>
          <w:szCs w:val="22"/>
        </w:rPr>
        <w:t xml:space="preserve">the amount of </w:t>
      </w:r>
      <w:r w:rsidR="00716901" w:rsidRPr="00AA74C7">
        <w:rPr>
          <w:rFonts w:ascii="Arial" w:hAnsi="Arial" w:cs="Arial"/>
          <w:sz w:val="22"/>
          <w:szCs w:val="22"/>
        </w:rPr>
        <w:t xml:space="preserve">fully methylated sites </w:t>
      </w:r>
      <w:ins w:id="436" w:author="Andreae, Emily A" w:date="2019-10-04T14:47:00Z">
        <w:r w:rsidR="00F42959">
          <w:rPr>
            <w:rFonts w:ascii="Arial" w:hAnsi="Arial" w:cs="Arial"/>
            <w:sz w:val="22"/>
            <w:szCs w:val="22"/>
          </w:rPr>
          <w:t xml:space="preserve">of </w:t>
        </w:r>
        <w:r w:rsidR="00F42959" w:rsidRPr="00F42959">
          <w:rPr>
            <w:rFonts w:ascii="Arial" w:hAnsi="Arial" w:cs="Arial"/>
            <w:sz w:val="22"/>
            <w:szCs w:val="22"/>
          </w:rPr>
          <w:t xml:space="preserve">lesions </w:t>
        </w:r>
      </w:ins>
      <w:r w:rsidR="00716901" w:rsidRPr="00AA74C7">
        <w:rPr>
          <w:rFonts w:ascii="Arial" w:hAnsi="Arial" w:cs="Arial"/>
          <w:sz w:val="22"/>
          <w:szCs w:val="22"/>
        </w:rPr>
        <w:t>decreased with increas</w:t>
      </w:r>
      <w:ins w:id="437" w:author="Andreae, Emily A" w:date="2019-10-04T14:47:00Z">
        <w:r w:rsidR="00F42959">
          <w:rPr>
            <w:rFonts w:ascii="Arial" w:hAnsi="Arial" w:cs="Arial"/>
            <w:sz w:val="22"/>
            <w:szCs w:val="22"/>
          </w:rPr>
          <w:t>ing</w:t>
        </w:r>
      </w:ins>
      <w:del w:id="438" w:author="Andreae, Emily A" w:date="2019-10-04T14:47:00Z">
        <w:r w:rsidR="00716901" w:rsidRPr="00AA74C7" w:rsidDel="00F42959">
          <w:rPr>
            <w:rFonts w:ascii="Arial" w:hAnsi="Arial" w:cs="Arial"/>
            <w:sz w:val="22"/>
            <w:szCs w:val="22"/>
          </w:rPr>
          <w:delText>ed</w:delText>
        </w:r>
      </w:del>
      <w:r w:rsidR="00716901" w:rsidRPr="00AA74C7">
        <w:rPr>
          <w:rFonts w:ascii="Arial" w:hAnsi="Arial" w:cs="Arial"/>
          <w:sz w:val="22"/>
          <w:szCs w:val="22"/>
        </w:rPr>
        <w:t xml:space="preserve"> </w:t>
      </w:r>
      <w:ins w:id="439" w:author="Andreae, Emily A" w:date="2019-10-04T14:46:00Z">
        <w:r w:rsidR="00F42959" w:rsidRPr="00F42959">
          <w:rPr>
            <w:rFonts w:ascii="Arial" w:hAnsi="Arial" w:cs="Arial"/>
            <w:sz w:val="22"/>
            <w:szCs w:val="22"/>
          </w:rPr>
          <w:t xml:space="preserve">degree of </w:t>
        </w:r>
      </w:ins>
      <w:r w:rsidR="00716901" w:rsidRPr="00AA74C7">
        <w:rPr>
          <w:rFonts w:ascii="Arial" w:hAnsi="Arial" w:cs="Arial"/>
          <w:sz w:val="22"/>
          <w:szCs w:val="22"/>
        </w:rPr>
        <w:t xml:space="preserve">malignancy </w:t>
      </w:r>
      <w:del w:id="440" w:author="Andreae, Emily A" w:date="2019-10-04T14:46:00Z">
        <w:r w:rsidR="00716901" w:rsidRPr="00AA74C7" w:rsidDel="00F42959">
          <w:rPr>
            <w:rFonts w:ascii="Arial" w:hAnsi="Arial" w:cs="Arial"/>
            <w:sz w:val="22"/>
            <w:szCs w:val="22"/>
          </w:rPr>
          <w:delText xml:space="preserve">degree of </w:delText>
        </w:r>
      </w:del>
      <w:del w:id="441" w:author="Andreae, Emily A" w:date="2019-10-04T14:47:00Z">
        <w:r w:rsidR="00716901" w:rsidRPr="00AA74C7" w:rsidDel="00F42959">
          <w:rPr>
            <w:rFonts w:ascii="Arial" w:hAnsi="Arial" w:cs="Arial"/>
            <w:sz w:val="22"/>
            <w:szCs w:val="22"/>
          </w:rPr>
          <w:delText>lesions</w:delText>
        </w:r>
        <w:r w:rsidR="00D03363" w:rsidRPr="00AA74C7" w:rsidDel="00F42959">
          <w:rPr>
            <w:rFonts w:ascii="Arial" w:hAnsi="Arial" w:cs="Arial"/>
            <w:sz w:val="22"/>
            <w:szCs w:val="22"/>
          </w:rPr>
          <w:delText xml:space="preserve"> </w:delText>
        </w:r>
      </w:del>
      <w:r w:rsidR="00716901" w:rsidRPr="00AA74C7">
        <w:rPr>
          <w:rFonts w:ascii="Arial" w:hAnsi="Arial" w:cs="Arial"/>
          <w:sz w:val="22"/>
          <w:szCs w:val="22"/>
        </w:rPr>
        <w:t>(right peak</w:t>
      </w:r>
      <w:r w:rsidR="004E2CBD" w:rsidRPr="00AA74C7">
        <w:rPr>
          <w:rFonts w:ascii="Arial" w:hAnsi="Arial" w:cs="Arial"/>
          <w:sz w:val="22"/>
          <w:szCs w:val="22"/>
        </w:rPr>
        <w:t xml:space="preserve">, </w:t>
      </w:r>
      <w:r w:rsidR="004E2CBD" w:rsidRPr="00AA74C7">
        <w:rPr>
          <w:rFonts w:ascii="Arial" w:hAnsi="Arial" w:cs="Arial"/>
          <w:b/>
          <w:bCs/>
          <w:sz w:val="22"/>
          <w:szCs w:val="22"/>
        </w:rPr>
        <w:t>Figure</w:t>
      </w:r>
      <w:ins w:id="442" w:author="Andreae, Emily A" w:date="2019-10-04T14:49:00Z">
        <w:r w:rsidR="00F42959">
          <w:rPr>
            <w:rFonts w:ascii="Arial" w:hAnsi="Arial" w:cs="Arial"/>
            <w:b/>
            <w:bCs/>
            <w:sz w:val="22"/>
            <w:szCs w:val="22"/>
          </w:rPr>
          <w:t xml:space="preserve"> </w:t>
        </w:r>
      </w:ins>
      <w:r w:rsidR="004E2CBD" w:rsidRPr="00AA74C7">
        <w:rPr>
          <w:rFonts w:ascii="Arial" w:hAnsi="Arial" w:cs="Arial"/>
          <w:b/>
          <w:bCs/>
          <w:sz w:val="22"/>
          <w:szCs w:val="22"/>
        </w:rPr>
        <w:t>1D</w:t>
      </w:r>
      <w:r w:rsidR="004E2CBD" w:rsidRPr="00AA74C7">
        <w:rPr>
          <w:rFonts w:ascii="Arial" w:hAnsi="Arial" w:cs="Arial"/>
          <w:sz w:val="22"/>
          <w:szCs w:val="22"/>
        </w:rPr>
        <w:t xml:space="preserve">; </w:t>
      </w:r>
      <w:commentRangeStart w:id="443"/>
      <w:r w:rsidR="00147CB2" w:rsidRPr="00AA74C7">
        <w:rPr>
          <w:rFonts w:ascii="Arial" w:eastAsiaTheme="minorEastAsia" w:hAnsi="Arial" w:cs="Arial"/>
          <w:b/>
          <w:kern w:val="2"/>
          <w:sz w:val="22"/>
          <w:szCs w:val="22"/>
        </w:rPr>
        <w:t xml:space="preserve">Figure </w:t>
      </w:r>
      <w:r w:rsidR="00ED47E5" w:rsidRPr="00AA74C7">
        <w:rPr>
          <w:rFonts w:ascii="Arial" w:eastAsiaTheme="minorEastAsia" w:hAnsi="Arial" w:cs="Arial"/>
          <w:b/>
          <w:kern w:val="2"/>
          <w:sz w:val="22"/>
          <w:szCs w:val="22"/>
        </w:rPr>
        <w:t>1E</w:t>
      </w:r>
      <w:commentRangeEnd w:id="443"/>
      <w:r w:rsidR="00F42959">
        <w:rPr>
          <w:rStyle w:val="CommentReference"/>
        </w:rPr>
        <w:commentReference w:id="443"/>
      </w:r>
      <w:r w:rsidR="00147CB2" w:rsidRPr="00AA74C7">
        <w:rPr>
          <w:rFonts w:ascii="Arial" w:hAnsi="Arial" w:cs="Arial"/>
          <w:sz w:val="22"/>
          <w:szCs w:val="22"/>
        </w:rPr>
        <w:t>)</w:t>
      </w:r>
      <w:r w:rsidR="004E2CBD" w:rsidRPr="00AA74C7">
        <w:rPr>
          <w:rFonts w:ascii="Arial" w:hAnsi="Arial" w:cs="Arial"/>
          <w:sz w:val="22"/>
          <w:szCs w:val="22"/>
        </w:rPr>
        <w:t>.</w:t>
      </w:r>
      <w:r w:rsidR="00275FF1" w:rsidRPr="00AA74C7">
        <w:rPr>
          <w:rFonts w:ascii="Arial" w:hAnsi="Arial" w:cs="Arial"/>
          <w:sz w:val="22"/>
          <w:szCs w:val="22"/>
        </w:rPr>
        <w:t xml:space="preserve"> Almost all DMS</w:t>
      </w:r>
      <w:r w:rsidR="000B5D48" w:rsidRPr="00AA74C7">
        <w:rPr>
          <w:rFonts w:ascii="Arial" w:hAnsi="Arial" w:cs="Arial"/>
          <w:sz w:val="22"/>
          <w:szCs w:val="22"/>
        </w:rPr>
        <w:t>s</w:t>
      </w:r>
      <w:r w:rsidR="00275FF1" w:rsidRPr="00AA74C7">
        <w:rPr>
          <w:rFonts w:ascii="Arial" w:hAnsi="Arial" w:cs="Arial"/>
          <w:sz w:val="22"/>
          <w:szCs w:val="22"/>
        </w:rPr>
        <w:t xml:space="preserve"> in LGA compared </w:t>
      </w:r>
      <w:ins w:id="444" w:author="Andreae, Emily A" w:date="2019-10-04T14:49:00Z">
        <w:r w:rsidR="00F42959">
          <w:rPr>
            <w:rFonts w:ascii="Arial" w:hAnsi="Arial" w:cs="Arial"/>
            <w:sz w:val="22"/>
            <w:szCs w:val="22"/>
          </w:rPr>
          <w:t>to</w:t>
        </w:r>
      </w:ins>
      <w:del w:id="445" w:author="Andreae, Emily A" w:date="2019-10-04T14:49:00Z">
        <w:r w:rsidR="00275FF1" w:rsidRPr="00AA74C7" w:rsidDel="00F42959">
          <w:rPr>
            <w:rFonts w:ascii="Arial" w:hAnsi="Arial" w:cs="Arial"/>
            <w:sz w:val="22"/>
            <w:szCs w:val="22"/>
          </w:rPr>
          <w:delText>with</w:delText>
        </w:r>
      </w:del>
      <w:r w:rsidR="00275FF1" w:rsidRPr="00AA74C7">
        <w:rPr>
          <w:rFonts w:ascii="Arial" w:hAnsi="Arial" w:cs="Arial"/>
          <w:sz w:val="22"/>
          <w:szCs w:val="22"/>
        </w:rPr>
        <w:t xml:space="preserve"> normal </w:t>
      </w:r>
      <w:r w:rsidR="001A74F1" w:rsidRPr="00AA74C7">
        <w:rPr>
          <w:rFonts w:ascii="Arial" w:hAnsi="Arial" w:cs="Arial"/>
          <w:sz w:val="22"/>
          <w:szCs w:val="22"/>
        </w:rPr>
        <w:t xml:space="preserve">tissues kept at least </w:t>
      </w:r>
      <w:ins w:id="446" w:author="Andreae, Emily A" w:date="2019-10-04T14:49:00Z">
        <w:r w:rsidR="00F42959">
          <w:rPr>
            <w:rFonts w:ascii="Arial" w:hAnsi="Arial" w:cs="Arial"/>
            <w:sz w:val="22"/>
            <w:szCs w:val="22"/>
          </w:rPr>
          <w:t xml:space="preserve">an </w:t>
        </w:r>
      </w:ins>
      <w:r w:rsidR="001A74F1" w:rsidRPr="00AA74C7">
        <w:rPr>
          <w:rFonts w:ascii="Arial" w:hAnsi="Arial" w:cs="Arial"/>
          <w:sz w:val="22"/>
          <w:szCs w:val="22"/>
        </w:rPr>
        <w:t>equivalent methylation level</w:t>
      </w:r>
      <w:del w:id="447" w:author="Andreae, Emily A" w:date="2019-10-04T14:49:00Z">
        <w:r w:rsidR="001A74F1" w:rsidRPr="00AA74C7" w:rsidDel="00F42959">
          <w:rPr>
            <w:rFonts w:ascii="Arial" w:hAnsi="Arial" w:cs="Arial"/>
            <w:sz w:val="22"/>
            <w:szCs w:val="22"/>
          </w:rPr>
          <w:delText>,</w:delText>
        </w:r>
      </w:del>
      <w:r w:rsidR="001A74F1" w:rsidRPr="00AA74C7">
        <w:rPr>
          <w:rFonts w:ascii="Arial" w:hAnsi="Arial" w:cs="Arial"/>
          <w:sz w:val="22"/>
          <w:szCs w:val="22"/>
        </w:rPr>
        <w:t xml:space="preserve"> if not higher</w:t>
      </w:r>
      <w:r w:rsidR="00622F7E" w:rsidRPr="00AA74C7">
        <w:rPr>
          <w:rFonts w:ascii="Arial" w:hAnsi="Arial" w:cs="Arial"/>
          <w:sz w:val="22"/>
          <w:szCs w:val="22"/>
        </w:rPr>
        <w:t xml:space="preserve"> than</w:t>
      </w:r>
      <w:del w:id="448" w:author="Andreae, Emily A" w:date="2019-10-04T14:49:00Z">
        <w:r w:rsidR="00622F7E" w:rsidRPr="00AA74C7" w:rsidDel="00F42959">
          <w:rPr>
            <w:rFonts w:ascii="Arial" w:hAnsi="Arial" w:cs="Arial"/>
            <w:sz w:val="22"/>
            <w:szCs w:val="22"/>
          </w:rPr>
          <w:delText>,</w:delText>
        </w:r>
      </w:del>
      <w:r w:rsidR="00622F7E" w:rsidRPr="00AA74C7">
        <w:rPr>
          <w:rFonts w:ascii="Arial" w:hAnsi="Arial" w:cs="Arial"/>
          <w:sz w:val="22"/>
          <w:szCs w:val="22"/>
        </w:rPr>
        <w:t xml:space="preserve"> </w:t>
      </w:r>
      <w:r w:rsidR="00830E1B" w:rsidRPr="00AA74C7">
        <w:rPr>
          <w:rFonts w:ascii="Arial" w:hAnsi="Arial" w:cs="Arial"/>
          <w:sz w:val="22"/>
          <w:szCs w:val="22"/>
        </w:rPr>
        <w:t>in HGA and</w:t>
      </w:r>
      <w:r w:rsidR="00275FF1" w:rsidRPr="00AA74C7">
        <w:rPr>
          <w:rFonts w:ascii="Arial" w:hAnsi="Arial" w:cs="Arial"/>
          <w:sz w:val="22"/>
          <w:szCs w:val="22"/>
        </w:rPr>
        <w:t xml:space="preserve"> cancer</w:t>
      </w:r>
      <w:r w:rsidR="00622F7E" w:rsidRPr="00AA74C7">
        <w:rPr>
          <w:rFonts w:ascii="Arial" w:hAnsi="Arial" w:cs="Arial"/>
          <w:sz w:val="22"/>
          <w:szCs w:val="22"/>
        </w:rPr>
        <w:t xml:space="preserve">. </w:t>
      </w:r>
      <w:commentRangeStart w:id="449"/>
      <w:del w:id="450" w:author="Andreae, Emily A" w:date="2019-10-04T14:50:00Z">
        <w:r w:rsidR="00622F7E" w:rsidRPr="00AA74C7" w:rsidDel="00F42959">
          <w:rPr>
            <w:rFonts w:ascii="Arial" w:hAnsi="Arial" w:cs="Arial"/>
            <w:sz w:val="22"/>
            <w:szCs w:val="22"/>
          </w:rPr>
          <w:delText>It highlighted</w:delText>
        </w:r>
        <w:r w:rsidR="00275FF1" w:rsidRPr="00AA74C7" w:rsidDel="00F42959">
          <w:rPr>
            <w:rFonts w:ascii="Arial" w:hAnsi="Arial" w:cs="Arial"/>
            <w:sz w:val="22"/>
            <w:szCs w:val="22"/>
          </w:rPr>
          <w:delText xml:space="preserve"> the importance of the in-depth exploration on pre-cancerous benign lesion</w:delText>
        </w:r>
        <w:r w:rsidR="00830E1B" w:rsidRPr="00AA74C7" w:rsidDel="00F42959">
          <w:rPr>
            <w:rFonts w:ascii="Arial" w:hAnsi="Arial" w:cs="Arial"/>
            <w:sz w:val="22"/>
            <w:szCs w:val="22"/>
          </w:rPr>
          <w:delText xml:space="preserve">. </w:delText>
        </w:r>
      </w:del>
      <w:commentRangeEnd w:id="449"/>
      <w:r w:rsidR="00F42959">
        <w:rPr>
          <w:rStyle w:val="CommentReference"/>
        </w:rPr>
        <w:commentReference w:id="449"/>
      </w:r>
      <w:r w:rsidR="00830E1B" w:rsidRPr="00AA74C7">
        <w:rPr>
          <w:rFonts w:ascii="Arial" w:hAnsi="Arial" w:cs="Arial"/>
          <w:sz w:val="22"/>
          <w:szCs w:val="22"/>
        </w:rPr>
        <w:t xml:space="preserve">The 209 significantly hyper-methylated sites in LGA </w:t>
      </w:r>
      <w:ins w:id="451" w:author="Andreae, Emily A" w:date="2019-10-04T14:50:00Z">
        <w:r w:rsidR="002C4FDF">
          <w:rPr>
            <w:rFonts w:ascii="Arial" w:hAnsi="Arial" w:cs="Arial"/>
            <w:sz w:val="22"/>
            <w:szCs w:val="22"/>
          </w:rPr>
          <w:t>were</w:t>
        </w:r>
      </w:ins>
      <w:del w:id="452" w:author="Andreae, Emily A" w:date="2019-10-04T14:50:00Z">
        <w:r w:rsidR="00830E1B" w:rsidRPr="00AA74C7" w:rsidDel="002C4FDF">
          <w:rPr>
            <w:rFonts w:ascii="Arial" w:hAnsi="Arial" w:cs="Arial"/>
            <w:sz w:val="22"/>
            <w:szCs w:val="22"/>
          </w:rPr>
          <w:delText>showed</w:delText>
        </w:r>
      </w:del>
      <w:r w:rsidR="000B5D48" w:rsidRPr="00AA74C7">
        <w:rPr>
          <w:rFonts w:ascii="Arial" w:hAnsi="Arial" w:cs="Arial"/>
          <w:sz w:val="22"/>
          <w:szCs w:val="22"/>
        </w:rPr>
        <w:t xml:space="preserve"> further </w:t>
      </w:r>
      <w:ins w:id="453" w:author="Andreae, Emily A" w:date="2019-10-04T14:50:00Z">
        <w:r w:rsidR="002C4FDF">
          <w:rPr>
            <w:rFonts w:ascii="Arial" w:hAnsi="Arial" w:cs="Arial"/>
            <w:sz w:val="22"/>
            <w:szCs w:val="22"/>
          </w:rPr>
          <w:t>hyper-</w:t>
        </w:r>
      </w:ins>
      <w:r w:rsidR="000B5D48" w:rsidRPr="00AA74C7">
        <w:rPr>
          <w:rFonts w:ascii="Arial" w:hAnsi="Arial" w:cs="Arial"/>
          <w:sz w:val="22"/>
          <w:szCs w:val="22"/>
        </w:rPr>
        <w:t>methylated</w:t>
      </w:r>
      <w:r w:rsidR="00830E1B" w:rsidRPr="00AA74C7">
        <w:rPr>
          <w:rFonts w:ascii="Arial" w:hAnsi="Arial" w:cs="Arial"/>
          <w:sz w:val="22"/>
          <w:szCs w:val="22"/>
        </w:rPr>
        <w:t xml:space="preserve"> in </w:t>
      </w:r>
      <w:r w:rsidR="007B06AE" w:rsidRPr="00AA74C7">
        <w:rPr>
          <w:rFonts w:ascii="Arial" w:hAnsi="Arial" w:cs="Arial"/>
          <w:sz w:val="22"/>
          <w:szCs w:val="22"/>
        </w:rPr>
        <w:t>22</w:t>
      </w:r>
      <w:r w:rsidR="00622F7E" w:rsidRPr="00AA74C7">
        <w:rPr>
          <w:rFonts w:ascii="Arial" w:hAnsi="Arial" w:cs="Arial"/>
          <w:sz w:val="22"/>
          <w:szCs w:val="22"/>
        </w:rPr>
        <w:t xml:space="preserve"> </w:t>
      </w:r>
      <w:r w:rsidR="007B06AE" w:rsidRPr="00AA74C7">
        <w:rPr>
          <w:rFonts w:ascii="Arial" w:hAnsi="Arial" w:cs="Arial"/>
          <w:sz w:val="22"/>
          <w:szCs w:val="22"/>
        </w:rPr>
        <w:t>H</w:t>
      </w:r>
      <w:r w:rsidR="00830E1B" w:rsidRPr="00AA74C7">
        <w:rPr>
          <w:rFonts w:ascii="Arial" w:hAnsi="Arial" w:cs="Arial"/>
          <w:sz w:val="22"/>
          <w:szCs w:val="22"/>
        </w:rPr>
        <w:t xml:space="preserve">GA </w:t>
      </w:r>
      <w:ins w:id="454" w:author="Andreae, Emily A" w:date="2019-10-04T14:51:00Z">
        <w:r w:rsidR="002C4FDF">
          <w:rPr>
            <w:rFonts w:ascii="Arial" w:hAnsi="Arial" w:cs="Arial"/>
            <w:sz w:val="22"/>
            <w:szCs w:val="22"/>
          </w:rPr>
          <w:t>compared to</w:t>
        </w:r>
      </w:ins>
      <w:del w:id="455" w:author="Andreae, Emily A" w:date="2019-10-04T14:51:00Z">
        <w:r w:rsidR="00830E1B" w:rsidRPr="00AA74C7" w:rsidDel="002C4FDF">
          <w:rPr>
            <w:rFonts w:ascii="Arial" w:hAnsi="Arial" w:cs="Arial"/>
            <w:sz w:val="22"/>
            <w:szCs w:val="22"/>
          </w:rPr>
          <w:delText>and</w:delText>
        </w:r>
      </w:del>
      <w:r w:rsidR="00830E1B" w:rsidRPr="00AA74C7">
        <w:rPr>
          <w:rFonts w:ascii="Arial" w:hAnsi="Arial" w:cs="Arial"/>
          <w:sz w:val="22"/>
          <w:szCs w:val="22"/>
        </w:rPr>
        <w:t xml:space="preserve"> 504 cancer samples collected from</w:t>
      </w:r>
      <w:del w:id="456" w:author="Andreae, Emily A" w:date="2019-10-04T14:51:00Z">
        <w:r w:rsidR="00830E1B" w:rsidRPr="00AA74C7" w:rsidDel="002C4FDF">
          <w:rPr>
            <w:rFonts w:ascii="Arial" w:hAnsi="Arial" w:cs="Arial"/>
            <w:sz w:val="22"/>
            <w:szCs w:val="22"/>
          </w:rPr>
          <w:delText xml:space="preserve"> the</w:delText>
        </w:r>
      </w:del>
      <w:r w:rsidR="00830E1B" w:rsidRPr="00AA74C7">
        <w:rPr>
          <w:rFonts w:ascii="Arial" w:hAnsi="Arial" w:cs="Arial"/>
          <w:sz w:val="22"/>
          <w:szCs w:val="22"/>
        </w:rPr>
        <w:t xml:space="preserve"> public databases (</w:t>
      </w:r>
      <w:r w:rsidR="00830E1B" w:rsidRPr="00AA74C7">
        <w:rPr>
          <w:rFonts w:ascii="Arial" w:eastAsiaTheme="minorEastAsia" w:hAnsi="Arial" w:cs="Arial"/>
          <w:b/>
          <w:kern w:val="2"/>
          <w:sz w:val="22"/>
          <w:szCs w:val="22"/>
        </w:rPr>
        <w:t>Figure 1F</w:t>
      </w:r>
      <w:r w:rsidR="00830E1B" w:rsidRPr="00AA74C7">
        <w:rPr>
          <w:rFonts w:ascii="Arial" w:hAnsi="Arial" w:cs="Arial"/>
          <w:sz w:val="22"/>
          <w:szCs w:val="22"/>
        </w:rPr>
        <w:t>)</w:t>
      </w:r>
      <w:ins w:id="457" w:author="Andreae, Emily A" w:date="2019-10-04T14:51:00Z">
        <w:r w:rsidR="002C4FDF">
          <w:rPr>
            <w:rFonts w:ascii="Arial" w:hAnsi="Arial" w:cs="Arial"/>
            <w:sz w:val="22"/>
            <w:szCs w:val="22"/>
          </w:rPr>
          <w:t>,</w:t>
        </w:r>
      </w:ins>
      <w:r w:rsidR="00A430E9" w:rsidRPr="00AA74C7">
        <w:rPr>
          <w:rFonts w:ascii="Arial" w:hAnsi="Arial" w:cs="Arial"/>
          <w:sz w:val="22"/>
          <w:szCs w:val="22"/>
        </w:rPr>
        <w:t xml:space="preserve"> and</w:t>
      </w:r>
      <w:r w:rsidR="000B5D48" w:rsidRPr="00AA74C7">
        <w:rPr>
          <w:rFonts w:ascii="Arial" w:hAnsi="Arial" w:cs="Arial"/>
          <w:sz w:val="22"/>
          <w:szCs w:val="22"/>
        </w:rPr>
        <w:t xml:space="preserve"> hypo-DMSs </w:t>
      </w:r>
      <w:ins w:id="458" w:author="Andreae, Emily A" w:date="2019-10-04T14:51:00Z">
        <w:r w:rsidR="002C4FDF">
          <w:rPr>
            <w:rFonts w:ascii="Arial" w:hAnsi="Arial" w:cs="Arial"/>
            <w:sz w:val="22"/>
            <w:szCs w:val="22"/>
          </w:rPr>
          <w:t>had a</w:t>
        </w:r>
      </w:ins>
      <w:del w:id="459" w:author="Andreae, Emily A" w:date="2019-10-04T14:51:00Z">
        <w:r w:rsidR="000B5D48" w:rsidRPr="00AA74C7" w:rsidDel="002C4FDF">
          <w:rPr>
            <w:rFonts w:ascii="Arial" w:hAnsi="Arial" w:cs="Arial"/>
            <w:sz w:val="22"/>
            <w:szCs w:val="22"/>
          </w:rPr>
          <w:delText>showed</w:delText>
        </w:r>
      </w:del>
      <w:r w:rsidR="000B5D48" w:rsidRPr="00AA74C7">
        <w:rPr>
          <w:rFonts w:ascii="Arial" w:hAnsi="Arial" w:cs="Arial"/>
          <w:sz w:val="22"/>
          <w:szCs w:val="22"/>
        </w:rPr>
        <w:t xml:space="preserve"> diametric</w:t>
      </w:r>
      <w:r w:rsidR="00A430E9" w:rsidRPr="00AA74C7">
        <w:rPr>
          <w:rFonts w:ascii="Arial" w:hAnsi="Arial" w:cs="Arial"/>
          <w:sz w:val="22"/>
          <w:szCs w:val="22"/>
        </w:rPr>
        <w:t xml:space="preserve"> </w:t>
      </w:r>
      <w:r w:rsidR="000B5D48" w:rsidRPr="00AA74C7">
        <w:rPr>
          <w:rFonts w:ascii="Arial" w:hAnsi="Arial" w:cs="Arial"/>
          <w:sz w:val="22"/>
          <w:szCs w:val="22"/>
        </w:rPr>
        <w:t>tendency (</w:t>
      </w:r>
      <w:r w:rsidR="00BD1080" w:rsidRPr="00AA74C7">
        <w:rPr>
          <w:rFonts w:ascii="Arial" w:hAnsi="Arial" w:cs="Arial"/>
          <w:b/>
          <w:sz w:val="22"/>
          <w:szCs w:val="22"/>
        </w:rPr>
        <w:t xml:space="preserve">Figure </w:t>
      </w:r>
      <w:r w:rsidR="00503288" w:rsidRPr="00AA74C7">
        <w:rPr>
          <w:rFonts w:ascii="Arial" w:hAnsi="Arial" w:cs="Arial"/>
          <w:b/>
          <w:sz w:val="22"/>
          <w:szCs w:val="22"/>
        </w:rPr>
        <w:t>S</w:t>
      </w:r>
      <w:ins w:id="460" w:author="Andreae, Emily A" w:date="2019-10-04T14:51:00Z">
        <w:r w:rsidR="002C4FDF">
          <w:rPr>
            <w:rFonts w:ascii="Arial" w:hAnsi="Arial" w:cs="Arial"/>
            <w:b/>
            <w:sz w:val="22"/>
            <w:szCs w:val="22"/>
          </w:rPr>
          <w:t>1</w:t>
        </w:r>
      </w:ins>
      <w:del w:id="461" w:author="Andreae, Emily A" w:date="2019-10-04T14:51:00Z">
        <w:r w:rsidR="00BD1080" w:rsidRPr="00AA74C7" w:rsidDel="002C4FDF">
          <w:rPr>
            <w:rFonts w:ascii="Arial" w:hAnsi="Arial" w:cs="Arial"/>
            <w:b/>
            <w:sz w:val="22"/>
            <w:szCs w:val="22"/>
          </w:rPr>
          <w:delText>2</w:delText>
        </w:r>
      </w:del>
      <w:r w:rsidR="000B5D48" w:rsidRPr="00AA74C7">
        <w:rPr>
          <w:rFonts w:ascii="Arial" w:hAnsi="Arial" w:cs="Arial"/>
          <w:sz w:val="22"/>
          <w:szCs w:val="22"/>
        </w:rPr>
        <w:t>)</w:t>
      </w:r>
      <w:ins w:id="462" w:author="Andreae, Emily A" w:date="2019-10-04T14:51:00Z">
        <w:r w:rsidR="002C4FDF">
          <w:rPr>
            <w:rFonts w:ascii="Arial" w:hAnsi="Arial" w:cs="Arial"/>
            <w:sz w:val="22"/>
            <w:szCs w:val="22"/>
          </w:rPr>
          <w:t xml:space="preserve"> suggesting </w:t>
        </w:r>
      </w:ins>
      <w:del w:id="463" w:author="Andreae, Emily A" w:date="2019-10-04T14:51:00Z">
        <w:r w:rsidR="00830E1B" w:rsidRPr="00AA74C7" w:rsidDel="002C4FDF">
          <w:rPr>
            <w:rFonts w:ascii="Arial" w:hAnsi="Arial" w:cs="Arial"/>
            <w:sz w:val="22"/>
            <w:szCs w:val="22"/>
          </w:rPr>
          <w:delText>.</w:delText>
        </w:r>
        <w:r w:rsidR="004E2CBD" w:rsidRPr="00AA74C7" w:rsidDel="002C4FDF">
          <w:rPr>
            <w:rFonts w:ascii="Arial" w:hAnsi="Arial" w:cs="Arial"/>
            <w:sz w:val="22"/>
            <w:szCs w:val="22"/>
          </w:rPr>
          <w:delText xml:space="preserve"> It well showed </w:delText>
        </w:r>
      </w:del>
      <w:r w:rsidR="004E2CBD" w:rsidRPr="00AA74C7">
        <w:rPr>
          <w:rFonts w:ascii="Arial" w:hAnsi="Arial" w:cs="Arial"/>
          <w:sz w:val="22"/>
          <w:szCs w:val="22"/>
        </w:rPr>
        <w:t>that DNA demethylation may occur very early in precancerous lesions</w:t>
      </w:r>
      <w:r w:rsidR="00147CB2" w:rsidRPr="00AA74C7">
        <w:rPr>
          <w:rFonts w:ascii="Arial" w:hAnsi="Arial" w:cs="Arial"/>
          <w:sz w:val="22"/>
          <w:szCs w:val="22"/>
        </w:rPr>
        <w:t xml:space="preserve">. </w:t>
      </w:r>
      <w:ins w:id="464" w:author="Andreae, Emily A" w:date="2019-10-04T14:52:00Z">
        <w:r w:rsidR="002C4FDF">
          <w:rPr>
            <w:rFonts w:ascii="Arial" w:hAnsi="Arial" w:cs="Arial"/>
            <w:sz w:val="22"/>
            <w:szCs w:val="22"/>
          </w:rPr>
          <w:t>O</w:t>
        </w:r>
      </w:ins>
      <w:del w:id="465" w:author="Andreae, Emily A" w:date="2019-10-04T14:52:00Z">
        <w:r w:rsidR="00FE08F6" w:rsidRPr="00AA74C7" w:rsidDel="002C4FDF">
          <w:rPr>
            <w:rFonts w:ascii="Arial" w:hAnsi="Arial" w:cs="Arial"/>
            <w:sz w:val="22"/>
            <w:szCs w:val="22"/>
          </w:rPr>
          <w:delText>Particularly, o</w:delText>
        </w:r>
      </w:del>
      <w:r w:rsidR="00FE08F6" w:rsidRPr="00AA74C7">
        <w:rPr>
          <w:rFonts w:ascii="Arial" w:hAnsi="Arial" w:cs="Arial"/>
          <w:sz w:val="22"/>
          <w:szCs w:val="22"/>
        </w:rPr>
        <w:t xml:space="preserve">ver 60% </w:t>
      </w:r>
      <w:ins w:id="466" w:author="Andreae, Emily A" w:date="2019-10-04T14:52:00Z">
        <w:r w:rsidR="002C4FDF">
          <w:rPr>
            <w:rFonts w:ascii="Arial" w:hAnsi="Arial" w:cs="Arial"/>
            <w:sz w:val="22"/>
            <w:szCs w:val="22"/>
          </w:rPr>
          <w:t xml:space="preserve">of </w:t>
        </w:r>
      </w:ins>
      <w:r w:rsidR="00FE08F6" w:rsidRPr="00AA74C7">
        <w:rPr>
          <w:rFonts w:ascii="Arial" w:hAnsi="Arial" w:cs="Arial"/>
          <w:sz w:val="22"/>
          <w:szCs w:val="22"/>
        </w:rPr>
        <w:t xml:space="preserve">DMRs </w:t>
      </w:r>
      <w:ins w:id="467" w:author="Andreae, Emily A" w:date="2019-10-04T14:52:00Z">
        <w:r w:rsidR="002C4FDF">
          <w:rPr>
            <w:rFonts w:ascii="Arial" w:hAnsi="Arial" w:cs="Arial"/>
            <w:sz w:val="22"/>
            <w:szCs w:val="22"/>
          </w:rPr>
          <w:t xml:space="preserve">that </w:t>
        </w:r>
      </w:ins>
      <w:proofErr w:type="gramStart"/>
      <w:r w:rsidR="00FE08F6" w:rsidRPr="00AA74C7">
        <w:rPr>
          <w:rFonts w:ascii="Arial" w:hAnsi="Arial" w:cs="Arial"/>
          <w:sz w:val="22"/>
          <w:szCs w:val="22"/>
        </w:rPr>
        <w:t xml:space="preserve">were </w:t>
      </w:r>
      <w:ins w:id="468" w:author="Andreae, Emily A" w:date="2019-10-04T14:52:00Z">
        <w:r w:rsidR="002C4FDF" w:rsidRPr="002C4FDF">
          <w:rPr>
            <w:rFonts w:ascii="Arial" w:hAnsi="Arial" w:cs="Arial"/>
            <w:sz w:val="22"/>
            <w:szCs w:val="22"/>
          </w:rPr>
          <w:t>observed</w:t>
        </w:r>
        <w:proofErr w:type="gramEnd"/>
        <w:r w:rsidR="002C4FDF" w:rsidRPr="002C4FDF">
          <w:rPr>
            <w:rFonts w:ascii="Arial" w:hAnsi="Arial" w:cs="Arial"/>
            <w:sz w:val="22"/>
            <w:szCs w:val="22"/>
          </w:rPr>
          <w:t xml:space="preserve"> in both LGA (71.4%, 314/440) and HGA (61.9%, 4,213/6,805)</w:t>
        </w:r>
        <w:r w:rsidR="002C4FDF">
          <w:rPr>
            <w:rFonts w:ascii="Arial" w:hAnsi="Arial" w:cs="Arial"/>
            <w:sz w:val="22"/>
            <w:szCs w:val="22"/>
          </w:rPr>
          <w:t xml:space="preserve"> were </w:t>
        </w:r>
      </w:ins>
      <w:r w:rsidR="00200FEE" w:rsidRPr="00AA74C7">
        <w:rPr>
          <w:rFonts w:ascii="Arial" w:hAnsi="Arial" w:cs="Arial"/>
          <w:sz w:val="22"/>
          <w:szCs w:val="22"/>
        </w:rPr>
        <w:t xml:space="preserve">hypo-methylated </w:t>
      </w:r>
      <w:del w:id="469" w:author="Andreae, Emily A" w:date="2019-10-04T14:52:00Z">
        <w:r w:rsidR="00FE08F6" w:rsidRPr="00AA74C7" w:rsidDel="002C4FDF">
          <w:rPr>
            <w:rFonts w:ascii="Arial" w:hAnsi="Arial" w:cs="Arial"/>
            <w:sz w:val="22"/>
            <w:szCs w:val="22"/>
          </w:rPr>
          <w:delText>observed in both LGA</w:delText>
        </w:r>
        <w:r w:rsidR="00200FEE" w:rsidRPr="00AA74C7" w:rsidDel="002C4FDF">
          <w:rPr>
            <w:rFonts w:ascii="Arial" w:hAnsi="Arial" w:cs="Arial"/>
            <w:sz w:val="22"/>
            <w:szCs w:val="22"/>
          </w:rPr>
          <w:delText xml:space="preserve"> (71.4%, 314/440)</w:delText>
        </w:r>
        <w:r w:rsidR="00FE08F6" w:rsidRPr="00AA74C7" w:rsidDel="002C4FDF">
          <w:rPr>
            <w:rFonts w:ascii="Arial" w:hAnsi="Arial" w:cs="Arial"/>
            <w:sz w:val="22"/>
            <w:szCs w:val="22"/>
          </w:rPr>
          <w:delText xml:space="preserve"> and HGA</w:delText>
        </w:r>
        <w:r w:rsidR="00200FEE" w:rsidRPr="00AA74C7" w:rsidDel="002C4FDF">
          <w:rPr>
            <w:rFonts w:ascii="Arial" w:hAnsi="Arial" w:cs="Arial"/>
            <w:sz w:val="22"/>
            <w:szCs w:val="22"/>
          </w:rPr>
          <w:delText xml:space="preserve"> (61.9%, 4,213/6,805)</w:delText>
        </w:r>
        <w:r w:rsidR="00FE08F6" w:rsidRPr="00AA74C7" w:rsidDel="002C4FDF">
          <w:rPr>
            <w:rFonts w:ascii="Arial" w:hAnsi="Arial" w:cs="Arial"/>
            <w:sz w:val="22"/>
            <w:szCs w:val="22"/>
          </w:rPr>
          <w:delText xml:space="preserve"> </w:delText>
        </w:r>
      </w:del>
      <w:del w:id="470" w:author="Andreae, Emily A" w:date="2019-10-04T14:53:00Z">
        <w:r w:rsidR="00FE08F6" w:rsidRPr="00AA74C7" w:rsidDel="002C4FDF">
          <w:rPr>
            <w:rFonts w:ascii="Arial" w:hAnsi="Arial" w:cs="Arial"/>
            <w:sz w:val="22"/>
            <w:szCs w:val="22"/>
          </w:rPr>
          <w:delText>in comparison</w:delText>
        </w:r>
      </w:del>
      <w:r w:rsidR="00FE08F6" w:rsidRPr="00AA74C7">
        <w:rPr>
          <w:rFonts w:ascii="Arial" w:hAnsi="Arial" w:cs="Arial"/>
          <w:sz w:val="22"/>
          <w:szCs w:val="22"/>
        </w:rPr>
        <w:t xml:space="preserve"> </w:t>
      </w:r>
      <w:ins w:id="471" w:author="Andreae, Emily A" w:date="2019-10-04T14:53:00Z">
        <w:r w:rsidR="002C4FDF">
          <w:rPr>
            <w:rFonts w:ascii="Arial" w:hAnsi="Arial" w:cs="Arial"/>
            <w:sz w:val="22"/>
            <w:szCs w:val="22"/>
          </w:rPr>
          <w:t>compared to</w:t>
        </w:r>
      </w:ins>
      <w:del w:id="472" w:author="Andreae, Emily A" w:date="2019-10-04T14:53:00Z">
        <w:r w:rsidR="00FE08F6" w:rsidRPr="00AA74C7" w:rsidDel="002C4FDF">
          <w:rPr>
            <w:rFonts w:ascii="Arial" w:hAnsi="Arial" w:cs="Arial"/>
            <w:sz w:val="22"/>
            <w:szCs w:val="22"/>
          </w:rPr>
          <w:delText>with</w:delText>
        </w:r>
      </w:del>
      <w:r w:rsidR="00FE08F6" w:rsidRPr="00AA74C7">
        <w:rPr>
          <w:rFonts w:ascii="Arial" w:hAnsi="Arial" w:cs="Arial"/>
          <w:sz w:val="22"/>
          <w:szCs w:val="22"/>
        </w:rPr>
        <w:t xml:space="preserve"> normal tissues</w:t>
      </w:r>
      <w:r w:rsidR="00200FEE" w:rsidRPr="00AA74C7">
        <w:rPr>
          <w:rFonts w:ascii="Arial" w:hAnsi="Arial" w:cs="Arial"/>
          <w:sz w:val="22"/>
          <w:szCs w:val="22"/>
        </w:rPr>
        <w:t xml:space="preserve"> </w:t>
      </w:r>
      <w:r w:rsidR="00250CF9" w:rsidRPr="00AA74C7">
        <w:rPr>
          <w:rFonts w:ascii="Arial" w:hAnsi="Arial" w:cs="Arial"/>
          <w:sz w:val="22"/>
          <w:szCs w:val="22"/>
        </w:rPr>
        <w:t>(</w:t>
      </w:r>
      <w:r w:rsidR="00250CF9" w:rsidRPr="00AA74C7">
        <w:rPr>
          <w:rFonts w:ascii="Arial" w:eastAsiaTheme="minorEastAsia" w:hAnsi="Arial" w:cs="Arial"/>
          <w:b/>
          <w:kern w:val="2"/>
          <w:sz w:val="22"/>
          <w:szCs w:val="22"/>
        </w:rPr>
        <w:t xml:space="preserve">Figure </w:t>
      </w:r>
      <w:r w:rsidR="00567E10" w:rsidRPr="00AA74C7">
        <w:rPr>
          <w:rFonts w:ascii="Arial" w:eastAsiaTheme="minorEastAsia" w:hAnsi="Arial" w:cs="Arial"/>
          <w:b/>
          <w:kern w:val="2"/>
          <w:sz w:val="22"/>
          <w:szCs w:val="22"/>
        </w:rPr>
        <w:t>1G</w:t>
      </w:r>
      <w:r w:rsidR="00250CF9" w:rsidRPr="00AA74C7">
        <w:rPr>
          <w:rFonts w:ascii="Arial" w:eastAsiaTheme="minorEastAsia" w:hAnsi="Arial" w:cs="Arial"/>
          <w:b/>
          <w:kern w:val="2"/>
          <w:sz w:val="22"/>
          <w:szCs w:val="22"/>
        </w:rPr>
        <w:t xml:space="preserve">, Table </w:t>
      </w:r>
      <w:r w:rsidR="00503288" w:rsidRPr="00AA74C7">
        <w:rPr>
          <w:rFonts w:ascii="Arial" w:eastAsiaTheme="minorEastAsia" w:hAnsi="Arial" w:cs="Arial"/>
          <w:b/>
          <w:kern w:val="2"/>
          <w:sz w:val="22"/>
          <w:szCs w:val="22"/>
        </w:rPr>
        <w:t>S</w:t>
      </w:r>
      <w:r w:rsidR="00250CF9" w:rsidRPr="00AA74C7">
        <w:rPr>
          <w:rFonts w:ascii="Arial" w:eastAsiaTheme="minorEastAsia" w:hAnsi="Arial" w:cs="Arial"/>
          <w:b/>
          <w:kern w:val="2"/>
          <w:sz w:val="22"/>
          <w:szCs w:val="22"/>
        </w:rPr>
        <w:t>1</w:t>
      </w:r>
      <w:r w:rsidR="00200FEE" w:rsidRPr="00AA74C7">
        <w:rPr>
          <w:rFonts w:ascii="Arial" w:eastAsiaTheme="minorEastAsia" w:hAnsi="Arial" w:cs="Arial"/>
          <w:b/>
          <w:kern w:val="2"/>
          <w:sz w:val="22"/>
          <w:szCs w:val="22"/>
        </w:rPr>
        <w:t>-2</w:t>
      </w:r>
      <w:r w:rsidR="00250CF9" w:rsidRPr="00AA74C7">
        <w:rPr>
          <w:rFonts w:ascii="Arial" w:hAnsi="Arial" w:cs="Arial"/>
          <w:sz w:val="22"/>
          <w:szCs w:val="22"/>
        </w:rPr>
        <w:t xml:space="preserve">). </w:t>
      </w:r>
      <w:r w:rsidR="00200FEE" w:rsidRPr="00AA74C7">
        <w:rPr>
          <w:rFonts w:ascii="Arial" w:hAnsi="Arial" w:cs="Arial"/>
          <w:sz w:val="22"/>
          <w:szCs w:val="22"/>
        </w:rPr>
        <w:t xml:space="preserve">However, </w:t>
      </w:r>
      <w:r w:rsidR="00725662" w:rsidRPr="00AA74C7">
        <w:rPr>
          <w:rFonts w:ascii="Arial" w:hAnsi="Arial" w:cs="Arial"/>
          <w:sz w:val="22"/>
          <w:szCs w:val="22"/>
        </w:rPr>
        <w:t xml:space="preserve">with LGA as the reference, most DMRs observed in HGA </w:t>
      </w:r>
      <w:r w:rsidR="00725662" w:rsidRPr="00AA74C7">
        <w:rPr>
          <w:rFonts w:ascii="Arial" w:hAnsi="Arial" w:cs="Arial"/>
          <w:sz w:val="22"/>
          <w:szCs w:val="22"/>
        </w:rPr>
        <w:lastRenderedPageBreak/>
        <w:t>were hyper-methylated (76.0%, 660/868)</w:t>
      </w:r>
      <w:r w:rsidR="00250CF9" w:rsidRPr="00AA74C7">
        <w:rPr>
          <w:rFonts w:ascii="Arial" w:hAnsi="Arial" w:cs="Arial"/>
          <w:sz w:val="22"/>
          <w:szCs w:val="22"/>
        </w:rPr>
        <w:t xml:space="preserve"> (</w:t>
      </w:r>
      <w:r w:rsidR="00250CF9" w:rsidRPr="00AA74C7">
        <w:rPr>
          <w:rFonts w:ascii="Arial" w:eastAsiaTheme="minorEastAsia" w:hAnsi="Arial" w:cs="Arial"/>
          <w:b/>
          <w:kern w:val="2"/>
          <w:sz w:val="22"/>
          <w:szCs w:val="22"/>
        </w:rPr>
        <w:t xml:space="preserve">Figure </w:t>
      </w:r>
      <w:r w:rsidR="00567E10" w:rsidRPr="00AA74C7">
        <w:rPr>
          <w:rFonts w:ascii="Arial" w:eastAsiaTheme="minorEastAsia" w:hAnsi="Arial" w:cs="Arial"/>
          <w:b/>
          <w:kern w:val="2"/>
          <w:sz w:val="22"/>
          <w:szCs w:val="22"/>
        </w:rPr>
        <w:t>1G</w:t>
      </w:r>
      <w:r w:rsidR="00250CF9" w:rsidRPr="00AA74C7">
        <w:rPr>
          <w:rFonts w:ascii="Arial" w:eastAsiaTheme="minorEastAsia" w:hAnsi="Arial" w:cs="Arial"/>
          <w:b/>
          <w:kern w:val="2"/>
          <w:sz w:val="22"/>
          <w:szCs w:val="22"/>
        </w:rPr>
        <w:t xml:space="preserve">, Table </w:t>
      </w:r>
      <w:r w:rsidR="00503288" w:rsidRPr="00AA74C7">
        <w:rPr>
          <w:rFonts w:ascii="Arial" w:eastAsiaTheme="minorEastAsia" w:hAnsi="Arial" w:cs="Arial"/>
          <w:b/>
          <w:kern w:val="2"/>
          <w:sz w:val="22"/>
          <w:szCs w:val="22"/>
        </w:rPr>
        <w:t>S</w:t>
      </w:r>
      <w:r w:rsidR="00250CF9" w:rsidRPr="00AA74C7">
        <w:rPr>
          <w:rFonts w:ascii="Arial" w:eastAsiaTheme="minorEastAsia" w:hAnsi="Arial" w:cs="Arial"/>
          <w:b/>
          <w:kern w:val="2"/>
          <w:sz w:val="22"/>
          <w:szCs w:val="22"/>
        </w:rPr>
        <w:t>3</w:t>
      </w:r>
      <w:r w:rsidR="00250CF9" w:rsidRPr="00AA74C7">
        <w:rPr>
          <w:rFonts w:ascii="Arial" w:hAnsi="Arial" w:cs="Arial"/>
          <w:sz w:val="22"/>
          <w:szCs w:val="22"/>
        </w:rPr>
        <w:t>).</w:t>
      </w:r>
      <w:r w:rsidR="00CC4BF8" w:rsidRPr="00AA74C7">
        <w:rPr>
          <w:rFonts w:ascii="Arial" w:hAnsi="Arial" w:cs="Arial"/>
          <w:sz w:val="22"/>
          <w:szCs w:val="22"/>
        </w:rPr>
        <w:t xml:space="preserve"> </w:t>
      </w:r>
      <w:commentRangeStart w:id="473"/>
      <w:del w:id="474" w:author="Andreae, Emily A" w:date="2019-10-04T16:28:00Z">
        <w:r w:rsidR="00CC4BF8" w:rsidRPr="00AA74C7" w:rsidDel="006E3F42">
          <w:rPr>
            <w:rFonts w:ascii="Arial" w:hAnsi="Arial" w:cs="Arial"/>
            <w:sz w:val="22"/>
            <w:szCs w:val="22"/>
          </w:rPr>
          <w:delText>This suggested genome</w:delText>
        </w:r>
      </w:del>
      <w:del w:id="475" w:author="Andreae, Emily A" w:date="2019-10-04T14:53:00Z">
        <w:r w:rsidR="00CC4BF8" w:rsidRPr="00AA74C7" w:rsidDel="002C4FDF">
          <w:rPr>
            <w:rFonts w:ascii="Arial" w:hAnsi="Arial" w:cs="Arial"/>
            <w:sz w:val="22"/>
            <w:szCs w:val="22"/>
          </w:rPr>
          <w:delText xml:space="preserve"> </w:delText>
        </w:r>
      </w:del>
      <w:del w:id="476" w:author="Andreae, Emily A" w:date="2019-10-04T16:28:00Z">
        <w:r w:rsidR="00CC4BF8" w:rsidRPr="00AA74C7" w:rsidDel="006E3F42">
          <w:rPr>
            <w:rFonts w:ascii="Arial" w:hAnsi="Arial" w:cs="Arial"/>
            <w:sz w:val="22"/>
            <w:szCs w:val="22"/>
          </w:rPr>
          <w:delText xml:space="preserve">wide demethylation may dominate </w:delText>
        </w:r>
      </w:del>
      <w:del w:id="477" w:author="Andreae, Emily A" w:date="2019-10-04T14:54:00Z">
        <w:r w:rsidR="00CC4BF8" w:rsidRPr="00AA74C7" w:rsidDel="002C4FDF">
          <w:rPr>
            <w:rFonts w:ascii="Arial" w:hAnsi="Arial" w:cs="Arial"/>
            <w:sz w:val="22"/>
            <w:szCs w:val="22"/>
          </w:rPr>
          <w:delText>the canceration course</w:delText>
        </w:r>
      </w:del>
      <w:del w:id="478" w:author="Andreae, Emily A" w:date="2019-10-04T16:28:00Z">
        <w:r w:rsidR="00CC4BF8" w:rsidRPr="00AA74C7" w:rsidDel="006E3F42">
          <w:rPr>
            <w:rFonts w:ascii="Arial" w:hAnsi="Arial" w:cs="Arial"/>
            <w:sz w:val="22"/>
            <w:szCs w:val="22"/>
          </w:rPr>
          <w:delText xml:space="preserve"> of</w:delText>
        </w:r>
      </w:del>
      <w:del w:id="479" w:author="Andreae, Emily A" w:date="2019-10-04T14:54:00Z">
        <w:r w:rsidR="00CC4BF8" w:rsidRPr="00AA74C7" w:rsidDel="002C4FDF">
          <w:rPr>
            <w:rFonts w:ascii="Arial" w:hAnsi="Arial" w:cs="Arial"/>
            <w:sz w:val="22"/>
            <w:szCs w:val="22"/>
          </w:rPr>
          <w:delText xml:space="preserve"> tissue cells</w:delText>
        </w:r>
      </w:del>
      <w:del w:id="480" w:author="Andreae, Emily A" w:date="2019-10-04T14:55:00Z">
        <w:r w:rsidR="00CC4BF8" w:rsidRPr="00AA74C7" w:rsidDel="002C4FDF">
          <w:rPr>
            <w:rFonts w:ascii="Arial" w:hAnsi="Arial" w:cs="Arial"/>
            <w:sz w:val="22"/>
            <w:szCs w:val="22"/>
          </w:rPr>
          <w:delText>, but</w:delText>
        </w:r>
      </w:del>
      <w:del w:id="481" w:author="Andreae, Emily A" w:date="2019-10-04T16:28:00Z">
        <w:r w:rsidR="00CC4BF8" w:rsidRPr="00AA74C7" w:rsidDel="006E3F42">
          <w:rPr>
            <w:rFonts w:ascii="Arial" w:hAnsi="Arial" w:cs="Arial"/>
            <w:sz w:val="22"/>
            <w:szCs w:val="22"/>
          </w:rPr>
          <w:delText xml:space="preserve"> hyper</w:delText>
        </w:r>
        <w:r w:rsidR="00C46DCD" w:rsidRPr="00AA74C7" w:rsidDel="006E3F42">
          <w:rPr>
            <w:rFonts w:ascii="Arial" w:hAnsi="Arial" w:cs="Arial"/>
            <w:sz w:val="22"/>
            <w:szCs w:val="22"/>
          </w:rPr>
          <w:delText>-methylation</w:delText>
        </w:r>
        <w:r w:rsidR="00CC4BF8" w:rsidRPr="00AA74C7" w:rsidDel="006E3F42">
          <w:rPr>
            <w:rFonts w:ascii="Arial" w:hAnsi="Arial" w:cs="Arial"/>
            <w:sz w:val="22"/>
            <w:szCs w:val="22"/>
          </w:rPr>
          <w:delText xml:space="preserve"> sites </w:delText>
        </w:r>
        <w:r w:rsidR="00527313" w:rsidRPr="00AA74C7" w:rsidDel="006E3F42">
          <w:rPr>
            <w:rFonts w:ascii="Arial" w:hAnsi="Arial" w:cs="Arial"/>
            <w:sz w:val="22"/>
            <w:szCs w:val="22"/>
          </w:rPr>
          <w:delText>may contribute more to the distinct malignancy</w:delText>
        </w:r>
        <w:r w:rsidR="00CC4BF8" w:rsidRPr="00AA74C7" w:rsidDel="006E3F42">
          <w:rPr>
            <w:rFonts w:ascii="Arial" w:hAnsi="Arial" w:cs="Arial"/>
            <w:sz w:val="22"/>
            <w:szCs w:val="22"/>
          </w:rPr>
          <w:delText xml:space="preserve"> </w:delText>
        </w:r>
        <w:r w:rsidR="00527313" w:rsidRPr="00AA74C7" w:rsidDel="006E3F42">
          <w:rPr>
            <w:rFonts w:ascii="Arial" w:hAnsi="Arial" w:cs="Arial"/>
            <w:sz w:val="22"/>
            <w:szCs w:val="22"/>
          </w:rPr>
          <w:delText>of</w:delText>
        </w:r>
        <w:r w:rsidR="00CC4BF8" w:rsidRPr="00AA74C7" w:rsidDel="006E3F42">
          <w:rPr>
            <w:rFonts w:ascii="Arial" w:hAnsi="Arial" w:cs="Arial"/>
            <w:sz w:val="22"/>
            <w:szCs w:val="22"/>
          </w:rPr>
          <w:delText xml:space="preserve"> these </w:delText>
        </w:r>
        <w:r w:rsidR="00527313" w:rsidRPr="00AA74C7" w:rsidDel="006E3F42">
          <w:rPr>
            <w:rFonts w:ascii="Arial" w:hAnsi="Arial" w:cs="Arial"/>
            <w:sz w:val="22"/>
            <w:szCs w:val="22"/>
          </w:rPr>
          <w:delText>lesions</w:delText>
        </w:r>
        <w:r w:rsidR="00CC4BF8" w:rsidRPr="00AA74C7" w:rsidDel="006E3F42">
          <w:rPr>
            <w:rFonts w:ascii="Arial" w:hAnsi="Arial" w:cs="Arial"/>
            <w:sz w:val="22"/>
            <w:szCs w:val="22"/>
          </w:rPr>
          <w:delText xml:space="preserve">. </w:delText>
        </w:r>
        <w:commentRangeEnd w:id="473"/>
        <w:r w:rsidR="002C4FDF" w:rsidDel="006E3F42">
          <w:rPr>
            <w:rStyle w:val="CommentReference"/>
          </w:rPr>
          <w:commentReference w:id="473"/>
        </w:r>
      </w:del>
      <w:r w:rsidR="00CC4BF8" w:rsidRPr="00AA74C7">
        <w:rPr>
          <w:rFonts w:ascii="Arial" w:hAnsi="Arial" w:cs="Arial"/>
          <w:sz w:val="22"/>
          <w:szCs w:val="22"/>
        </w:rPr>
        <w:t>In addition, there were limited overlap</w:t>
      </w:r>
      <w:ins w:id="482" w:author="Andreae, Emily A" w:date="2019-10-04T14:56:00Z">
        <w:r w:rsidR="002C4FDF">
          <w:rPr>
            <w:rFonts w:ascii="Arial" w:hAnsi="Arial" w:cs="Arial"/>
            <w:sz w:val="22"/>
            <w:szCs w:val="22"/>
          </w:rPr>
          <w:t>s</w:t>
        </w:r>
      </w:ins>
      <w:del w:id="483" w:author="Andreae, Emily A" w:date="2019-10-04T14:56:00Z">
        <w:r w:rsidR="00CC4BF8" w:rsidRPr="00AA74C7" w:rsidDel="002C4FDF">
          <w:rPr>
            <w:rFonts w:ascii="Arial" w:hAnsi="Arial" w:cs="Arial"/>
            <w:sz w:val="22"/>
            <w:szCs w:val="22"/>
          </w:rPr>
          <w:delText>ping</w:delText>
        </w:r>
      </w:del>
      <w:r w:rsidR="00CC4BF8" w:rsidRPr="00AA74C7">
        <w:rPr>
          <w:rFonts w:ascii="Arial" w:hAnsi="Arial" w:cs="Arial"/>
          <w:sz w:val="22"/>
          <w:szCs w:val="22"/>
        </w:rPr>
        <w:t xml:space="preserve"> between </w:t>
      </w:r>
      <w:r w:rsidR="00632290" w:rsidRPr="00AA74C7">
        <w:rPr>
          <w:rFonts w:ascii="Arial" w:hAnsi="Arial" w:cs="Arial"/>
          <w:sz w:val="22"/>
          <w:szCs w:val="22"/>
        </w:rPr>
        <w:t xml:space="preserve">genes with </w:t>
      </w:r>
      <w:r w:rsidR="00CC4BF8" w:rsidRPr="00AA74C7">
        <w:rPr>
          <w:rFonts w:ascii="Arial" w:hAnsi="Arial" w:cs="Arial"/>
          <w:sz w:val="22"/>
          <w:szCs w:val="22"/>
        </w:rPr>
        <w:t>DMRs in LGA compared to normal tissues and those compared to HGA</w:t>
      </w:r>
      <w:del w:id="484" w:author="Andreae, Emily A" w:date="2019-10-04T14:56:00Z">
        <w:r w:rsidR="00CC4BF8" w:rsidRPr="00AA74C7" w:rsidDel="002C4FDF">
          <w:rPr>
            <w:rFonts w:ascii="Arial" w:hAnsi="Arial" w:cs="Arial"/>
            <w:sz w:val="22"/>
            <w:szCs w:val="22"/>
          </w:rPr>
          <w:delText>.</w:delText>
        </w:r>
      </w:del>
      <w:r w:rsidR="00CC4BF8" w:rsidRPr="00AA74C7">
        <w:rPr>
          <w:rFonts w:ascii="Arial" w:hAnsi="Arial" w:cs="Arial"/>
          <w:sz w:val="22"/>
          <w:szCs w:val="22"/>
        </w:rPr>
        <w:t xml:space="preserve"> </w:t>
      </w:r>
      <w:r w:rsidR="00BD1080" w:rsidRPr="00AA74C7">
        <w:rPr>
          <w:rFonts w:ascii="Arial" w:hAnsi="Arial" w:cs="Arial"/>
          <w:sz w:val="22"/>
          <w:szCs w:val="22"/>
        </w:rPr>
        <w:t>hinting</w:t>
      </w:r>
      <w:r w:rsidR="00250CF9" w:rsidRPr="00AA74C7">
        <w:rPr>
          <w:rFonts w:ascii="Arial" w:hAnsi="Arial" w:cs="Arial"/>
          <w:sz w:val="22"/>
          <w:szCs w:val="22"/>
        </w:rPr>
        <w:t xml:space="preserve"> </w:t>
      </w:r>
      <w:ins w:id="485" w:author="Andreae, Emily A" w:date="2019-10-04T14:56:00Z">
        <w:r w:rsidR="002C4FDF">
          <w:rPr>
            <w:rFonts w:ascii="Arial" w:hAnsi="Arial" w:cs="Arial"/>
            <w:sz w:val="22"/>
            <w:szCs w:val="22"/>
          </w:rPr>
          <w:t>at a</w:t>
        </w:r>
      </w:ins>
      <w:del w:id="486" w:author="Andreae, Emily A" w:date="2019-10-04T14:56:00Z">
        <w:r w:rsidR="00250CF9" w:rsidRPr="00AA74C7" w:rsidDel="002C4FDF">
          <w:rPr>
            <w:rFonts w:ascii="Arial" w:hAnsi="Arial" w:cs="Arial"/>
            <w:sz w:val="22"/>
            <w:szCs w:val="22"/>
          </w:rPr>
          <w:delText>the</w:delText>
        </w:r>
      </w:del>
      <w:r w:rsidR="00250CF9" w:rsidRPr="00AA74C7">
        <w:rPr>
          <w:rFonts w:ascii="Arial" w:hAnsi="Arial" w:cs="Arial"/>
          <w:sz w:val="22"/>
          <w:szCs w:val="22"/>
        </w:rPr>
        <w:t xml:space="preserve"> different epigenetic process</w:t>
      </w:r>
      <w:ins w:id="487" w:author="Andreae, Emily A" w:date="2019-10-04T14:56:00Z">
        <w:r w:rsidR="002C4FDF">
          <w:rPr>
            <w:rFonts w:ascii="Arial" w:hAnsi="Arial" w:cs="Arial"/>
            <w:sz w:val="22"/>
            <w:szCs w:val="22"/>
          </w:rPr>
          <w:t xml:space="preserve"> between LGA and HGA</w:t>
        </w:r>
      </w:ins>
      <w:del w:id="488" w:author="Andreae, Emily A" w:date="2019-10-04T14:56:00Z">
        <w:r w:rsidR="00250CF9" w:rsidRPr="00AA74C7" w:rsidDel="002C4FDF">
          <w:rPr>
            <w:rFonts w:ascii="Arial" w:hAnsi="Arial" w:cs="Arial"/>
            <w:sz w:val="22"/>
            <w:szCs w:val="22"/>
          </w:rPr>
          <w:delText>es</w:delText>
        </w:r>
      </w:del>
      <w:r w:rsidR="00250CF9" w:rsidRPr="00AA74C7">
        <w:rPr>
          <w:rFonts w:ascii="Arial" w:hAnsi="Arial" w:cs="Arial"/>
          <w:sz w:val="22"/>
          <w:szCs w:val="22"/>
        </w:rPr>
        <w:t xml:space="preserve"> (</w:t>
      </w:r>
      <w:r w:rsidR="00250CF9" w:rsidRPr="00AA74C7">
        <w:rPr>
          <w:rFonts w:ascii="Arial" w:eastAsiaTheme="minorEastAsia" w:hAnsi="Arial" w:cs="Arial"/>
          <w:b/>
          <w:kern w:val="2"/>
          <w:sz w:val="22"/>
          <w:szCs w:val="22"/>
        </w:rPr>
        <w:t xml:space="preserve">Figure </w:t>
      </w:r>
      <w:r w:rsidR="00567E10" w:rsidRPr="00AA74C7">
        <w:rPr>
          <w:rFonts w:ascii="Arial" w:eastAsiaTheme="minorEastAsia" w:hAnsi="Arial" w:cs="Arial"/>
          <w:b/>
          <w:kern w:val="2"/>
          <w:sz w:val="22"/>
          <w:szCs w:val="22"/>
        </w:rPr>
        <w:t>1H</w:t>
      </w:r>
      <w:r w:rsidR="00250CF9" w:rsidRPr="00AA74C7">
        <w:rPr>
          <w:rFonts w:ascii="Arial" w:hAnsi="Arial" w:cs="Arial"/>
          <w:sz w:val="22"/>
          <w:szCs w:val="22"/>
        </w:rPr>
        <w:t>)</w:t>
      </w:r>
      <w:r w:rsidR="00A67B7D" w:rsidRPr="00AA74C7">
        <w:rPr>
          <w:rFonts w:ascii="Arial" w:hAnsi="Arial" w:cs="Arial"/>
          <w:sz w:val="22"/>
          <w:szCs w:val="22"/>
        </w:rPr>
        <w:fldChar w:fldCharType="begin"/>
      </w:r>
      <w:r w:rsidR="006B5E1E" w:rsidRPr="00AA74C7">
        <w:rPr>
          <w:rFonts w:ascii="Arial" w:hAnsi="Arial" w:cs="Arial"/>
          <w:sz w:val="22"/>
          <w:szCs w:val="22"/>
        </w:rPr>
        <w:instrText xml:space="preserve"> ADDIN EN.CITE &lt;EndNote&gt;&lt;Cite&gt;&lt;Author&gt;Perez-Silva&lt;/Author&gt;&lt;Year&gt;2018&lt;/Year&gt;&lt;RecNum&gt;31&lt;/RecNum&gt;&lt;DisplayText&gt;&lt;style face="superscript"&gt;19&lt;/style&gt;&lt;/DisplayText&gt;&lt;record&gt;&lt;rec-number&gt;31&lt;/rec-number&gt;&lt;foreign-keys&gt;&lt;key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sidRPr="00AA74C7">
        <w:rPr>
          <w:rFonts w:ascii="Arial" w:hAnsi="Arial" w:cs="Arial"/>
          <w:sz w:val="22"/>
          <w:szCs w:val="22"/>
        </w:rPr>
        <w:fldChar w:fldCharType="separate"/>
      </w:r>
      <w:r w:rsidR="006B5E1E" w:rsidRPr="00AA74C7">
        <w:rPr>
          <w:rFonts w:ascii="Arial" w:hAnsi="Arial" w:cs="Arial"/>
          <w:noProof/>
          <w:sz w:val="22"/>
          <w:szCs w:val="22"/>
          <w:vertAlign w:val="superscript"/>
        </w:rPr>
        <w:t>19</w:t>
      </w:r>
      <w:r w:rsidR="00A67B7D" w:rsidRPr="00AA74C7">
        <w:rPr>
          <w:rFonts w:ascii="Arial" w:hAnsi="Arial" w:cs="Arial"/>
          <w:sz w:val="22"/>
          <w:szCs w:val="22"/>
        </w:rPr>
        <w:fldChar w:fldCharType="end"/>
      </w:r>
      <w:r w:rsidR="00250CF9" w:rsidRPr="00AA74C7">
        <w:rPr>
          <w:rFonts w:ascii="Arial" w:hAnsi="Arial" w:cs="Arial"/>
          <w:sz w:val="22"/>
          <w:szCs w:val="22"/>
        </w:rPr>
        <w:t xml:space="preserve">. </w:t>
      </w:r>
    </w:p>
    <w:bookmarkEnd w:id="404"/>
    <w:bookmarkEnd w:id="405"/>
    <w:p w14:paraId="566FA4A0" w14:textId="03049E5D" w:rsidR="0089090A" w:rsidRPr="00AA74C7" w:rsidRDefault="007B06AE" w:rsidP="00B80E58">
      <w:pPr>
        <w:spacing w:line="480" w:lineRule="auto"/>
        <w:jc w:val="both"/>
        <w:rPr>
          <w:rFonts w:ascii="Arial" w:eastAsiaTheme="minorEastAsia" w:hAnsi="Arial" w:cs="Arial"/>
          <w:b/>
          <w:kern w:val="2"/>
          <w:sz w:val="22"/>
          <w:szCs w:val="22"/>
        </w:rPr>
      </w:pPr>
      <w:r w:rsidRPr="00AA74C7">
        <w:rPr>
          <w:rFonts w:ascii="Arial" w:eastAsiaTheme="minorEastAsia" w:hAnsi="Arial" w:cs="Arial"/>
          <w:b/>
          <w:kern w:val="2"/>
          <w:sz w:val="22"/>
          <w:szCs w:val="22"/>
        </w:rPr>
        <w:t xml:space="preserve"> </w:t>
      </w:r>
    </w:p>
    <w:p w14:paraId="140B62F2" w14:textId="5A8F4FAD" w:rsidR="0089090A" w:rsidRPr="00AA74C7" w:rsidRDefault="0089090A" w:rsidP="00B80E58">
      <w:pPr>
        <w:pStyle w:val="Heading4"/>
        <w:widowControl w:val="0"/>
        <w:spacing w:before="40" w:line="480" w:lineRule="auto"/>
        <w:jc w:val="both"/>
        <w:rPr>
          <w:rFonts w:ascii="Arial" w:eastAsia="Arial" w:hAnsi="Arial" w:cs="Arial"/>
          <w:b w:val="0"/>
          <w:color w:val="auto"/>
          <w:sz w:val="22"/>
          <w:szCs w:val="22"/>
        </w:rPr>
      </w:pPr>
      <w:r w:rsidRPr="00AA74C7">
        <w:rPr>
          <w:rFonts w:ascii="Arial" w:eastAsia="Arial" w:hAnsi="Arial" w:cs="Arial"/>
          <w:bCs w:val="0"/>
          <w:i w:val="0"/>
          <w:iCs w:val="0"/>
          <w:color w:val="auto"/>
          <w:sz w:val="22"/>
          <w:szCs w:val="22"/>
          <w:lang w:eastAsia="zh-CN"/>
        </w:rPr>
        <w:t xml:space="preserve">Nervous system </w:t>
      </w:r>
      <w:ins w:id="489" w:author="Andreae, Emily A" w:date="2019-10-04T15:00:00Z">
        <w:r w:rsidR="002C4FDF">
          <w:rPr>
            <w:rFonts w:ascii="Arial" w:eastAsia="Arial" w:hAnsi="Arial" w:cs="Arial"/>
            <w:bCs w:val="0"/>
            <w:i w:val="0"/>
            <w:iCs w:val="0"/>
            <w:color w:val="auto"/>
            <w:sz w:val="22"/>
            <w:szCs w:val="22"/>
            <w:lang w:eastAsia="zh-CN"/>
          </w:rPr>
          <w:t>processes were</w:t>
        </w:r>
      </w:ins>
      <w:del w:id="490" w:author="Andreae, Emily A" w:date="2019-10-04T15:00:00Z">
        <w:r w:rsidR="00E851FD" w:rsidRPr="00AA74C7" w:rsidDel="002C4FDF">
          <w:rPr>
            <w:rFonts w:ascii="Arial" w:eastAsia="Arial" w:hAnsi="Arial" w:cs="Arial"/>
            <w:bCs w:val="0"/>
            <w:i w:val="0"/>
            <w:iCs w:val="0"/>
            <w:color w:val="auto"/>
            <w:sz w:val="22"/>
            <w:szCs w:val="22"/>
            <w:lang w:eastAsia="zh-CN"/>
          </w:rPr>
          <w:delText>was</w:delText>
        </w:r>
      </w:del>
      <w:r w:rsidR="00E851FD" w:rsidRPr="00AA74C7">
        <w:rPr>
          <w:rFonts w:ascii="Arial" w:eastAsia="Arial" w:hAnsi="Arial" w:cs="Arial"/>
          <w:bCs w:val="0"/>
          <w:i w:val="0"/>
          <w:iCs w:val="0"/>
          <w:color w:val="auto"/>
          <w:sz w:val="22"/>
          <w:szCs w:val="22"/>
          <w:lang w:eastAsia="zh-CN"/>
        </w:rPr>
        <w:t xml:space="preserve"> </w:t>
      </w:r>
      <w:r w:rsidRPr="00AA74C7">
        <w:rPr>
          <w:rFonts w:ascii="Arial" w:eastAsia="Arial" w:hAnsi="Arial" w:cs="Arial"/>
          <w:bCs w:val="0"/>
          <w:i w:val="0"/>
          <w:iCs w:val="0"/>
          <w:color w:val="auto"/>
          <w:sz w:val="22"/>
          <w:szCs w:val="22"/>
          <w:lang w:eastAsia="zh-CN"/>
        </w:rPr>
        <w:t>associated with adenoma development</w:t>
      </w:r>
    </w:p>
    <w:p w14:paraId="13DFA912" w14:textId="0354C60D" w:rsidR="0089090A" w:rsidRPr="00AA74C7" w:rsidRDefault="00412B10" w:rsidP="00B80E58">
      <w:pPr>
        <w:spacing w:line="480" w:lineRule="auto"/>
        <w:jc w:val="both"/>
        <w:rPr>
          <w:rFonts w:ascii="Arial" w:hAnsi="Arial" w:cs="Arial"/>
          <w:sz w:val="22"/>
          <w:szCs w:val="22"/>
        </w:rPr>
      </w:pPr>
      <w:bookmarkStart w:id="491" w:name="OLE_LINK124"/>
      <w:bookmarkStart w:id="492" w:name="OLE_LINK125"/>
      <w:bookmarkStart w:id="493" w:name="OLE_LINK126"/>
      <w:bookmarkStart w:id="494" w:name="OLE_LINK127"/>
      <w:ins w:id="495" w:author="Andreae, Emily A" w:date="2019-10-04T15:01:00Z">
        <w:r>
          <w:rPr>
            <w:rFonts w:ascii="Arial" w:hAnsi="Arial" w:cs="Arial"/>
            <w:sz w:val="22"/>
            <w:szCs w:val="22"/>
          </w:rPr>
          <w:t>KEGG e</w:t>
        </w:r>
      </w:ins>
      <w:del w:id="496" w:author="Andreae, Emily A" w:date="2019-10-04T15:01:00Z">
        <w:r w:rsidR="00147DC3" w:rsidRPr="00AA74C7" w:rsidDel="00412B10">
          <w:rPr>
            <w:rFonts w:ascii="Arial" w:hAnsi="Arial" w:cs="Arial"/>
            <w:sz w:val="22"/>
            <w:szCs w:val="22"/>
          </w:rPr>
          <w:delText>E</w:delText>
        </w:r>
      </w:del>
      <w:r w:rsidR="0089090A" w:rsidRPr="00AA74C7">
        <w:rPr>
          <w:rFonts w:ascii="Arial" w:hAnsi="Arial" w:cs="Arial"/>
          <w:sz w:val="22"/>
          <w:szCs w:val="22"/>
        </w:rPr>
        <w:t xml:space="preserve">nrichment analysis </w:t>
      </w:r>
      <w:r w:rsidR="001218F4" w:rsidRPr="00AA74C7">
        <w:rPr>
          <w:rFonts w:ascii="Arial" w:hAnsi="Arial" w:cs="Arial"/>
          <w:sz w:val="22"/>
          <w:szCs w:val="22"/>
        </w:rPr>
        <w:t>of</w:t>
      </w:r>
      <w:r w:rsidR="0089090A" w:rsidRPr="00AA74C7">
        <w:rPr>
          <w:rFonts w:ascii="Arial" w:hAnsi="Arial" w:cs="Arial"/>
          <w:sz w:val="22"/>
          <w:szCs w:val="22"/>
        </w:rPr>
        <w:t xml:space="preserve"> 603 DMRs between </w:t>
      </w:r>
      <w:ins w:id="497" w:author="Andreae, Emily A" w:date="2019-10-04T15:01:00Z">
        <w:r>
          <w:rPr>
            <w:rFonts w:ascii="Arial" w:hAnsi="Arial" w:cs="Arial"/>
            <w:sz w:val="22"/>
            <w:szCs w:val="22"/>
          </w:rPr>
          <w:t>HGA</w:t>
        </w:r>
      </w:ins>
      <w:del w:id="498" w:author="Andreae, Emily A" w:date="2019-10-04T15:01:00Z">
        <w:r w:rsidR="0089090A" w:rsidRPr="00AA74C7" w:rsidDel="00412B10">
          <w:rPr>
            <w:rFonts w:ascii="Arial" w:hAnsi="Arial" w:cs="Arial"/>
            <w:sz w:val="22"/>
            <w:szCs w:val="22"/>
          </w:rPr>
          <w:delText xml:space="preserve">high-grade adenoma </w:delText>
        </w:r>
      </w:del>
      <w:ins w:id="499" w:author="Andreae, Emily A" w:date="2019-10-04T15:01:00Z">
        <w:r>
          <w:rPr>
            <w:rFonts w:ascii="Arial" w:hAnsi="Arial" w:cs="Arial"/>
            <w:sz w:val="22"/>
            <w:szCs w:val="22"/>
          </w:rPr>
          <w:t xml:space="preserve"> </w:t>
        </w:r>
      </w:ins>
      <w:r w:rsidR="0089090A" w:rsidRPr="00AA74C7">
        <w:rPr>
          <w:rFonts w:ascii="Arial" w:hAnsi="Arial" w:cs="Arial"/>
          <w:sz w:val="22"/>
          <w:szCs w:val="22"/>
        </w:rPr>
        <w:t xml:space="preserve">and </w:t>
      </w:r>
      <w:ins w:id="500" w:author="Andreae, Emily A" w:date="2019-10-04T15:01:00Z">
        <w:r>
          <w:rPr>
            <w:rFonts w:ascii="Arial" w:hAnsi="Arial" w:cs="Arial"/>
            <w:sz w:val="22"/>
            <w:szCs w:val="22"/>
          </w:rPr>
          <w:t xml:space="preserve">LGA </w:t>
        </w:r>
      </w:ins>
      <w:del w:id="501" w:author="Andreae, Emily A" w:date="2019-10-04T15:01:00Z">
        <w:r w:rsidR="0089090A" w:rsidRPr="00AA74C7" w:rsidDel="00412B10">
          <w:rPr>
            <w:rFonts w:ascii="Arial" w:hAnsi="Arial" w:cs="Arial"/>
            <w:sz w:val="22"/>
            <w:szCs w:val="22"/>
          </w:rPr>
          <w:delText xml:space="preserve">low-grade adenoma </w:delText>
        </w:r>
      </w:del>
      <w:del w:id="502" w:author="Andreae, Emily A" w:date="2019-10-04T15:03:00Z">
        <w:r w:rsidR="0089090A" w:rsidRPr="00AA74C7" w:rsidDel="00412B10">
          <w:rPr>
            <w:rFonts w:ascii="Arial" w:hAnsi="Arial" w:cs="Arial"/>
            <w:sz w:val="22"/>
            <w:szCs w:val="22"/>
          </w:rPr>
          <w:delText xml:space="preserve">located on, </w:delText>
        </w:r>
        <w:r w:rsidR="001218F4" w:rsidRPr="00AA74C7" w:rsidDel="00412B10">
          <w:rPr>
            <w:rFonts w:ascii="Arial" w:hAnsi="Arial" w:cs="Arial"/>
            <w:sz w:val="22"/>
            <w:szCs w:val="22"/>
          </w:rPr>
          <w:delText>and</w:delText>
        </w:r>
      </w:del>
      <w:ins w:id="503" w:author="Andreae, Emily A" w:date="2019-10-04T15:03:00Z">
        <w:r>
          <w:rPr>
            <w:rFonts w:ascii="Arial" w:hAnsi="Arial" w:cs="Arial"/>
            <w:sz w:val="22"/>
            <w:szCs w:val="22"/>
          </w:rPr>
          <w:t xml:space="preserve"> indicated that the</w:t>
        </w:r>
      </w:ins>
      <w:r w:rsidR="001218F4" w:rsidRPr="00AA74C7">
        <w:rPr>
          <w:rFonts w:ascii="Arial" w:hAnsi="Arial" w:cs="Arial"/>
          <w:sz w:val="22"/>
          <w:szCs w:val="22"/>
        </w:rPr>
        <w:t xml:space="preserve"> top enriched</w:t>
      </w:r>
      <w:r w:rsidR="0089090A" w:rsidRPr="00AA74C7">
        <w:rPr>
          <w:rFonts w:ascii="Arial" w:hAnsi="Arial" w:cs="Arial"/>
          <w:sz w:val="22"/>
          <w:szCs w:val="22"/>
        </w:rPr>
        <w:t xml:space="preserve"> </w:t>
      </w:r>
      <w:r w:rsidR="001218F4" w:rsidRPr="00AA74C7">
        <w:rPr>
          <w:rFonts w:ascii="Arial" w:hAnsi="Arial" w:cs="Arial"/>
          <w:sz w:val="22"/>
          <w:szCs w:val="22"/>
        </w:rPr>
        <w:t xml:space="preserve">functional </w:t>
      </w:r>
      <w:r w:rsidR="0089090A" w:rsidRPr="00AA74C7">
        <w:rPr>
          <w:rFonts w:ascii="Arial" w:hAnsi="Arial" w:cs="Arial"/>
          <w:sz w:val="22"/>
          <w:szCs w:val="22"/>
        </w:rPr>
        <w:t xml:space="preserve">terms </w:t>
      </w:r>
      <w:r w:rsidR="001218F4" w:rsidRPr="00AA74C7">
        <w:rPr>
          <w:rFonts w:ascii="Arial" w:hAnsi="Arial" w:cs="Arial"/>
          <w:sz w:val="22"/>
          <w:szCs w:val="22"/>
        </w:rPr>
        <w:t xml:space="preserve">were </w:t>
      </w:r>
      <w:r w:rsidR="0089090A" w:rsidRPr="00AA74C7">
        <w:rPr>
          <w:rFonts w:ascii="Arial" w:hAnsi="Arial" w:cs="Arial"/>
          <w:sz w:val="22"/>
          <w:szCs w:val="22"/>
        </w:rPr>
        <w:t>nervous system and signal transduction associated (</w:t>
      </w:r>
      <w:r w:rsidR="0089090A" w:rsidRPr="00AA74C7">
        <w:rPr>
          <w:rFonts w:ascii="Arial" w:eastAsiaTheme="minorEastAsia" w:hAnsi="Arial" w:cs="Arial"/>
          <w:b/>
          <w:kern w:val="2"/>
          <w:sz w:val="22"/>
          <w:szCs w:val="22"/>
        </w:rPr>
        <w:t xml:space="preserve">Figure </w:t>
      </w:r>
      <w:r w:rsidR="004005F6" w:rsidRPr="00AA74C7">
        <w:rPr>
          <w:rFonts w:ascii="Arial" w:eastAsiaTheme="minorEastAsia" w:hAnsi="Arial" w:cs="Arial"/>
          <w:b/>
          <w:kern w:val="2"/>
          <w:sz w:val="22"/>
          <w:szCs w:val="22"/>
        </w:rPr>
        <w:t>2</w:t>
      </w:r>
      <w:r w:rsidR="00F3398E" w:rsidRPr="00AA74C7">
        <w:rPr>
          <w:rFonts w:ascii="Arial" w:eastAsiaTheme="minorEastAsia" w:hAnsi="Arial" w:cs="Arial"/>
          <w:b/>
          <w:kern w:val="2"/>
          <w:sz w:val="22"/>
          <w:szCs w:val="22"/>
        </w:rPr>
        <w:t>A</w:t>
      </w:r>
      <w:r w:rsidR="0089090A" w:rsidRPr="00AA74C7">
        <w:rPr>
          <w:rFonts w:ascii="Arial" w:hAnsi="Arial" w:cs="Arial"/>
          <w:sz w:val="22"/>
          <w:szCs w:val="22"/>
        </w:rPr>
        <w:t>)</w:t>
      </w:r>
      <w:ins w:id="504" w:author="Andreae, Emily A" w:date="2019-10-04T15:03:00Z">
        <w:r>
          <w:rPr>
            <w:rFonts w:ascii="Arial" w:hAnsi="Arial" w:cs="Arial"/>
            <w:sz w:val="22"/>
            <w:szCs w:val="22"/>
          </w:rPr>
          <w:t xml:space="preserve"> specifically </w:t>
        </w:r>
      </w:ins>
      <w:ins w:id="505" w:author="Andreae, Emily A" w:date="2019-10-04T15:04:00Z">
        <w:r w:rsidRPr="00412B10">
          <w:rPr>
            <w:rFonts w:ascii="Arial" w:hAnsi="Arial" w:cs="Arial"/>
            <w:sz w:val="22"/>
            <w:szCs w:val="22"/>
          </w:rPr>
          <w:t>dopaminergic synapse and serotonergic synapse pathways</w:t>
        </w:r>
      </w:ins>
      <w:ins w:id="506" w:author="Andreae, Emily A" w:date="2019-10-04T15:05:00Z">
        <w:r w:rsidRPr="00412B10">
          <w:rPr>
            <w:rFonts w:ascii="Arial" w:hAnsi="Arial" w:cs="Arial"/>
            <w:sz w:val="22"/>
            <w:szCs w:val="22"/>
          </w:rPr>
          <w:t xml:space="preserve">, which play a role in </w:t>
        </w:r>
        <w:r>
          <w:rPr>
            <w:rFonts w:ascii="Arial" w:hAnsi="Arial" w:cs="Arial"/>
            <w:sz w:val="22"/>
            <w:szCs w:val="22"/>
          </w:rPr>
          <w:t xml:space="preserve">the </w:t>
        </w:r>
        <w:r w:rsidRPr="00412B10">
          <w:rPr>
            <w:rFonts w:ascii="Arial" w:hAnsi="Arial" w:cs="Arial"/>
            <w:sz w:val="22"/>
            <w:szCs w:val="22"/>
          </w:rPr>
          <w:t>gut-brain axis model</w:t>
        </w:r>
        <w:r>
          <w:rPr>
            <w:rFonts w:ascii="Arial" w:hAnsi="Arial" w:cs="Arial"/>
            <w:sz w:val="22"/>
            <w:szCs w:val="22"/>
          </w:rPr>
          <w:t xml:space="preserve"> of signaling cross-talk between organ systems</w:t>
        </w:r>
      </w:ins>
      <w:del w:id="507" w:author="Andreae, Emily A" w:date="2019-10-04T15:05:00Z">
        <w:r w:rsidR="0089090A" w:rsidRPr="00AA74C7" w:rsidDel="00412B10">
          <w:rPr>
            <w:rFonts w:ascii="Arial" w:hAnsi="Arial" w:cs="Arial"/>
            <w:sz w:val="22"/>
            <w:szCs w:val="22"/>
          </w:rPr>
          <w:delText>.</w:delText>
        </w:r>
      </w:del>
      <w:ins w:id="508" w:author="Andreae, Emily A" w:date="2019-10-04T15:05:00Z">
        <w:r>
          <w:rPr>
            <w:rFonts w:ascii="Arial" w:hAnsi="Arial" w:cs="Arial"/>
            <w:sz w:val="22"/>
            <w:szCs w:val="22"/>
          </w:rPr>
          <w:t xml:space="preserve"> </w:t>
        </w:r>
        <w:commentRangeStart w:id="509"/>
        <w:r>
          <w:rPr>
            <w:rFonts w:ascii="Arial" w:hAnsi="Arial" w:cs="Arial"/>
            <w:sz w:val="22"/>
            <w:szCs w:val="22"/>
            <w:vertAlign w:val="superscript"/>
          </w:rPr>
          <w:t>20</w:t>
        </w:r>
      </w:ins>
      <w:commentRangeEnd w:id="509"/>
      <w:ins w:id="510" w:author="Andreae, Emily A" w:date="2019-10-04T15:06:00Z">
        <w:r>
          <w:rPr>
            <w:rStyle w:val="CommentReference"/>
          </w:rPr>
          <w:commentReference w:id="509"/>
        </w:r>
      </w:ins>
      <w:ins w:id="511" w:author="Andreae, Emily A" w:date="2019-10-04T15:05:00Z">
        <w:r>
          <w:rPr>
            <w:rFonts w:ascii="Arial" w:hAnsi="Arial" w:cs="Arial"/>
            <w:sz w:val="22"/>
            <w:szCs w:val="22"/>
          </w:rPr>
          <w:t>.</w:t>
        </w:r>
      </w:ins>
      <w:r w:rsidR="0089090A" w:rsidRPr="00AA74C7">
        <w:rPr>
          <w:rFonts w:ascii="Arial" w:hAnsi="Arial" w:cs="Arial"/>
          <w:sz w:val="22"/>
          <w:szCs w:val="22"/>
        </w:rPr>
        <w:t xml:space="preserve"> </w:t>
      </w:r>
      <w:del w:id="512" w:author="Andreae, Emily A" w:date="2019-10-04T15:04:00Z">
        <w:r w:rsidR="0089090A" w:rsidRPr="00AA74C7" w:rsidDel="00412B10">
          <w:rPr>
            <w:rFonts w:ascii="Arial" w:hAnsi="Arial" w:cs="Arial"/>
            <w:sz w:val="22"/>
            <w:szCs w:val="22"/>
          </w:rPr>
          <w:delText xml:space="preserve">Recent years, gut-brain cross-talk </w:delText>
        </w:r>
        <w:r w:rsidR="001218F4" w:rsidRPr="00AA74C7" w:rsidDel="00412B10">
          <w:rPr>
            <w:rFonts w:ascii="Arial" w:hAnsi="Arial" w:cs="Arial"/>
            <w:sz w:val="22"/>
            <w:szCs w:val="22"/>
          </w:rPr>
          <w:delText>has been discussed in</w:delText>
        </w:r>
        <w:r w:rsidR="0089090A" w:rsidRPr="00AA74C7" w:rsidDel="00412B10">
          <w:rPr>
            <w:rFonts w:ascii="Arial" w:hAnsi="Arial" w:cs="Arial"/>
            <w:sz w:val="22"/>
            <w:szCs w:val="22"/>
          </w:rPr>
          <w:delText xml:space="preserve"> more and more </w:delText>
        </w:r>
        <w:r w:rsidR="000809F6" w:rsidRPr="00AA74C7" w:rsidDel="00412B10">
          <w:rPr>
            <w:rFonts w:ascii="Arial" w:hAnsi="Arial" w:cs="Arial"/>
            <w:sz w:val="22"/>
            <w:szCs w:val="22"/>
          </w:rPr>
          <w:delText xml:space="preserve">studies </w:delText>
        </w:r>
        <w:r w:rsidR="00A67B7D" w:rsidRPr="00AA74C7" w:rsidDel="00412B10">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sidRPr="00AA74C7" w:rsidDel="00412B10">
          <w:rPr>
            <w:rFonts w:ascii="Arial" w:hAnsi="Arial" w:cs="Arial"/>
            <w:sz w:val="22"/>
            <w:szCs w:val="22"/>
          </w:rPr>
          <w:delInstrText xml:space="preserve"> ADDIN EN.CITE </w:delInstrText>
        </w:r>
        <w:r w:rsidR="006B5E1E" w:rsidRPr="00AA74C7" w:rsidDel="00412B10">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sidRPr="00AA74C7" w:rsidDel="00412B10">
          <w:rPr>
            <w:rFonts w:ascii="Arial" w:hAnsi="Arial" w:cs="Arial"/>
            <w:sz w:val="22"/>
            <w:szCs w:val="22"/>
          </w:rPr>
          <w:delInstrText xml:space="preserve"> ADDIN EN.CITE.DATA </w:delInstrText>
        </w:r>
        <w:r w:rsidR="006B5E1E" w:rsidRPr="00AA74C7" w:rsidDel="00412B10">
          <w:rPr>
            <w:rFonts w:ascii="Arial" w:hAnsi="Arial" w:cs="Arial"/>
            <w:sz w:val="22"/>
            <w:szCs w:val="22"/>
          </w:rPr>
        </w:r>
        <w:r w:rsidR="006B5E1E" w:rsidRPr="00AA74C7" w:rsidDel="00412B10">
          <w:rPr>
            <w:rFonts w:ascii="Arial" w:hAnsi="Arial" w:cs="Arial"/>
            <w:sz w:val="22"/>
            <w:szCs w:val="22"/>
          </w:rPr>
          <w:fldChar w:fldCharType="end"/>
        </w:r>
        <w:r w:rsidR="00A67B7D" w:rsidRPr="00AA74C7" w:rsidDel="00412B10">
          <w:rPr>
            <w:rFonts w:ascii="Arial" w:hAnsi="Arial" w:cs="Arial"/>
            <w:sz w:val="22"/>
            <w:szCs w:val="22"/>
          </w:rPr>
        </w:r>
        <w:r w:rsidR="00A67B7D" w:rsidRPr="00AA74C7" w:rsidDel="00412B10">
          <w:rPr>
            <w:rFonts w:ascii="Arial" w:hAnsi="Arial" w:cs="Arial"/>
            <w:sz w:val="22"/>
            <w:szCs w:val="22"/>
          </w:rPr>
          <w:fldChar w:fldCharType="separate"/>
        </w:r>
        <w:r w:rsidR="006B5E1E" w:rsidRPr="00AA74C7" w:rsidDel="00412B10">
          <w:rPr>
            <w:rFonts w:ascii="Arial" w:hAnsi="Arial" w:cs="Arial"/>
            <w:noProof/>
            <w:sz w:val="22"/>
            <w:szCs w:val="22"/>
            <w:vertAlign w:val="superscript"/>
          </w:rPr>
          <w:delText>20</w:delText>
        </w:r>
        <w:r w:rsidR="00A67B7D" w:rsidRPr="00AA74C7" w:rsidDel="00412B10">
          <w:rPr>
            <w:rFonts w:ascii="Arial" w:hAnsi="Arial" w:cs="Arial"/>
            <w:sz w:val="22"/>
            <w:szCs w:val="22"/>
          </w:rPr>
          <w:fldChar w:fldCharType="end"/>
        </w:r>
        <w:r w:rsidR="001218F4" w:rsidRPr="00AA74C7" w:rsidDel="00412B10">
          <w:rPr>
            <w:rFonts w:ascii="Arial" w:hAnsi="Arial" w:cs="Arial"/>
            <w:sz w:val="22"/>
            <w:szCs w:val="22"/>
          </w:rPr>
          <w:delText>.</w:delText>
        </w:r>
        <w:r w:rsidR="0089090A" w:rsidRPr="00AA74C7" w:rsidDel="00412B10">
          <w:rPr>
            <w:rFonts w:ascii="Arial" w:hAnsi="Arial" w:cs="Arial"/>
            <w:sz w:val="22"/>
            <w:szCs w:val="22"/>
          </w:rPr>
          <w:delText xml:space="preserve"> </w:delText>
        </w:r>
      </w:del>
      <w:del w:id="513" w:author="Andreae, Emily A" w:date="2019-10-04T15:05:00Z">
        <w:r w:rsidR="001218F4" w:rsidRPr="00AA74C7" w:rsidDel="00412B10">
          <w:rPr>
            <w:rFonts w:ascii="Arial" w:hAnsi="Arial" w:cs="Arial"/>
            <w:sz w:val="22"/>
            <w:szCs w:val="22"/>
          </w:rPr>
          <w:delText xml:space="preserve">Our </w:delText>
        </w:r>
        <w:r w:rsidR="0089090A" w:rsidRPr="00AA74C7" w:rsidDel="00412B10">
          <w:rPr>
            <w:rFonts w:ascii="Arial" w:hAnsi="Arial" w:cs="Arial"/>
            <w:sz w:val="22"/>
            <w:szCs w:val="22"/>
          </w:rPr>
          <w:delText xml:space="preserve">study </w:delText>
        </w:r>
        <w:bookmarkStart w:id="514" w:name="OLE_LINK45"/>
        <w:bookmarkStart w:id="515" w:name="OLE_LINK68"/>
        <w:r w:rsidR="001218F4" w:rsidRPr="00AA74C7" w:rsidDel="00412B10">
          <w:rPr>
            <w:rFonts w:ascii="Arial" w:hAnsi="Arial" w:cs="Arial"/>
            <w:sz w:val="22"/>
            <w:szCs w:val="22"/>
          </w:rPr>
          <w:delText xml:space="preserve">showed those DMRs between </w:delText>
        </w:r>
        <w:r w:rsidR="00E95E6C" w:rsidRPr="00AA74C7" w:rsidDel="00412B10">
          <w:rPr>
            <w:rFonts w:ascii="Arial" w:hAnsi="Arial" w:cs="Arial"/>
            <w:sz w:val="22"/>
            <w:szCs w:val="22"/>
          </w:rPr>
          <w:delText>LGA and HGA</w:delText>
        </w:r>
        <w:r w:rsidR="001218F4" w:rsidRPr="00AA74C7" w:rsidDel="00412B10">
          <w:rPr>
            <w:rFonts w:ascii="Arial" w:hAnsi="Arial" w:cs="Arial"/>
            <w:sz w:val="22"/>
            <w:szCs w:val="22"/>
          </w:rPr>
          <w:delText xml:space="preserve"> samples were significantly enriched in</w:delText>
        </w:r>
      </w:del>
      <w:del w:id="516" w:author="Andreae, Emily A" w:date="2019-10-04T15:04:00Z">
        <w:r w:rsidR="001218F4" w:rsidRPr="00AA74C7" w:rsidDel="00412B10">
          <w:rPr>
            <w:rFonts w:ascii="Arial" w:hAnsi="Arial" w:cs="Arial"/>
            <w:sz w:val="22"/>
            <w:szCs w:val="22"/>
          </w:rPr>
          <w:delText xml:space="preserve"> </w:delText>
        </w:r>
        <w:r w:rsidR="0089090A" w:rsidRPr="00AA74C7" w:rsidDel="00412B10">
          <w:rPr>
            <w:rFonts w:ascii="Arial" w:hAnsi="Arial" w:cs="Arial"/>
            <w:sz w:val="22"/>
            <w:szCs w:val="22"/>
          </w:rPr>
          <w:delText xml:space="preserve">dopaminergic synapse and serotonergic synapse </w:delText>
        </w:r>
        <w:bookmarkEnd w:id="514"/>
        <w:bookmarkEnd w:id="515"/>
        <w:r w:rsidR="001218F4" w:rsidRPr="00AA74C7" w:rsidDel="00412B10">
          <w:rPr>
            <w:rFonts w:ascii="Arial" w:hAnsi="Arial" w:cs="Arial"/>
            <w:sz w:val="22"/>
            <w:szCs w:val="22"/>
          </w:rPr>
          <w:delText>pathways</w:delText>
        </w:r>
      </w:del>
      <w:del w:id="517" w:author="Andreae, Emily A" w:date="2019-10-04T15:05:00Z">
        <w:r w:rsidR="0089090A" w:rsidRPr="00AA74C7" w:rsidDel="00412B10">
          <w:rPr>
            <w:rFonts w:ascii="Arial" w:hAnsi="Arial" w:cs="Arial"/>
            <w:sz w:val="22"/>
            <w:szCs w:val="22"/>
          </w:rPr>
          <w:delText xml:space="preserve">, which play a role in gut-brain axis model. </w:delText>
        </w:r>
      </w:del>
      <w:ins w:id="518" w:author="Andreae, Emily A" w:date="2019-10-04T15:07:00Z">
        <w:r>
          <w:rPr>
            <w:rFonts w:ascii="Arial" w:hAnsi="Arial" w:cs="Arial"/>
            <w:sz w:val="22"/>
            <w:szCs w:val="22"/>
          </w:rPr>
          <w:t xml:space="preserve"> </w:t>
        </w:r>
      </w:ins>
      <w:ins w:id="519" w:author="Andreae, Emily A" w:date="2019-10-04T15:09:00Z">
        <w:r>
          <w:rPr>
            <w:rFonts w:ascii="Arial" w:hAnsi="Arial" w:cs="Arial"/>
            <w:sz w:val="22"/>
            <w:szCs w:val="22"/>
          </w:rPr>
          <w:t xml:space="preserve">These results correspond to gene methylation findings in </w:t>
        </w:r>
        <w:r w:rsidRPr="00412B10">
          <w:rPr>
            <w:rFonts w:ascii="Arial" w:hAnsi="Arial" w:cs="Arial"/>
            <w:b/>
            <w:sz w:val="22"/>
            <w:szCs w:val="22"/>
            <w:rPrChange w:id="520" w:author="Andreae, Emily A" w:date="2019-10-04T15:11:00Z">
              <w:rPr>
                <w:rFonts w:ascii="Arial" w:hAnsi="Arial" w:cs="Arial"/>
                <w:sz w:val="22"/>
                <w:szCs w:val="22"/>
              </w:rPr>
            </w:rPrChange>
          </w:rPr>
          <w:t>Figure 1G</w:t>
        </w:r>
        <w:r>
          <w:rPr>
            <w:rFonts w:ascii="Arial" w:hAnsi="Arial" w:cs="Arial"/>
            <w:sz w:val="22"/>
            <w:szCs w:val="22"/>
          </w:rPr>
          <w:t xml:space="preserve"> where </w:t>
        </w:r>
      </w:ins>
      <w:r w:rsidR="00055AEA" w:rsidRPr="00AA74C7">
        <w:rPr>
          <w:rFonts w:ascii="Arial" w:hAnsi="Arial" w:cs="Arial"/>
          <w:sz w:val="22"/>
          <w:szCs w:val="22"/>
        </w:rPr>
        <w:t xml:space="preserve">HGA </w:t>
      </w:r>
      <w:ins w:id="521" w:author="Andreae, Emily A" w:date="2019-10-04T15:06:00Z">
        <w:r>
          <w:rPr>
            <w:rFonts w:ascii="Arial" w:hAnsi="Arial" w:cs="Arial"/>
            <w:sz w:val="22"/>
            <w:szCs w:val="22"/>
          </w:rPr>
          <w:t>versus (vs)</w:t>
        </w:r>
      </w:ins>
      <w:del w:id="522" w:author="Andreae, Emily A" w:date="2019-10-04T15:06:00Z">
        <w:r w:rsidR="00055AEA" w:rsidRPr="00AA74C7" w:rsidDel="00412B10">
          <w:rPr>
            <w:rFonts w:ascii="Arial" w:hAnsi="Arial" w:cs="Arial"/>
            <w:sz w:val="22"/>
            <w:szCs w:val="22"/>
          </w:rPr>
          <w:delText>VS</w:delText>
        </w:r>
      </w:del>
      <w:r w:rsidR="00055AEA" w:rsidRPr="00AA74C7">
        <w:rPr>
          <w:rFonts w:ascii="Arial" w:hAnsi="Arial" w:cs="Arial"/>
          <w:sz w:val="22"/>
          <w:szCs w:val="22"/>
        </w:rPr>
        <w:t xml:space="preserve"> </w:t>
      </w:r>
      <w:ins w:id="523" w:author="Andreae, Emily A" w:date="2019-10-04T15:07:00Z">
        <w:r>
          <w:rPr>
            <w:rFonts w:ascii="Arial" w:hAnsi="Arial" w:cs="Arial"/>
            <w:sz w:val="22"/>
            <w:szCs w:val="22"/>
          </w:rPr>
          <w:t>n</w:t>
        </w:r>
      </w:ins>
      <w:del w:id="524" w:author="Andreae, Emily A" w:date="2019-10-04T15:07:00Z">
        <w:r w:rsidR="00CC26C7" w:rsidRPr="00AA74C7" w:rsidDel="00412B10">
          <w:rPr>
            <w:rFonts w:ascii="Arial" w:hAnsi="Arial" w:cs="Arial"/>
            <w:sz w:val="22"/>
            <w:szCs w:val="22"/>
          </w:rPr>
          <w:delText>N</w:delText>
        </w:r>
      </w:del>
      <w:r w:rsidR="00CC26C7" w:rsidRPr="00AA74C7">
        <w:rPr>
          <w:rFonts w:ascii="Arial" w:hAnsi="Arial" w:cs="Arial"/>
          <w:sz w:val="22"/>
          <w:szCs w:val="22"/>
        </w:rPr>
        <w:t>ormal</w:t>
      </w:r>
      <w:r w:rsidR="0089090A" w:rsidRPr="00AA74C7">
        <w:rPr>
          <w:rFonts w:ascii="Arial" w:hAnsi="Arial" w:cs="Arial"/>
          <w:sz w:val="22"/>
          <w:szCs w:val="22"/>
        </w:rPr>
        <w:t xml:space="preserve"> includes almost </w:t>
      </w:r>
      <w:ins w:id="525" w:author="Andreae, Emily A" w:date="2019-10-04T15:08:00Z">
        <w:r>
          <w:rPr>
            <w:rFonts w:ascii="Arial" w:hAnsi="Arial" w:cs="Arial"/>
            <w:sz w:val="22"/>
            <w:szCs w:val="22"/>
          </w:rPr>
          <w:t xml:space="preserve">all </w:t>
        </w:r>
      </w:ins>
      <w:r w:rsidR="0089090A" w:rsidRPr="00AA74C7">
        <w:rPr>
          <w:rFonts w:ascii="Arial" w:hAnsi="Arial" w:cs="Arial"/>
          <w:sz w:val="22"/>
          <w:szCs w:val="22"/>
        </w:rPr>
        <w:t xml:space="preserve">genes </w:t>
      </w:r>
      <w:ins w:id="526" w:author="Andreae, Emily A" w:date="2019-10-04T15:08:00Z">
        <w:r>
          <w:rPr>
            <w:rFonts w:ascii="Arial" w:hAnsi="Arial" w:cs="Arial"/>
            <w:sz w:val="22"/>
            <w:szCs w:val="22"/>
          </w:rPr>
          <w:t xml:space="preserve">that </w:t>
        </w:r>
        <w:proofErr w:type="gramStart"/>
        <w:r>
          <w:rPr>
            <w:rFonts w:ascii="Arial" w:hAnsi="Arial" w:cs="Arial"/>
            <w:sz w:val="22"/>
            <w:szCs w:val="22"/>
          </w:rPr>
          <w:t>are listed</w:t>
        </w:r>
        <w:proofErr w:type="gramEnd"/>
        <w:r>
          <w:rPr>
            <w:rFonts w:ascii="Arial" w:hAnsi="Arial" w:cs="Arial"/>
            <w:sz w:val="22"/>
            <w:szCs w:val="22"/>
          </w:rPr>
          <w:t xml:space="preserve"> in</w:t>
        </w:r>
      </w:ins>
      <w:del w:id="527" w:author="Andreae, Emily A" w:date="2019-10-04T15:09:00Z">
        <w:r w:rsidR="0089090A" w:rsidRPr="00AA74C7" w:rsidDel="00412B10">
          <w:rPr>
            <w:rFonts w:ascii="Arial" w:hAnsi="Arial" w:cs="Arial"/>
            <w:sz w:val="22"/>
            <w:szCs w:val="22"/>
          </w:rPr>
          <w:delText>the</w:delText>
        </w:r>
      </w:del>
      <w:r w:rsidR="0089090A" w:rsidRPr="00AA74C7">
        <w:rPr>
          <w:rFonts w:ascii="Arial" w:hAnsi="Arial" w:cs="Arial"/>
          <w:sz w:val="22"/>
          <w:szCs w:val="22"/>
        </w:rPr>
        <w:t xml:space="preserve"> </w:t>
      </w:r>
      <w:r w:rsidR="00055AEA" w:rsidRPr="00AA74C7">
        <w:rPr>
          <w:rFonts w:ascii="Arial" w:hAnsi="Arial" w:cs="Arial"/>
          <w:sz w:val="22"/>
          <w:szCs w:val="22"/>
        </w:rPr>
        <w:t xml:space="preserve">LGA </w:t>
      </w:r>
      <w:ins w:id="528" w:author="Andreae, Emily A" w:date="2019-10-04T15:09:00Z">
        <w:r>
          <w:rPr>
            <w:rFonts w:ascii="Arial" w:hAnsi="Arial" w:cs="Arial"/>
            <w:sz w:val="22"/>
            <w:szCs w:val="22"/>
          </w:rPr>
          <w:t>vs</w:t>
        </w:r>
      </w:ins>
      <w:del w:id="529" w:author="Andreae, Emily A" w:date="2019-10-04T15:09:00Z">
        <w:r w:rsidR="00055AEA" w:rsidRPr="00AA74C7" w:rsidDel="00412B10">
          <w:rPr>
            <w:rFonts w:ascii="Arial" w:hAnsi="Arial" w:cs="Arial"/>
            <w:sz w:val="22"/>
            <w:szCs w:val="22"/>
          </w:rPr>
          <w:delText>VS</w:delText>
        </w:r>
      </w:del>
      <w:r w:rsidR="00055AEA" w:rsidRPr="00AA74C7">
        <w:rPr>
          <w:rFonts w:ascii="Arial" w:hAnsi="Arial" w:cs="Arial"/>
          <w:sz w:val="22"/>
          <w:szCs w:val="22"/>
        </w:rPr>
        <w:t xml:space="preserve"> </w:t>
      </w:r>
      <w:r w:rsidR="00CC26C7" w:rsidRPr="00AA74C7">
        <w:rPr>
          <w:rFonts w:ascii="Arial" w:hAnsi="Arial" w:cs="Arial"/>
          <w:sz w:val="22"/>
          <w:szCs w:val="22"/>
        </w:rPr>
        <w:t>Normal</w:t>
      </w:r>
      <w:r w:rsidR="0089090A" w:rsidRPr="00AA74C7">
        <w:rPr>
          <w:rFonts w:ascii="Arial" w:hAnsi="Arial" w:cs="Arial"/>
          <w:sz w:val="22"/>
          <w:szCs w:val="22"/>
        </w:rPr>
        <w:t xml:space="preserve"> and </w:t>
      </w:r>
      <w:r w:rsidR="00055AEA" w:rsidRPr="00AA74C7">
        <w:rPr>
          <w:rFonts w:ascii="Arial" w:hAnsi="Arial" w:cs="Arial"/>
          <w:sz w:val="22"/>
          <w:szCs w:val="22"/>
        </w:rPr>
        <w:t xml:space="preserve">LGA </w:t>
      </w:r>
      <w:ins w:id="530" w:author="Andreae, Emily A" w:date="2019-10-04T15:09:00Z">
        <w:r>
          <w:rPr>
            <w:rFonts w:ascii="Arial" w:hAnsi="Arial" w:cs="Arial"/>
            <w:sz w:val="22"/>
            <w:szCs w:val="22"/>
          </w:rPr>
          <w:t>versus</w:t>
        </w:r>
      </w:ins>
      <w:del w:id="531" w:author="Andreae, Emily A" w:date="2019-10-04T15:09:00Z">
        <w:r w:rsidR="00055AEA" w:rsidRPr="00AA74C7" w:rsidDel="00412B10">
          <w:rPr>
            <w:rFonts w:ascii="Arial" w:hAnsi="Arial" w:cs="Arial"/>
            <w:sz w:val="22"/>
            <w:szCs w:val="22"/>
          </w:rPr>
          <w:delText>VS</w:delText>
        </w:r>
      </w:del>
      <w:r w:rsidR="00055AEA" w:rsidRPr="00AA74C7">
        <w:rPr>
          <w:rFonts w:ascii="Arial" w:hAnsi="Arial" w:cs="Arial"/>
          <w:sz w:val="22"/>
          <w:szCs w:val="22"/>
        </w:rPr>
        <w:t xml:space="preserve"> HGA</w:t>
      </w:r>
      <w:r w:rsidR="0089090A" w:rsidRPr="00AA74C7">
        <w:rPr>
          <w:rFonts w:ascii="Arial" w:hAnsi="Arial" w:cs="Arial"/>
          <w:sz w:val="22"/>
          <w:szCs w:val="22"/>
        </w:rPr>
        <w:t xml:space="preserve"> DMRs</w:t>
      </w:r>
      <w:del w:id="532" w:author="Andreae, Emily A" w:date="2019-10-04T15:11:00Z">
        <w:r w:rsidR="0089090A" w:rsidRPr="00AA74C7" w:rsidDel="00412B10">
          <w:rPr>
            <w:rFonts w:ascii="Arial" w:hAnsi="Arial" w:cs="Arial"/>
            <w:sz w:val="22"/>
            <w:szCs w:val="22"/>
          </w:rPr>
          <w:delText xml:space="preserve"> located on </w:delText>
        </w:r>
        <w:bookmarkStart w:id="533" w:name="OLE_LINK27"/>
        <w:bookmarkStart w:id="534" w:name="OLE_LINK31"/>
        <w:r w:rsidR="0089090A" w:rsidRPr="00AA74C7" w:rsidDel="00412B10">
          <w:rPr>
            <w:rFonts w:ascii="Arial" w:hAnsi="Arial" w:cs="Arial"/>
            <w:sz w:val="22"/>
            <w:szCs w:val="22"/>
          </w:rPr>
          <w:delText>(</w:delText>
        </w:r>
        <w:r w:rsidR="0089090A" w:rsidRPr="00AA74C7" w:rsidDel="00412B10">
          <w:rPr>
            <w:rFonts w:ascii="Arial" w:eastAsiaTheme="minorEastAsia" w:hAnsi="Arial" w:cs="Arial"/>
            <w:b/>
            <w:kern w:val="2"/>
            <w:sz w:val="22"/>
            <w:szCs w:val="22"/>
          </w:rPr>
          <w:delText xml:space="preserve">Figure </w:delText>
        </w:r>
        <w:r w:rsidR="00290869" w:rsidRPr="00AA74C7" w:rsidDel="00412B10">
          <w:rPr>
            <w:rFonts w:ascii="Arial" w:eastAsiaTheme="minorEastAsia" w:hAnsi="Arial" w:cs="Arial"/>
            <w:b/>
            <w:kern w:val="2"/>
            <w:sz w:val="22"/>
            <w:szCs w:val="22"/>
          </w:rPr>
          <w:delText>1G</w:delText>
        </w:r>
        <w:r w:rsidR="0089090A" w:rsidRPr="00AA74C7" w:rsidDel="00412B10">
          <w:rPr>
            <w:rFonts w:ascii="Arial" w:hAnsi="Arial" w:cs="Arial"/>
            <w:sz w:val="22"/>
            <w:szCs w:val="22"/>
          </w:rPr>
          <w:delText>)</w:delText>
        </w:r>
      </w:del>
      <w:bookmarkEnd w:id="533"/>
      <w:bookmarkEnd w:id="534"/>
      <w:r w:rsidR="0089090A" w:rsidRPr="00AA74C7">
        <w:rPr>
          <w:rFonts w:ascii="Arial" w:hAnsi="Arial" w:cs="Arial"/>
          <w:sz w:val="22"/>
          <w:szCs w:val="22"/>
        </w:rPr>
        <w:t xml:space="preserve">. To figure out </w:t>
      </w:r>
      <w:ins w:id="535" w:author="Andreae, Emily A" w:date="2019-10-04T15:11:00Z">
        <w:r w:rsidR="00913E0C">
          <w:rPr>
            <w:rFonts w:ascii="Arial" w:hAnsi="Arial" w:cs="Arial"/>
            <w:sz w:val="22"/>
            <w:szCs w:val="22"/>
          </w:rPr>
          <w:t xml:space="preserve">the </w:t>
        </w:r>
      </w:ins>
      <w:r w:rsidR="0089090A" w:rsidRPr="00AA74C7">
        <w:rPr>
          <w:rFonts w:ascii="Arial" w:hAnsi="Arial" w:cs="Arial"/>
          <w:sz w:val="22"/>
          <w:szCs w:val="22"/>
        </w:rPr>
        <w:t xml:space="preserve">potential function changes from </w:t>
      </w:r>
      <w:ins w:id="536" w:author="Andreae, Emily A" w:date="2019-10-04T15:11:00Z">
        <w:r w:rsidR="00913E0C">
          <w:rPr>
            <w:rFonts w:ascii="Arial" w:hAnsi="Arial" w:cs="Arial"/>
            <w:sz w:val="22"/>
            <w:szCs w:val="22"/>
          </w:rPr>
          <w:t xml:space="preserve">LGA </w:t>
        </w:r>
      </w:ins>
      <w:del w:id="537" w:author="Andreae, Emily A" w:date="2019-10-04T15:11:00Z">
        <w:r w:rsidR="0089090A" w:rsidRPr="00AA74C7" w:rsidDel="00913E0C">
          <w:rPr>
            <w:rFonts w:ascii="Arial" w:hAnsi="Arial" w:cs="Arial"/>
            <w:sz w:val="22"/>
            <w:szCs w:val="22"/>
          </w:rPr>
          <w:delText xml:space="preserve">low-grade adenoma </w:delText>
        </w:r>
      </w:del>
      <w:r w:rsidR="0089090A" w:rsidRPr="00AA74C7">
        <w:rPr>
          <w:rFonts w:ascii="Arial" w:hAnsi="Arial" w:cs="Arial"/>
          <w:sz w:val="22"/>
          <w:szCs w:val="22"/>
        </w:rPr>
        <w:t xml:space="preserve">to </w:t>
      </w:r>
      <w:ins w:id="538" w:author="Andreae, Emily A" w:date="2019-10-04T15:11:00Z">
        <w:r w:rsidR="00913E0C">
          <w:rPr>
            <w:rFonts w:ascii="Arial" w:hAnsi="Arial" w:cs="Arial"/>
            <w:sz w:val="22"/>
            <w:szCs w:val="22"/>
          </w:rPr>
          <w:t>HGA</w:t>
        </w:r>
      </w:ins>
      <w:del w:id="539" w:author="Andreae, Emily A" w:date="2019-10-04T15:11:00Z">
        <w:r w:rsidR="0089090A" w:rsidRPr="00AA74C7" w:rsidDel="00913E0C">
          <w:rPr>
            <w:rFonts w:ascii="Arial" w:hAnsi="Arial" w:cs="Arial"/>
            <w:sz w:val="22"/>
            <w:szCs w:val="22"/>
          </w:rPr>
          <w:delText>high-grade adenoma</w:delText>
        </w:r>
      </w:del>
      <w:r w:rsidR="0089090A" w:rsidRPr="00AA74C7">
        <w:rPr>
          <w:rFonts w:ascii="Arial" w:hAnsi="Arial" w:cs="Arial"/>
          <w:sz w:val="22"/>
          <w:szCs w:val="22"/>
        </w:rPr>
        <w:t xml:space="preserve">, </w:t>
      </w:r>
      <w:del w:id="540" w:author="Andreae, Emily A" w:date="2019-10-04T15:11:00Z">
        <w:r w:rsidR="0089090A" w:rsidRPr="00AA74C7" w:rsidDel="00913E0C">
          <w:rPr>
            <w:rFonts w:ascii="Arial" w:hAnsi="Arial" w:cs="Arial"/>
            <w:sz w:val="22"/>
            <w:szCs w:val="22"/>
          </w:rPr>
          <w:delText>the</w:delText>
        </w:r>
      </w:del>
      <w:r w:rsidR="0089090A" w:rsidRPr="00AA74C7">
        <w:rPr>
          <w:rFonts w:ascii="Arial" w:hAnsi="Arial" w:cs="Arial"/>
          <w:sz w:val="22"/>
          <w:szCs w:val="22"/>
        </w:rPr>
        <w:t xml:space="preserve"> Gene Ontology (GO) enrichment </w:t>
      </w:r>
      <w:proofErr w:type="gramStart"/>
      <w:ins w:id="541" w:author="Andreae, Emily A" w:date="2019-10-04T15:11:00Z">
        <w:r w:rsidR="00913E0C">
          <w:rPr>
            <w:rFonts w:ascii="Arial" w:hAnsi="Arial" w:cs="Arial"/>
            <w:sz w:val="22"/>
            <w:szCs w:val="22"/>
          </w:rPr>
          <w:t>was</w:t>
        </w:r>
      </w:ins>
      <w:del w:id="542" w:author="Andreae, Emily A" w:date="2019-10-04T15:11:00Z">
        <w:r w:rsidR="0089090A" w:rsidRPr="00AA74C7" w:rsidDel="00913E0C">
          <w:rPr>
            <w:rFonts w:ascii="Arial" w:hAnsi="Arial" w:cs="Arial"/>
            <w:sz w:val="22"/>
            <w:szCs w:val="22"/>
          </w:rPr>
          <w:delText>were</w:delText>
        </w:r>
      </w:del>
      <w:r w:rsidR="0089090A" w:rsidRPr="00AA74C7">
        <w:rPr>
          <w:rFonts w:ascii="Arial" w:hAnsi="Arial" w:cs="Arial"/>
          <w:sz w:val="22"/>
          <w:szCs w:val="22"/>
        </w:rPr>
        <w:t xml:space="preserve"> performed</w:t>
      </w:r>
      <w:proofErr w:type="gramEnd"/>
      <w:r w:rsidR="0089090A" w:rsidRPr="00AA74C7">
        <w:rPr>
          <w:rFonts w:ascii="Arial" w:hAnsi="Arial" w:cs="Arial"/>
          <w:sz w:val="22"/>
          <w:szCs w:val="22"/>
        </w:rPr>
        <w:t xml:space="preserve"> for 275 </w:t>
      </w:r>
      <w:bookmarkStart w:id="543" w:name="OLE_LINK21"/>
      <w:bookmarkStart w:id="544" w:name="OLE_LINK22"/>
      <w:r w:rsidR="0089090A" w:rsidRPr="00AA74C7">
        <w:rPr>
          <w:rFonts w:ascii="Arial" w:hAnsi="Arial" w:cs="Arial"/>
          <w:sz w:val="22"/>
          <w:szCs w:val="22"/>
        </w:rPr>
        <w:t>genes</w:t>
      </w:r>
      <w:bookmarkStart w:id="545" w:name="OLE_LINK19"/>
      <w:bookmarkStart w:id="546" w:name="OLE_LINK20"/>
      <w:r w:rsidR="0089090A" w:rsidRPr="00AA74C7">
        <w:rPr>
          <w:rFonts w:ascii="Arial" w:hAnsi="Arial" w:cs="Arial"/>
          <w:sz w:val="22"/>
          <w:szCs w:val="22"/>
        </w:rPr>
        <w:t xml:space="preserve"> </w:t>
      </w:r>
      <w:bookmarkStart w:id="547" w:name="OLE_LINK15"/>
      <w:bookmarkStart w:id="548" w:name="OLE_LINK16"/>
      <w:ins w:id="549" w:author="Andreae, Emily A" w:date="2019-10-04T15:11:00Z">
        <w:r w:rsidR="00913E0C">
          <w:rPr>
            <w:rFonts w:ascii="Arial" w:hAnsi="Arial" w:cs="Arial"/>
            <w:sz w:val="22"/>
            <w:szCs w:val="22"/>
          </w:rPr>
          <w:t xml:space="preserve">that were </w:t>
        </w:r>
      </w:ins>
      <w:r w:rsidR="0089090A" w:rsidRPr="00AA74C7">
        <w:rPr>
          <w:rFonts w:ascii="Arial" w:hAnsi="Arial" w:cs="Arial"/>
          <w:sz w:val="22"/>
          <w:szCs w:val="22"/>
        </w:rPr>
        <w:t xml:space="preserve">significantly different </w:t>
      </w:r>
      <w:ins w:id="550" w:author="Andreae, Emily A" w:date="2019-10-04T15:12:00Z">
        <w:r w:rsidR="00913E0C">
          <w:rPr>
            <w:rFonts w:ascii="Arial" w:hAnsi="Arial" w:cs="Arial"/>
            <w:sz w:val="22"/>
            <w:szCs w:val="22"/>
          </w:rPr>
          <w:t xml:space="preserve">in </w:t>
        </w:r>
      </w:ins>
      <w:r w:rsidR="0089090A" w:rsidRPr="00AA74C7">
        <w:rPr>
          <w:rFonts w:ascii="Arial" w:hAnsi="Arial" w:cs="Arial"/>
          <w:sz w:val="22"/>
          <w:szCs w:val="22"/>
        </w:rPr>
        <w:t>methylat</w:t>
      </w:r>
      <w:ins w:id="551" w:author="Andreae, Emily A" w:date="2019-10-04T15:12:00Z">
        <w:r w:rsidR="00913E0C">
          <w:rPr>
            <w:rFonts w:ascii="Arial" w:hAnsi="Arial" w:cs="Arial"/>
            <w:sz w:val="22"/>
            <w:szCs w:val="22"/>
          </w:rPr>
          <w:t>ion</w:t>
        </w:r>
      </w:ins>
      <w:del w:id="552" w:author="Andreae, Emily A" w:date="2019-10-04T15:12:00Z">
        <w:r w:rsidR="0089090A" w:rsidRPr="00AA74C7" w:rsidDel="00913E0C">
          <w:rPr>
            <w:rFonts w:ascii="Arial" w:hAnsi="Arial" w:cs="Arial"/>
            <w:sz w:val="22"/>
            <w:szCs w:val="22"/>
          </w:rPr>
          <w:delText>ed</w:delText>
        </w:r>
        <w:bookmarkEnd w:id="543"/>
        <w:bookmarkEnd w:id="544"/>
        <w:bookmarkEnd w:id="547"/>
        <w:bookmarkEnd w:id="548"/>
        <w:r w:rsidR="0089090A" w:rsidRPr="00AA74C7" w:rsidDel="00913E0C">
          <w:rPr>
            <w:rFonts w:ascii="Arial" w:hAnsi="Arial" w:cs="Arial"/>
            <w:sz w:val="22"/>
            <w:szCs w:val="22"/>
          </w:rPr>
          <w:delText xml:space="preserve"> </w:delText>
        </w:r>
        <w:bookmarkEnd w:id="545"/>
        <w:bookmarkEnd w:id="546"/>
        <w:r w:rsidR="0089090A" w:rsidRPr="00AA74C7" w:rsidDel="00913E0C">
          <w:rPr>
            <w:rFonts w:ascii="Arial" w:hAnsi="Arial" w:cs="Arial"/>
            <w:sz w:val="22"/>
            <w:szCs w:val="22"/>
          </w:rPr>
          <w:delText>just in</w:delText>
        </w:r>
      </w:del>
      <w:ins w:id="553" w:author="Andreae, Emily A" w:date="2019-10-04T15:12:00Z">
        <w:r w:rsidR="00913E0C">
          <w:rPr>
            <w:rFonts w:ascii="Arial" w:hAnsi="Arial" w:cs="Arial"/>
            <w:sz w:val="22"/>
            <w:szCs w:val="22"/>
          </w:rPr>
          <w:t xml:space="preserve"> status between</w:t>
        </w:r>
      </w:ins>
      <w:r w:rsidR="0089090A" w:rsidRPr="00AA74C7">
        <w:rPr>
          <w:rFonts w:ascii="Arial" w:hAnsi="Arial" w:cs="Arial"/>
          <w:sz w:val="22"/>
          <w:szCs w:val="22"/>
        </w:rPr>
        <w:t xml:space="preserve"> </w:t>
      </w:r>
      <w:r w:rsidR="00055AEA" w:rsidRPr="00AA74C7">
        <w:rPr>
          <w:rFonts w:ascii="Arial" w:hAnsi="Arial" w:cs="Arial"/>
          <w:sz w:val="22"/>
          <w:szCs w:val="22"/>
        </w:rPr>
        <w:t xml:space="preserve">LGA </w:t>
      </w:r>
      <w:ins w:id="554" w:author="Andreae, Emily A" w:date="2019-10-04T15:12:00Z">
        <w:r w:rsidR="00913E0C">
          <w:rPr>
            <w:rFonts w:ascii="Arial" w:hAnsi="Arial" w:cs="Arial"/>
            <w:sz w:val="22"/>
            <w:szCs w:val="22"/>
          </w:rPr>
          <w:t>vs</w:t>
        </w:r>
      </w:ins>
      <w:del w:id="555" w:author="Andreae, Emily A" w:date="2019-10-04T15:12:00Z">
        <w:r w:rsidR="00055AEA" w:rsidRPr="00AA74C7" w:rsidDel="00913E0C">
          <w:rPr>
            <w:rFonts w:ascii="Arial" w:hAnsi="Arial" w:cs="Arial"/>
            <w:sz w:val="22"/>
            <w:szCs w:val="22"/>
          </w:rPr>
          <w:delText>VS</w:delText>
        </w:r>
      </w:del>
      <w:r w:rsidR="00055AEA" w:rsidRPr="00AA74C7">
        <w:rPr>
          <w:rFonts w:ascii="Arial" w:hAnsi="Arial" w:cs="Arial"/>
          <w:sz w:val="22"/>
          <w:szCs w:val="22"/>
        </w:rPr>
        <w:t xml:space="preserve"> </w:t>
      </w:r>
      <w:ins w:id="556" w:author="Andreae, Emily A" w:date="2019-10-04T15:12:00Z">
        <w:r w:rsidR="00913E0C">
          <w:rPr>
            <w:rFonts w:ascii="Arial" w:hAnsi="Arial" w:cs="Arial"/>
            <w:sz w:val="22"/>
            <w:szCs w:val="22"/>
          </w:rPr>
          <w:t>n</w:t>
        </w:r>
      </w:ins>
      <w:del w:id="557" w:author="Andreae, Emily A" w:date="2019-10-04T15:12:00Z">
        <w:r w:rsidR="00CC26C7" w:rsidRPr="00AA74C7" w:rsidDel="00913E0C">
          <w:rPr>
            <w:rFonts w:ascii="Arial" w:hAnsi="Arial" w:cs="Arial"/>
            <w:sz w:val="22"/>
            <w:szCs w:val="22"/>
          </w:rPr>
          <w:delText>N</w:delText>
        </w:r>
      </w:del>
      <w:r w:rsidR="00CC26C7" w:rsidRPr="00AA74C7">
        <w:rPr>
          <w:rFonts w:ascii="Arial" w:hAnsi="Arial" w:cs="Arial"/>
          <w:sz w:val="22"/>
          <w:szCs w:val="22"/>
        </w:rPr>
        <w:t>ormal</w:t>
      </w:r>
      <w:r w:rsidR="0089090A" w:rsidRPr="00AA74C7">
        <w:rPr>
          <w:rFonts w:ascii="Arial" w:hAnsi="Arial" w:cs="Arial"/>
          <w:sz w:val="22"/>
          <w:szCs w:val="22"/>
        </w:rPr>
        <w:t xml:space="preserve"> and </w:t>
      </w:r>
      <w:r w:rsidR="00055AEA" w:rsidRPr="00AA74C7">
        <w:rPr>
          <w:rFonts w:ascii="Arial" w:hAnsi="Arial" w:cs="Arial"/>
          <w:sz w:val="22"/>
          <w:szCs w:val="22"/>
        </w:rPr>
        <w:t xml:space="preserve">HGA </w:t>
      </w:r>
      <w:ins w:id="558" w:author="Andreae, Emily A" w:date="2019-10-04T15:12:00Z">
        <w:r w:rsidR="00913E0C">
          <w:rPr>
            <w:rFonts w:ascii="Arial" w:hAnsi="Arial" w:cs="Arial"/>
            <w:sz w:val="22"/>
            <w:szCs w:val="22"/>
          </w:rPr>
          <w:t>vs</w:t>
        </w:r>
      </w:ins>
      <w:del w:id="559" w:author="Andreae, Emily A" w:date="2019-10-04T15:12:00Z">
        <w:r w:rsidR="00055AEA" w:rsidRPr="00AA74C7" w:rsidDel="00913E0C">
          <w:rPr>
            <w:rFonts w:ascii="Arial" w:hAnsi="Arial" w:cs="Arial"/>
            <w:sz w:val="22"/>
            <w:szCs w:val="22"/>
          </w:rPr>
          <w:delText>VS</w:delText>
        </w:r>
      </w:del>
      <w:r w:rsidR="00055AEA" w:rsidRPr="00AA74C7">
        <w:rPr>
          <w:rFonts w:ascii="Arial" w:hAnsi="Arial" w:cs="Arial"/>
          <w:sz w:val="22"/>
          <w:szCs w:val="22"/>
        </w:rPr>
        <w:t xml:space="preserve"> </w:t>
      </w:r>
      <w:ins w:id="560" w:author="Andreae, Emily A" w:date="2019-10-04T15:12:00Z">
        <w:r w:rsidR="00913E0C">
          <w:rPr>
            <w:rFonts w:ascii="Arial" w:hAnsi="Arial" w:cs="Arial"/>
            <w:sz w:val="22"/>
            <w:szCs w:val="22"/>
          </w:rPr>
          <w:t>n</w:t>
        </w:r>
      </w:ins>
      <w:del w:id="561" w:author="Andreae, Emily A" w:date="2019-10-04T15:12:00Z">
        <w:r w:rsidR="00CC26C7" w:rsidRPr="00AA74C7" w:rsidDel="00913E0C">
          <w:rPr>
            <w:rFonts w:ascii="Arial" w:hAnsi="Arial" w:cs="Arial"/>
            <w:sz w:val="22"/>
            <w:szCs w:val="22"/>
          </w:rPr>
          <w:delText>N</w:delText>
        </w:r>
      </w:del>
      <w:r w:rsidR="00CC26C7" w:rsidRPr="00AA74C7">
        <w:rPr>
          <w:rFonts w:ascii="Arial" w:hAnsi="Arial" w:cs="Arial"/>
          <w:sz w:val="22"/>
          <w:szCs w:val="22"/>
        </w:rPr>
        <w:t>ormal</w:t>
      </w:r>
      <w:r w:rsidR="0089090A" w:rsidRPr="00AA74C7">
        <w:rPr>
          <w:rFonts w:ascii="Arial" w:hAnsi="Arial" w:cs="Arial"/>
          <w:sz w:val="22"/>
          <w:szCs w:val="22"/>
        </w:rPr>
        <w:t xml:space="preserve"> without</w:t>
      </w:r>
      <w:ins w:id="562" w:author="Andreae, Emily A" w:date="2019-10-04T15:13:00Z">
        <w:r w:rsidR="00913E0C">
          <w:rPr>
            <w:rFonts w:ascii="Arial" w:hAnsi="Arial" w:cs="Arial"/>
            <w:sz w:val="22"/>
            <w:szCs w:val="22"/>
          </w:rPr>
          <w:t xml:space="preserve"> considering the differences in methylation status between</w:t>
        </w:r>
      </w:ins>
      <w:r w:rsidR="0089090A" w:rsidRPr="00AA74C7">
        <w:rPr>
          <w:rFonts w:ascii="Arial" w:hAnsi="Arial" w:cs="Arial"/>
          <w:sz w:val="22"/>
          <w:szCs w:val="22"/>
        </w:rPr>
        <w:t xml:space="preserve"> </w:t>
      </w:r>
      <w:r w:rsidR="00055AEA" w:rsidRPr="00AA74C7">
        <w:rPr>
          <w:rFonts w:ascii="Arial" w:hAnsi="Arial" w:cs="Arial"/>
          <w:sz w:val="22"/>
          <w:szCs w:val="22"/>
        </w:rPr>
        <w:t xml:space="preserve">LGA </w:t>
      </w:r>
      <w:ins w:id="563" w:author="Andreae, Emily A" w:date="2019-10-04T15:12:00Z">
        <w:r w:rsidR="00913E0C">
          <w:rPr>
            <w:rFonts w:ascii="Arial" w:hAnsi="Arial" w:cs="Arial"/>
            <w:sz w:val="22"/>
            <w:szCs w:val="22"/>
          </w:rPr>
          <w:t>vs</w:t>
        </w:r>
      </w:ins>
      <w:del w:id="564" w:author="Andreae, Emily A" w:date="2019-10-04T15:12:00Z">
        <w:r w:rsidR="00055AEA" w:rsidRPr="00AA74C7" w:rsidDel="00913E0C">
          <w:rPr>
            <w:rFonts w:ascii="Arial" w:hAnsi="Arial" w:cs="Arial"/>
            <w:sz w:val="22"/>
            <w:szCs w:val="22"/>
          </w:rPr>
          <w:delText>VS</w:delText>
        </w:r>
      </w:del>
      <w:r w:rsidR="00055AEA" w:rsidRPr="00AA74C7">
        <w:rPr>
          <w:rFonts w:ascii="Arial" w:hAnsi="Arial" w:cs="Arial"/>
          <w:sz w:val="22"/>
          <w:szCs w:val="22"/>
        </w:rPr>
        <w:t xml:space="preserve"> HGA</w:t>
      </w:r>
      <w:ins w:id="565" w:author="Andreae, Emily A" w:date="2019-10-04T15:13:00Z">
        <w:r w:rsidR="00913E0C">
          <w:rPr>
            <w:rFonts w:ascii="Arial" w:hAnsi="Arial" w:cs="Arial"/>
            <w:sz w:val="22"/>
            <w:szCs w:val="22"/>
          </w:rPr>
          <w:t>.</w:t>
        </w:r>
      </w:ins>
      <w:del w:id="566" w:author="Andreae, Emily A" w:date="2019-10-04T15:13:00Z">
        <w:r w:rsidR="0089090A" w:rsidRPr="00AA74C7" w:rsidDel="00913E0C">
          <w:rPr>
            <w:rFonts w:ascii="Arial" w:hAnsi="Arial" w:cs="Arial"/>
            <w:sz w:val="22"/>
            <w:szCs w:val="22"/>
          </w:rPr>
          <w:delText>, and</w:delText>
        </w:r>
      </w:del>
      <w:r w:rsidR="0089090A" w:rsidRPr="00AA74C7">
        <w:rPr>
          <w:rFonts w:ascii="Arial" w:hAnsi="Arial" w:cs="Arial"/>
          <w:sz w:val="22"/>
          <w:szCs w:val="22"/>
        </w:rPr>
        <w:t xml:space="preserve"> </w:t>
      </w:r>
      <w:proofErr w:type="gramStart"/>
      <w:r w:rsidR="0089090A" w:rsidRPr="00AA74C7">
        <w:rPr>
          <w:rFonts w:ascii="Arial" w:hAnsi="Arial" w:cs="Arial"/>
          <w:sz w:val="22"/>
          <w:szCs w:val="22"/>
        </w:rPr>
        <w:t>571</w:t>
      </w:r>
      <w:proofErr w:type="gramEnd"/>
      <w:r w:rsidR="0089090A" w:rsidRPr="00AA74C7">
        <w:rPr>
          <w:rFonts w:ascii="Arial" w:hAnsi="Arial" w:cs="Arial"/>
          <w:sz w:val="22"/>
          <w:szCs w:val="22"/>
        </w:rPr>
        <w:t xml:space="preserve"> significantly different methylated genes </w:t>
      </w:r>
      <w:ins w:id="567" w:author="Andreae, Emily A" w:date="2019-10-04T15:13:00Z">
        <w:r w:rsidR="00913E0C">
          <w:rPr>
            <w:rFonts w:ascii="Arial" w:hAnsi="Arial" w:cs="Arial"/>
            <w:sz w:val="22"/>
            <w:szCs w:val="22"/>
          </w:rPr>
          <w:t>were highlighted</w:t>
        </w:r>
      </w:ins>
      <w:del w:id="568" w:author="Andreae, Emily A" w:date="2019-10-04T15:13:00Z">
        <w:r w:rsidR="0089090A" w:rsidRPr="00AA74C7" w:rsidDel="00913E0C">
          <w:rPr>
            <w:rFonts w:ascii="Arial" w:hAnsi="Arial" w:cs="Arial"/>
            <w:sz w:val="22"/>
            <w:szCs w:val="22"/>
          </w:rPr>
          <w:delText>shown</w:delText>
        </w:r>
      </w:del>
      <w:r w:rsidR="0089090A" w:rsidRPr="00AA74C7">
        <w:rPr>
          <w:rFonts w:ascii="Arial" w:hAnsi="Arial" w:cs="Arial"/>
          <w:sz w:val="22"/>
          <w:szCs w:val="22"/>
        </w:rPr>
        <w:t xml:space="preserve"> in </w:t>
      </w:r>
      <w:r w:rsidR="00055AEA" w:rsidRPr="00AA74C7">
        <w:rPr>
          <w:rFonts w:ascii="Arial" w:hAnsi="Arial" w:cs="Arial"/>
          <w:sz w:val="22"/>
          <w:szCs w:val="22"/>
        </w:rPr>
        <w:t xml:space="preserve">LGA </w:t>
      </w:r>
      <w:ins w:id="569" w:author="Andreae, Emily A" w:date="2019-10-04T15:13:00Z">
        <w:r w:rsidR="00913E0C">
          <w:rPr>
            <w:rFonts w:ascii="Arial" w:hAnsi="Arial" w:cs="Arial"/>
            <w:sz w:val="22"/>
            <w:szCs w:val="22"/>
          </w:rPr>
          <w:t>vs</w:t>
        </w:r>
      </w:ins>
      <w:del w:id="570" w:author="Andreae, Emily A" w:date="2019-10-04T15:13:00Z">
        <w:r w:rsidR="00055AEA" w:rsidRPr="00AA74C7" w:rsidDel="00913E0C">
          <w:rPr>
            <w:rFonts w:ascii="Arial" w:hAnsi="Arial" w:cs="Arial"/>
            <w:sz w:val="22"/>
            <w:szCs w:val="22"/>
          </w:rPr>
          <w:delText>VS</w:delText>
        </w:r>
      </w:del>
      <w:r w:rsidR="00055AEA" w:rsidRPr="00AA74C7">
        <w:rPr>
          <w:rFonts w:ascii="Arial" w:hAnsi="Arial" w:cs="Arial"/>
          <w:sz w:val="22"/>
          <w:szCs w:val="22"/>
        </w:rPr>
        <w:t xml:space="preserve"> HGA</w:t>
      </w:r>
      <w:r w:rsidR="0089090A" w:rsidRPr="00AA74C7">
        <w:rPr>
          <w:rFonts w:ascii="Arial" w:hAnsi="Arial" w:cs="Arial"/>
          <w:sz w:val="22"/>
          <w:szCs w:val="22"/>
        </w:rPr>
        <w:t xml:space="preserve"> and </w:t>
      </w:r>
      <w:r w:rsidR="00055AEA" w:rsidRPr="00AA74C7">
        <w:rPr>
          <w:rFonts w:ascii="Arial" w:hAnsi="Arial" w:cs="Arial"/>
          <w:sz w:val="22"/>
          <w:szCs w:val="22"/>
        </w:rPr>
        <w:t xml:space="preserve">HGA </w:t>
      </w:r>
      <w:ins w:id="571" w:author="Andreae, Emily A" w:date="2019-10-04T15:13:00Z">
        <w:r w:rsidR="00913E0C">
          <w:rPr>
            <w:rFonts w:ascii="Arial" w:hAnsi="Arial" w:cs="Arial"/>
            <w:sz w:val="22"/>
            <w:szCs w:val="22"/>
          </w:rPr>
          <w:t>vs</w:t>
        </w:r>
      </w:ins>
      <w:del w:id="572" w:author="Andreae, Emily A" w:date="2019-10-04T15:13:00Z">
        <w:r w:rsidR="00055AEA" w:rsidRPr="00AA74C7" w:rsidDel="00913E0C">
          <w:rPr>
            <w:rFonts w:ascii="Arial" w:hAnsi="Arial" w:cs="Arial"/>
            <w:sz w:val="22"/>
            <w:szCs w:val="22"/>
          </w:rPr>
          <w:delText>VS</w:delText>
        </w:r>
      </w:del>
      <w:r w:rsidR="00055AEA" w:rsidRPr="00AA74C7">
        <w:rPr>
          <w:rFonts w:ascii="Arial" w:hAnsi="Arial" w:cs="Arial"/>
          <w:sz w:val="22"/>
          <w:szCs w:val="22"/>
        </w:rPr>
        <w:t xml:space="preserve"> </w:t>
      </w:r>
      <w:ins w:id="573" w:author="Andreae, Emily A" w:date="2019-10-04T15:13:00Z">
        <w:r w:rsidR="00913E0C">
          <w:rPr>
            <w:rFonts w:ascii="Arial" w:hAnsi="Arial" w:cs="Arial"/>
            <w:sz w:val="22"/>
            <w:szCs w:val="22"/>
          </w:rPr>
          <w:t>n</w:t>
        </w:r>
      </w:ins>
      <w:del w:id="574" w:author="Andreae, Emily A" w:date="2019-10-04T15:13:00Z">
        <w:r w:rsidR="00CC26C7" w:rsidRPr="00AA74C7" w:rsidDel="00913E0C">
          <w:rPr>
            <w:rFonts w:ascii="Arial" w:hAnsi="Arial" w:cs="Arial"/>
            <w:sz w:val="22"/>
            <w:szCs w:val="22"/>
          </w:rPr>
          <w:delText>N</w:delText>
        </w:r>
      </w:del>
      <w:r w:rsidR="00CC26C7" w:rsidRPr="00AA74C7">
        <w:rPr>
          <w:rFonts w:ascii="Arial" w:hAnsi="Arial" w:cs="Arial"/>
          <w:sz w:val="22"/>
          <w:szCs w:val="22"/>
        </w:rPr>
        <w:t>ormal</w:t>
      </w:r>
      <w:r w:rsidR="0089090A" w:rsidRPr="00AA74C7">
        <w:rPr>
          <w:rFonts w:ascii="Arial" w:hAnsi="Arial" w:cs="Arial"/>
          <w:sz w:val="22"/>
          <w:szCs w:val="22"/>
        </w:rPr>
        <w:t xml:space="preserve"> without </w:t>
      </w:r>
      <w:r w:rsidR="00055AEA" w:rsidRPr="00AA74C7">
        <w:rPr>
          <w:rFonts w:ascii="Arial" w:hAnsi="Arial" w:cs="Arial"/>
          <w:sz w:val="22"/>
          <w:szCs w:val="22"/>
        </w:rPr>
        <w:t xml:space="preserve">LGA VS </w:t>
      </w:r>
      <w:r w:rsidR="00CC26C7" w:rsidRPr="00AA74C7">
        <w:rPr>
          <w:rFonts w:ascii="Arial" w:hAnsi="Arial" w:cs="Arial"/>
          <w:sz w:val="22"/>
          <w:szCs w:val="22"/>
        </w:rPr>
        <w:t>Normal</w:t>
      </w:r>
      <w:r w:rsidR="0089090A" w:rsidRPr="00AA74C7">
        <w:rPr>
          <w:rFonts w:ascii="Arial" w:hAnsi="Arial" w:cs="Arial"/>
          <w:sz w:val="22"/>
          <w:szCs w:val="22"/>
        </w:rPr>
        <w:t xml:space="preserve"> (</w:t>
      </w:r>
      <w:r w:rsidR="0089090A" w:rsidRPr="00AA74C7">
        <w:rPr>
          <w:rFonts w:ascii="Arial" w:eastAsiaTheme="minorEastAsia" w:hAnsi="Arial" w:cs="Arial"/>
          <w:b/>
          <w:kern w:val="2"/>
          <w:sz w:val="22"/>
          <w:szCs w:val="22"/>
        </w:rPr>
        <w:t xml:space="preserve">Figure </w:t>
      </w:r>
      <w:r w:rsidR="004005F6" w:rsidRPr="00AA74C7">
        <w:rPr>
          <w:rFonts w:ascii="Arial" w:eastAsiaTheme="minorEastAsia" w:hAnsi="Arial" w:cs="Arial"/>
          <w:b/>
          <w:kern w:val="2"/>
          <w:sz w:val="22"/>
          <w:szCs w:val="22"/>
        </w:rPr>
        <w:t>2</w:t>
      </w:r>
      <w:r w:rsidR="00C45DD1" w:rsidRPr="00AA74C7">
        <w:rPr>
          <w:rFonts w:ascii="Arial" w:eastAsiaTheme="minorEastAsia" w:hAnsi="Arial" w:cs="Arial"/>
          <w:b/>
          <w:kern w:val="2"/>
          <w:sz w:val="22"/>
          <w:szCs w:val="22"/>
        </w:rPr>
        <w:t>B</w:t>
      </w:r>
      <w:r w:rsidR="0089090A" w:rsidRPr="00AA74C7">
        <w:rPr>
          <w:rFonts w:ascii="Arial" w:hAnsi="Arial" w:cs="Arial"/>
          <w:sz w:val="22"/>
          <w:szCs w:val="22"/>
        </w:rPr>
        <w:t>). For</w:t>
      </w:r>
      <w:ins w:id="575" w:author="Andreae, Emily A" w:date="2019-10-04T15:14:00Z">
        <w:r w:rsidR="00913E0C">
          <w:rPr>
            <w:rFonts w:ascii="Arial" w:hAnsi="Arial" w:cs="Arial"/>
            <w:sz w:val="22"/>
            <w:szCs w:val="22"/>
          </w:rPr>
          <w:t xml:space="preserve"> the</w:t>
        </w:r>
      </w:ins>
      <w:r w:rsidR="0089090A" w:rsidRPr="00AA74C7">
        <w:rPr>
          <w:rFonts w:ascii="Arial" w:hAnsi="Arial" w:cs="Arial"/>
          <w:sz w:val="22"/>
          <w:szCs w:val="22"/>
        </w:rPr>
        <w:t xml:space="preserve"> 275 genes </w:t>
      </w:r>
      <w:ins w:id="576" w:author="Andreae, Emily A" w:date="2019-10-04T15:14:00Z">
        <w:r w:rsidR="00913E0C">
          <w:rPr>
            <w:rFonts w:ascii="Arial" w:hAnsi="Arial" w:cs="Arial"/>
            <w:sz w:val="22"/>
            <w:szCs w:val="22"/>
          </w:rPr>
          <w:t xml:space="preserve">with </w:t>
        </w:r>
      </w:ins>
      <w:r w:rsidR="0089090A" w:rsidRPr="00AA74C7">
        <w:rPr>
          <w:rFonts w:ascii="Arial" w:hAnsi="Arial" w:cs="Arial"/>
          <w:sz w:val="22"/>
          <w:szCs w:val="22"/>
        </w:rPr>
        <w:t>significantly different methylat</w:t>
      </w:r>
      <w:ins w:id="577" w:author="Andreae, Emily A" w:date="2019-10-04T15:14:00Z">
        <w:r w:rsidR="00913E0C">
          <w:rPr>
            <w:rFonts w:ascii="Arial" w:hAnsi="Arial" w:cs="Arial"/>
            <w:sz w:val="22"/>
            <w:szCs w:val="22"/>
          </w:rPr>
          <w:t>ion patterns in</w:t>
        </w:r>
      </w:ins>
      <w:del w:id="578" w:author="Andreae, Emily A" w:date="2019-10-04T15:14:00Z">
        <w:r w:rsidR="0089090A" w:rsidRPr="00AA74C7" w:rsidDel="00913E0C">
          <w:rPr>
            <w:rFonts w:ascii="Arial" w:hAnsi="Arial" w:cs="Arial"/>
            <w:sz w:val="22"/>
            <w:szCs w:val="22"/>
          </w:rPr>
          <w:delText>ed just in</w:delText>
        </w:r>
      </w:del>
      <w:r w:rsidR="0089090A" w:rsidRPr="00AA74C7">
        <w:rPr>
          <w:rFonts w:ascii="Arial" w:hAnsi="Arial" w:cs="Arial"/>
          <w:sz w:val="22"/>
          <w:szCs w:val="22"/>
        </w:rPr>
        <w:t xml:space="preserve"> </w:t>
      </w:r>
      <w:ins w:id="579" w:author="Andreae, Emily A" w:date="2019-10-04T15:15:00Z">
        <w:r w:rsidR="00913E0C">
          <w:rPr>
            <w:rFonts w:ascii="Arial" w:hAnsi="Arial" w:cs="Arial"/>
            <w:sz w:val="22"/>
            <w:szCs w:val="22"/>
          </w:rPr>
          <w:t xml:space="preserve">only the </w:t>
        </w:r>
      </w:ins>
      <w:r w:rsidR="00055AEA" w:rsidRPr="00AA74C7">
        <w:rPr>
          <w:rFonts w:ascii="Arial" w:hAnsi="Arial" w:cs="Arial"/>
          <w:sz w:val="22"/>
          <w:szCs w:val="22"/>
        </w:rPr>
        <w:t xml:space="preserve">LGA </w:t>
      </w:r>
      <w:ins w:id="580" w:author="Andreae, Emily A" w:date="2019-10-04T15:15:00Z">
        <w:r w:rsidR="00913E0C">
          <w:rPr>
            <w:rFonts w:ascii="Arial" w:hAnsi="Arial" w:cs="Arial"/>
            <w:sz w:val="22"/>
            <w:szCs w:val="22"/>
          </w:rPr>
          <w:t>vs</w:t>
        </w:r>
      </w:ins>
      <w:del w:id="581" w:author="Andreae, Emily A" w:date="2019-10-04T15:15:00Z">
        <w:r w:rsidR="00055AEA" w:rsidRPr="00AA74C7" w:rsidDel="00913E0C">
          <w:rPr>
            <w:rFonts w:ascii="Arial" w:hAnsi="Arial" w:cs="Arial"/>
            <w:sz w:val="22"/>
            <w:szCs w:val="22"/>
          </w:rPr>
          <w:delText>VS</w:delText>
        </w:r>
      </w:del>
      <w:r w:rsidR="00055AEA" w:rsidRPr="00AA74C7">
        <w:rPr>
          <w:rFonts w:ascii="Arial" w:hAnsi="Arial" w:cs="Arial"/>
          <w:sz w:val="22"/>
          <w:szCs w:val="22"/>
        </w:rPr>
        <w:t xml:space="preserve"> </w:t>
      </w:r>
      <w:ins w:id="582" w:author="Andreae, Emily A" w:date="2019-10-04T15:15:00Z">
        <w:r w:rsidR="00913E0C">
          <w:rPr>
            <w:rFonts w:ascii="Arial" w:hAnsi="Arial" w:cs="Arial"/>
            <w:sz w:val="22"/>
            <w:szCs w:val="22"/>
          </w:rPr>
          <w:t>n</w:t>
        </w:r>
      </w:ins>
      <w:del w:id="583" w:author="Andreae, Emily A" w:date="2019-10-04T15:15:00Z">
        <w:r w:rsidR="00CC26C7" w:rsidRPr="00AA74C7" w:rsidDel="00913E0C">
          <w:rPr>
            <w:rFonts w:ascii="Arial" w:hAnsi="Arial" w:cs="Arial"/>
            <w:sz w:val="22"/>
            <w:szCs w:val="22"/>
          </w:rPr>
          <w:delText>N</w:delText>
        </w:r>
      </w:del>
      <w:r w:rsidR="00CC26C7" w:rsidRPr="00AA74C7">
        <w:rPr>
          <w:rFonts w:ascii="Arial" w:hAnsi="Arial" w:cs="Arial"/>
          <w:sz w:val="22"/>
          <w:szCs w:val="22"/>
        </w:rPr>
        <w:t>ormal</w:t>
      </w:r>
      <w:r w:rsidR="0089090A" w:rsidRPr="00AA74C7">
        <w:rPr>
          <w:rFonts w:ascii="Arial" w:hAnsi="Arial" w:cs="Arial"/>
          <w:sz w:val="22"/>
          <w:szCs w:val="22"/>
        </w:rPr>
        <w:t xml:space="preserve"> and </w:t>
      </w:r>
      <w:r w:rsidR="00055AEA" w:rsidRPr="00AA74C7">
        <w:rPr>
          <w:rFonts w:ascii="Arial" w:hAnsi="Arial" w:cs="Arial"/>
          <w:sz w:val="22"/>
          <w:szCs w:val="22"/>
        </w:rPr>
        <w:t xml:space="preserve">HGA </w:t>
      </w:r>
      <w:ins w:id="584" w:author="Andreae, Emily A" w:date="2019-10-04T15:15:00Z">
        <w:r w:rsidR="00913E0C">
          <w:rPr>
            <w:rFonts w:ascii="Arial" w:hAnsi="Arial" w:cs="Arial"/>
            <w:sz w:val="22"/>
            <w:szCs w:val="22"/>
          </w:rPr>
          <w:t>vs</w:t>
        </w:r>
      </w:ins>
      <w:del w:id="585" w:author="Andreae, Emily A" w:date="2019-10-04T15:15:00Z">
        <w:r w:rsidR="00055AEA" w:rsidRPr="00AA74C7" w:rsidDel="00913E0C">
          <w:rPr>
            <w:rFonts w:ascii="Arial" w:hAnsi="Arial" w:cs="Arial"/>
            <w:sz w:val="22"/>
            <w:szCs w:val="22"/>
          </w:rPr>
          <w:delText>VS</w:delText>
        </w:r>
      </w:del>
      <w:r w:rsidR="00055AEA" w:rsidRPr="00AA74C7">
        <w:rPr>
          <w:rFonts w:ascii="Arial" w:hAnsi="Arial" w:cs="Arial"/>
          <w:sz w:val="22"/>
          <w:szCs w:val="22"/>
        </w:rPr>
        <w:t xml:space="preserve"> </w:t>
      </w:r>
      <w:ins w:id="586" w:author="Andreae, Emily A" w:date="2019-10-04T15:15:00Z">
        <w:r w:rsidR="00913E0C">
          <w:rPr>
            <w:rFonts w:ascii="Arial" w:hAnsi="Arial" w:cs="Arial"/>
            <w:sz w:val="22"/>
            <w:szCs w:val="22"/>
          </w:rPr>
          <w:t>n</w:t>
        </w:r>
      </w:ins>
      <w:del w:id="587" w:author="Andreae, Emily A" w:date="2019-10-04T15:15:00Z">
        <w:r w:rsidR="00CC26C7" w:rsidRPr="00AA74C7" w:rsidDel="00913E0C">
          <w:rPr>
            <w:rFonts w:ascii="Arial" w:hAnsi="Arial" w:cs="Arial"/>
            <w:sz w:val="22"/>
            <w:szCs w:val="22"/>
          </w:rPr>
          <w:delText>N</w:delText>
        </w:r>
      </w:del>
      <w:r w:rsidR="00CC26C7" w:rsidRPr="00AA74C7">
        <w:rPr>
          <w:rFonts w:ascii="Arial" w:hAnsi="Arial" w:cs="Arial"/>
          <w:sz w:val="22"/>
          <w:szCs w:val="22"/>
        </w:rPr>
        <w:t>ormal</w:t>
      </w:r>
      <w:ins w:id="588" w:author="Andreae, Emily A" w:date="2019-10-04T15:15:00Z">
        <w:r w:rsidR="00913E0C">
          <w:rPr>
            <w:rFonts w:ascii="Arial" w:hAnsi="Arial" w:cs="Arial"/>
            <w:sz w:val="22"/>
            <w:szCs w:val="22"/>
          </w:rPr>
          <w:t xml:space="preserve"> comparisons</w:t>
        </w:r>
      </w:ins>
      <w:r w:rsidR="0089090A" w:rsidRPr="00AA74C7">
        <w:rPr>
          <w:rFonts w:ascii="Arial" w:hAnsi="Arial" w:cs="Arial"/>
          <w:sz w:val="22"/>
          <w:szCs w:val="22"/>
        </w:rPr>
        <w:t xml:space="preserve">, GO </w:t>
      </w:r>
      <w:r w:rsidR="0089090A" w:rsidRPr="00AA74C7">
        <w:rPr>
          <w:rFonts w:ascii="Arial" w:hAnsi="Arial" w:cs="Arial"/>
          <w:sz w:val="22"/>
          <w:szCs w:val="22"/>
        </w:rPr>
        <w:lastRenderedPageBreak/>
        <w:t xml:space="preserve">analysis </w:t>
      </w:r>
      <w:ins w:id="589" w:author="Andreae, Emily A" w:date="2019-10-04T15:15:00Z">
        <w:r w:rsidR="00913E0C">
          <w:rPr>
            <w:rFonts w:ascii="Arial" w:hAnsi="Arial" w:cs="Arial"/>
            <w:sz w:val="22"/>
            <w:szCs w:val="22"/>
          </w:rPr>
          <w:t xml:space="preserve">selected </w:t>
        </w:r>
      </w:ins>
      <w:del w:id="590" w:author="Andreae, Emily A" w:date="2019-10-04T15:15:00Z">
        <w:r w:rsidR="0089090A" w:rsidRPr="00AA74C7" w:rsidDel="00913E0C">
          <w:rPr>
            <w:rFonts w:ascii="Arial" w:hAnsi="Arial" w:cs="Arial"/>
            <w:sz w:val="22"/>
            <w:szCs w:val="22"/>
          </w:rPr>
          <w:delText xml:space="preserve">shows </w:delText>
        </w:r>
      </w:del>
      <w:r w:rsidR="0089090A" w:rsidRPr="00AA74C7">
        <w:rPr>
          <w:rFonts w:ascii="Arial" w:hAnsi="Arial" w:cs="Arial"/>
          <w:sz w:val="22"/>
          <w:szCs w:val="22"/>
        </w:rPr>
        <w:t xml:space="preserve">the top </w:t>
      </w:r>
      <w:ins w:id="591" w:author="Andreae, Emily A" w:date="2019-10-04T15:15:00Z">
        <w:r w:rsidR="00913E0C" w:rsidRPr="00913E0C">
          <w:rPr>
            <w:rFonts w:ascii="Arial" w:hAnsi="Arial" w:cs="Arial"/>
            <w:sz w:val="22"/>
            <w:szCs w:val="22"/>
          </w:rPr>
          <w:t xml:space="preserve">enriched </w:t>
        </w:r>
      </w:ins>
      <w:r w:rsidR="0089090A" w:rsidRPr="00AA74C7">
        <w:rPr>
          <w:rFonts w:ascii="Arial" w:hAnsi="Arial" w:cs="Arial"/>
          <w:sz w:val="22"/>
          <w:szCs w:val="22"/>
        </w:rPr>
        <w:t>term</w:t>
      </w:r>
      <w:ins w:id="592" w:author="Andreae, Emily A" w:date="2019-10-04T15:15:00Z">
        <w:r w:rsidR="00913E0C">
          <w:rPr>
            <w:rFonts w:ascii="Arial" w:hAnsi="Arial" w:cs="Arial"/>
            <w:sz w:val="22"/>
            <w:szCs w:val="22"/>
          </w:rPr>
          <w:t>s</w:t>
        </w:r>
      </w:ins>
      <w:r w:rsidR="0089090A" w:rsidRPr="00AA74C7">
        <w:rPr>
          <w:rFonts w:ascii="Arial" w:hAnsi="Arial" w:cs="Arial"/>
          <w:sz w:val="22"/>
          <w:szCs w:val="22"/>
        </w:rPr>
        <w:t xml:space="preserve"> </w:t>
      </w:r>
      <w:del w:id="593" w:author="Andreae, Emily A" w:date="2019-10-04T15:15:00Z">
        <w:r w:rsidR="0089090A" w:rsidRPr="00AA74C7" w:rsidDel="00913E0C">
          <w:rPr>
            <w:rFonts w:ascii="Arial" w:hAnsi="Arial" w:cs="Arial"/>
            <w:sz w:val="22"/>
            <w:szCs w:val="22"/>
          </w:rPr>
          <w:delText xml:space="preserve">enriched </w:delText>
        </w:r>
      </w:del>
      <w:del w:id="594" w:author="Andreae, Emily A" w:date="2019-10-04T15:16:00Z">
        <w:r w:rsidR="0089090A" w:rsidRPr="00AA74C7" w:rsidDel="00913E0C">
          <w:rPr>
            <w:rFonts w:ascii="Arial" w:hAnsi="Arial" w:cs="Arial"/>
            <w:sz w:val="22"/>
            <w:szCs w:val="22"/>
          </w:rPr>
          <w:delText>is</w:delText>
        </w:r>
      </w:del>
      <w:r w:rsidR="0089090A" w:rsidRPr="00AA74C7">
        <w:rPr>
          <w:rFonts w:ascii="Arial" w:hAnsi="Arial" w:cs="Arial"/>
          <w:sz w:val="22"/>
          <w:szCs w:val="22"/>
        </w:rPr>
        <w:t xml:space="preserve"> </w:t>
      </w:r>
      <w:ins w:id="595" w:author="Andreae, Emily A" w:date="2019-10-04T15:16:00Z">
        <w:r w:rsidR="00913E0C">
          <w:rPr>
            <w:rFonts w:ascii="Arial" w:hAnsi="Arial" w:cs="Arial"/>
            <w:sz w:val="22"/>
            <w:szCs w:val="22"/>
          </w:rPr>
          <w:t xml:space="preserve">of </w:t>
        </w:r>
      </w:ins>
      <w:r w:rsidR="0089090A" w:rsidRPr="00AA74C7">
        <w:rPr>
          <w:rFonts w:ascii="Arial" w:hAnsi="Arial" w:cs="Arial"/>
          <w:sz w:val="22"/>
          <w:szCs w:val="22"/>
        </w:rPr>
        <w:t>proteolysis</w:t>
      </w:r>
      <w:del w:id="596" w:author="Andreae, Emily A" w:date="2019-10-04T15:16:00Z">
        <w:r w:rsidR="0089090A" w:rsidRPr="00AA74C7" w:rsidDel="00913E0C">
          <w:rPr>
            <w:rFonts w:ascii="Arial" w:hAnsi="Arial" w:cs="Arial"/>
            <w:sz w:val="22"/>
            <w:szCs w:val="22"/>
          </w:rPr>
          <w:delText>,</w:delText>
        </w:r>
      </w:del>
      <w:r w:rsidR="0089090A" w:rsidRPr="00AA74C7">
        <w:rPr>
          <w:rFonts w:ascii="Arial" w:hAnsi="Arial" w:cs="Arial"/>
          <w:sz w:val="22"/>
          <w:szCs w:val="22"/>
        </w:rPr>
        <w:t xml:space="preserve"> </w:t>
      </w:r>
      <w:ins w:id="597" w:author="Andreae, Emily A" w:date="2019-10-04T15:16:00Z">
        <w:r w:rsidR="00913E0C">
          <w:rPr>
            <w:rFonts w:ascii="Arial" w:hAnsi="Arial" w:cs="Arial"/>
            <w:sz w:val="22"/>
            <w:szCs w:val="22"/>
          </w:rPr>
          <w:t>as well as</w:t>
        </w:r>
      </w:ins>
      <w:del w:id="598" w:author="Andreae, Emily A" w:date="2019-10-04T15:16:00Z">
        <w:r w:rsidR="0089090A" w:rsidRPr="00AA74C7" w:rsidDel="00913E0C">
          <w:rPr>
            <w:rFonts w:ascii="Arial" w:hAnsi="Arial" w:cs="Arial"/>
            <w:sz w:val="22"/>
            <w:szCs w:val="22"/>
          </w:rPr>
          <w:delText>and</w:delText>
        </w:r>
      </w:del>
      <w:r w:rsidR="0089090A" w:rsidRPr="00AA74C7">
        <w:rPr>
          <w:rFonts w:ascii="Arial" w:hAnsi="Arial" w:cs="Arial"/>
          <w:sz w:val="22"/>
          <w:szCs w:val="22"/>
        </w:rPr>
        <w:t xml:space="preserve"> extracellular matrix disassembly, inorganic anion transport</w:t>
      </w:r>
      <w:ins w:id="599" w:author="Andreae, Emily A" w:date="2019-10-04T15:23:00Z">
        <w:r w:rsidR="00EC258A">
          <w:rPr>
            <w:rFonts w:ascii="Arial" w:hAnsi="Arial" w:cs="Arial"/>
            <w:sz w:val="22"/>
            <w:szCs w:val="22"/>
          </w:rPr>
          <w:t>,</w:t>
        </w:r>
      </w:ins>
      <w:r w:rsidR="0089090A" w:rsidRPr="00AA74C7">
        <w:rPr>
          <w:rFonts w:ascii="Arial" w:hAnsi="Arial" w:cs="Arial"/>
          <w:sz w:val="22"/>
          <w:szCs w:val="22"/>
        </w:rPr>
        <w:t xml:space="preserve"> and cobalamin metabolic process</w:t>
      </w:r>
      <w:ins w:id="600" w:author="Andreae, Emily A" w:date="2019-10-04T15:23:00Z">
        <w:r w:rsidR="00EC258A">
          <w:rPr>
            <w:rFonts w:ascii="Arial" w:hAnsi="Arial" w:cs="Arial"/>
            <w:sz w:val="22"/>
            <w:szCs w:val="22"/>
          </w:rPr>
          <w:t>es</w:t>
        </w:r>
      </w:ins>
      <w:del w:id="601" w:author="Andreae, Emily A" w:date="2019-10-04T15:23:00Z">
        <w:r w:rsidR="0089090A" w:rsidRPr="00AA74C7" w:rsidDel="00EC258A">
          <w:rPr>
            <w:rFonts w:ascii="Arial" w:hAnsi="Arial" w:cs="Arial"/>
            <w:sz w:val="22"/>
            <w:szCs w:val="22"/>
          </w:rPr>
          <w:delText xml:space="preserve"> also be hit</w:delText>
        </w:r>
      </w:del>
      <w:r w:rsidR="0089090A" w:rsidRPr="00AA74C7">
        <w:rPr>
          <w:rFonts w:ascii="Arial" w:hAnsi="Arial" w:cs="Arial"/>
          <w:sz w:val="22"/>
          <w:szCs w:val="22"/>
        </w:rPr>
        <w:t xml:space="preserve">. Cell adhesion, </w:t>
      </w:r>
      <w:del w:id="602" w:author="Andreae, Emily A" w:date="2019-10-04T15:24:00Z">
        <w:r w:rsidR="0089090A" w:rsidRPr="00AA74C7" w:rsidDel="00EC258A">
          <w:rPr>
            <w:rFonts w:ascii="Arial" w:hAnsi="Arial" w:cs="Arial"/>
            <w:sz w:val="22"/>
            <w:szCs w:val="22"/>
          </w:rPr>
          <w:delText xml:space="preserve">and </w:delText>
        </w:r>
      </w:del>
      <w:r w:rsidR="0089090A" w:rsidRPr="00AA74C7">
        <w:rPr>
          <w:rFonts w:ascii="Arial" w:hAnsi="Arial" w:cs="Arial"/>
          <w:sz w:val="22"/>
          <w:szCs w:val="22"/>
        </w:rPr>
        <w:t>positive regulation of positive chemotaxis</w:t>
      </w:r>
      <w:ins w:id="603" w:author="Andreae, Emily A" w:date="2019-10-04T15:24:00Z">
        <w:r w:rsidR="00EC258A">
          <w:rPr>
            <w:rFonts w:ascii="Arial" w:hAnsi="Arial" w:cs="Arial"/>
            <w:sz w:val="22"/>
            <w:szCs w:val="22"/>
          </w:rPr>
          <w:t>,</w:t>
        </w:r>
      </w:ins>
      <w:r w:rsidR="0089090A" w:rsidRPr="00AA74C7">
        <w:rPr>
          <w:rFonts w:ascii="Arial" w:hAnsi="Arial" w:cs="Arial"/>
          <w:sz w:val="22"/>
          <w:szCs w:val="22"/>
        </w:rPr>
        <w:t xml:space="preserve"> and neuropeptide signaling pathway </w:t>
      </w:r>
      <w:ins w:id="604" w:author="Andreae, Emily A" w:date="2019-10-04T15:24:00Z">
        <w:r w:rsidR="00EC258A">
          <w:rPr>
            <w:rFonts w:ascii="Arial" w:hAnsi="Arial" w:cs="Arial"/>
            <w:sz w:val="22"/>
            <w:szCs w:val="22"/>
          </w:rPr>
          <w:t>were term</w:t>
        </w:r>
      </w:ins>
      <w:del w:id="605" w:author="Andreae, Emily A" w:date="2019-10-04T15:24:00Z">
        <w:r w:rsidR="0089090A" w:rsidRPr="00AA74C7" w:rsidDel="00EC258A">
          <w:rPr>
            <w:rFonts w:ascii="Arial" w:hAnsi="Arial" w:cs="Arial"/>
            <w:sz w:val="22"/>
            <w:szCs w:val="22"/>
          </w:rPr>
          <w:delText>are</w:delText>
        </w:r>
      </w:del>
      <w:r w:rsidR="0089090A" w:rsidRPr="00AA74C7">
        <w:rPr>
          <w:rFonts w:ascii="Arial" w:hAnsi="Arial" w:cs="Arial"/>
          <w:sz w:val="22"/>
          <w:szCs w:val="22"/>
        </w:rPr>
        <w:t xml:space="preserve"> hit</w:t>
      </w:r>
      <w:ins w:id="606" w:author="Andreae, Emily A" w:date="2019-10-04T15:24:00Z">
        <w:r w:rsidR="00EC258A">
          <w:rPr>
            <w:rFonts w:ascii="Arial" w:hAnsi="Arial" w:cs="Arial"/>
            <w:sz w:val="22"/>
            <w:szCs w:val="22"/>
          </w:rPr>
          <w:t>s</w:t>
        </w:r>
      </w:ins>
      <w:r w:rsidR="0089090A" w:rsidRPr="00AA74C7">
        <w:rPr>
          <w:rFonts w:ascii="Arial" w:hAnsi="Arial" w:cs="Arial"/>
          <w:sz w:val="22"/>
          <w:szCs w:val="22"/>
        </w:rPr>
        <w:t xml:space="preserve"> on </w:t>
      </w:r>
      <w:ins w:id="607" w:author="Andreae, Emily A" w:date="2019-10-04T15:24:00Z">
        <w:r w:rsidR="00EC258A">
          <w:rPr>
            <w:rFonts w:ascii="Arial" w:hAnsi="Arial" w:cs="Arial"/>
            <w:sz w:val="22"/>
            <w:szCs w:val="22"/>
          </w:rPr>
          <w:t xml:space="preserve">the </w:t>
        </w:r>
      </w:ins>
      <w:r w:rsidR="0089090A" w:rsidRPr="00AA74C7">
        <w:rPr>
          <w:rFonts w:ascii="Arial" w:hAnsi="Arial" w:cs="Arial"/>
          <w:sz w:val="22"/>
          <w:szCs w:val="22"/>
        </w:rPr>
        <w:t>overlapp</w:t>
      </w:r>
      <w:ins w:id="608" w:author="Andreae, Emily A" w:date="2019-10-04T15:24:00Z">
        <w:r w:rsidR="00EC258A">
          <w:rPr>
            <w:rFonts w:ascii="Arial" w:hAnsi="Arial" w:cs="Arial"/>
            <w:sz w:val="22"/>
            <w:szCs w:val="22"/>
          </w:rPr>
          <w:t>ing</w:t>
        </w:r>
      </w:ins>
      <w:del w:id="609" w:author="Andreae, Emily A" w:date="2019-10-04T15:24:00Z">
        <w:r w:rsidR="0089090A" w:rsidRPr="00AA74C7" w:rsidDel="00EC258A">
          <w:rPr>
            <w:rFonts w:ascii="Arial" w:hAnsi="Arial" w:cs="Arial"/>
            <w:sz w:val="22"/>
            <w:szCs w:val="22"/>
          </w:rPr>
          <w:delText>ed</w:delText>
        </w:r>
      </w:del>
      <w:r w:rsidR="0089090A" w:rsidRPr="00AA74C7">
        <w:rPr>
          <w:rFonts w:ascii="Arial" w:hAnsi="Arial" w:cs="Arial"/>
          <w:sz w:val="22"/>
          <w:szCs w:val="22"/>
        </w:rPr>
        <w:t xml:space="preserve"> part between </w:t>
      </w:r>
      <w:r w:rsidR="00055AEA" w:rsidRPr="00AA74C7">
        <w:rPr>
          <w:rFonts w:ascii="Arial" w:hAnsi="Arial" w:cs="Arial"/>
          <w:sz w:val="22"/>
          <w:szCs w:val="22"/>
        </w:rPr>
        <w:t xml:space="preserve">LGA </w:t>
      </w:r>
      <w:ins w:id="610" w:author="Andreae, Emily A" w:date="2019-10-04T15:24:00Z">
        <w:r w:rsidR="00EC258A">
          <w:rPr>
            <w:rFonts w:ascii="Arial" w:hAnsi="Arial" w:cs="Arial"/>
            <w:sz w:val="22"/>
            <w:szCs w:val="22"/>
          </w:rPr>
          <w:t>vs</w:t>
        </w:r>
      </w:ins>
      <w:del w:id="611" w:author="Andreae, Emily A" w:date="2019-10-04T15:24:00Z">
        <w:r w:rsidR="00055AEA" w:rsidRPr="00AA74C7" w:rsidDel="00EC258A">
          <w:rPr>
            <w:rFonts w:ascii="Arial" w:hAnsi="Arial" w:cs="Arial"/>
            <w:sz w:val="22"/>
            <w:szCs w:val="22"/>
          </w:rPr>
          <w:delText>VS</w:delText>
        </w:r>
      </w:del>
      <w:r w:rsidR="00055AEA" w:rsidRPr="00AA74C7">
        <w:rPr>
          <w:rFonts w:ascii="Arial" w:hAnsi="Arial" w:cs="Arial"/>
          <w:sz w:val="22"/>
          <w:szCs w:val="22"/>
        </w:rPr>
        <w:t xml:space="preserve"> </w:t>
      </w:r>
      <w:ins w:id="612" w:author="Andreae, Emily A" w:date="2019-10-04T15:24:00Z">
        <w:r w:rsidR="00EC258A">
          <w:rPr>
            <w:rFonts w:ascii="Arial" w:hAnsi="Arial" w:cs="Arial"/>
            <w:sz w:val="22"/>
            <w:szCs w:val="22"/>
          </w:rPr>
          <w:t>n</w:t>
        </w:r>
      </w:ins>
      <w:del w:id="613" w:author="Andreae, Emily A" w:date="2019-10-04T15:24:00Z">
        <w:r w:rsidR="00CC26C7" w:rsidRPr="00AA74C7" w:rsidDel="00EC258A">
          <w:rPr>
            <w:rFonts w:ascii="Arial" w:hAnsi="Arial" w:cs="Arial"/>
            <w:sz w:val="22"/>
            <w:szCs w:val="22"/>
          </w:rPr>
          <w:delText>N</w:delText>
        </w:r>
      </w:del>
      <w:r w:rsidR="00CC26C7" w:rsidRPr="00AA74C7">
        <w:rPr>
          <w:rFonts w:ascii="Arial" w:hAnsi="Arial" w:cs="Arial"/>
          <w:sz w:val="22"/>
          <w:szCs w:val="22"/>
        </w:rPr>
        <w:t>ormal</w:t>
      </w:r>
      <w:r w:rsidR="0089090A" w:rsidRPr="00AA74C7">
        <w:rPr>
          <w:rFonts w:ascii="Arial" w:hAnsi="Arial" w:cs="Arial"/>
          <w:sz w:val="22"/>
          <w:szCs w:val="22"/>
        </w:rPr>
        <w:t xml:space="preserve"> and </w:t>
      </w:r>
      <w:r w:rsidR="00055AEA" w:rsidRPr="00AA74C7">
        <w:rPr>
          <w:rFonts w:ascii="Arial" w:hAnsi="Arial" w:cs="Arial"/>
          <w:sz w:val="22"/>
          <w:szCs w:val="22"/>
        </w:rPr>
        <w:t xml:space="preserve">LGA </w:t>
      </w:r>
      <w:ins w:id="614" w:author="Andreae, Emily A" w:date="2019-10-04T15:24:00Z">
        <w:r w:rsidR="00EC258A">
          <w:rPr>
            <w:rFonts w:ascii="Arial" w:hAnsi="Arial" w:cs="Arial"/>
            <w:sz w:val="22"/>
            <w:szCs w:val="22"/>
          </w:rPr>
          <w:t>vs</w:t>
        </w:r>
      </w:ins>
      <w:del w:id="615" w:author="Andreae, Emily A" w:date="2019-10-04T15:24:00Z">
        <w:r w:rsidR="00055AEA" w:rsidRPr="00AA74C7" w:rsidDel="00EC258A">
          <w:rPr>
            <w:rFonts w:ascii="Arial" w:hAnsi="Arial" w:cs="Arial"/>
            <w:sz w:val="22"/>
            <w:szCs w:val="22"/>
          </w:rPr>
          <w:delText>VS</w:delText>
        </w:r>
      </w:del>
      <w:r w:rsidR="00055AEA" w:rsidRPr="00AA74C7">
        <w:rPr>
          <w:rFonts w:ascii="Arial" w:hAnsi="Arial" w:cs="Arial"/>
          <w:sz w:val="22"/>
          <w:szCs w:val="22"/>
        </w:rPr>
        <w:t xml:space="preserve"> HGA</w:t>
      </w:r>
      <w:r w:rsidR="0089090A" w:rsidRPr="00AA74C7">
        <w:rPr>
          <w:rFonts w:ascii="Arial" w:hAnsi="Arial" w:cs="Arial"/>
          <w:sz w:val="22"/>
          <w:szCs w:val="22"/>
        </w:rPr>
        <w:t xml:space="preserve">. </w:t>
      </w:r>
      <w:del w:id="616" w:author="Andreae, Emily A" w:date="2019-10-04T15:24:00Z">
        <w:r w:rsidR="0089090A" w:rsidRPr="00AA74C7" w:rsidDel="00EC258A">
          <w:rPr>
            <w:rFonts w:ascii="Arial" w:hAnsi="Arial" w:cs="Arial"/>
            <w:sz w:val="22"/>
            <w:szCs w:val="22"/>
          </w:rPr>
          <w:delText>What is intriguing is the results show the g</w:delText>
        </w:r>
      </w:del>
      <w:ins w:id="617" w:author="Andreae, Emily A" w:date="2019-10-04T15:24:00Z">
        <w:r w:rsidR="00EC258A">
          <w:rPr>
            <w:rFonts w:ascii="Arial" w:hAnsi="Arial" w:cs="Arial"/>
            <w:sz w:val="22"/>
            <w:szCs w:val="22"/>
          </w:rPr>
          <w:t>G</w:t>
        </w:r>
      </w:ins>
      <w:r w:rsidR="0089090A" w:rsidRPr="00AA74C7">
        <w:rPr>
          <w:rFonts w:ascii="Arial" w:hAnsi="Arial" w:cs="Arial"/>
          <w:sz w:val="22"/>
          <w:szCs w:val="22"/>
        </w:rPr>
        <w:t xml:space="preserve">enes </w:t>
      </w:r>
      <w:ins w:id="618" w:author="Andreae, Emily A" w:date="2019-10-04T15:25:00Z">
        <w:r w:rsidR="00EC258A">
          <w:rPr>
            <w:rFonts w:ascii="Arial" w:hAnsi="Arial" w:cs="Arial"/>
            <w:sz w:val="22"/>
            <w:szCs w:val="22"/>
          </w:rPr>
          <w:t xml:space="preserve">that were </w:t>
        </w:r>
      </w:ins>
      <w:r w:rsidR="0089090A" w:rsidRPr="00AA74C7">
        <w:rPr>
          <w:rFonts w:ascii="Arial" w:hAnsi="Arial" w:cs="Arial"/>
          <w:sz w:val="22"/>
          <w:szCs w:val="22"/>
        </w:rPr>
        <w:t>significantly different</w:t>
      </w:r>
      <w:ins w:id="619" w:author="Andreae, Emily A" w:date="2019-10-04T15:25:00Z">
        <w:r w:rsidR="00EC258A">
          <w:rPr>
            <w:rFonts w:ascii="Arial" w:hAnsi="Arial" w:cs="Arial"/>
            <w:sz w:val="22"/>
            <w:szCs w:val="22"/>
          </w:rPr>
          <w:t xml:space="preserve"> in</w:t>
        </w:r>
      </w:ins>
      <w:r w:rsidR="0089090A" w:rsidRPr="00AA74C7">
        <w:rPr>
          <w:rFonts w:ascii="Arial" w:hAnsi="Arial" w:cs="Arial"/>
          <w:sz w:val="22"/>
          <w:szCs w:val="22"/>
        </w:rPr>
        <w:t xml:space="preserve"> methylat</w:t>
      </w:r>
      <w:ins w:id="620" w:author="Andreae, Emily A" w:date="2019-10-04T15:25:00Z">
        <w:r w:rsidR="00EC258A">
          <w:rPr>
            <w:rFonts w:ascii="Arial" w:hAnsi="Arial" w:cs="Arial"/>
            <w:sz w:val="22"/>
            <w:szCs w:val="22"/>
          </w:rPr>
          <w:t>ion status between LGA</w:t>
        </w:r>
      </w:ins>
      <w:del w:id="621" w:author="Andreae, Emily A" w:date="2019-10-04T15:25:00Z">
        <w:r w:rsidR="0089090A" w:rsidRPr="00AA74C7" w:rsidDel="00EC258A">
          <w:rPr>
            <w:rFonts w:ascii="Arial" w:hAnsi="Arial" w:cs="Arial"/>
            <w:sz w:val="22"/>
            <w:szCs w:val="22"/>
          </w:rPr>
          <w:delText>ed only from low-grade adenoma to</w:delText>
        </w:r>
      </w:del>
      <w:r w:rsidR="0089090A" w:rsidRPr="00AA74C7">
        <w:rPr>
          <w:rFonts w:ascii="Arial" w:hAnsi="Arial" w:cs="Arial"/>
          <w:sz w:val="22"/>
          <w:szCs w:val="22"/>
        </w:rPr>
        <w:t xml:space="preserve"> </w:t>
      </w:r>
      <w:bookmarkStart w:id="622" w:name="OLE_LINK30"/>
      <w:bookmarkStart w:id="623" w:name="OLE_LINK33"/>
      <w:bookmarkStart w:id="624" w:name="OLE_LINK34"/>
      <w:bookmarkStart w:id="625" w:name="OLE_LINK28"/>
      <w:bookmarkStart w:id="626" w:name="OLE_LINK29"/>
      <w:ins w:id="627" w:author="Andreae, Emily A" w:date="2019-10-04T15:25:00Z">
        <w:r w:rsidR="00EC258A">
          <w:rPr>
            <w:rFonts w:ascii="Arial" w:hAnsi="Arial" w:cs="Arial"/>
            <w:sz w:val="22"/>
            <w:szCs w:val="22"/>
          </w:rPr>
          <w:t>and HGA</w:t>
        </w:r>
      </w:ins>
      <w:del w:id="628" w:author="Andreae, Emily A" w:date="2019-10-04T15:25:00Z">
        <w:r w:rsidR="0089090A" w:rsidRPr="00AA74C7" w:rsidDel="00EC258A">
          <w:rPr>
            <w:rFonts w:ascii="Arial" w:hAnsi="Arial" w:cs="Arial"/>
            <w:sz w:val="22"/>
            <w:szCs w:val="22"/>
          </w:rPr>
          <w:delText>high-grade adenoma</w:delText>
        </w:r>
      </w:del>
      <w:bookmarkEnd w:id="622"/>
      <w:bookmarkEnd w:id="623"/>
      <w:bookmarkEnd w:id="624"/>
      <w:r w:rsidR="0089090A" w:rsidRPr="00AA74C7">
        <w:rPr>
          <w:rFonts w:ascii="Arial" w:hAnsi="Arial" w:cs="Arial"/>
          <w:sz w:val="22"/>
          <w:szCs w:val="22"/>
        </w:rPr>
        <w:t xml:space="preserve"> </w:t>
      </w:r>
      <w:bookmarkEnd w:id="625"/>
      <w:bookmarkEnd w:id="626"/>
      <w:proofErr w:type="gramStart"/>
      <w:r w:rsidR="0089090A" w:rsidRPr="00AA74C7">
        <w:rPr>
          <w:rFonts w:ascii="Arial" w:hAnsi="Arial" w:cs="Arial"/>
          <w:sz w:val="22"/>
          <w:szCs w:val="22"/>
        </w:rPr>
        <w:t>were enriched</w:t>
      </w:r>
      <w:proofErr w:type="gramEnd"/>
      <w:r w:rsidR="0089090A" w:rsidRPr="00AA74C7">
        <w:rPr>
          <w:rFonts w:ascii="Arial" w:hAnsi="Arial" w:cs="Arial"/>
          <w:sz w:val="22"/>
          <w:szCs w:val="22"/>
        </w:rPr>
        <w:t xml:space="preserve"> for chemical synaptic transmission, transmission of nerve impulse, calcium ion transmembrane transport</w:t>
      </w:r>
      <w:ins w:id="629" w:author="Andreae, Emily A" w:date="2019-10-04T15:26:00Z">
        <w:r w:rsidR="00EC258A">
          <w:rPr>
            <w:rFonts w:ascii="Arial" w:hAnsi="Arial" w:cs="Arial"/>
            <w:sz w:val="22"/>
            <w:szCs w:val="22"/>
          </w:rPr>
          <w:t>,</w:t>
        </w:r>
      </w:ins>
      <w:r w:rsidR="0089090A" w:rsidRPr="00AA74C7">
        <w:rPr>
          <w:rFonts w:ascii="Arial" w:hAnsi="Arial" w:cs="Arial"/>
          <w:sz w:val="22"/>
          <w:szCs w:val="22"/>
        </w:rPr>
        <w:t xml:space="preserve"> and </w:t>
      </w:r>
      <w:ins w:id="630" w:author="Andreae, Emily A" w:date="2019-10-04T15:26:00Z">
        <w:r w:rsidR="00EC258A">
          <w:rPr>
            <w:rFonts w:ascii="Arial" w:hAnsi="Arial" w:cs="Arial"/>
            <w:sz w:val="22"/>
            <w:szCs w:val="22"/>
          </w:rPr>
          <w:t>similar neural processing terms</w:t>
        </w:r>
      </w:ins>
      <w:del w:id="631" w:author="Andreae, Emily A" w:date="2019-10-04T15:26:00Z">
        <w:r w:rsidR="0089090A" w:rsidRPr="00AA74C7" w:rsidDel="00EC258A">
          <w:rPr>
            <w:rFonts w:ascii="Arial" w:hAnsi="Arial" w:cs="Arial"/>
            <w:sz w:val="22"/>
            <w:szCs w:val="22"/>
          </w:rPr>
          <w:delText>etc</w:delText>
        </w:r>
      </w:del>
      <w:r w:rsidR="0089090A" w:rsidRPr="00AA74C7">
        <w:rPr>
          <w:rFonts w:ascii="Arial" w:hAnsi="Arial" w:cs="Arial"/>
          <w:sz w:val="22"/>
          <w:szCs w:val="22"/>
        </w:rPr>
        <w:t xml:space="preserve">. </w:t>
      </w:r>
      <w:bookmarkStart w:id="632" w:name="OLE_LINK47"/>
      <w:bookmarkStart w:id="633" w:name="OLE_LINK48"/>
      <w:del w:id="634" w:author="Andreae, Emily A" w:date="2019-10-04T15:28:00Z">
        <w:r w:rsidR="0089090A" w:rsidRPr="00AA74C7" w:rsidDel="00EC258A">
          <w:rPr>
            <w:rFonts w:ascii="Arial" w:hAnsi="Arial" w:cs="Arial"/>
            <w:sz w:val="22"/>
            <w:szCs w:val="22"/>
          </w:rPr>
          <w:delText>Most of them</w:delText>
        </w:r>
        <w:r w:rsidR="001218F4" w:rsidRPr="00AA74C7" w:rsidDel="00EC258A">
          <w:rPr>
            <w:rFonts w:ascii="Arial" w:hAnsi="Arial" w:cs="Arial"/>
            <w:sz w:val="22"/>
            <w:szCs w:val="22"/>
          </w:rPr>
          <w:delText xml:space="preserve"> related to</w:delText>
        </w:r>
        <w:r w:rsidR="0089090A" w:rsidRPr="00AA74C7" w:rsidDel="00EC258A">
          <w:rPr>
            <w:rFonts w:ascii="Arial" w:hAnsi="Arial" w:cs="Arial"/>
            <w:sz w:val="22"/>
            <w:szCs w:val="22"/>
          </w:rPr>
          <w:delText xml:space="preserve"> </w:delText>
        </w:r>
        <w:bookmarkStart w:id="635" w:name="OLE_LINK61"/>
        <w:bookmarkStart w:id="636" w:name="OLE_LINK62"/>
        <w:r w:rsidR="0089090A" w:rsidRPr="00AA74C7" w:rsidDel="00EC258A">
          <w:rPr>
            <w:rFonts w:ascii="Arial" w:hAnsi="Arial" w:cs="Arial"/>
            <w:sz w:val="22"/>
            <w:szCs w:val="22"/>
          </w:rPr>
          <w:delText>nervous system</w:delText>
        </w:r>
        <w:bookmarkEnd w:id="632"/>
        <w:bookmarkEnd w:id="633"/>
        <w:bookmarkEnd w:id="635"/>
        <w:bookmarkEnd w:id="636"/>
        <w:r w:rsidR="0089090A" w:rsidRPr="00AA74C7" w:rsidDel="00EC258A">
          <w:rPr>
            <w:rFonts w:ascii="Arial" w:hAnsi="Arial" w:cs="Arial"/>
            <w:sz w:val="22"/>
            <w:szCs w:val="22"/>
          </w:rPr>
          <w:delText xml:space="preserve">, </w:delText>
        </w:r>
      </w:del>
      <w:ins w:id="637" w:author="Andreae, Emily A" w:date="2019-10-04T15:27:00Z">
        <w:r w:rsidR="00EC258A">
          <w:rPr>
            <w:rFonts w:ascii="Arial" w:hAnsi="Arial" w:cs="Arial"/>
            <w:sz w:val="22"/>
            <w:szCs w:val="22"/>
          </w:rPr>
          <w:t xml:space="preserve">Like the DMR enrichment analysis, terms </w:t>
        </w:r>
      </w:ins>
      <w:ins w:id="638" w:author="Andreae, Emily A" w:date="2019-10-04T15:28:00Z">
        <w:r w:rsidR="00EC258A" w:rsidRPr="00EC258A">
          <w:rPr>
            <w:rFonts w:ascii="Arial" w:hAnsi="Arial" w:cs="Arial"/>
            <w:sz w:val="22"/>
            <w:szCs w:val="22"/>
          </w:rPr>
          <w:t xml:space="preserve">related to </w:t>
        </w:r>
        <w:r w:rsidR="00EC258A">
          <w:rPr>
            <w:rFonts w:ascii="Arial" w:hAnsi="Arial" w:cs="Arial"/>
            <w:sz w:val="22"/>
            <w:szCs w:val="22"/>
          </w:rPr>
          <w:t xml:space="preserve">the </w:t>
        </w:r>
        <w:r w:rsidR="00EC258A" w:rsidRPr="00EC258A">
          <w:rPr>
            <w:rFonts w:ascii="Arial" w:hAnsi="Arial" w:cs="Arial"/>
            <w:sz w:val="22"/>
            <w:szCs w:val="22"/>
          </w:rPr>
          <w:t xml:space="preserve">nervous system </w:t>
        </w:r>
        <w:proofErr w:type="gramStart"/>
        <w:r w:rsidR="00EC258A">
          <w:rPr>
            <w:rFonts w:ascii="Arial" w:hAnsi="Arial" w:cs="Arial"/>
            <w:sz w:val="22"/>
            <w:szCs w:val="22"/>
          </w:rPr>
          <w:t>were selected</w:t>
        </w:r>
        <w:proofErr w:type="gramEnd"/>
        <w:r w:rsidR="00EC258A">
          <w:rPr>
            <w:rFonts w:ascii="Arial" w:hAnsi="Arial" w:cs="Arial"/>
            <w:sz w:val="22"/>
            <w:szCs w:val="22"/>
          </w:rPr>
          <w:t xml:space="preserve"> yet </w:t>
        </w:r>
      </w:ins>
      <w:r w:rsidR="0089090A" w:rsidRPr="00AA74C7">
        <w:rPr>
          <w:rFonts w:ascii="Arial" w:hAnsi="Arial" w:cs="Arial"/>
          <w:sz w:val="22"/>
          <w:szCs w:val="22"/>
        </w:rPr>
        <w:t>exhibit</w:t>
      </w:r>
      <w:ins w:id="639" w:author="Andreae, Emily A" w:date="2019-10-04T15:28:00Z">
        <w:r w:rsidR="00EC258A">
          <w:rPr>
            <w:rFonts w:ascii="Arial" w:hAnsi="Arial" w:cs="Arial"/>
            <w:sz w:val="22"/>
            <w:szCs w:val="22"/>
          </w:rPr>
          <w:t>ed</w:t>
        </w:r>
      </w:ins>
      <w:del w:id="640" w:author="Andreae, Emily A" w:date="2019-10-04T15:28:00Z">
        <w:r w:rsidR="0089090A" w:rsidRPr="00AA74C7" w:rsidDel="00EC258A">
          <w:rPr>
            <w:rFonts w:ascii="Arial" w:hAnsi="Arial" w:cs="Arial"/>
            <w:sz w:val="22"/>
            <w:szCs w:val="22"/>
          </w:rPr>
          <w:delText>ing</w:delText>
        </w:r>
      </w:del>
      <w:r w:rsidR="0089090A" w:rsidRPr="00AA74C7">
        <w:rPr>
          <w:rFonts w:ascii="Arial" w:hAnsi="Arial" w:cs="Arial"/>
          <w:sz w:val="22"/>
          <w:szCs w:val="22"/>
        </w:rPr>
        <w:t xml:space="preserve"> different </w:t>
      </w:r>
      <w:ins w:id="641" w:author="Andreae, Emily A" w:date="2019-10-04T15:28:00Z">
        <w:r w:rsidR="00EC258A">
          <w:rPr>
            <w:rFonts w:ascii="Arial" w:hAnsi="Arial" w:cs="Arial"/>
            <w:sz w:val="22"/>
            <w:szCs w:val="22"/>
          </w:rPr>
          <w:t xml:space="preserve">term </w:t>
        </w:r>
      </w:ins>
      <w:r w:rsidR="0089090A" w:rsidRPr="00AA74C7">
        <w:rPr>
          <w:rFonts w:ascii="Arial" w:hAnsi="Arial" w:cs="Arial"/>
          <w:sz w:val="22"/>
          <w:szCs w:val="22"/>
        </w:rPr>
        <w:t>pattern</w:t>
      </w:r>
      <w:ins w:id="642" w:author="Andreae, Emily A" w:date="2019-10-04T15:29:00Z">
        <w:r w:rsidR="00EC258A">
          <w:rPr>
            <w:rFonts w:ascii="Arial" w:hAnsi="Arial" w:cs="Arial"/>
            <w:sz w:val="22"/>
            <w:szCs w:val="22"/>
          </w:rPr>
          <w:t>s between</w:t>
        </w:r>
      </w:ins>
      <w:del w:id="643" w:author="Andreae, Emily A" w:date="2019-10-04T15:29:00Z">
        <w:r w:rsidR="0089090A" w:rsidRPr="00AA74C7" w:rsidDel="00EC258A">
          <w:rPr>
            <w:rFonts w:ascii="Arial" w:hAnsi="Arial" w:cs="Arial"/>
            <w:sz w:val="22"/>
            <w:szCs w:val="22"/>
          </w:rPr>
          <w:delText xml:space="preserve"> of</w:delText>
        </w:r>
      </w:del>
      <w:r w:rsidR="0089090A" w:rsidRPr="00AA74C7">
        <w:rPr>
          <w:rFonts w:ascii="Arial" w:hAnsi="Arial" w:cs="Arial"/>
          <w:sz w:val="22"/>
          <w:szCs w:val="22"/>
        </w:rPr>
        <w:t xml:space="preserve"> </w:t>
      </w:r>
      <w:r w:rsidR="00055AEA" w:rsidRPr="00AA74C7">
        <w:rPr>
          <w:rFonts w:ascii="Arial" w:hAnsi="Arial" w:cs="Arial"/>
          <w:sz w:val="22"/>
          <w:szCs w:val="22"/>
        </w:rPr>
        <w:t xml:space="preserve">LGA </w:t>
      </w:r>
      <w:ins w:id="644" w:author="Andreae, Emily A" w:date="2019-10-04T15:29:00Z">
        <w:r w:rsidR="00EC258A">
          <w:rPr>
            <w:rFonts w:ascii="Arial" w:hAnsi="Arial" w:cs="Arial"/>
            <w:sz w:val="22"/>
            <w:szCs w:val="22"/>
          </w:rPr>
          <w:t>vs</w:t>
        </w:r>
      </w:ins>
      <w:del w:id="645" w:author="Andreae, Emily A" w:date="2019-10-04T15:29:00Z">
        <w:r w:rsidR="00055AEA" w:rsidRPr="00AA74C7" w:rsidDel="00EC258A">
          <w:rPr>
            <w:rFonts w:ascii="Arial" w:hAnsi="Arial" w:cs="Arial"/>
            <w:sz w:val="22"/>
            <w:szCs w:val="22"/>
          </w:rPr>
          <w:delText>VS</w:delText>
        </w:r>
      </w:del>
      <w:r w:rsidR="00055AEA" w:rsidRPr="00AA74C7">
        <w:rPr>
          <w:rFonts w:ascii="Arial" w:hAnsi="Arial" w:cs="Arial"/>
          <w:sz w:val="22"/>
          <w:szCs w:val="22"/>
        </w:rPr>
        <w:t xml:space="preserve"> HGA</w:t>
      </w:r>
      <w:r w:rsidR="0089090A" w:rsidRPr="00AA74C7">
        <w:rPr>
          <w:rFonts w:ascii="Arial" w:hAnsi="Arial" w:cs="Arial"/>
          <w:sz w:val="22"/>
          <w:szCs w:val="22"/>
        </w:rPr>
        <w:t xml:space="preserve"> compared </w:t>
      </w:r>
      <w:ins w:id="646" w:author="Andreae, Emily A" w:date="2019-10-04T15:29:00Z">
        <w:r w:rsidR="00EC258A">
          <w:rPr>
            <w:rFonts w:ascii="Arial" w:hAnsi="Arial" w:cs="Arial"/>
            <w:sz w:val="22"/>
            <w:szCs w:val="22"/>
          </w:rPr>
          <w:t>to</w:t>
        </w:r>
      </w:ins>
      <w:del w:id="647" w:author="Andreae, Emily A" w:date="2019-10-04T15:29:00Z">
        <w:r w:rsidR="0089090A" w:rsidRPr="00AA74C7" w:rsidDel="00EC258A">
          <w:rPr>
            <w:rFonts w:ascii="Arial" w:hAnsi="Arial" w:cs="Arial"/>
            <w:sz w:val="22"/>
            <w:szCs w:val="22"/>
          </w:rPr>
          <w:delText>with</w:delText>
        </w:r>
      </w:del>
      <w:r w:rsidR="0089090A" w:rsidRPr="00AA74C7">
        <w:rPr>
          <w:rFonts w:ascii="Arial" w:hAnsi="Arial" w:cs="Arial"/>
          <w:sz w:val="22"/>
          <w:szCs w:val="22"/>
        </w:rPr>
        <w:t xml:space="preserve"> </w:t>
      </w:r>
      <w:r w:rsidR="00055AEA" w:rsidRPr="00AA74C7">
        <w:rPr>
          <w:rFonts w:ascii="Arial" w:hAnsi="Arial" w:cs="Arial"/>
          <w:sz w:val="22"/>
          <w:szCs w:val="22"/>
        </w:rPr>
        <w:t xml:space="preserve">LGA </w:t>
      </w:r>
      <w:ins w:id="648" w:author="Andreae, Emily A" w:date="2019-10-04T15:29:00Z">
        <w:r w:rsidR="00EC258A">
          <w:rPr>
            <w:rFonts w:ascii="Arial" w:hAnsi="Arial" w:cs="Arial"/>
            <w:sz w:val="22"/>
            <w:szCs w:val="22"/>
          </w:rPr>
          <w:t>vs</w:t>
        </w:r>
      </w:ins>
      <w:del w:id="649" w:author="Andreae, Emily A" w:date="2019-10-04T15:29:00Z">
        <w:r w:rsidR="00055AEA" w:rsidRPr="00AA74C7" w:rsidDel="00EC258A">
          <w:rPr>
            <w:rFonts w:ascii="Arial" w:hAnsi="Arial" w:cs="Arial"/>
            <w:sz w:val="22"/>
            <w:szCs w:val="22"/>
          </w:rPr>
          <w:delText>VS</w:delText>
        </w:r>
      </w:del>
      <w:r w:rsidR="00055AEA" w:rsidRPr="00AA74C7">
        <w:rPr>
          <w:rFonts w:ascii="Arial" w:hAnsi="Arial" w:cs="Arial"/>
          <w:sz w:val="22"/>
          <w:szCs w:val="22"/>
        </w:rPr>
        <w:t xml:space="preserve"> </w:t>
      </w:r>
      <w:ins w:id="650" w:author="Andreae, Emily A" w:date="2019-10-04T15:29:00Z">
        <w:r w:rsidR="00EC258A">
          <w:rPr>
            <w:rFonts w:ascii="Arial" w:hAnsi="Arial" w:cs="Arial"/>
            <w:sz w:val="22"/>
            <w:szCs w:val="22"/>
          </w:rPr>
          <w:t>n</w:t>
        </w:r>
      </w:ins>
      <w:del w:id="651" w:author="Andreae, Emily A" w:date="2019-10-04T15:29:00Z">
        <w:r w:rsidR="00CC26C7" w:rsidRPr="00AA74C7" w:rsidDel="00EC258A">
          <w:rPr>
            <w:rFonts w:ascii="Arial" w:hAnsi="Arial" w:cs="Arial"/>
            <w:sz w:val="22"/>
            <w:szCs w:val="22"/>
          </w:rPr>
          <w:delText>N</w:delText>
        </w:r>
      </w:del>
      <w:r w:rsidR="00CC26C7" w:rsidRPr="00AA74C7">
        <w:rPr>
          <w:rFonts w:ascii="Arial" w:hAnsi="Arial" w:cs="Arial"/>
          <w:sz w:val="22"/>
          <w:szCs w:val="22"/>
        </w:rPr>
        <w:t>ormal</w:t>
      </w:r>
      <w:r w:rsidR="0089090A" w:rsidRPr="00AA74C7">
        <w:rPr>
          <w:rFonts w:ascii="Arial" w:hAnsi="Arial" w:cs="Arial"/>
          <w:sz w:val="22"/>
          <w:szCs w:val="22"/>
        </w:rPr>
        <w:t>.</w:t>
      </w:r>
      <w:bookmarkStart w:id="652" w:name="OLE_LINK25"/>
      <w:bookmarkStart w:id="653" w:name="OLE_LINK26"/>
    </w:p>
    <w:bookmarkEnd w:id="491"/>
    <w:bookmarkEnd w:id="492"/>
    <w:bookmarkEnd w:id="493"/>
    <w:bookmarkEnd w:id="494"/>
    <w:bookmarkEnd w:id="652"/>
    <w:bookmarkEnd w:id="653"/>
    <w:p w14:paraId="7AC032A0" w14:textId="77777777" w:rsidR="0089090A" w:rsidRPr="00AA74C7" w:rsidRDefault="0089090A" w:rsidP="00B80E58">
      <w:pPr>
        <w:spacing w:line="480" w:lineRule="auto"/>
        <w:jc w:val="both"/>
        <w:rPr>
          <w:rFonts w:ascii="Arial" w:hAnsi="Arial" w:cs="Arial"/>
          <w:sz w:val="22"/>
          <w:szCs w:val="22"/>
        </w:rPr>
      </w:pPr>
    </w:p>
    <w:p w14:paraId="3A6315F1" w14:textId="512DBF16" w:rsidR="0089090A" w:rsidRPr="00AA74C7" w:rsidRDefault="0089090A" w:rsidP="00B80E58">
      <w:pPr>
        <w:spacing w:line="480" w:lineRule="auto"/>
        <w:jc w:val="both"/>
        <w:rPr>
          <w:rFonts w:ascii="Arial" w:eastAsiaTheme="minorEastAsia" w:hAnsi="Arial" w:cs="Arial"/>
          <w:b/>
          <w:kern w:val="2"/>
          <w:sz w:val="22"/>
          <w:szCs w:val="22"/>
        </w:rPr>
      </w:pPr>
      <w:r w:rsidRPr="00AA74C7">
        <w:rPr>
          <w:rFonts w:ascii="Arial" w:eastAsiaTheme="minorEastAsia" w:hAnsi="Arial" w:cs="Arial"/>
          <w:b/>
          <w:kern w:val="2"/>
          <w:sz w:val="22"/>
          <w:szCs w:val="22"/>
        </w:rPr>
        <w:t>Hyper</w:t>
      </w:r>
      <w:r w:rsidR="00A96933" w:rsidRPr="00AA74C7">
        <w:rPr>
          <w:rFonts w:ascii="Arial" w:eastAsiaTheme="minorEastAsia" w:hAnsi="Arial" w:cs="Arial"/>
          <w:b/>
          <w:kern w:val="2"/>
          <w:sz w:val="22"/>
          <w:szCs w:val="22"/>
        </w:rPr>
        <w:t>-</w:t>
      </w:r>
      <w:r w:rsidRPr="00AA74C7">
        <w:rPr>
          <w:rFonts w:ascii="Arial" w:eastAsiaTheme="minorEastAsia" w:hAnsi="Arial" w:cs="Arial"/>
          <w:b/>
          <w:kern w:val="2"/>
          <w:sz w:val="22"/>
          <w:szCs w:val="22"/>
        </w:rPr>
        <w:t xml:space="preserve">methylated </w:t>
      </w:r>
      <w:proofErr w:type="spellStart"/>
      <w:r w:rsidR="00A96933" w:rsidRPr="00AA74C7">
        <w:rPr>
          <w:rFonts w:ascii="Arial" w:eastAsiaTheme="minorEastAsia" w:hAnsi="Arial" w:cs="Arial"/>
          <w:b/>
          <w:kern w:val="2"/>
          <w:sz w:val="22"/>
          <w:szCs w:val="22"/>
        </w:rPr>
        <w:t>CpG</w:t>
      </w:r>
      <w:proofErr w:type="spellEnd"/>
      <w:r w:rsidR="00A96933" w:rsidRPr="00AA74C7">
        <w:rPr>
          <w:rFonts w:ascii="Arial" w:eastAsiaTheme="minorEastAsia" w:hAnsi="Arial" w:cs="Arial"/>
          <w:b/>
          <w:kern w:val="2"/>
          <w:sz w:val="22"/>
          <w:szCs w:val="22"/>
        </w:rPr>
        <w:t xml:space="preserve"> </w:t>
      </w:r>
      <w:r w:rsidRPr="00AA74C7">
        <w:rPr>
          <w:rFonts w:ascii="Arial" w:eastAsiaTheme="minorEastAsia" w:hAnsi="Arial" w:cs="Arial"/>
          <w:b/>
          <w:kern w:val="2"/>
          <w:sz w:val="22"/>
          <w:szCs w:val="22"/>
        </w:rPr>
        <w:t>sites</w:t>
      </w:r>
      <w:ins w:id="654" w:author="Andreae, Emily A" w:date="2019-10-04T15:29:00Z">
        <w:r w:rsidR="00EC258A">
          <w:rPr>
            <w:rFonts w:ascii="Arial" w:eastAsiaTheme="minorEastAsia" w:hAnsi="Arial" w:cs="Arial"/>
            <w:b/>
            <w:kern w:val="2"/>
            <w:sz w:val="22"/>
            <w:szCs w:val="22"/>
          </w:rPr>
          <w:t xml:space="preserve"> exhibited better discriminatory</w:t>
        </w:r>
      </w:ins>
      <w:del w:id="655" w:author="Andreae, Emily A" w:date="2019-10-04T15:29:00Z">
        <w:r w:rsidRPr="00AA74C7" w:rsidDel="00EC258A">
          <w:rPr>
            <w:rFonts w:ascii="Arial" w:eastAsiaTheme="minorEastAsia" w:hAnsi="Arial" w:cs="Arial"/>
            <w:b/>
            <w:kern w:val="2"/>
            <w:sz w:val="22"/>
            <w:szCs w:val="22"/>
          </w:rPr>
          <w:delText xml:space="preserve"> </w:delText>
        </w:r>
        <w:r w:rsidR="00A96933" w:rsidRPr="00AA74C7" w:rsidDel="00EC258A">
          <w:rPr>
            <w:rFonts w:ascii="Arial" w:eastAsiaTheme="minorEastAsia" w:hAnsi="Arial" w:cs="Arial"/>
            <w:b/>
            <w:kern w:val="2"/>
            <w:sz w:val="22"/>
            <w:szCs w:val="22"/>
          </w:rPr>
          <w:delText xml:space="preserve">showed </w:delText>
        </w:r>
        <w:r w:rsidRPr="00AA74C7" w:rsidDel="00EC258A">
          <w:rPr>
            <w:rFonts w:ascii="Arial" w:eastAsiaTheme="minorEastAsia" w:hAnsi="Arial" w:cs="Arial"/>
            <w:b/>
            <w:kern w:val="2"/>
            <w:sz w:val="22"/>
            <w:szCs w:val="22"/>
          </w:rPr>
          <w:delText xml:space="preserve">better </w:delText>
        </w:r>
        <w:r w:rsidR="00A96933" w:rsidRPr="00AA74C7" w:rsidDel="00EC258A">
          <w:rPr>
            <w:rFonts w:ascii="Arial" w:eastAsiaTheme="minorEastAsia" w:hAnsi="Arial" w:cs="Arial"/>
            <w:b/>
            <w:kern w:val="2"/>
            <w:sz w:val="22"/>
            <w:szCs w:val="22"/>
          </w:rPr>
          <w:delText>diagnostic</w:delText>
        </w:r>
      </w:del>
      <w:r w:rsidR="00A96933" w:rsidRPr="00AA74C7">
        <w:rPr>
          <w:rFonts w:ascii="Arial" w:eastAsiaTheme="minorEastAsia" w:hAnsi="Arial" w:cs="Arial"/>
          <w:b/>
          <w:kern w:val="2"/>
          <w:sz w:val="22"/>
          <w:szCs w:val="22"/>
        </w:rPr>
        <w:t xml:space="preserve"> performance</w:t>
      </w:r>
      <w:r w:rsidRPr="00AA74C7">
        <w:rPr>
          <w:rFonts w:ascii="Arial" w:eastAsiaTheme="minorEastAsia" w:hAnsi="Arial" w:cs="Arial"/>
          <w:b/>
          <w:kern w:val="2"/>
          <w:sz w:val="22"/>
          <w:szCs w:val="22"/>
        </w:rPr>
        <w:t xml:space="preserve"> </w:t>
      </w:r>
      <w:ins w:id="656" w:author="Andreae, Emily A" w:date="2019-10-04T15:29:00Z">
        <w:r w:rsidR="00EC258A">
          <w:rPr>
            <w:rFonts w:ascii="Arial" w:eastAsiaTheme="minorEastAsia" w:hAnsi="Arial" w:cs="Arial"/>
            <w:b/>
            <w:kern w:val="2"/>
            <w:sz w:val="22"/>
            <w:szCs w:val="22"/>
          </w:rPr>
          <w:t xml:space="preserve">between normal, pre-cancerous, and cancerous tissues </w:t>
        </w:r>
      </w:ins>
      <w:r w:rsidRPr="00AA74C7">
        <w:rPr>
          <w:rFonts w:ascii="Arial" w:eastAsiaTheme="minorEastAsia" w:hAnsi="Arial" w:cs="Arial"/>
          <w:b/>
          <w:kern w:val="2"/>
          <w:sz w:val="22"/>
          <w:szCs w:val="22"/>
        </w:rPr>
        <w:t>than the hypo</w:t>
      </w:r>
      <w:r w:rsidR="00A96933" w:rsidRPr="00AA74C7">
        <w:rPr>
          <w:rFonts w:ascii="Arial" w:eastAsiaTheme="minorEastAsia" w:hAnsi="Arial" w:cs="Arial"/>
          <w:b/>
          <w:kern w:val="2"/>
          <w:sz w:val="22"/>
          <w:szCs w:val="22"/>
        </w:rPr>
        <w:t>-</w:t>
      </w:r>
      <w:r w:rsidRPr="00AA74C7">
        <w:rPr>
          <w:rFonts w:ascii="Arial" w:eastAsiaTheme="minorEastAsia" w:hAnsi="Arial" w:cs="Arial"/>
          <w:b/>
          <w:kern w:val="2"/>
          <w:sz w:val="22"/>
          <w:szCs w:val="22"/>
        </w:rPr>
        <w:t>methylated</w:t>
      </w:r>
      <w:r w:rsidR="00A96933" w:rsidRPr="00AA74C7">
        <w:rPr>
          <w:rFonts w:ascii="Arial" w:eastAsiaTheme="minorEastAsia" w:hAnsi="Arial" w:cs="Arial"/>
          <w:b/>
          <w:kern w:val="2"/>
          <w:sz w:val="22"/>
          <w:szCs w:val="22"/>
        </w:rPr>
        <w:t xml:space="preserve"> pattern</w:t>
      </w:r>
      <w:ins w:id="657" w:author="Andreae, Emily A" w:date="2019-10-04T15:30:00Z">
        <w:r w:rsidR="00EC258A">
          <w:rPr>
            <w:rFonts w:ascii="Arial" w:eastAsiaTheme="minorEastAsia" w:hAnsi="Arial" w:cs="Arial"/>
            <w:b/>
            <w:kern w:val="2"/>
            <w:sz w:val="22"/>
            <w:szCs w:val="22"/>
          </w:rPr>
          <w:t xml:space="preserve"> for CRC</w:t>
        </w:r>
      </w:ins>
    </w:p>
    <w:p w14:paraId="460C0A95" w14:textId="2BA6E684" w:rsidR="00775350" w:rsidRPr="00AA74C7" w:rsidRDefault="0089090A" w:rsidP="00B80E58">
      <w:pPr>
        <w:pStyle w:val="CommentText"/>
        <w:spacing w:line="480" w:lineRule="auto"/>
        <w:jc w:val="both"/>
        <w:rPr>
          <w:rFonts w:ascii="Arial" w:hAnsi="Arial" w:cs="Arial"/>
          <w:sz w:val="22"/>
          <w:szCs w:val="22"/>
        </w:rPr>
      </w:pPr>
      <w:bookmarkStart w:id="658" w:name="OLE_LINK157"/>
      <w:bookmarkStart w:id="659" w:name="OLE_LINK158"/>
      <w:del w:id="660" w:author="Andreae, Emily A" w:date="2019-10-04T15:30:00Z">
        <w:r w:rsidRPr="00AA74C7" w:rsidDel="00EC258A">
          <w:rPr>
            <w:rFonts w:ascii="Arial" w:eastAsiaTheme="minorEastAsia" w:hAnsi="Arial" w:cs="Arial"/>
            <w:kern w:val="2"/>
            <w:sz w:val="22"/>
            <w:szCs w:val="22"/>
          </w:rPr>
          <w:delText>In order t</w:delText>
        </w:r>
      </w:del>
      <w:ins w:id="661" w:author="Andreae, Emily A" w:date="2019-10-04T15:30:00Z">
        <w:r w:rsidR="00EC258A">
          <w:rPr>
            <w:rFonts w:ascii="Arial" w:eastAsiaTheme="minorEastAsia" w:hAnsi="Arial" w:cs="Arial"/>
            <w:kern w:val="2"/>
            <w:sz w:val="22"/>
            <w:szCs w:val="22"/>
          </w:rPr>
          <w:t>T</w:t>
        </w:r>
      </w:ins>
      <w:r w:rsidRPr="00AA74C7">
        <w:rPr>
          <w:rFonts w:ascii="Arial" w:eastAsiaTheme="minorEastAsia" w:hAnsi="Arial" w:cs="Arial"/>
          <w:kern w:val="2"/>
          <w:sz w:val="22"/>
          <w:szCs w:val="22"/>
        </w:rPr>
        <w:t>o</w:t>
      </w:r>
      <w:del w:id="662" w:author="Andreae, Emily A" w:date="2019-10-04T15:30:00Z">
        <w:r w:rsidRPr="00AA74C7" w:rsidDel="00EC258A">
          <w:rPr>
            <w:rFonts w:ascii="Arial" w:eastAsiaTheme="minorEastAsia" w:hAnsi="Arial" w:cs="Arial"/>
            <w:kern w:val="2"/>
            <w:sz w:val="22"/>
            <w:szCs w:val="22"/>
          </w:rPr>
          <w:delText xml:space="preserve"> evaluation the</w:delText>
        </w:r>
      </w:del>
      <w:r w:rsidRPr="00AA74C7">
        <w:rPr>
          <w:rFonts w:ascii="Arial" w:eastAsiaTheme="minorEastAsia" w:hAnsi="Arial" w:cs="Arial"/>
          <w:kern w:val="2"/>
          <w:sz w:val="22"/>
          <w:szCs w:val="22"/>
        </w:rPr>
        <w:t xml:space="preserve"> distinguish </w:t>
      </w:r>
      <w:ins w:id="663" w:author="Andreae, Emily A" w:date="2019-10-04T15:30:00Z">
        <w:r w:rsidR="00EC258A">
          <w:rPr>
            <w:rFonts w:ascii="Arial" w:eastAsiaTheme="minorEastAsia" w:hAnsi="Arial" w:cs="Arial"/>
            <w:kern w:val="2"/>
            <w:sz w:val="22"/>
            <w:szCs w:val="22"/>
          </w:rPr>
          <w:t xml:space="preserve">the discriminatory </w:t>
        </w:r>
      </w:ins>
      <w:r w:rsidRPr="00AA74C7">
        <w:rPr>
          <w:rFonts w:ascii="Arial" w:eastAsiaTheme="minorEastAsia" w:hAnsi="Arial" w:cs="Arial"/>
          <w:kern w:val="2"/>
          <w:sz w:val="22"/>
          <w:szCs w:val="22"/>
        </w:rPr>
        <w:t>ability of DNA methylation</w:t>
      </w:r>
      <w:ins w:id="664" w:author="Andreae, Emily A" w:date="2019-10-04T15:30:00Z">
        <w:r w:rsidR="00EC258A">
          <w:rPr>
            <w:rFonts w:ascii="Arial" w:eastAsiaTheme="minorEastAsia" w:hAnsi="Arial" w:cs="Arial"/>
            <w:kern w:val="2"/>
            <w:sz w:val="22"/>
            <w:szCs w:val="22"/>
          </w:rPr>
          <w:t xml:space="preserve"> patterns</w:t>
        </w:r>
      </w:ins>
      <w:r w:rsidRPr="00AA74C7">
        <w:rPr>
          <w:rFonts w:ascii="Arial" w:eastAsiaTheme="minorEastAsia" w:hAnsi="Arial" w:cs="Arial"/>
          <w:kern w:val="2"/>
          <w:sz w:val="22"/>
          <w:szCs w:val="22"/>
        </w:rPr>
        <w:t xml:space="preserve"> for normal tissue, </w:t>
      </w:r>
      <w:ins w:id="665" w:author="Andreae, Emily A" w:date="2019-10-04T15:30:00Z">
        <w:r w:rsidR="00EC258A">
          <w:rPr>
            <w:rFonts w:ascii="Arial" w:eastAsiaTheme="minorEastAsia" w:hAnsi="Arial" w:cs="Arial"/>
            <w:kern w:val="2"/>
            <w:sz w:val="22"/>
            <w:szCs w:val="22"/>
          </w:rPr>
          <w:t>CA</w:t>
        </w:r>
      </w:ins>
      <w:del w:id="666" w:author="Andreae, Emily A" w:date="2019-10-04T15:30:00Z">
        <w:r w:rsidRPr="00AA74C7" w:rsidDel="00EC258A">
          <w:rPr>
            <w:rFonts w:ascii="Arial" w:eastAsiaTheme="minorEastAsia" w:hAnsi="Arial" w:cs="Arial"/>
            <w:kern w:val="2"/>
            <w:sz w:val="22"/>
            <w:szCs w:val="22"/>
          </w:rPr>
          <w:delText>adenoma</w:delText>
        </w:r>
      </w:del>
      <w:ins w:id="667" w:author="Andreae, Emily A" w:date="2019-10-04T15:30:00Z">
        <w:r w:rsidR="00EC258A">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 </w:t>
      </w:r>
      <w:ins w:id="668" w:author="Andreae, Emily A" w:date="2019-10-04T15:30:00Z">
        <w:r w:rsidR="00EC258A">
          <w:rPr>
            <w:rFonts w:ascii="Arial" w:eastAsiaTheme="minorEastAsia" w:hAnsi="Arial" w:cs="Arial"/>
            <w:kern w:val="2"/>
            <w:sz w:val="22"/>
            <w:szCs w:val="22"/>
          </w:rPr>
          <w:t>CRC</w:t>
        </w:r>
      </w:ins>
      <w:del w:id="669" w:author="Andreae, Emily A" w:date="2019-10-04T15:30:00Z">
        <w:r w:rsidRPr="00AA74C7" w:rsidDel="00EC258A">
          <w:rPr>
            <w:rFonts w:ascii="Arial" w:eastAsiaTheme="minorEastAsia" w:hAnsi="Arial" w:cs="Arial"/>
            <w:kern w:val="2"/>
            <w:sz w:val="22"/>
            <w:szCs w:val="22"/>
          </w:rPr>
          <w:delText>colorectal cancer</w:delText>
        </w:r>
      </w:del>
      <w:r w:rsidRPr="00AA74C7">
        <w:rPr>
          <w:rFonts w:ascii="Arial" w:eastAsiaTheme="minorEastAsia" w:hAnsi="Arial" w:cs="Arial"/>
          <w:kern w:val="2"/>
          <w:sz w:val="22"/>
          <w:szCs w:val="22"/>
        </w:rPr>
        <w:t xml:space="preserve">, </w:t>
      </w:r>
      <w:r w:rsidR="00764528" w:rsidRPr="00AA74C7">
        <w:rPr>
          <w:rFonts w:ascii="Arial" w:eastAsiaTheme="minorEastAsia" w:hAnsi="Arial" w:cs="Arial"/>
          <w:kern w:val="2"/>
          <w:sz w:val="22"/>
          <w:szCs w:val="22"/>
        </w:rPr>
        <w:t xml:space="preserve">we collected </w:t>
      </w:r>
      <w:r w:rsidR="00F3398E" w:rsidRPr="00AA74C7">
        <w:rPr>
          <w:rFonts w:ascii="Arial" w:eastAsiaTheme="minorEastAsia" w:hAnsi="Arial" w:cs="Arial"/>
          <w:kern w:val="2"/>
          <w:sz w:val="22"/>
          <w:szCs w:val="22"/>
        </w:rPr>
        <w:t>833</w:t>
      </w:r>
      <w:r w:rsidR="00764528" w:rsidRPr="00AA74C7">
        <w:rPr>
          <w:rFonts w:ascii="Arial" w:eastAsiaTheme="minorEastAsia" w:hAnsi="Arial" w:cs="Arial"/>
          <w:kern w:val="2"/>
          <w:sz w:val="22"/>
          <w:szCs w:val="22"/>
        </w:rPr>
        <w:t xml:space="preserve"> genome-wide DNA methylation dataset</w:t>
      </w:r>
      <w:ins w:id="670" w:author="Andreae, Emily A" w:date="2019-10-04T15:31:00Z">
        <w:r w:rsidR="00EC258A">
          <w:rPr>
            <w:rFonts w:ascii="Arial" w:eastAsiaTheme="minorEastAsia" w:hAnsi="Arial" w:cs="Arial"/>
            <w:kern w:val="2"/>
            <w:sz w:val="22"/>
            <w:szCs w:val="22"/>
          </w:rPr>
          <w:t>s</w:t>
        </w:r>
      </w:ins>
      <w:r w:rsidR="00764528" w:rsidRPr="00AA74C7">
        <w:rPr>
          <w:rFonts w:ascii="Arial" w:eastAsiaTheme="minorEastAsia" w:hAnsi="Arial" w:cs="Arial"/>
          <w:kern w:val="2"/>
          <w:sz w:val="22"/>
          <w:szCs w:val="22"/>
        </w:rPr>
        <w:t xml:space="preserve"> from GEO and </w:t>
      </w:r>
      <w:proofErr w:type="spellStart"/>
      <w:r w:rsidR="00764528" w:rsidRPr="00AA74C7">
        <w:rPr>
          <w:rFonts w:ascii="Arial" w:eastAsiaTheme="minorEastAsia" w:hAnsi="Arial" w:cs="Arial"/>
          <w:kern w:val="2"/>
          <w:sz w:val="22"/>
          <w:szCs w:val="22"/>
        </w:rPr>
        <w:t>ArrayExpress</w:t>
      </w:r>
      <w:proofErr w:type="spellEnd"/>
      <w:r w:rsidR="00CA7039" w:rsidRPr="00AA74C7">
        <w:rPr>
          <w:rFonts w:ascii="Arial" w:eastAsiaTheme="minorEastAsia" w:hAnsi="Arial" w:cs="Arial"/>
          <w:kern w:val="2"/>
          <w:sz w:val="22"/>
          <w:szCs w:val="22"/>
        </w:rPr>
        <w:t>,</w:t>
      </w:r>
      <w:ins w:id="671" w:author="Andreae, Emily A" w:date="2019-10-04T15:31:00Z">
        <w:r w:rsidR="00EC258A">
          <w:rPr>
            <w:rFonts w:ascii="Arial" w:eastAsiaTheme="minorEastAsia" w:hAnsi="Arial" w:cs="Arial"/>
            <w:kern w:val="2"/>
            <w:sz w:val="22"/>
            <w:szCs w:val="22"/>
          </w:rPr>
          <w:t xml:space="preserve"> public datasets </w:t>
        </w:r>
        <w:proofErr w:type="gramStart"/>
        <w:r w:rsidR="00EC258A">
          <w:rPr>
            <w:rFonts w:ascii="Arial" w:eastAsiaTheme="minorEastAsia" w:hAnsi="Arial" w:cs="Arial"/>
            <w:kern w:val="2"/>
            <w:sz w:val="22"/>
            <w:szCs w:val="22"/>
          </w:rPr>
          <w:t>which</w:t>
        </w:r>
      </w:ins>
      <w:proofErr w:type="gramEnd"/>
      <w:r w:rsidR="00CA7039" w:rsidRPr="00AA74C7">
        <w:rPr>
          <w:rFonts w:ascii="Arial" w:eastAsiaTheme="minorEastAsia" w:hAnsi="Arial" w:cs="Arial"/>
          <w:kern w:val="2"/>
          <w:sz w:val="22"/>
          <w:szCs w:val="22"/>
        </w:rPr>
        <w:t xml:space="preserve"> includ</w:t>
      </w:r>
      <w:ins w:id="672" w:author="Andreae, Emily A" w:date="2019-10-04T15:31:00Z">
        <w:r w:rsidR="00EC258A">
          <w:rPr>
            <w:rFonts w:ascii="Arial" w:eastAsiaTheme="minorEastAsia" w:hAnsi="Arial" w:cs="Arial"/>
            <w:kern w:val="2"/>
            <w:sz w:val="22"/>
            <w:szCs w:val="22"/>
          </w:rPr>
          <w:t>ed</w:t>
        </w:r>
      </w:ins>
      <w:del w:id="673" w:author="Andreae, Emily A" w:date="2019-10-04T15:31:00Z">
        <w:r w:rsidR="00CA7039" w:rsidRPr="00AA74C7" w:rsidDel="00EC258A">
          <w:rPr>
            <w:rFonts w:ascii="Arial" w:eastAsiaTheme="minorEastAsia" w:hAnsi="Arial" w:cs="Arial"/>
            <w:kern w:val="2"/>
            <w:sz w:val="22"/>
            <w:szCs w:val="22"/>
          </w:rPr>
          <w:delText>ing</w:delText>
        </w:r>
      </w:del>
      <w:r w:rsidR="00CA7039" w:rsidRPr="00AA74C7">
        <w:rPr>
          <w:rFonts w:ascii="Arial" w:eastAsiaTheme="minorEastAsia" w:hAnsi="Arial" w:cs="Arial"/>
          <w:kern w:val="2"/>
          <w:sz w:val="22"/>
          <w:szCs w:val="22"/>
        </w:rPr>
        <w:t xml:space="preserve"> 278 normal tissue samples, 51 adenoma samples</w:t>
      </w:r>
      <w:ins w:id="674" w:author="Andreae, Emily A" w:date="2019-10-04T15:31:00Z">
        <w:r w:rsidR="00EC258A">
          <w:rPr>
            <w:rFonts w:ascii="Arial" w:eastAsiaTheme="minorEastAsia" w:hAnsi="Arial" w:cs="Arial"/>
            <w:kern w:val="2"/>
            <w:sz w:val="22"/>
            <w:szCs w:val="22"/>
          </w:rPr>
          <w:t>,</w:t>
        </w:r>
      </w:ins>
      <w:r w:rsidR="00CA7039" w:rsidRPr="00AA74C7">
        <w:rPr>
          <w:rFonts w:ascii="Arial" w:eastAsiaTheme="minorEastAsia" w:hAnsi="Arial" w:cs="Arial"/>
          <w:kern w:val="2"/>
          <w:sz w:val="22"/>
          <w:szCs w:val="22"/>
        </w:rPr>
        <w:t xml:space="preserve"> and 504 cancer samples</w:t>
      </w:r>
      <w:r w:rsidR="00764528" w:rsidRPr="00AA74C7">
        <w:rPr>
          <w:rFonts w:ascii="Arial" w:eastAsiaTheme="minorEastAsia" w:hAnsi="Arial" w:cs="Arial"/>
          <w:kern w:val="2"/>
          <w:sz w:val="22"/>
          <w:szCs w:val="22"/>
        </w:rPr>
        <w:t>. W</w:t>
      </w:r>
      <w:r w:rsidR="00E22AC1" w:rsidRPr="00AA74C7">
        <w:rPr>
          <w:rFonts w:ascii="Arial" w:eastAsiaTheme="minorEastAsia" w:hAnsi="Arial" w:cs="Arial"/>
          <w:kern w:val="2"/>
          <w:sz w:val="22"/>
          <w:szCs w:val="22"/>
        </w:rPr>
        <w:t>e separate</w:t>
      </w:r>
      <w:r w:rsidR="001218F4" w:rsidRPr="00AA74C7">
        <w:rPr>
          <w:rFonts w:ascii="Arial" w:eastAsiaTheme="minorEastAsia" w:hAnsi="Arial" w:cs="Arial"/>
          <w:kern w:val="2"/>
          <w:sz w:val="22"/>
          <w:szCs w:val="22"/>
        </w:rPr>
        <w:t>d</w:t>
      </w:r>
      <w:r w:rsidR="00E22AC1" w:rsidRPr="00AA74C7">
        <w:rPr>
          <w:rFonts w:ascii="Arial" w:eastAsiaTheme="minorEastAsia" w:hAnsi="Arial" w:cs="Arial"/>
          <w:kern w:val="2"/>
          <w:sz w:val="22"/>
          <w:szCs w:val="22"/>
        </w:rPr>
        <w:t xml:space="preserve"> DM</w:t>
      </w:r>
      <w:r w:rsidR="00B2304B" w:rsidRPr="00AA74C7">
        <w:rPr>
          <w:rFonts w:ascii="Arial" w:eastAsiaTheme="minorEastAsia" w:hAnsi="Arial" w:cs="Arial"/>
          <w:kern w:val="2"/>
          <w:sz w:val="22"/>
          <w:szCs w:val="22"/>
        </w:rPr>
        <w:t>S</w:t>
      </w:r>
      <w:r w:rsidR="00E22AC1" w:rsidRPr="00AA74C7">
        <w:rPr>
          <w:rFonts w:ascii="Arial" w:eastAsiaTheme="minorEastAsia" w:hAnsi="Arial" w:cs="Arial"/>
          <w:kern w:val="2"/>
          <w:sz w:val="22"/>
          <w:szCs w:val="22"/>
        </w:rPr>
        <w:t>s into two groups</w:t>
      </w:r>
      <w:r w:rsidR="00764528" w:rsidRPr="00AA74C7">
        <w:rPr>
          <w:rFonts w:ascii="Arial" w:eastAsiaTheme="minorEastAsia" w:hAnsi="Arial" w:cs="Arial"/>
          <w:kern w:val="2"/>
          <w:sz w:val="22"/>
          <w:szCs w:val="22"/>
        </w:rPr>
        <w:t xml:space="preserve"> including hyper-DM</w:t>
      </w:r>
      <w:r w:rsidR="00DA7073" w:rsidRPr="00AA74C7">
        <w:rPr>
          <w:rFonts w:ascii="Arial" w:eastAsiaTheme="minorEastAsia" w:hAnsi="Arial" w:cs="Arial"/>
          <w:kern w:val="2"/>
          <w:sz w:val="22"/>
          <w:szCs w:val="22"/>
        </w:rPr>
        <w:t>S</w:t>
      </w:r>
      <w:r w:rsidR="00764528" w:rsidRPr="00AA74C7">
        <w:rPr>
          <w:rFonts w:ascii="Arial" w:eastAsiaTheme="minorEastAsia" w:hAnsi="Arial" w:cs="Arial"/>
          <w:kern w:val="2"/>
          <w:sz w:val="22"/>
          <w:szCs w:val="22"/>
        </w:rPr>
        <w:t>s and hypo-DM</w:t>
      </w:r>
      <w:r w:rsidR="00DA7073" w:rsidRPr="00AA74C7">
        <w:rPr>
          <w:rFonts w:ascii="Arial" w:eastAsiaTheme="minorEastAsia" w:hAnsi="Arial" w:cs="Arial"/>
          <w:kern w:val="2"/>
          <w:sz w:val="22"/>
          <w:szCs w:val="22"/>
        </w:rPr>
        <w:t>S</w:t>
      </w:r>
      <w:r w:rsidR="00764528" w:rsidRPr="00AA74C7">
        <w:rPr>
          <w:rFonts w:ascii="Arial" w:eastAsiaTheme="minorEastAsia" w:hAnsi="Arial" w:cs="Arial"/>
          <w:kern w:val="2"/>
          <w:sz w:val="22"/>
          <w:szCs w:val="22"/>
        </w:rPr>
        <w:t>s.</w:t>
      </w:r>
      <w:r w:rsidR="00E22AC1" w:rsidRPr="00AA74C7">
        <w:rPr>
          <w:rFonts w:ascii="Arial" w:eastAsiaTheme="minorEastAsia" w:hAnsi="Arial" w:cs="Arial"/>
          <w:kern w:val="2"/>
          <w:sz w:val="22"/>
          <w:szCs w:val="22"/>
        </w:rPr>
        <w:t xml:space="preserve"> </w:t>
      </w:r>
      <w:r w:rsidR="00764528" w:rsidRPr="00AA74C7">
        <w:rPr>
          <w:rFonts w:ascii="Arial" w:eastAsiaTheme="minorEastAsia" w:hAnsi="Arial" w:cs="Arial"/>
          <w:kern w:val="2"/>
          <w:sz w:val="22"/>
          <w:szCs w:val="22"/>
        </w:rPr>
        <w:t>W</w:t>
      </w:r>
      <w:r w:rsidR="00E22AC1" w:rsidRPr="00AA74C7">
        <w:rPr>
          <w:rFonts w:ascii="Arial" w:eastAsiaTheme="minorEastAsia" w:hAnsi="Arial" w:cs="Arial"/>
          <w:kern w:val="2"/>
          <w:sz w:val="22"/>
          <w:szCs w:val="22"/>
        </w:rPr>
        <w:t xml:space="preserve">e found both </w:t>
      </w:r>
      <w:r w:rsidR="00764528" w:rsidRPr="00AA74C7">
        <w:rPr>
          <w:rFonts w:ascii="Arial" w:eastAsiaTheme="minorEastAsia" w:hAnsi="Arial" w:cs="Arial"/>
          <w:kern w:val="2"/>
          <w:sz w:val="22"/>
          <w:szCs w:val="22"/>
        </w:rPr>
        <w:t>hyper-DM</w:t>
      </w:r>
      <w:r w:rsidR="00DA7073" w:rsidRPr="00AA74C7">
        <w:rPr>
          <w:rFonts w:ascii="Arial" w:eastAsiaTheme="minorEastAsia" w:hAnsi="Arial" w:cs="Arial"/>
          <w:kern w:val="2"/>
          <w:sz w:val="22"/>
          <w:szCs w:val="22"/>
        </w:rPr>
        <w:t>S</w:t>
      </w:r>
      <w:r w:rsidR="00764528" w:rsidRPr="00AA74C7">
        <w:rPr>
          <w:rFonts w:ascii="Arial" w:eastAsiaTheme="minorEastAsia" w:hAnsi="Arial" w:cs="Arial"/>
          <w:kern w:val="2"/>
          <w:sz w:val="22"/>
          <w:szCs w:val="22"/>
        </w:rPr>
        <w:t>s</w:t>
      </w:r>
      <w:r w:rsidR="00E22AC1" w:rsidRPr="00AA74C7">
        <w:rPr>
          <w:rFonts w:ascii="Arial" w:eastAsiaTheme="minorEastAsia" w:hAnsi="Arial" w:cs="Arial"/>
          <w:kern w:val="2"/>
          <w:sz w:val="22"/>
          <w:szCs w:val="22"/>
        </w:rPr>
        <w:t xml:space="preserve"> and hypo-</w:t>
      </w:r>
      <w:r w:rsidR="00764528" w:rsidRPr="00AA74C7">
        <w:rPr>
          <w:rFonts w:ascii="Arial" w:eastAsiaTheme="minorEastAsia" w:hAnsi="Arial" w:cs="Arial"/>
          <w:kern w:val="2"/>
          <w:sz w:val="22"/>
          <w:szCs w:val="22"/>
        </w:rPr>
        <w:t>DM</w:t>
      </w:r>
      <w:r w:rsidR="00DA7073" w:rsidRPr="00AA74C7">
        <w:rPr>
          <w:rFonts w:ascii="Arial" w:eastAsiaTheme="minorEastAsia" w:hAnsi="Arial" w:cs="Arial"/>
          <w:kern w:val="2"/>
          <w:sz w:val="22"/>
          <w:szCs w:val="22"/>
        </w:rPr>
        <w:t>S</w:t>
      </w:r>
      <w:r w:rsidR="00764528" w:rsidRPr="00AA74C7">
        <w:rPr>
          <w:rFonts w:ascii="Arial" w:eastAsiaTheme="minorEastAsia" w:hAnsi="Arial" w:cs="Arial"/>
          <w:kern w:val="2"/>
          <w:sz w:val="22"/>
          <w:szCs w:val="22"/>
        </w:rPr>
        <w:t>s</w:t>
      </w:r>
      <w:r w:rsidR="00E22AC1" w:rsidRPr="00AA74C7">
        <w:rPr>
          <w:rFonts w:ascii="Arial" w:eastAsiaTheme="minorEastAsia" w:hAnsi="Arial" w:cs="Arial"/>
          <w:kern w:val="2"/>
          <w:sz w:val="22"/>
          <w:szCs w:val="22"/>
        </w:rPr>
        <w:t xml:space="preserve"> could </w:t>
      </w:r>
      <w:del w:id="675" w:author="Andreae, Emily A" w:date="2019-10-04T15:32:00Z">
        <w:r w:rsidR="00E22AC1" w:rsidRPr="00AA74C7" w:rsidDel="00EC258A">
          <w:rPr>
            <w:rFonts w:ascii="Arial" w:eastAsiaTheme="minorEastAsia" w:hAnsi="Arial" w:cs="Arial"/>
            <w:kern w:val="2"/>
            <w:sz w:val="22"/>
            <w:szCs w:val="22"/>
          </w:rPr>
          <w:delText xml:space="preserve">provide </w:delText>
        </w:r>
      </w:del>
      <w:r w:rsidR="00E22AC1" w:rsidRPr="00AA74C7">
        <w:rPr>
          <w:rFonts w:ascii="Arial" w:eastAsiaTheme="minorEastAsia" w:hAnsi="Arial" w:cs="Arial"/>
          <w:kern w:val="2"/>
          <w:sz w:val="22"/>
          <w:szCs w:val="22"/>
        </w:rPr>
        <w:t>effective</w:t>
      </w:r>
      <w:ins w:id="676" w:author="Andreae, Emily A" w:date="2019-10-04T15:32:00Z">
        <w:r w:rsidR="00EC258A">
          <w:rPr>
            <w:rFonts w:ascii="Arial" w:eastAsiaTheme="minorEastAsia" w:hAnsi="Arial" w:cs="Arial"/>
            <w:kern w:val="2"/>
            <w:sz w:val="22"/>
            <w:szCs w:val="22"/>
          </w:rPr>
          <w:t>ly</w:t>
        </w:r>
      </w:ins>
      <w:r w:rsidR="00E22AC1" w:rsidRPr="00AA74C7">
        <w:rPr>
          <w:rFonts w:ascii="Arial" w:eastAsiaTheme="minorEastAsia" w:hAnsi="Arial" w:cs="Arial"/>
          <w:kern w:val="2"/>
          <w:sz w:val="22"/>
          <w:szCs w:val="22"/>
        </w:rPr>
        <w:t xml:space="preserve"> distinguish </w:t>
      </w:r>
      <w:del w:id="677" w:author="Andreae, Emily A" w:date="2019-10-04T15:32:00Z">
        <w:r w:rsidR="00E22AC1" w:rsidRPr="00AA74C7" w:rsidDel="00EC258A">
          <w:rPr>
            <w:rFonts w:ascii="Arial" w:eastAsiaTheme="minorEastAsia" w:hAnsi="Arial" w:cs="Arial"/>
            <w:kern w:val="2"/>
            <w:sz w:val="22"/>
            <w:szCs w:val="22"/>
          </w:rPr>
          <w:delText xml:space="preserve">ability </w:delText>
        </w:r>
      </w:del>
      <w:ins w:id="678" w:author="Andreae, Emily A" w:date="2019-10-04T15:32:00Z">
        <w:r w:rsidR="00EC258A">
          <w:rPr>
            <w:rFonts w:ascii="Arial" w:eastAsiaTheme="minorEastAsia" w:hAnsi="Arial" w:cs="Arial"/>
            <w:kern w:val="2"/>
            <w:sz w:val="22"/>
            <w:szCs w:val="22"/>
          </w:rPr>
          <w:t xml:space="preserve">methylation pattern differences </w:t>
        </w:r>
      </w:ins>
      <w:r w:rsidR="00E22AC1" w:rsidRPr="00AA74C7">
        <w:rPr>
          <w:rFonts w:ascii="Arial" w:eastAsiaTheme="minorEastAsia" w:hAnsi="Arial" w:cs="Arial"/>
          <w:kern w:val="2"/>
          <w:sz w:val="22"/>
          <w:szCs w:val="22"/>
        </w:rPr>
        <w:t xml:space="preserve">between </w:t>
      </w:r>
      <w:r w:rsidR="00E87FD4" w:rsidRPr="00AA74C7">
        <w:rPr>
          <w:rFonts w:ascii="Arial" w:eastAsiaTheme="minorEastAsia" w:hAnsi="Arial" w:cs="Arial"/>
          <w:kern w:val="2"/>
          <w:sz w:val="22"/>
          <w:szCs w:val="22"/>
        </w:rPr>
        <w:t>disease (adenoma and cancer)</w:t>
      </w:r>
      <w:r w:rsidR="00E22AC1" w:rsidRPr="00AA74C7">
        <w:rPr>
          <w:rFonts w:ascii="Arial" w:eastAsiaTheme="minorEastAsia" w:hAnsi="Arial" w:cs="Arial"/>
          <w:kern w:val="2"/>
          <w:sz w:val="22"/>
          <w:szCs w:val="22"/>
        </w:rPr>
        <w:t xml:space="preserve"> and</w:t>
      </w:r>
      <w:bookmarkStart w:id="679" w:name="OLE_LINK58"/>
      <w:bookmarkStart w:id="680" w:name="OLE_LINK59"/>
      <w:r w:rsidR="00E87FD4" w:rsidRPr="00AA74C7">
        <w:rPr>
          <w:rFonts w:ascii="Arial" w:eastAsiaTheme="minorEastAsia" w:hAnsi="Arial" w:cs="Arial"/>
          <w:kern w:val="2"/>
          <w:sz w:val="22"/>
          <w:szCs w:val="22"/>
        </w:rPr>
        <w:t xml:space="preserve"> normal samples (</w:t>
      </w:r>
      <w:r w:rsidR="00E22AC1" w:rsidRPr="00AA74C7">
        <w:rPr>
          <w:rFonts w:ascii="Arial" w:eastAsiaTheme="minorEastAsia" w:hAnsi="Arial" w:cs="Arial"/>
          <w:b/>
          <w:kern w:val="2"/>
          <w:sz w:val="22"/>
          <w:szCs w:val="22"/>
        </w:rPr>
        <w:t>Figure</w:t>
      </w:r>
      <w:bookmarkEnd w:id="679"/>
      <w:bookmarkEnd w:id="680"/>
      <w:r w:rsidR="00E22AC1" w:rsidRPr="00AA74C7">
        <w:rPr>
          <w:rFonts w:ascii="Arial" w:eastAsiaTheme="minorEastAsia" w:hAnsi="Arial" w:cs="Arial"/>
          <w:b/>
          <w:kern w:val="2"/>
          <w:sz w:val="22"/>
          <w:szCs w:val="22"/>
        </w:rPr>
        <w:t xml:space="preserv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A</w:t>
      </w:r>
      <w:r w:rsidR="00E22AC1" w:rsidRPr="00AA74C7">
        <w:rPr>
          <w:rFonts w:ascii="Arial" w:eastAsiaTheme="minorEastAsia" w:hAnsi="Arial" w:cs="Arial"/>
          <w:b/>
          <w:kern w:val="2"/>
          <w:sz w:val="22"/>
          <w:szCs w:val="22"/>
        </w:rPr>
        <w:t xml:space="preserve"> </w:t>
      </w:r>
      <w:r w:rsidR="00E22AC1" w:rsidRPr="00AA74C7">
        <w:rPr>
          <w:rFonts w:ascii="Arial" w:eastAsiaTheme="minorEastAsia" w:hAnsi="Arial" w:cs="Arial"/>
          <w:kern w:val="2"/>
          <w:sz w:val="22"/>
          <w:szCs w:val="22"/>
        </w:rPr>
        <w:t xml:space="preserve">and </w:t>
      </w:r>
      <w:r w:rsidR="00E22AC1"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B</w:t>
      </w:r>
      <w:r w:rsidR="00E22AC1"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Meanwhile, </w:t>
      </w:r>
      <w:r w:rsidR="00E22AC1" w:rsidRPr="00AA74C7">
        <w:rPr>
          <w:rFonts w:ascii="Arial" w:eastAsiaTheme="minorEastAsia" w:hAnsi="Arial" w:cs="Arial"/>
          <w:kern w:val="2"/>
          <w:sz w:val="22"/>
          <w:szCs w:val="22"/>
        </w:rPr>
        <w:t xml:space="preserve">we </w:t>
      </w:r>
      <w:ins w:id="681" w:author="Andreae, Emily A" w:date="2019-10-04T15:33:00Z">
        <w:r w:rsidR="008606F2">
          <w:rPr>
            <w:rFonts w:ascii="Arial" w:eastAsiaTheme="minorEastAsia" w:hAnsi="Arial" w:cs="Arial"/>
            <w:kern w:val="2"/>
            <w:sz w:val="22"/>
            <w:szCs w:val="22"/>
          </w:rPr>
          <w:t xml:space="preserve">also </w:t>
        </w:r>
      </w:ins>
      <w:r w:rsidR="00E22AC1" w:rsidRPr="00AA74C7">
        <w:rPr>
          <w:rFonts w:ascii="Arial" w:eastAsiaTheme="minorEastAsia" w:hAnsi="Arial" w:cs="Arial"/>
          <w:kern w:val="2"/>
          <w:sz w:val="22"/>
          <w:szCs w:val="22"/>
        </w:rPr>
        <w:t xml:space="preserve">conducted two </w:t>
      </w:r>
      <w:bookmarkStart w:id="682" w:name="OLE_LINK36"/>
      <w:bookmarkStart w:id="683" w:name="OLE_LINK37"/>
      <w:r w:rsidR="00E22AC1" w:rsidRPr="00AA74C7">
        <w:rPr>
          <w:rFonts w:ascii="Arial" w:eastAsiaTheme="minorEastAsia" w:hAnsi="Arial" w:cs="Arial"/>
          <w:kern w:val="2"/>
          <w:sz w:val="22"/>
          <w:szCs w:val="22"/>
        </w:rPr>
        <w:t>machine</w:t>
      </w:r>
      <w:bookmarkEnd w:id="682"/>
      <w:bookmarkEnd w:id="683"/>
      <w:r w:rsidR="00E22AC1" w:rsidRPr="00AA74C7">
        <w:rPr>
          <w:rFonts w:ascii="Arial" w:eastAsiaTheme="minorEastAsia" w:hAnsi="Arial" w:cs="Arial"/>
          <w:kern w:val="2"/>
          <w:sz w:val="22"/>
          <w:szCs w:val="22"/>
        </w:rPr>
        <w:t xml:space="preserve"> learning</w:t>
      </w:r>
      <w:ins w:id="684" w:author="Andreae, Emily A" w:date="2019-10-04T15:34:00Z">
        <w:r w:rsidR="008606F2">
          <w:rPr>
            <w:rFonts w:ascii="Arial" w:eastAsiaTheme="minorEastAsia" w:hAnsi="Arial" w:cs="Arial"/>
            <w:kern w:val="2"/>
            <w:sz w:val="22"/>
            <w:szCs w:val="22"/>
          </w:rPr>
          <w:t>-</w:t>
        </w:r>
      </w:ins>
      <w:del w:id="685" w:author="Andreae, Emily A" w:date="2019-10-04T15:34:00Z">
        <w:r w:rsidR="00E22AC1" w:rsidRPr="00AA74C7" w:rsidDel="008606F2">
          <w:rPr>
            <w:rFonts w:ascii="Arial" w:eastAsiaTheme="minorEastAsia" w:hAnsi="Arial" w:cs="Arial"/>
            <w:kern w:val="2"/>
            <w:sz w:val="22"/>
            <w:szCs w:val="22"/>
          </w:rPr>
          <w:delText xml:space="preserve"> </w:delText>
        </w:r>
      </w:del>
      <w:r w:rsidR="00E22AC1" w:rsidRPr="00AA74C7">
        <w:rPr>
          <w:rFonts w:ascii="Arial" w:eastAsiaTheme="minorEastAsia" w:hAnsi="Arial" w:cs="Arial"/>
          <w:kern w:val="2"/>
          <w:sz w:val="22"/>
          <w:szCs w:val="22"/>
        </w:rPr>
        <w:t xml:space="preserve">based predictions with </w:t>
      </w:r>
      <w:ins w:id="686" w:author="Andreae, Emily A" w:date="2019-10-04T15:34:00Z">
        <w:r w:rsidR="008606F2">
          <w:rPr>
            <w:rFonts w:ascii="Arial" w:eastAsiaTheme="minorEastAsia" w:hAnsi="Arial" w:cs="Arial"/>
            <w:kern w:val="2"/>
            <w:sz w:val="22"/>
            <w:szCs w:val="22"/>
          </w:rPr>
          <w:t xml:space="preserve">the </w:t>
        </w:r>
      </w:ins>
      <w:r w:rsidR="00E22AC1" w:rsidRPr="00AA74C7">
        <w:rPr>
          <w:rFonts w:ascii="Arial" w:eastAsiaTheme="minorEastAsia" w:hAnsi="Arial" w:cs="Arial"/>
          <w:kern w:val="2"/>
          <w:sz w:val="22"/>
          <w:szCs w:val="22"/>
        </w:rPr>
        <w:t>DMSs identified in our dataset</w:t>
      </w:r>
      <w:del w:id="687" w:author="Andreae, Emily A" w:date="2019-10-04T15:34:00Z">
        <w:r w:rsidR="00E22AC1" w:rsidRPr="00AA74C7" w:rsidDel="008606F2">
          <w:rPr>
            <w:rFonts w:ascii="Arial" w:eastAsiaTheme="minorEastAsia" w:hAnsi="Arial" w:cs="Arial"/>
            <w:kern w:val="2"/>
            <w:sz w:val="22"/>
            <w:szCs w:val="22"/>
          </w:rPr>
          <w:delText>,</w:delText>
        </w:r>
      </w:del>
      <w:r w:rsidR="00E22AC1" w:rsidRPr="00AA74C7">
        <w:rPr>
          <w:rFonts w:ascii="Arial" w:eastAsiaTheme="minorEastAsia" w:hAnsi="Arial" w:cs="Arial"/>
          <w:kern w:val="2"/>
          <w:sz w:val="22"/>
          <w:szCs w:val="22"/>
        </w:rPr>
        <w:t xml:space="preserve"> and</w:t>
      </w:r>
      <w:del w:id="688" w:author="Andreae, Emily A" w:date="2019-10-04T15:34:00Z">
        <w:r w:rsidR="00E22AC1" w:rsidRPr="00AA74C7" w:rsidDel="008606F2">
          <w:rPr>
            <w:rFonts w:ascii="Arial" w:eastAsiaTheme="minorEastAsia" w:hAnsi="Arial" w:cs="Arial"/>
            <w:kern w:val="2"/>
            <w:sz w:val="22"/>
            <w:szCs w:val="22"/>
          </w:rPr>
          <w:delText xml:space="preserve"> </w:delText>
        </w:r>
        <w:r w:rsidRPr="00AA74C7" w:rsidDel="008606F2">
          <w:rPr>
            <w:rFonts w:ascii="Arial" w:eastAsiaTheme="minorEastAsia" w:hAnsi="Arial" w:cs="Arial"/>
            <w:kern w:val="2"/>
            <w:sz w:val="22"/>
            <w:szCs w:val="22"/>
          </w:rPr>
          <w:delText>we</w:delText>
        </w:r>
      </w:del>
      <w:r w:rsidRPr="00AA74C7">
        <w:rPr>
          <w:rFonts w:ascii="Arial" w:eastAsiaTheme="minorEastAsia" w:hAnsi="Arial" w:cs="Arial"/>
          <w:kern w:val="2"/>
          <w:sz w:val="22"/>
          <w:szCs w:val="22"/>
        </w:rPr>
        <w:t xml:space="preserve"> observed </w:t>
      </w:r>
      <w:bookmarkStart w:id="689" w:name="OLE_LINK50"/>
      <w:bookmarkStart w:id="690" w:name="OLE_LINK38"/>
      <w:bookmarkStart w:id="691" w:name="OLE_LINK39"/>
      <w:ins w:id="692" w:author="Andreae, Emily A" w:date="2019-10-04T15:34:00Z">
        <w:r w:rsidR="008606F2">
          <w:rPr>
            <w:rFonts w:ascii="Arial" w:eastAsiaTheme="minorEastAsia" w:hAnsi="Arial" w:cs="Arial"/>
            <w:kern w:val="2"/>
            <w:sz w:val="22"/>
            <w:szCs w:val="22"/>
          </w:rPr>
          <w:t xml:space="preserve">that </w:t>
        </w:r>
      </w:ins>
      <w:r w:rsidRPr="00AA74C7">
        <w:rPr>
          <w:rFonts w:ascii="Arial" w:eastAsiaTheme="minorEastAsia" w:hAnsi="Arial" w:cs="Arial"/>
          <w:kern w:val="2"/>
          <w:sz w:val="22"/>
          <w:szCs w:val="22"/>
        </w:rPr>
        <w:t>hyper-methylated sites</w:t>
      </w:r>
      <w:bookmarkEnd w:id="689"/>
      <w:r w:rsidRPr="00AA74C7">
        <w:rPr>
          <w:rFonts w:ascii="Arial" w:eastAsiaTheme="minorEastAsia" w:hAnsi="Arial" w:cs="Arial"/>
          <w:kern w:val="2"/>
          <w:sz w:val="22"/>
          <w:szCs w:val="22"/>
        </w:rPr>
        <w:t xml:space="preserve"> </w:t>
      </w:r>
      <w:r w:rsidR="009000F6" w:rsidRPr="00AA74C7">
        <w:rPr>
          <w:rFonts w:ascii="Arial" w:eastAsiaTheme="minorEastAsia" w:hAnsi="Arial" w:cs="Arial"/>
          <w:kern w:val="2"/>
          <w:sz w:val="22"/>
          <w:szCs w:val="22"/>
        </w:rPr>
        <w:t xml:space="preserve">can better </w:t>
      </w:r>
      <w:r w:rsidRPr="00AA74C7">
        <w:rPr>
          <w:rFonts w:ascii="Arial" w:eastAsiaTheme="minorEastAsia" w:hAnsi="Arial" w:cs="Arial"/>
          <w:kern w:val="2"/>
          <w:sz w:val="22"/>
          <w:szCs w:val="22"/>
        </w:rPr>
        <w:t>distinguish</w:t>
      </w:r>
      <w:bookmarkEnd w:id="690"/>
      <w:bookmarkEnd w:id="691"/>
      <w:r w:rsidRPr="00AA74C7">
        <w:rPr>
          <w:rFonts w:ascii="Arial" w:eastAsiaTheme="minorEastAsia" w:hAnsi="Arial" w:cs="Arial"/>
          <w:kern w:val="2"/>
          <w:sz w:val="22"/>
          <w:szCs w:val="22"/>
        </w:rPr>
        <w:t xml:space="preserve"> between</w:t>
      </w:r>
      <w:r w:rsidR="009000F6"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normal samples and</w:t>
      </w:r>
      <w:del w:id="693" w:author="Andreae, Emily A" w:date="2019-10-04T15:34:00Z">
        <w:r w:rsidRPr="00AA74C7" w:rsidDel="008606F2">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disease samples </w:t>
      </w:r>
      <w:ins w:id="694" w:author="Andreae, Emily A" w:date="2019-10-04T15:34:00Z">
        <w:r w:rsidR="008606F2">
          <w:rPr>
            <w:rFonts w:ascii="Arial" w:eastAsiaTheme="minorEastAsia" w:hAnsi="Arial" w:cs="Arial"/>
            <w:kern w:val="2"/>
            <w:sz w:val="22"/>
            <w:szCs w:val="22"/>
          </w:rPr>
          <w:t xml:space="preserve">via </w:t>
        </w:r>
      </w:ins>
      <w:del w:id="695" w:author="Andreae, Emily A" w:date="2019-10-04T15:34:00Z">
        <w:r w:rsidRPr="00AA74C7" w:rsidDel="008606F2">
          <w:rPr>
            <w:rFonts w:ascii="Arial" w:eastAsiaTheme="minorEastAsia" w:hAnsi="Arial" w:cs="Arial"/>
            <w:kern w:val="2"/>
            <w:sz w:val="22"/>
            <w:szCs w:val="22"/>
          </w:rPr>
          <w:delText>in</w:delText>
        </w:r>
        <w:bookmarkStart w:id="696" w:name="OLE_LINK75"/>
        <w:bookmarkStart w:id="697" w:name="OLE_LINK76"/>
        <w:r w:rsidRPr="00AA74C7" w:rsidDel="008606F2">
          <w:rPr>
            <w:rFonts w:ascii="Arial" w:eastAsiaTheme="minorEastAsia" w:hAnsi="Arial" w:cs="Arial"/>
            <w:kern w:val="2"/>
            <w:sz w:val="22"/>
            <w:szCs w:val="22"/>
          </w:rPr>
          <w:delText xml:space="preserve"> prediction of </w:delText>
        </w:r>
      </w:del>
      <w:r w:rsidRPr="00AA74C7">
        <w:rPr>
          <w:rFonts w:ascii="Arial" w:eastAsiaTheme="minorEastAsia" w:hAnsi="Arial" w:cs="Arial"/>
          <w:kern w:val="2"/>
          <w:sz w:val="22"/>
          <w:szCs w:val="22"/>
        </w:rPr>
        <w:t>random forest and neural network</w:t>
      </w:r>
      <w:bookmarkEnd w:id="696"/>
      <w:bookmarkEnd w:id="697"/>
      <w:r w:rsidRPr="00AA74C7">
        <w:rPr>
          <w:rFonts w:ascii="Arial" w:eastAsiaTheme="minorEastAsia" w:hAnsi="Arial" w:cs="Arial"/>
          <w:kern w:val="2"/>
          <w:sz w:val="22"/>
          <w:szCs w:val="22"/>
        </w:rPr>
        <w:t xml:space="preserve"> </w:t>
      </w:r>
      <w:ins w:id="698" w:author="Andreae, Emily A" w:date="2019-10-04T15:34:00Z">
        <w:r w:rsidR="008606F2">
          <w:rPr>
            <w:rFonts w:ascii="Arial" w:eastAsiaTheme="minorEastAsia" w:hAnsi="Arial" w:cs="Arial"/>
            <w:kern w:val="2"/>
            <w:sz w:val="22"/>
            <w:szCs w:val="22"/>
          </w:rPr>
          <w:t xml:space="preserve">methods </w:t>
        </w:r>
      </w:ins>
      <w:r w:rsidRPr="00AA74C7">
        <w:rPr>
          <w:rFonts w:ascii="Arial" w:eastAsiaTheme="minorEastAsia" w:hAnsi="Arial" w:cs="Arial"/>
          <w:kern w:val="2"/>
          <w:sz w:val="22"/>
          <w:szCs w:val="22"/>
        </w:rPr>
        <w:t>(</w:t>
      </w:r>
      <w:bookmarkStart w:id="699" w:name="OLE_LINK153"/>
      <w:bookmarkStart w:id="700" w:name="OLE_LINK154"/>
      <w:r w:rsidRPr="00AA74C7">
        <w:rPr>
          <w:rFonts w:ascii="Arial" w:eastAsiaTheme="minorEastAsia" w:hAnsi="Arial" w:cs="Arial"/>
          <w:b/>
          <w:kern w:val="2"/>
          <w:sz w:val="22"/>
          <w:szCs w:val="22"/>
        </w:rPr>
        <w:t xml:space="preserve">Table </w:t>
      </w:r>
      <w:r w:rsidR="00F86AD5" w:rsidRPr="00AA74C7">
        <w:rPr>
          <w:rFonts w:ascii="Arial" w:eastAsiaTheme="minorEastAsia" w:hAnsi="Arial" w:cs="Arial"/>
          <w:b/>
          <w:kern w:val="2"/>
          <w:sz w:val="22"/>
          <w:szCs w:val="22"/>
        </w:rPr>
        <w:t>1</w:t>
      </w:r>
      <w:bookmarkEnd w:id="699"/>
      <w:bookmarkEnd w:id="700"/>
      <w:r w:rsidRPr="00AA74C7">
        <w:rPr>
          <w:rFonts w:ascii="Arial" w:eastAsiaTheme="minorEastAsia" w:hAnsi="Arial" w:cs="Arial"/>
          <w:kern w:val="2"/>
          <w:sz w:val="22"/>
          <w:szCs w:val="22"/>
        </w:rPr>
        <w:t xml:space="preserve">). </w:t>
      </w:r>
      <w:del w:id="701" w:author="Andreae, Emily A" w:date="2019-10-04T15:35:00Z">
        <w:r w:rsidRPr="00AA74C7" w:rsidDel="008606F2">
          <w:rPr>
            <w:rFonts w:ascii="Arial" w:eastAsiaTheme="minorEastAsia" w:hAnsi="Arial" w:cs="Arial"/>
            <w:kern w:val="2"/>
            <w:sz w:val="22"/>
            <w:szCs w:val="22"/>
          </w:rPr>
          <w:delText xml:space="preserve">We found, </w:delText>
        </w:r>
        <w:bookmarkStart w:id="702" w:name="OLE_LINK51"/>
        <w:r w:rsidRPr="00AA74C7" w:rsidDel="008606F2">
          <w:rPr>
            <w:rFonts w:ascii="Arial" w:eastAsiaTheme="minorEastAsia" w:hAnsi="Arial" w:cs="Arial"/>
            <w:kern w:val="2"/>
            <w:sz w:val="22"/>
            <w:szCs w:val="22"/>
          </w:rPr>
          <w:lastRenderedPageBreak/>
          <w:delText>f</w:delText>
        </w:r>
      </w:del>
      <w:ins w:id="703" w:author="Andreae, Emily A" w:date="2019-10-04T15:35:00Z">
        <w:r w:rsidR="008606F2">
          <w:rPr>
            <w:rFonts w:ascii="Arial" w:eastAsiaTheme="minorEastAsia" w:hAnsi="Arial" w:cs="Arial"/>
            <w:kern w:val="2"/>
            <w:sz w:val="22"/>
            <w:szCs w:val="22"/>
          </w:rPr>
          <w:t>F</w:t>
        </w:r>
      </w:ins>
      <w:r w:rsidRPr="00AA74C7">
        <w:rPr>
          <w:rFonts w:ascii="Arial" w:eastAsiaTheme="minorEastAsia" w:hAnsi="Arial" w:cs="Arial"/>
          <w:kern w:val="2"/>
          <w:sz w:val="22"/>
          <w:szCs w:val="22"/>
        </w:rPr>
        <w:t>or hyper-methylated sites</w:t>
      </w:r>
      <w:ins w:id="704" w:author="Andreae, Emily A" w:date="2019-10-04T15:35:00Z">
        <w:r w:rsidR="008606F2">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w:t>
      </w:r>
      <w:bookmarkEnd w:id="702"/>
      <w:r w:rsidRPr="00AA74C7">
        <w:rPr>
          <w:rFonts w:ascii="Arial" w:eastAsiaTheme="minorEastAsia" w:hAnsi="Arial" w:cs="Arial"/>
          <w:kern w:val="2"/>
          <w:sz w:val="22"/>
          <w:szCs w:val="22"/>
        </w:rPr>
        <w:t>the area under the curve (AUC) of receiver operating characteristic (ROC) curve</w:t>
      </w:r>
      <w:ins w:id="705" w:author="Andreae, Emily A" w:date="2019-10-04T15:35:00Z">
        <w:r w:rsidR="008606F2">
          <w:rPr>
            <w:rFonts w:ascii="Arial" w:eastAsiaTheme="minorEastAsia" w:hAnsi="Arial" w:cs="Arial"/>
            <w:kern w:val="2"/>
            <w:sz w:val="22"/>
            <w:szCs w:val="22"/>
          </w:rPr>
          <w:t>s</w:t>
        </w:r>
      </w:ins>
      <w:r w:rsidRPr="00AA74C7">
        <w:rPr>
          <w:rFonts w:ascii="Arial" w:eastAsiaTheme="minorEastAsia" w:hAnsi="Arial" w:cs="Arial"/>
          <w:kern w:val="2"/>
          <w:sz w:val="22"/>
          <w:szCs w:val="22"/>
        </w:rPr>
        <w:t xml:space="preserve"> </w:t>
      </w:r>
      <w:r w:rsidR="009000F6"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0.</w:t>
      </w:r>
      <w:r w:rsidR="0024399B" w:rsidRPr="00AA74C7">
        <w:rPr>
          <w:rFonts w:ascii="Arial" w:eastAsiaTheme="minorEastAsia" w:hAnsi="Arial" w:cs="Arial"/>
          <w:kern w:val="2"/>
          <w:sz w:val="22"/>
          <w:szCs w:val="22"/>
        </w:rPr>
        <w:t xml:space="preserve">91 </w:t>
      </w:r>
      <w:r w:rsidRPr="00AA74C7">
        <w:rPr>
          <w:rFonts w:ascii="Arial" w:eastAsiaTheme="minorEastAsia" w:hAnsi="Arial" w:cs="Arial"/>
          <w:kern w:val="2"/>
          <w:sz w:val="22"/>
          <w:szCs w:val="22"/>
        </w:rPr>
        <w:t>and 0.</w:t>
      </w:r>
      <w:r w:rsidR="0024399B" w:rsidRPr="00AA74C7">
        <w:rPr>
          <w:rFonts w:ascii="Arial" w:eastAsiaTheme="minorEastAsia" w:hAnsi="Arial" w:cs="Arial"/>
          <w:kern w:val="2"/>
          <w:sz w:val="22"/>
          <w:szCs w:val="22"/>
        </w:rPr>
        <w:t>85</w:t>
      </w:r>
      <w:r w:rsidRPr="00AA74C7">
        <w:rPr>
          <w:rFonts w:ascii="Arial" w:eastAsiaTheme="minorEastAsia" w:hAnsi="Arial" w:cs="Arial"/>
          <w:kern w:val="2"/>
          <w:sz w:val="22"/>
          <w:szCs w:val="22"/>
        </w:rPr>
        <w:t xml:space="preserve">, </w:t>
      </w:r>
      <w:r w:rsidRPr="00AA74C7">
        <w:rPr>
          <w:rFonts w:ascii="Arial" w:eastAsiaTheme="minorEastAsia" w:hAnsi="Arial" w:cs="Arial"/>
          <w:sz w:val="22"/>
          <w:szCs w:val="22"/>
        </w:rPr>
        <w:t xml:space="preserve">respectively. </w:t>
      </w:r>
      <w:r w:rsidRPr="00AA74C7">
        <w:rPr>
          <w:rFonts w:ascii="Arial" w:eastAsiaTheme="minorEastAsia" w:hAnsi="Arial" w:cs="Arial"/>
          <w:kern w:val="2"/>
          <w:sz w:val="22"/>
          <w:szCs w:val="22"/>
        </w:rPr>
        <w:t xml:space="preserve">For </w:t>
      </w:r>
      <w:r w:rsidRPr="00AA74C7">
        <w:rPr>
          <w:rFonts w:ascii="Arial" w:eastAsiaTheme="minorEastAsia" w:hAnsi="Arial" w:cs="Arial"/>
          <w:sz w:val="22"/>
          <w:szCs w:val="22"/>
        </w:rPr>
        <w:t>hypo-methylated sites, AUC of ROC curve</w:t>
      </w:r>
      <w:ins w:id="706" w:author="Andreae, Emily A" w:date="2019-10-04T15:35:00Z">
        <w:r w:rsidR="008606F2">
          <w:rPr>
            <w:rFonts w:ascii="Arial" w:eastAsiaTheme="minorEastAsia" w:hAnsi="Arial" w:cs="Arial"/>
            <w:sz w:val="22"/>
            <w:szCs w:val="22"/>
          </w:rPr>
          <w:t>s</w:t>
        </w:r>
      </w:ins>
      <w:del w:id="707" w:author="Andreae, Emily A" w:date="2019-10-04T15:35:00Z">
        <w:r w:rsidRPr="00AA74C7" w:rsidDel="008606F2">
          <w:rPr>
            <w:rFonts w:ascii="Arial" w:eastAsiaTheme="minorEastAsia" w:hAnsi="Arial" w:cs="Arial"/>
            <w:sz w:val="22"/>
            <w:szCs w:val="22"/>
          </w:rPr>
          <w:delText xml:space="preserve"> just</w:delText>
        </w:r>
      </w:del>
      <w:r w:rsidR="009000F6" w:rsidRPr="00AA74C7">
        <w:rPr>
          <w:rFonts w:ascii="Arial" w:eastAsiaTheme="minorEastAsia" w:hAnsi="Arial" w:cs="Arial"/>
          <w:sz w:val="22"/>
          <w:szCs w:val="22"/>
        </w:rPr>
        <w:t xml:space="preserve"> were</w:t>
      </w:r>
      <w:r w:rsidRPr="00AA74C7">
        <w:rPr>
          <w:rFonts w:ascii="Arial" w:eastAsiaTheme="minorEastAsia" w:hAnsi="Arial" w:cs="Arial"/>
          <w:sz w:val="22"/>
          <w:szCs w:val="22"/>
        </w:rPr>
        <w:t xml:space="preserve"> </w:t>
      </w:r>
      <w:ins w:id="708" w:author="Andreae, Emily A" w:date="2019-10-04T15:35:00Z">
        <w:r w:rsidR="008606F2">
          <w:rPr>
            <w:rFonts w:ascii="Arial" w:eastAsiaTheme="minorEastAsia" w:hAnsi="Arial" w:cs="Arial"/>
            <w:sz w:val="22"/>
            <w:szCs w:val="22"/>
          </w:rPr>
          <w:t xml:space="preserve">lower at </w:t>
        </w:r>
      </w:ins>
      <w:r w:rsidRPr="00AA74C7">
        <w:rPr>
          <w:rFonts w:ascii="Arial" w:eastAsiaTheme="minorEastAsia" w:hAnsi="Arial" w:cs="Arial"/>
          <w:sz w:val="22"/>
          <w:szCs w:val="22"/>
        </w:rPr>
        <w:t>0.</w:t>
      </w:r>
      <w:r w:rsidR="0024399B" w:rsidRPr="00AA74C7">
        <w:rPr>
          <w:rFonts w:ascii="Arial" w:eastAsiaTheme="minorEastAsia" w:hAnsi="Arial" w:cs="Arial"/>
          <w:sz w:val="22"/>
          <w:szCs w:val="22"/>
        </w:rPr>
        <w:t>7</w:t>
      </w:r>
      <w:r w:rsidR="00D5179C" w:rsidRPr="00AA74C7">
        <w:rPr>
          <w:rFonts w:ascii="Arial" w:eastAsiaTheme="minorEastAsia" w:hAnsi="Arial" w:cs="Arial"/>
          <w:sz w:val="22"/>
          <w:szCs w:val="22"/>
        </w:rPr>
        <w:t>2</w:t>
      </w:r>
      <w:r w:rsidR="0024399B" w:rsidRPr="00AA74C7">
        <w:rPr>
          <w:rFonts w:ascii="Arial" w:eastAsiaTheme="minorEastAsia" w:hAnsi="Arial" w:cs="Arial"/>
          <w:sz w:val="22"/>
          <w:szCs w:val="22"/>
        </w:rPr>
        <w:t xml:space="preserve"> </w:t>
      </w:r>
      <w:r w:rsidRPr="00AA74C7">
        <w:rPr>
          <w:rFonts w:ascii="Arial" w:eastAsiaTheme="minorEastAsia" w:hAnsi="Arial" w:cs="Arial"/>
          <w:sz w:val="22"/>
          <w:szCs w:val="22"/>
        </w:rPr>
        <w:t>and 0.</w:t>
      </w:r>
      <w:r w:rsidR="0024399B" w:rsidRPr="00AA74C7">
        <w:rPr>
          <w:rFonts w:ascii="Arial" w:eastAsiaTheme="minorEastAsia" w:hAnsi="Arial" w:cs="Arial"/>
          <w:sz w:val="22"/>
          <w:szCs w:val="22"/>
        </w:rPr>
        <w:t>76</w:t>
      </w:r>
      <w:r w:rsidRPr="00AA74C7">
        <w:rPr>
          <w:rFonts w:ascii="Arial" w:eastAsiaTheme="minorEastAsia" w:hAnsi="Arial" w:cs="Arial"/>
          <w:sz w:val="22"/>
          <w:szCs w:val="22"/>
        </w:rPr>
        <w:t>,</w:t>
      </w:r>
      <w:r w:rsidRPr="00AA74C7">
        <w:rPr>
          <w:rFonts w:ascii="Arial" w:eastAsiaTheme="minorEastAsia" w:hAnsi="Arial" w:cs="Arial"/>
          <w:kern w:val="2"/>
          <w:sz w:val="22"/>
          <w:szCs w:val="22"/>
        </w:rPr>
        <w:t xml:space="preserve"> respectively (</w:t>
      </w:r>
      <w:commentRangeStart w:id="709"/>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C</w:t>
      </w:r>
      <w:r w:rsidRPr="00AA74C7">
        <w:rPr>
          <w:rFonts w:ascii="Arial" w:eastAsiaTheme="minorEastAsia" w:hAnsi="Arial" w:cs="Arial"/>
          <w:kern w:val="2"/>
          <w:sz w:val="22"/>
          <w:szCs w:val="22"/>
        </w:rPr>
        <w:t xml:space="preserve"> and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D</w:t>
      </w:r>
      <w:commentRangeEnd w:id="709"/>
      <w:r w:rsidR="008606F2">
        <w:rPr>
          <w:rStyle w:val="CommentReference"/>
        </w:rPr>
        <w:commentReference w:id="709"/>
      </w:r>
      <w:r w:rsidRPr="00AA74C7">
        <w:rPr>
          <w:rFonts w:ascii="Arial" w:eastAsiaTheme="minorEastAsia" w:hAnsi="Arial" w:cs="Arial"/>
          <w:kern w:val="2"/>
          <w:sz w:val="22"/>
          <w:szCs w:val="22"/>
        </w:rPr>
        <w:t xml:space="preserve">). Unsupervised </w:t>
      </w:r>
      <w:proofErr w:type="spellStart"/>
      <w:r w:rsidRPr="00AA74C7">
        <w:rPr>
          <w:rFonts w:ascii="Arial" w:eastAsiaTheme="minorEastAsia" w:hAnsi="Arial" w:cs="Arial"/>
          <w:kern w:val="2"/>
          <w:sz w:val="22"/>
          <w:szCs w:val="22"/>
        </w:rPr>
        <w:t>tSNE</w:t>
      </w:r>
      <w:proofErr w:type="spellEnd"/>
      <w:r w:rsidRPr="00AA74C7">
        <w:rPr>
          <w:rFonts w:ascii="Arial" w:eastAsiaTheme="minorEastAsia" w:hAnsi="Arial" w:cs="Arial"/>
          <w:kern w:val="2"/>
          <w:sz w:val="22"/>
          <w:szCs w:val="22"/>
        </w:rPr>
        <w:t xml:space="preserve"> cluster analysis </w:t>
      </w:r>
      <w:bookmarkStart w:id="710" w:name="OLE_LINK52"/>
      <w:bookmarkStart w:id="711" w:name="OLE_LINK53"/>
      <w:bookmarkStart w:id="712" w:name="OLE_LINK40"/>
      <w:bookmarkStart w:id="713" w:name="OLE_LINK41"/>
      <w:ins w:id="714" w:author="Andreae, Emily A" w:date="2019-10-04T15:38:00Z">
        <w:r w:rsidR="008606F2">
          <w:rPr>
            <w:rFonts w:ascii="Arial" w:eastAsiaTheme="minorEastAsia" w:hAnsi="Arial" w:cs="Arial"/>
            <w:kern w:val="2"/>
            <w:sz w:val="22"/>
            <w:szCs w:val="22"/>
          </w:rPr>
          <w:t xml:space="preserve">produced </w:t>
        </w:r>
      </w:ins>
      <w:del w:id="715" w:author="Andreae, Emily A" w:date="2019-10-04T15:38:00Z">
        <w:r w:rsidRPr="00AA74C7" w:rsidDel="008606F2">
          <w:rPr>
            <w:rFonts w:ascii="Arial" w:eastAsiaTheme="minorEastAsia" w:hAnsi="Arial" w:cs="Arial"/>
            <w:kern w:val="2"/>
            <w:sz w:val="22"/>
            <w:szCs w:val="22"/>
          </w:rPr>
          <w:delText>show</w:delText>
        </w:r>
        <w:r w:rsidR="009000F6" w:rsidRPr="00AA74C7" w:rsidDel="008606F2">
          <w:rPr>
            <w:rFonts w:ascii="Arial" w:eastAsiaTheme="minorEastAsia" w:hAnsi="Arial" w:cs="Arial"/>
            <w:kern w:val="2"/>
            <w:sz w:val="22"/>
            <w:szCs w:val="22"/>
          </w:rPr>
          <w:delText>ed</w:delText>
        </w:r>
        <w:r w:rsidRPr="00AA74C7" w:rsidDel="008606F2">
          <w:rPr>
            <w:rFonts w:ascii="Arial" w:eastAsiaTheme="minorEastAsia" w:hAnsi="Arial" w:cs="Arial"/>
            <w:kern w:val="2"/>
            <w:sz w:val="22"/>
            <w:szCs w:val="22"/>
          </w:rPr>
          <w:delText xml:space="preserve"> </w:delText>
        </w:r>
      </w:del>
      <w:r w:rsidRPr="00AA74C7">
        <w:rPr>
          <w:rFonts w:ascii="Arial" w:eastAsiaTheme="minorEastAsia" w:hAnsi="Arial" w:cs="Arial"/>
          <w:kern w:val="2"/>
          <w:sz w:val="22"/>
          <w:szCs w:val="22"/>
        </w:rPr>
        <w:t>the same result (</w:t>
      </w:r>
      <w:bookmarkStart w:id="716" w:name="OLE_LINK56"/>
      <w:bookmarkStart w:id="717" w:name="OLE_LINK57"/>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bookmarkEnd w:id="716"/>
      <w:bookmarkEnd w:id="717"/>
      <w:r w:rsidR="00F3398E" w:rsidRPr="00AA74C7">
        <w:rPr>
          <w:rFonts w:ascii="Arial" w:eastAsiaTheme="minorEastAsia" w:hAnsi="Arial" w:cs="Arial"/>
          <w:b/>
          <w:kern w:val="2"/>
          <w:sz w:val="22"/>
          <w:szCs w:val="22"/>
        </w:rPr>
        <w:t>E</w:t>
      </w:r>
      <w:r w:rsidRPr="00AA74C7">
        <w:rPr>
          <w:rFonts w:ascii="Arial" w:eastAsiaTheme="minorEastAsia" w:hAnsi="Arial" w:cs="Arial"/>
          <w:kern w:val="2"/>
          <w:sz w:val="22"/>
          <w:szCs w:val="22"/>
        </w:rPr>
        <w:t xml:space="preserve"> and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F</w:t>
      </w:r>
      <w:r w:rsidRPr="00AA74C7">
        <w:rPr>
          <w:rFonts w:ascii="Arial" w:eastAsiaTheme="minorEastAsia" w:hAnsi="Arial" w:cs="Arial"/>
          <w:kern w:val="2"/>
          <w:sz w:val="22"/>
          <w:szCs w:val="22"/>
        </w:rPr>
        <w:t>)</w:t>
      </w:r>
      <w:bookmarkEnd w:id="710"/>
      <w:bookmarkEnd w:id="711"/>
      <w:r w:rsidRPr="00AA74C7">
        <w:rPr>
          <w:rFonts w:ascii="Arial" w:eastAsiaTheme="minorEastAsia" w:hAnsi="Arial" w:cs="Arial"/>
          <w:kern w:val="2"/>
          <w:sz w:val="22"/>
          <w:szCs w:val="22"/>
        </w:rPr>
        <w:t>.</w:t>
      </w:r>
      <w:bookmarkEnd w:id="712"/>
      <w:bookmarkEnd w:id="713"/>
      <w:r w:rsidRPr="00AA74C7">
        <w:rPr>
          <w:rFonts w:ascii="Arial" w:eastAsiaTheme="minorEastAsia" w:hAnsi="Arial" w:cs="Arial"/>
          <w:kern w:val="2"/>
          <w:sz w:val="22"/>
          <w:szCs w:val="22"/>
        </w:rPr>
        <w:t xml:space="preserve"> </w:t>
      </w:r>
      <w:r w:rsidR="009000F6" w:rsidRPr="00AA74C7">
        <w:rPr>
          <w:rFonts w:ascii="Arial" w:eastAsiaTheme="minorEastAsia" w:hAnsi="Arial" w:cs="Arial"/>
          <w:kern w:val="2"/>
          <w:sz w:val="22"/>
          <w:szCs w:val="22"/>
        </w:rPr>
        <w:t>To avoid</w:t>
      </w:r>
      <w:r w:rsidRPr="00AA74C7">
        <w:rPr>
          <w:rFonts w:ascii="Arial" w:eastAsiaTheme="minorEastAsia" w:hAnsi="Arial" w:cs="Arial"/>
          <w:kern w:val="2"/>
          <w:sz w:val="22"/>
          <w:szCs w:val="22"/>
        </w:rPr>
        <w:t xml:space="preserve"> inconsistent result</w:t>
      </w:r>
      <w:ins w:id="718" w:author="Andreae, Emily A" w:date="2019-10-04T15:38:00Z">
        <w:r w:rsidR="008606F2">
          <w:rPr>
            <w:rFonts w:ascii="Arial" w:eastAsiaTheme="minorEastAsia" w:hAnsi="Arial" w:cs="Arial"/>
            <w:kern w:val="2"/>
            <w:sz w:val="22"/>
            <w:szCs w:val="22"/>
          </w:rPr>
          <w:t>s</w:t>
        </w:r>
      </w:ins>
      <w:r w:rsidRPr="00AA74C7">
        <w:rPr>
          <w:rFonts w:ascii="Arial" w:eastAsiaTheme="minorEastAsia" w:hAnsi="Arial" w:cs="Arial"/>
          <w:kern w:val="2"/>
          <w:sz w:val="22"/>
          <w:szCs w:val="22"/>
        </w:rPr>
        <w:t xml:space="preserve"> caused by unstable methylation based on single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site</w:t>
      </w:r>
      <w:r w:rsidR="009000F6" w:rsidRPr="00AA74C7">
        <w:rPr>
          <w:rFonts w:ascii="Arial" w:eastAsiaTheme="minorEastAsia" w:hAnsi="Arial" w:cs="Arial"/>
          <w:kern w:val="2"/>
          <w:sz w:val="22"/>
          <w:szCs w:val="22"/>
        </w:rPr>
        <w:t>s</w:t>
      </w:r>
      <w:r w:rsidRPr="00AA74C7">
        <w:rPr>
          <w:rFonts w:ascii="Arial" w:eastAsiaTheme="minorEastAsia" w:hAnsi="Arial" w:cs="Arial"/>
          <w:kern w:val="2"/>
          <w:sz w:val="22"/>
          <w:szCs w:val="22"/>
        </w:rPr>
        <w:t xml:space="preserve">, we compared </w:t>
      </w:r>
      <w:ins w:id="719" w:author="Andreae, Emily A" w:date="2019-10-04T15:38:00Z">
        <w:r w:rsidR="008606F2">
          <w:rPr>
            <w:rFonts w:ascii="Arial" w:eastAsiaTheme="minorEastAsia" w:hAnsi="Arial" w:cs="Arial"/>
            <w:kern w:val="2"/>
            <w:sz w:val="22"/>
            <w:szCs w:val="22"/>
          </w:rPr>
          <w:t xml:space="preserve">the </w:t>
        </w:r>
      </w:ins>
      <w:r w:rsidRPr="00AA74C7">
        <w:rPr>
          <w:rFonts w:ascii="Arial" w:eastAsiaTheme="minorEastAsia" w:hAnsi="Arial" w:cs="Arial"/>
          <w:kern w:val="2"/>
          <w:sz w:val="22"/>
          <w:szCs w:val="22"/>
        </w:rPr>
        <w:t>mean beta value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these sites. We found that </w:t>
      </w:r>
      <w:del w:id="720" w:author="Andreae, Emily A" w:date="2019-10-04T15:39:00Z">
        <w:r w:rsidRPr="00AA74C7" w:rsidDel="008606F2">
          <w:rPr>
            <w:rFonts w:ascii="Arial" w:eastAsiaTheme="minorEastAsia" w:hAnsi="Arial" w:cs="Arial"/>
            <w:kern w:val="2"/>
            <w:sz w:val="22"/>
            <w:szCs w:val="22"/>
          </w:rPr>
          <w:delText xml:space="preserve">the </w:delText>
        </w:r>
      </w:del>
      <w:r w:rsidRPr="00AA74C7">
        <w:rPr>
          <w:rFonts w:ascii="Arial" w:eastAsiaTheme="minorEastAsia" w:hAnsi="Arial" w:cs="Arial"/>
          <w:kern w:val="2"/>
          <w:sz w:val="22"/>
          <w:szCs w:val="22"/>
        </w:rPr>
        <w:t xml:space="preserve">hyper-methylated </w:t>
      </w:r>
      <w:proofErr w:type="spellStart"/>
      <w:r w:rsidRPr="00AA74C7">
        <w:rPr>
          <w:rFonts w:ascii="Arial" w:eastAsiaTheme="minorEastAsia" w:hAnsi="Arial" w:cs="Arial"/>
          <w:kern w:val="2"/>
          <w:sz w:val="22"/>
          <w:szCs w:val="22"/>
        </w:rPr>
        <w:t>mBVs</w:t>
      </w:r>
      <w:proofErr w:type="spellEnd"/>
      <w:r w:rsidRPr="00AA74C7">
        <w:rPr>
          <w:rFonts w:ascii="Arial" w:eastAsiaTheme="minorEastAsia" w:hAnsi="Arial" w:cs="Arial"/>
          <w:kern w:val="2"/>
          <w:sz w:val="22"/>
          <w:szCs w:val="22"/>
        </w:rPr>
        <w:t xml:space="preserve"> were significant</w:t>
      </w:r>
      <w:ins w:id="721" w:author="Andreae, Emily A" w:date="2019-10-04T15:39:00Z">
        <w:r w:rsidR="008606F2">
          <w:rPr>
            <w:rFonts w:ascii="Arial" w:eastAsiaTheme="minorEastAsia" w:hAnsi="Arial" w:cs="Arial"/>
            <w:kern w:val="2"/>
            <w:sz w:val="22"/>
            <w:szCs w:val="22"/>
          </w:rPr>
          <w:t>ly</w:t>
        </w:r>
      </w:ins>
      <w:r w:rsidRPr="00AA74C7">
        <w:rPr>
          <w:rFonts w:ascii="Arial" w:eastAsiaTheme="minorEastAsia" w:hAnsi="Arial" w:cs="Arial"/>
          <w:kern w:val="2"/>
          <w:sz w:val="22"/>
          <w:szCs w:val="22"/>
        </w:rPr>
        <w:t xml:space="preserve"> different between normal tissue and </w:t>
      </w:r>
      <w:proofErr w:type="gramStart"/>
      <w:ins w:id="722" w:author="Andreae, Emily A" w:date="2019-10-04T15:39:00Z">
        <w:r w:rsidR="008606F2">
          <w:rPr>
            <w:rFonts w:ascii="Arial" w:eastAsiaTheme="minorEastAsia" w:hAnsi="Arial" w:cs="Arial"/>
            <w:kern w:val="2"/>
            <w:sz w:val="22"/>
            <w:szCs w:val="22"/>
          </w:rPr>
          <w:t>CRC</w:t>
        </w:r>
      </w:ins>
      <w:proofErr w:type="gramEnd"/>
      <w:del w:id="723" w:author="Andreae, Emily A" w:date="2019-10-04T15:39:00Z">
        <w:r w:rsidRPr="00AA74C7" w:rsidDel="008606F2">
          <w:rPr>
            <w:rFonts w:ascii="Arial" w:eastAsiaTheme="minorEastAsia" w:hAnsi="Arial" w:cs="Arial"/>
            <w:kern w:val="2"/>
            <w:sz w:val="22"/>
            <w:szCs w:val="22"/>
          </w:rPr>
          <w:delText xml:space="preserve">cancers </w:delText>
        </w:r>
      </w:del>
      <w:r w:rsidRPr="00AA74C7">
        <w:rPr>
          <w:rFonts w:ascii="Arial" w:eastAsiaTheme="minorEastAsia" w:hAnsi="Arial" w:cs="Arial"/>
          <w:kern w:val="2"/>
          <w:sz w:val="22"/>
          <w:szCs w:val="22"/>
        </w:rPr>
        <w:t>(P&lt;2.2x10</w:t>
      </w:r>
      <w:r w:rsidRPr="00AA74C7">
        <w:rPr>
          <w:rFonts w:ascii="Arial" w:eastAsiaTheme="minorEastAsia" w:hAnsi="Arial" w:cs="Arial"/>
          <w:kern w:val="2"/>
          <w:sz w:val="22"/>
          <w:szCs w:val="22"/>
          <w:vertAlign w:val="superscript"/>
        </w:rPr>
        <w:t>-16</w:t>
      </w:r>
      <w:r w:rsidRPr="00AA74C7">
        <w:rPr>
          <w:rFonts w:ascii="Arial" w:eastAsiaTheme="minorEastAsia" w:hAnsi="Arial" w:cs="Arial"/>
          <w:kern w:val="2"/>
          <w:sz w:val="22"/>
          <w:szCs w:val="22"/>
        </w:rPr>
        <w:t>)</w:t>
      </w:r>
      <w:ins w:id="724" w:author="Andreae, Emily A" w:date="2019-10-04T15:39:00Z">
        <w:r w:rsidR="008606F2">
          <w:rPr>
            <w:rFonts w:ascii="Arial" w:eastAsiaTheme="minorEastAsia" w:hAnsi="Arial" w:cs="Arial"/>
            <w:kern w:val="2"/>
            <w:sz w:val="22"/>
            <w:szCs w:val="22"/>
          </w:rPr>
          <w:t>; however, there was</w:t>
        </w:r>
      </w:ins>
      <w:del w:id="725" w:author="Andreae, Emily A" w:date="2019-10-04T15:39:00Z">
        <w:r w:rsidRPr="00AA74C7" w:rsidDel="008606F2">
          <w:rPr>
            <w:rFonts w:ascii="Arial" w:eastAsiaTheme="minorEastAsia" w:hAnsi="Arial" w:cs="Arial"/>
            <w:kern w:val="2"/>
            <w:sz w:val="22"/>
            <w:szCs w:val="22"/>
          </w:rPr>
          <w:delText xml:space="preserve"> while</w:delText>
        </w:r>
      </w:del>
      <w:r w:rsidRPr="00AA74C7">
        <w:rPr>
          <w:rFonts w:ascii="Arial" w:eastAsiaTheme="minorEastAsia" w:hAnsi="Arial" w:cs="Arial"/>
          <w:kern w:val="2"/>
          <w:sz w:val="22"/>
          <w:szCs w:val="22"/>
        </w:rPr>
        <w:t xml:space="preserve"> no significan</w:t>
      </w:r>
      <w:ins w:id="726" w:author="Andreae, Emily A" w:date="2019-10-04T15:39:00Z">
        <w:r w:rsidR="008606F2">
          <w:rPr>
            <w:rFonts w:ascii="Arial" w:eastAsiaTheme="minorEastAsia" w:hAnsi="Arial" w:cs="Arial"/>
            <w:kern w:val="2"/>
            <w:sz w:val="22"/>
            <w:szCs w:val="22"/>
          </w:rPr>
          <w:t>t</w:t>
        </w:r>
      </w:ins>
      <w:del w:id="727" w:author="Andreae, Emily A" w:date="2019-10-04T15:39:00Z">
        <w:r w:rsidRPr="00AA74C7" w:rsidDel="008606F2">
          <w:rPr>
            <w:rFonts w:ascii="Arial" w:eastAsiaTheme="minorEastAsia" w:hAnsi="Arial" w:cs="Arial"/>
            <w:kern w:val="2"/>
            <w:sz w:val="22"/>
            <w:szCs w:val="22"/>
          </w:rPr>
          <w:delText>ce</w:delText>
        </w:r>
      </w:del>
      <w:ins w:id="728" w:author="Andreae, Emily A" w:date="2019-10-04T15:39:00Z">
        <w:r w:rsidR="008606F2">
          <w:rPr>
            <w:rFonts w:ascii="Arial" w:eastAsiaTheme="minorEastAsia" w:hAnsi="Arial" w:cs="Arial"/>
            <w:kern w:val="2"/>
            <w:sz w:val="22"/>
            <w:szCs w:val="22"/>
          </w:rPr>
          <w:t xml:space="preserve"> difference</w:t>
        </w:r>
      </w:ins>
      <w:del w:id="729" w:author="Andreae, Emily A" w:date="2019-10-04T15:39:00Z">
        <w:r w:rsidRPr="00AA74C7" w:rsidDel="008606F2">
          <w:rPr>
            <w:rFonts w:ascii="Arial" w:eastAsiaTheme="minorEastAsia" w:hAnsi="Arial" w:cs="Arial"/>
            <w:kern w:val="2"/>
            <w:sz w:val="22"/>
            <w:szCs w:val="22"/>
          </w:rPr>
          <w:delText xml:space="preserve"> was</w:delText>
        </w:r>
      </w:del>
      <w:del w:id="730" w:author="Andreae, Emily A" w:date="2019-10-04T15:40:00Z">
        <w:r w:rsidRPr="00AA74C7" w:rsidDel="008606F2">
          <w:rPr>
            <w:rFonts w:ascii="Arial" w:eastAsiaTheme="minorEastAsia" w:hAnsi="Arial" w:cs="Arial"/>
            <w:kern w:val="2"/>
            <w:sz w:val="22"/>
            <w:szCs w:val="22"/>
          </w:rPr>
          <w:delText xml:space="preserve"> found</w:delText>
        </w:r>
      </w:del>
      <w:r w:rsidRPr="00AA74C7">
        <w:rPr>
          <w:rFonts w:ascii="Arial" w:eastAsiaTheme="minorEastAsia" w:hAnsi="Arial" w:cs="Arial"/>
          <w:kern w:val="2"/>
          <w:sz w:val="22"/>
          <w:szCs w:val="22"/>
        </w:rPr>
        <w:t xml:space="preserve"> between the adenoma and </w:t>
      </w:r>
      <w:del w:id="731" w:author="Andreae, Emily A" w:date="2019-10-04T15:57:00Z">
        <w:r w:rsidRPr="00AA74C7" w:rsidDel="009867FF">
          <w:rPr>
            <w:rFonts w:ascii="Arial" w:eastAsiaTheme="minorEastAsia" w:hAnsi="Arial" w:cs="Arial"/>
            <w:kern w:val="2"/>
            <w:sz w:val="22"/>
            <w:szCs w:val="22"/>
          </w:rPr>
          <w:delText>the</w:delText>
        </w:r>
      </w:del>
      <w:r w:rsidRPr="00AA74C7">
        <w:rPr>
          <w:rFonts w:ascii="Arial" w:eastAsiaTheme="minorEastAsia" w:hAnsi="Arial" w:cs="Arial"/>
          <w:kern w:val="2"/>
          <w:sz w:val="22"/>
          <w:szCs w:val="22"/>
        </w:rPr>
        <w:t xml:space="preserve"> can</w:t>
      </w:r>
      <w:ins w:id="732" w:author="Andreae, Emily A" w:date="2019-10-04T15:57:00Z">
        <w:r w:rsidR="009867FF">
          <w:rPr>
            <w:rFonts w:ascii="Arial" w:eastAsiaTheme="minorEastAsia" w:hAnsi="Arial" w:cs="Arial"/>
            <w:kern w:val="2"/>
            <w:sz w:val="22"/>
            <w:szCs w:val="22"/>
          </w:rPr>
          <w:t>c</w:t>
        </w:r>
      </w:ins>
      <w:r w:rsidRPr="00AA74C7">
        <w:rPr>
          <w:rFonts w:ascii="Arial" w:eastAsiaTheme="minorEastAsia" w:hAnsi="Arial" w:cs="Arial"/>
          <w:kern w:val="2"/>
          <w:sz w:val="22"/>
          <w:szCs w:val="22"/>
        </w:rPr>
        <w:t>er (P= 0.</w:t>
      </w:r>
      <w:r w:rsidR="00A72503" w:rsidRPr="00AA74C7">
        <w:rPr>
          <w:rFonts w:ascii="Arial" w:eastAsiaTheme="minorEastAsia" w:hAnsi="Arial" w:cs="Arial"/>
          <w:kern w:val="2"/>
          <w:sz w:val="22"/>
          <w:szCs w:val="22"/>
        </w:rPr>
        <w:t>29</w:t>
      </w:r>
      <w:r w:rsidRPr="00AA74C7">
        <w:rPr>
          <w:rFonts w:ascii="Arial" w:eastAsiaTheme="minorEastAsia" w:hAnsi="Arial" w:cs="Arial"/>
          <w:kern w:val="2"/>
          <w:sz w:val="22"/>
          <w:szCs w:val="22"/>
        </w:rPr>
        <w:t xml:space="preserve">,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G</w:t>
      </w:r>
      <w:r w:rsidRPr="00AA74C7">
        <w:rPr>
          <w:rFonts w:ascii="Arial" w:eastAsiaTheme="minorEastAsia" w:hAnsi="Arial" w:cs="Arial"/>
          <w:kern w:val="2"/>
          <w:sz w:val="22"/>
          <w:szCs w:val="22"/>
        </w:rPr>
        <w:t xml:space="preserve">) in which the average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 normal tissue,</w:t>
      </w:r>
      <w:del w:id="733" w:author="Andreae, Emily A" w:date="2019-10-04T15:58:00Z">
        <w:r w:rsidRPr="00AA74C7" w:rsidDel="009867FF">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adenoma</w:t>
      </w:r>
      <w:ins w:id="734" w:author="Andreae, Emily A" w:date="2019-10-04T15:57:00Z">
        <w:r w:rsidR="009867FF">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w:t>
      </w:r>
      <w:del w:id="735" w:author="Andreae, Emily A" w:date="2019-10-04T15:58:00Z">
        <w:r w:rsidRPr="00AA74C7" w:rsidDel="009867FF">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cancer are 0.</w:t>
      </w:r>
      <w:r w:rsidR="00A72503" w:rsidRPr="00AA74C7">
        <w:rPr>
          <w:rFonts w:ascii="Arial" w:eastAsiaTheme="minorEastAsia" w:hAnsi="Arial" w:cs="Arial"/>
          <w:kern w:val="2"/>
          <w:sz w:val="22"/>
          <w:szCs w:val="22"/>
        </w:rPr>
        <w:t>22</w:t>
      </w:r>
      <w:r w:rsidRPr="00AA74C7">
        <w:rPr>
          <w:rFonts w:ascii="Arial" w:eastAsiaTheme="minorEastAsia" w:hAnsi="Arial" w:cs="Arial"/>
          <w:kern w:val="2"/>
          <w:sz w:val="22"/>
          <w:szCs w:val="22"/>
        </w:rPr>
        <w:t>, 0.54</w:t>
      </w:r>
      <w:ins w:id="736" w:author="Andreae, Emily A" w:date="2019-10-04T15:58:00Z">
        <w:r w:rsidR="009867FF">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 0.</w:t>
      </w:r>
      <w:r w:rsidR="00A72503" w:rsidRPr="00AA74C7">
        <w:rPr>
          <w:rFonts w:ascii="Arial" w:eastAsiaTheme="minorEastAsia" w:hAnsi="Arial" w:cs="Arial"/>
          <w:kern w:val="2"/>
          <w:sz w:val="22"/>
          <w:szCs w:val="22"/>
        </w:rPr>
        <w:t>57</w:t>
      </w:r>
      <w:ins w:id="737" w:author="Andreae, Emily A" w:date="2019-10-04T15:58:00Z">
        <w:r w:rsidR="009867FF">
          <w:rPr>
            <w:rFonts w:ascii="Arial" w:eastAsiaTheme="minorEastAsia" w:hAnsi="Arial" w:cs="Arial"/>
            <w:kern w:val="2"/>
            <w:sz w:val="22"/>
            <w:szCs w:val="22"/>
          </w:rPr>
          <w:t>,</w:t>
        </w:r>
      </w:ins>
      <w:r w:rsidR="00A72503"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respectively. We observed similar results for hypo-methylation </w:t>
      </w:r>
      <w:r w:rsidR="00BD1080" w:rsidRPr="00AA74C7">
        <w:rPr>
          <w:rFonts w:ascii="Arial" w:eastAsiaTheme="minorEastAsia" w:hAnsi="Arial" w:cs="Arial"/>
          <w:kern w:val="2"/>
          <w:sz w:val="22"/>
          <w:szCs w:val="22"/>
        </w:rPr>
        <w:t>sites</w:t>
      </w:r>
      <w:r w:rsidRPr="00AA74C7">
        <w:rPr>
          <w:rFonts w:ascii="Arial" w:eastAsiaTheme="minorEastAsia" w:hAnsi="Arial" w:cs="Arial"/>
          <w:kern w:val="2"/>
          <w:sz w:val="22"/>
          <w:szCs w:val="22"/>
        </w:rPr>
        <w:t xml:space="preserve"> in which the average </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of the normal tissue,</w:t>
      </w:r>
      <w:del w:id="738" w:author="Andreae, Emily A" w:date="2019-10-04T15:58:00Z">
        <w:r w:rsidRPr="00AA74C7" w:rsidDel="009867FF">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adenoma</w:t>
      </w:r>
      <w:ins w:id="739" w:author="Andreae, Emily A" w:date="2019-10-04T15:58:00Z">
        <w:r w:rsidR="009867FF">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w:t>
      </w:r>
      <w:del w:id="740" w:author="Andreae, Emily A" w:date="2019-10-04T15:58:00Z">
        <w:r w:rsidRPr="00AA74C7" w:rsidDel="009867FF">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cancer </w:t>
      </w:r>
      <w:r w:rsidR="009000F6"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0.</w:t>
      </w:r>
      <w:r w:rsidR="004564F5" w:rsidRPr="00AA74C7">
        <w:rPr>
          <w:rFonts w:ascii="Arial" w:eastAsiaTheme="minorEastAsia" w:hAnsi="Arial" w:cs="Arial"/>
          <w:kern w:val="2"/>
          <w:sz w:val="22"/>
          <w:szCs w:val="22"/>
        </w:rPr>
        <w:t>70</w:t>
      </w:r>
      <w:r w:rsidRPr="00AA74C7">
        <w:rPr>
          <w:rFonts w:ascii="Arial" w:eastAsiaTheme="minorEastAsia" w:hAnsi="Arial" w:cs="Arial"/>
          <w:kern w:val="2"/>
          <w:sz w:val="22"/>
          <w:szCs w:val="22"/>
        </w:rPr>
        <w:t>, 0.44</w:t>
      </w:r>
      <w:ins w:id="741" w:author="Andreae, Emily A" w:date="2019-10-04T15:58:00Z">
        <w:r w:rsidR="009867FF">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 0.</w:t>
      </w:r>
      <w:r w:rsidR="004564F5" w:rsidRPr="00AA74C7">
        <w:rPr>
          <w:rFonts w:ascii="Arial" w:eastAsiaTheme="minorEastAsia" w:hAnsi="Arial" w:cs="Arial"/>
          <w:kern w:val="2"/>
          <w:sz w:val="22"/>
          <w:szCs w:val="22"/>
        </w:rPr>
        <w:t>50</w:t>
      </w:r>
      <w:ins w:id="742" w:author="Andreae, Emily A" w:date="2019-10-04T15:58:00Z">
        <w:r w:rsidR="009867FF">
          <w:rPr>
            <w:rFonts w:ascii="Arial" w:eastAsiaTheme="minorEastAsia" w:hAnsi="Arial" w:cs="Arial"/>
            <w:kern w:val="2"/>
            <w:sz w:val="22"/>
            <w:szCs w:val="22"/>
          </w:rPr>
          <w:t>,</w:t>
        </w:r>
      </w:ins>
      <w:r w:rsidR="004564F5"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respectively (</w:t>
      </w:r>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r w:rsidR="00F3398E" w:rsidRPr="00AA74C7">
        <w:rPr>
          <w:rFonts w:ascii="Arial" w:eastAsiaTheme="minorEastAsia" w:hAnsi="Arial" w:cs="Arial"/>
          <w:b/>
          <w:kern w:val="2"/>
          <w:sz w:val="22"/>
          <w:szCs w:val="22"/>
        </w:rPr>
        <w:t>G</w:t>
      </w:r>
      <w:r w:rsidRPr="00AA74C7">
        <w:rPr>
          <w:rFonts w:ascii="Arial" w:eastAsiaTheme="minorEastAsia" w:hAnsi="Arial" w:cs="Arial"/>
          <w:kern w:val="2"/>
          <w:sz w:val="22"/>
          <w:szCs w:val="22"/>
        </w:rPr>
        <w:t xml:space="preserve">). Finally, </w:t>
      </w:r>
      <w:bookmarkStart w:id="743" w:name="OLE_LINK46"/>
      <w:bookmarkStart w:id="744" w:name="OLE_LINK49"/>
      <w:r w:rsidRPr="00AA74C7">
        <w:rPr>
          <w:rFonts w:ascii="Arial" w:eastAsiaTheme="minorEastAsia" w:hAnsi="Arial" w:cs="Arial"/>
          <w:kern w:val="2"/>
          <w:sz w:val="22"/>
          <w:szCs w:val="22"/>
        </w:rPr>
        <w:t>we found the AUC of ROC curve</w:t>
      </w:r>
      <w:ins w:id="745" w:author="Andreae, Emily A" w:date="2019-10-04T15:59:00Z">
        <w:r w:rsidR="009867FF">
          <w:rPr>
            <w:rFonts w:ascii="Arial" w:eastAsiaTheme="minorEastAsia" w:hAnsi="Arial" w:cs="Arial"/>
            <w:kern w:val="2"/>
            <w:sz w:val="22"/>
            <w:szCs w:val="22"/>
          </w:rPr>
          <w:t>s</w:t>
        </w:r>
      </w:ins>
      <w:r w:rsidRPr="00AA74C7">
        <w:rPr>
          <w:rFonts w:ascii="Arial" w:eastAsiaTheme="minorEastAsia" w:hAnsi="Arial" w:cs="Arial"/>
          <w:kern w:val="2"/>
          <w:sz w:val="22"/>
          <w:szCs w:val="22"/>
        </w:rPr>
        <w:t xml:space="preserve"> with hyper-</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and hypo-</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w:t>
      </w:r>
      <w:r w:rsidR="009000F6"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0.98 and 0.9</w:t>
      </w:r>
      <w:r w:rsidR="00A5045A" w:rsidRPr="00AA74C7">
        <w:rPr>
          <w:rFonts w:ascii="Arial" w:eastAsiaTheme="minorEastAsia" w:hAnsi="Arial" w:cs="Arial"/>
          <w:kern w:val="2"/>
          <w:sz w:val="22"/>
          <w:szCs w:val="22"/>
        </w:rPr>
        <w:t>5</w:t>
      </w:r>
      <w:r w:rsidRPr="00AA74C7">
        <w:rPr>
          <w:rFonts w:ascii="Arial" w:eastAsiaTheme="minorEastAsia" w:hAnsi="Arial" w:cs="Arial"/>
          <w:kern w:val="2"/>
          <w:sz w:val="22"/>
          <w:szCs w:val="22"/>
        </w:rPr>
        <w:t>, respectively.</w:t>
      </w:r>
      <w:bookmarkEnd w:id="743"/>
      <w:bookmarkEnd w:id="744"/>
      <w:r w:rsidRPr="00AA74C7">
        <w:rPr>
          <w:rFonts w:ascii="Arial" w:eastAsiaTheme="minorEastAsia" w:hAnsi="Arial" w:cs="Arial"/>
          <w:kern w:val="2"/>
          <w:sz w:val="22"/>
          <w:szCs w:val="22"/>
        </w:rPr>
        <w:t xml:space="preserve"> </w:t>
      </w:r>
      <w:bookmarkStart w:id="746" w:name="OLE_LINK18"/>
      <w:bookmarkStart w:id="747" w:name="OLE_LINK23"/>
      <w:r w:rsidRPr="00AA74C7">
        <w:rPr>
          <w:rFonts w:ascii="Arial" w:eastAsiaTheme="minorEastAsia" w:hAnsi="Arial" w:cs="Arial"/>
          <w:kern w:val="2"/>
          <w:sz w:val="22"/>
          <w:szCs w:val="22"/>
        </w:rPr>
        <w:t>Permutation</w:t>
      </w:r>
      <w:bookmarkEnd w:id="746"/>
      <w:bookmarkEnd w:id="747"/>
      <w:r w:rsidRPr="00AA74C7">
        <w:rPr>
          <w:rFonts w:ascii="Arial" w:eastAsiaTheme="minorEastAsia" w:hAnsi="Arial" w:cs="Arial"/>
          <w:kern w:val="2"/>
          <w:sz w:val="22"/>
          <w:szCs w:val="22"/>
        </w:rPr>
        <w:t xml:space="preserve"> analysis based on </w:t>
      </w:r>
      <w:ins w:id="748" w:author="Andreae, Emily A" w:date="2019-10-04T15:59:00Z">
        <w:r w:rsidR="009867FF">
          <w:rPr>
            <w:rFonts w:ascii="Arial" w:eastAsiaTheme="minorEastAsia" w:hAnsi="Arial" w:cs="Arial"/>
            <w:kern w:val="2"/>
            <w:sz w:val="22"/>
            <w:szCs w:val="22"/>
          </w:rPr>
          <w:t xml:space="preserve">a </w:t>
        </w:r>
      </w:ins>
      <w:r w:rsidRPr="00AA74C7">
        <w:rPr>
          <w:rFonts w:ascii="Arial" w:eastAsiaTheme="minorEastAsia" w:hAnsi="Arial" w:cs="Arial"/>
          <w:kern w:val="2"/>
          <w:sz w:val="22"/>
          <w:szCs w:val="22"/>
        </w:rPr>
        <w:t xml:space="preserve">bootstrap strategy </w:t>
      </w:r>
      <w:ins w:id="749" w:author="Andreae, Emily A" w:date="2019-10-04T15:59:00Z">
        <w:r w:rsidR="009867FF">
          <w:rPr>
            <w:rFonts w:ascii="Arial" w:eastAsiaTheme="minorEastAsia" w:hAnsi="Arial" w:cs="Arial"/>
            <w:kern w:val="2"/>
            <w:sz w:val="22"/>
            <w:szCs w:val="22"/>
          </w:rPr>
          <w:t>indicated that</w:t>
        </w:r>
      </w:ins>
      <w:del w:id="750" w:author="Andreae, Emily A" w:date="2019-10-04T15:59:00Z">
        <w:r w:rsidR="009000F6" w:rsidRPr="00AA74C7" w:rsidDel="009867FF">
          <w:rPr>
            <w:rFonts w:ascii="Arial" w:eastAsiaTheme="minorEastAsia" w:hAnsi="Arial" w:cs="Arial"/>
            <w:kern w:val="2"/>
            <w:sz w:val="22"/>
            <w:szCs w:val="22"/>
          </w:rPr>
          <w:delText>showed</w:delText>
        </w:r>
      </w:del>
      <w:r w:rsidR="009000F6"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the model based on hyper-methylated sites </w:t>
      </w:r>
      <w:r w:rsidR="009000F6" w:rsidRPr="00AA74C7">
        <w:rPr>
          <w:rFonts w:ascii="Arial" w:eastAsiaTheme="minorEastAsia" w:hAnsi="Arial" w:cs="Arial"/>
          <w:kern w:val="2"/>
          <w:sz w:val="22"/>
          <w:szCs w:val="22"/>
        </w:rPr>
        <w:t xml:space="preserve">had </w:t>
      </w:r>
      <w:r w:rsidRPr="00AA74C7">
        <w:rPr>
          <w:rFonts w:ascii="Arial" w:eastAsiaTheme="minorEastAsia" w:hAnsi="Arial" w:cs="Arial"/>
          <w:kern w:val="2"/>
          <w:sz w:val="22"/>
          <w:szCs w:val="22"/>
        </w:rPr>
        <w:t>better discriminat</w:t>
      </w:r>
      <w:ins w:id="751" w:author="Andreae, Emily A" w:date="2019-10-04T15:59:00Z">
        <w:r w:rsidR="009867FF">
          <w:rPr>
            <w:rFonts w:ascii="Arial" w:eastAsiaTheme="minorEastAsia" w:hAnsi="Arial" w:cs="Arial"/>
            <w:kern w:val="2"/>
            <w:sz w:val="22"/>
            <w:szCs w:val="22"/>
          </w:rPr>
          <w:t>ory power</w:t>
        </w:r>
      </w:ins>
      <w:del w:id="752" w:author="Andreae, Emily A" w:date="2019-10-04T15:59:00Z">
        <w:r w:rsidRPr="00AA74C7" w:rsidDel="009867FF">
          <w:rPr>
            <w:rFonts w:ascii="Arial" w:eastAsiaTheme="minorEastAsia" w:hAnsi="Arial" w:cs="Arial"/>
            <w:kern w:val="2"/>
            <w:sz w:val="22"/>
            <w:szCs w:val="22"/>
          </w:rPr>
          <w:delText>ion</w:delText>
        </w:r>
      </w:del>
      <w:r w:rsidRPr="00AA74C7">
        <w:rPr>
          <w:rFonts w:ascii="Arial" w:eastAsiaTheme="minorEastAsia" w:hAnsi="Arial" w:cs="Arial"/>
          <w:kern w:val="2"/>
          <w:sz w:val="22"/>
          <w:szCs w:val="22"/>
        </w:rPr>
        <w:t xml:space="preserve"> than the model of hypo-methylated </w:t>
      </w:r>
      <w:r w:rsidR="00BD1080" w:rsidRPr="00AA74C7">
        <w:rPr>
          <w:rFonts w:ascii="Arial" w:eastAsiaTheme="minorEastAsia" w:hAnsi="Arial" w:cs="Arial"/>
          <w:kern w:val="2"/>
          <w:sz w:val="22"/>
          <w:szCs w:val="22"/>
        </w:rPr>
        <w:t>sites</w:t>
      </w:r>
      <w:r w:rsidRPr="00AA74C7">
        <w:rPr>
          <w:rFonts w:ascii="Arial" w:eastAsiaTheme="minorEastAsia" w:hAnsi="Arial" w:cs="Arial"/>
          <w:kern w:val="2"/>
          <w:sz w:val="22"/>
          <w:szCs w:val="22"/>
        </w:rPr>
        <w:t xml:space="preserve"> (P&lt;2.2x10</w:t>
      </w:r>
      <w:r w:rsidRPr="00AA74C7">
        <w:rPr>
          <w:rFonts w:ascii="Arial" w:eastAsiaTheme="minorEastAsia" w:hAnsi="Arial" w:cs="Arial"/>
          <w:kern w:val="2"/>
          <w:sz w:val="22"/>
          <w:szCs w:val="22"/>
          <w:vertAlign w:val="superscript"/>
        </w:rPr>
        <w:t>-8</w:t>
      </w:r>
      <w:r w:rsidRPr="00AA74C7">
        <w:rPr>
          <w:rFonts w:ascii="Arial" w:eastAsiaTheme="minorEastAsia" w:hAnsi="Arial" w:cs="Arial"/>
          <w:kern w:val="2"/>
          <w:sz w:val="22"/>
          <w:szCs w:val="22"/>
        </w:rPr>
        <w:t xml:space="preserve">, </w:t>
      </w:r>
      <w:bookmarkStart w:id="753" w:name="OLE_LINK151"/>
      <w:bookmarkStart w:id="754" w:name="OLE_LINK152"/>
      <w:r w:rsidRPr="00AA74C7">
        <w:rPr>
          <w:rFonts w:ascii="Arial" w:eastAsiaTheme="minorEastAsia" w:hAnsi="Arial" w:cs="Arial"/>
          <w:b/>
          <w:kern w:val="2"/>
          <w:sz w:val="22"/>
          <w:szCs w:val="22"/>
        </w:rPr>
        <w:t xml:space="preserve">Figure </w:t>
      </w:r>
      <w:r w:rsidR="00290869" w:rsidRPr="00AA74C7">
        <w:rPr>
          <w:rFonts w:ascii="Arial" w:eastAsiaTheme="minorEastAsia" w:hAnsi="Arial" w:cs="Arial"/>
          <w:b/>
          <w:kern w:val="2"/>
          <w:sz w:val="22"/>
          <w:szCs w:val="22"/>
        </w:rPr>
        <w:t>3</w:t>
      </w:r>
      <w:bookmarkEnd w:id="753"/>
      <w:bookmarkEnd w:id="754"/>
      <w:r w:rsidR="00F3398E" w:rsidRPr="00AA74C7">
        <w:rPr>
          <w:rFonts w:ascii="Arial" w:eastAsiaTheme="minorEastAsia" w:hAnsi="Arial" w:cs="Arial"/>
          <w:b/>
          <w:kern w:val="2"/>
          <w:sz w:val="22"/>
          <w:szCs w:val="22"/>
        </w:rPr>
        <w:t>H</w:t>
      </w:r>
      <w:r w:rsidRPr="00AA74C7">
        <w:rPr>
          <w:rFonts w:ascii="Arial" w:eastAsiaTheme="minorEastAsia" w:hAnsi="Arial" w:cs="Arial"/>
          <w:kern w:val="2"/>
          <w:sz w:val="22"/>
          <w:szCs w:val="22"/>
        </w:rPr>
        <w:t>).</w:t>
      </w:r>
      <w:bookmarkEnd w:id="658"/>
      <w:bookmarkEnd w:id="659"/>
    </w:p>
    <w:p w14:paraId="012F09B3" w14:textId="77777777" w:rsidR="00F86AD5" w:rsidRPr="00AA74C7" w:rsidRDefault="00F86AD5" w:rsidP="00B80E58">
      <w:pPr>
        <w:pStyle w:val="HTMLPreformatted"/>
        <w:shd w:val="clear" w:color="auto" w:fill="FFFFFF"/>
        <w:spacing w:line="480" w:lineRule="auto"/>
        <w:jc w:val="both"/>
        <w:rPr>
          <w:rFonts w:ascii="Arial" w:eastAsiaTheme="minorEastAsia" w:hAnsi="Arial" w:cs="Arial"/>
          <w:kern w:val="2"/>
          <w:sz w:val="22"/>
          <w:szCs w:val="22"/>
        </w:rPr>
      </w:pPr>
    </w:p>
    <w:p w14:paraId="0493C836" w14:textId="09A7DA70" w:rsidR="0089090A" w:rsidRPr="00AA74C7" w:rsidRDefault="0089090A" w:rsidP="00B80E58">
      <w:pPr>
        <w:pStyle w:val="Heading4"/>
        <w:widowControl w:val="0"/>
        <w:spacing w:before="40" w:line="480" w:lineRule="auto"/>
        <w:jc w:val="both"/>
        <w:rPr>
          <w:rFonts w:ascii="Arial" w:eastAsia="Arial" w:hAnsi="Arial" w:cs="Arial"/>
          <w:b w:val="0"/>
          <w:color w:val="auto"/>
          <w:sz w:val="22"/>
          <w:szCs w:val="22"/>
        </w:rPr>
      </w:pPr>
      <w:r w:rsidRPr="00AA74C7">
        <w:rPr>
          <w:rFonts w:ascii="Arial" w:eastAsia="Arial" w:hAnsi="Arial" w:cs="Arial"/>
          <w:bCs w:val="0"/>
          <w:i w:val="0"/>
          <w:iCs w:val="0"/>
          <w:color w:val="auto"/>
          <w:sz w:val="22"/>
          <w:szCs w:val="22"/>
          <w:lang w:eastAsia="zh-CN"/>
        </w:rPr>
        <w:t xml:space="preserve">The promoter of </w:t>
      </w:r>
      <w:r w:rsidR="000268C9" w:rsidRPr="00AA74C7">
        <w:rPr>
          <w:rFonts w:ascii="Arial" w:eastAsia="Arial" w:hAnsi="Arial" w:cs="Arial"/>
          <w:bCs w:val="0"/>
          <w:iCs w:val="0"/>
          <w:color w:val="auto"/>
          <w:sz w:val="22"/>
          <w:szCs w:val="22"/>
          <w:lang w:eastAsia="zh-CN"/>
        </w:rPr>
        <w:t>ADHFE1</w:t>
      </w:r>
      <w:r w:rsidRPr="00AA74C7">
        <w:rPr>
          <w:rFonts w:ascii="Arial" w:eastAsia="Arial" w:hAnsi="Arial" w:cs="Arial"/>
          <w:bCs w:val="0"/>
          <w:i w:val="0"/>
          <w:iCs w:val="0"/>
          <w:color w:val="auto"/>
          <w:sz w:val="22"/>
          <w:szCs w:val="22"/>
          <w:lang w:eastAsia="zh-CN"/>
        </w:rPr>
        <w:t xml:space="preserve"> may</w:t>
      </w:r>
      <w:ins w:id="755" w:author="Andreae, Emily A" w:date="2019-10-04T16:00:00Z">
        <w:r w:rsidR="009867FF">
          <w:rPr>
            <w:rFonts w:ascii="Arial" w:eastAsia="Arial" w:hAnsi="Arial" w:cs="Arial"/>
            <w:bCs w:val="0"/>
            <w:i w:val="0"/>
            <w:iCs w:val="0"/>
            <w:color w:val="auto"/>
            <w:sz w:val="22"/>
            <w:szCs w:val="22"/>
            <w:lang w:eastAsia="zh-CN"/>
          </w:rPr>
          <w:t xml:space="preserve"> </w:t>
        </w:r>
      </w:ins>
      <w:r w:rsidRPr="00AA74C7">
        <w:rPr>
          <w:rFonts w:ascii="Arial" w:eastAsia="Arial" w:hAnsi="Arial" w:cs="Arial"/>
          <w:bCs w:val="0"/>
          <w:i w:val="0"/>
          <w:iCs w:val="0"/>
          <w:color w:val="auto"/>
          <w:sz w:val="22"/>
          <w:szCs w:val="22"/>
          <w:lang w:eastAsia="zh-CN"/>
        </w:rPr>
        <w:t>be a potential biomarker for colorectal adenoma and cancer</w:t>
      </w:r>
    </w:p>
    <w:p w14:paraId="5B97DA7A" w14:textId="6A4A9C3E" w:rsidR="002B7C2E" w:rsidRPr="00AA74C7" w:rsidRDefault="0089090A" w:rsidP="00B80E58">
      <w:pPr>
        <w:spacing w:line="480" w:lineRule="auto"/>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Next, we </w:t>
      </w:r>
      <w:r w:rsidR="009000F6" w:rsidRPr="00AA74C7">
        <w:rPr>
          <w:rFonts w:ascii="Arial" w:eastAsiaTheme="minorEastAsia" w:hAnsi="Arial" w:cs="Arial"/>
          <w:kern w:val="2"/>
          <w:sz w:val="22"/>
          <w:szCs w:val="22"/>
        </w:rPr>
        <w:t xml:space="preserve">grouped </w:t>
      </w:r>
      <w:ins w:id="756" w:author="Andreae, Emily A" w:date="2019-10-04T16:00:00Z">
        <w:r w:rsidR="009867FF">
          <w:rPr>
            <w:rFonts w:ascii="Arial" w:eastAsiaTheme="minorEastAsia" w:hAnsi="Arial" w:cs="Arial"/>
            <w:kern w:val="2"/>
            <w:sz w:val="22"/>
            <w:szCs w:val="22"/>
          </w:rPr>
          <w:t xml:space="preserve">the </w:t>
        </w:r>
      </w:ins>
      <w:r w:rsidRPr="00AA74C7">
        <w:rPr>
          <w:rFonts w:ascii="Arial" w:eastAsiaTheme="minorEastAsia" w:hAnsi="Arial" w:cs="Arial"/>
          <w:kern w:val="2"/>
          <w:sz w:val="22"/>
          <w:szCs w:val="22"/>
        </w:rPr>
        <w:t xml:space="preserve">DMRs </w:t>
      </w:r>
      <w:ins w:id="757" w:author="Andreae, Emily A" w:date="2019-10-04T16:00:00Z">
        <w:r w:rsidR="009867FF">
          <w:rPr>
            <w:rFonts w:ascii="Arial" w:eastAsiaTheme="minorEastAsia" w:hAnsi="Arial" w:cs="Arial"/>
            <w:kern w:val="2"/>
            <w:sz w:val="22"/>
            <w:szCs w:val="22"/>
          </w:rPr>
          <w:t xml:space="preserve">of </w:t>
        </w:r>
      </w:ins>
      <w:del w:id="758" w:author="Andreae, Emily A" w:date="2019-10-04T16:00:00Z">
        <w:r w:rsidRPr="00AA74C7" w:rsidDel="009867FF">
          <w:rPr>
            <w:rFonts w:ascii="Arial" w:eastAsiaTheme="minorEastAsia" w:hAnsi="Arial" w:cs="Arial"/>
            <w:kern w:val="2"/>
            <w:sz w:val="22"/>
            <w:szCs w:val="22"/>
          </w:rPr>
          <w:delText xml:space="preserve">between the </w:delText>
        </w:r>
      </w:del>
      <w:r w:rsidRPr="00AA74C7">
        <w:rPr>
          <w:rFonts w:ascii="Arial" w:eastAsiaTheme="minorEastAsia" w:hAnsi="Arial" w:cs="Arial"/>
          <w:kern w:val="2"/>
          <w:sz w:val="22"/>
          <w:szCs w:val="22"/>
        </w:rPr>
        <w:t>normal tissue and</w:t>
      </w:r>
      <w:del w:id="759" w:author="Andreae, Emily A" w:date="2019-10-04T16:00:00Z">
        <w:r w:rsidRPr="00AA74C7" w:rsidDel="009867FF">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w:t>
      </w:r>
      <w:r w:rsidR="00A20AED" w:rsidRPr="00AA74C7">
        <w:rPr>
          <w:rFonts w:ascii="Arial" w:eastAsiaTheme="minorEastAsia" w:hAnsi="Arial" w:cs="Arial"/>
          <w:kern w:val="2"/>
          <w:sz w:val="22"/>
          <w:szCs w:val="22"/>
        </w:rPr>
        <w:t>LGA</w:t>
      </w:r>
      <w:r w:rsidRPr="00AA74C7">
        <w:rPr>
          <w:rFonts w:ascii="Arial" w:eastAsiaTheme="minorEastAsia" w:hAnsi="Arial" w:cs="Arial"/>
          <w:kern w:val="2"/>
          <w:sz w:val="22"/>
          <w:szCs w:val="22"/>
        </w:rPr>
        <w:t xml:space="preserve"> into hyper</w:t>
      </w:r>
      <w:ins w:id="760" w:author="Andreae, Emily A" w:date="2019-10-04T16:00:00Z">
        <w:r w:rsidR="009867FF">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and hypo</w:t>
      </w:r>
      <w:ins w:id="761" w:author="Andreae, Emily A" w:date="2019-10-04T16:00:00Z">
        <w:r w:rsidR="009867FF">
          <w:rPr>
            <w:rFonts w:ascii="Arial" w:eastAsiaTheme="minorEastAsia" w:hAnsi="Arial" w:cs="Arial"/>
            <w:kern w:val="2"/>
            <w:sz w:val="22"/>
            <w:szCs w:val="22"/>
          </w:rPr>
          <w:t>-</w:t>
        </w:r>
      </w:ins>
      <w:del w:id="762" w:author="Andreae, Emily A" w:date="2019-10-04T16:00:00Z">
        <w:r w:rsidRPr="00AA74C7" w:rsidDel="009867FF">
          <w:rPr>
            <w:rFonts w:ascii="Arial" w:eastAsiaTheme="minorEastAsia" w:hAnsi="Arial" w:cs="Arial"/>
            <w:kern w:val="2"/>
            <w:sz w:val="22"/>
            <w:szCs w:val="22"/>
          </w:rPr>
          <w:delText xml:space="preserve"> </w:delText>
        </w:r>
      </w:del>
      <w:r w:rsidRPr="00AA74C7">
        <w:rPr>
          <w:rFonts w:ascii="Arial" w:eastAsiaTheme="minorEastAsia" w:hAnsi="Arial" w:cs="Arial"/>
          <w:kern w:val="2"/>
          <w:sz w:val="22"/>
          <w:szCs w:val="22"/>
        </w:rPr>
        <w:t>DMRs</w:t>
      </w:r>
      <w:del w:id="763" w:author="Andreae, Emily A" w:date="2019-10-04T16:00:00Z">
        <w:r w:rsidR="009000F6" w:rsidRPr="00AA74C7" w:rsidDel="009867FF">
          <w:rPr>
            <w:rFonts w:ascii="Arial" w:eastAsiaTheme="minorEastAsia" w:hAnsi="Arial" w:cs="Arial"/>
            <w:kern w:val="2"/>
            <w:sz w:val="22"/>
            <w:szCs w:val="22"/>
          </w:rPr>
          <w:delText>,</w:delText>
        </w:r>
      </w:del>
      <w:r w:rsidR="009000F6" w:rsidRPr="00AA74C7">
        <w:rPr>
          <w:rFonts w:ascii="Arial" w:eastAsiaTheme="minorEastAsia" w:hAnsi="Arial" w:cs="Arial"/>
          <w:kern w:val="2"/>
          <w:sz w:val="22"/>
          <w:szCs w:val="22"/>
        </w:rPr>
        <w:t xml:space="preserve"> and performed enrichment analysis by</w:t>
      </w:r>
      <w:r w:rsidR="00CC6B95" w:rsidRPr="00AA74C7">
        <w:rPr>
          <w:rFonts w:ascii="Arial" w:eastAsiaTheme="minorEastAsia" w:hAnsi="Arial" w:cs="Arial"/>
          <w:kern w:val="2"/>
          <w:sz w:val="22"/>
          <w:szCs w:val="22"/>
        </w:rPr>
        <w:t xml:space="preserve"> Ingenuity Pathway Analysis</w:t>
      </w:r>
      <w:ins w:id="764" w:author="Andreae, Emily A" w:date="2019-10-04T16:01:00Z">
        <w:r w:rsidR="009867FF">
          <w:rPr>
            <w:rFonts w:ascii="Arial" w:eastAsiaTheme="minorEastAsia" w:hAnsi="Arial" w:cs="Arial"/>
            <w:kern w:val="2"/>
            <w:sz w:val="22"/>
            <w:szCs w:val="22"/>
          </w:rPr>
          <w:t xml:space="preserve"> (IPA)</w:t>
        </w:r>
      </w:ins>
      <w:del w:id="765" w:author="Andreae, Emily A" w:date="2019-10-04T16:01:00Z">
        <w:r w:rsidR="00CC6B95" w:rsidRPr="00AA74C7" w:rsidDel="009867FF">
          <w:rPr>
            <w:rFonts w:ascii="Arial" w:eastAsiaTheme="minorEastAsia" w:hAnsi="Arial" w:cs="Arial"/>
            <w:kern w:val="2"/>
            <w:sz w:val="22"/>
            <w:szCs w:val="22"/>
          </w:rPr>
          <w:delText xml:space="preserve">, </w:delText>
        </w:r>
        <w:r w:rsidR="009000F6" w:rsidRPr="00AA74C7" w:rsidDel="009867FF">
          <w:rPr>
            <w:rFonts w:ascii="Arial" w:eastAsiaTheme="minorEastAsia" w:hAnsi="Arial" w:cs="Arial"/>
            <w:kern w:val="2"/>
            <w:sz w:val="22"/>
            <w:szCs w:val="22"/>
          </w:rPr>
          <w:delText>respectively (Method)</w:delText>
        </w:r>
      </w:del>
      <w:r w:rsidRPr="00AA74C7">
        <w:rPr>
          <w:rFonts w:ascii="Arial" w:eastAsiaTheme="minorEastAsia" w:hAnsi="Arial" w:cs="Arial"/>
          <w:kern w:val="2"/>
          <w:sz w:val="22"/>
          <w:szCs w:val="22"/>
        </w:rPr>
        <w:t xml:space="preserve">. The </w:t>
      </w:r>
      <w:r w:rsidR="009000F6" w:rsidRPr="00AA74C7">
        <w:rPr>
          <w:rFonts w:ascii="Arial" w:eastAsiaTheme="minorEastAsia" w:hAnsi="Arial" w:cs="Arial"/>
          <w:kern w:val="2"/>
          <w:sz w:val="22"/>
          <w:szCs w:val="22"/>
        </w:rPr>
        <w:t>top enriched functional</w:t>
      </w:r>
      <w:r w:rsidRPr="00AA74C7">
        <w:rPr>
          <w:rFonts w:ascii="Arial" w:eastAsiaTheme="minorEastAsia" w:hAnsi="Arial" w:cs="Arial"/>
          <w:kern w:val="2"/>
          <w:sz w:val="22"/>
          <w:szCs w:val="22"/>
        </w:rPr>
        <w:t xml:space="preserve"> term for hyper DMRs </w:t>
      </w:r>
      <w:r w:rsidR="009000F6" w:rsidRPr="00AA74C7">
        <w:rPr>
          <w:rFonts w:ascii="Arial" w:eastAsiaTheme="minorEastAsia" w:hAnsi="Arial" w:cs="Arial"/>
          <w:kern w:val="2"/>
          <w:sz w:val="22"/>
          <w:szCs w:val="22"/>
        </w:rPr>
        <w:t xml:space="preserve">was </w:t>
      </w:r>
      <w:r w:rsidRPr="00AA74C7">
        <w:rPr>
          <w:rFonts w:ascii="Arial" w:eastAsiaTheme="minorEastAsia" w:hAnsi="Arial" w:cs="Arial"/>
          <w:kern w:val="2"/>
          <w:sz w:val="22"/>
          <w:szCs w:val="22"/>
        </w:rPr>
        <w:t>ethanol degradation</w:t>
      </w:r>
      <w:r w:rsidR="00EB5FD2" w:rsidRPr="00AA74C7">
        <w:rPr>
          <w:rFonts w:ascii="Arial" w:eastAsiaTheme="minorEastAsia" w:hAnsi="Arial" w:cs="Arial"/>
          <w:kern w:val="2"/>
          <w:sz w:val="22"/>
          <w:szCs w:val="22"/>
        </w:rPr>
        <w:t xml:space="preserve"> II</w:t>
      </w:r>
      <w:r w:rsidRPr="00AA74C7">
        <w:rPr>
          <w:rFonts w:ascii="Arial" w:eastAsiaTheme="minorEastAsia" w:hAnsi="Arial" w:cs="Arial"/>
          <w:kern w:val="2"/>
          <w:sz w:val="22"/>
          <w:szCs w:val="22"/>
        </w:rPr>
        <w:t xml:space="preserve"> (P=5.4</w:t>
      </w:r>
      <w:r w:rsidR="00991DA1" w:rsidRPr="00AA74C7">
        <w:rPr>
          <w:rFonts w:ascii="Arial" w:eastAsiaTheme="minorEastAsia" w:hAnsi="Arial" w:cs="Arial"/>
          <w:kern w:val="2"/>
          <w:sz w:val="22"/>
          <w:szCs w:val="22"/>
        </w:rPr>
        <w:t>x10</w:t>
      </w:r>
      <w:r w:rsidRPr="00AA74C7">
        <w:rPr>
          <w:rFonts w:ascii="Arial" w:eastAsiaTheme="minorEastAsia" w:hAnsi="Arial" w:cs="Arial"/>
          <w:kern w:val="2"/>
          <w:sz w:val="22"/>
          <w:szCs w:val="22"/>
          <w:vertAlign w:val="superscript"/>
        </w:rPr>
        <w:t>-3</w:t>
      </w:r>
      <w:r w:rsidR="007212F5" w:rsidRPr="00AA74C7">
        <w:rPr>
          <w:rFonts w:ascii="Arial" w:eastAsiaTheme="minorEastAsia" w:hAnsi="Arial" w:cs="Arial"/>
          <w:kern w:val="2"/>
          <w:sz w:val="22"/>
          <w:szCs w:val="22"/>
        </w:rPr>
        <w:t>)</w:t>
      </w:r>
      <w:ins w:id="766" w:author="Andreae, Emily A" w:date="2019-10-04T16:01:00Z">
        <w:r w:rsidR="009867FF">
          <w:rPr>
            <w:rFonts w:ascii="Arial" w:eastAsiaTheme="minorEastAsia" w:hAnsi="Arial" w:cs="Arial"/>
            <w:kern w:val="2"/>
            <w:sz w:val="22"/>
            <w:szCs w:val="22"/>
          </w:rPr>
          <w:t xml:space="preserve"> which was</w:t>
        </w:r>
      </w:ins>
      <w:del w:id="767" w:author="Andreae, Emily A" w:date="2019-10-04T16:01:00Z">
        <w:r w:rsidR="007212F5" w:rsidRPr="00AA74C7" w:rsidDel="009867FF">
          <w:rPr>
            <w:rFonts w:ascii="Arial" w:eastAsiaTheme="minorEastAsia" w:hAnsi="Arial" w:cs="Arial"/>
            <w:kern w:val="2"/>
            <w:sz w:val="22"/>
            <w:szCs w:val="22"/>
          </w:rPr>
          <w:delText>,</w:delText>
        </w:r>
      </w:del>
      <w:r w:rsidR="007212F5" w:rsidRPr="00AA74C7">
        <w:rPr>
          <w:rFonts w:ascii="Arial" w:eastAsiaTheme="minorEastAsia" w:hAnsi="Arial" w:cs="Arial"/>
          <w:kern w:val="2"/>
          <w:sz w:val="22"/>
          <w:szCs w:val="22"/>
        </w:rPr>
        <w:t xml:space="preserve"> </w:t>
      </w:r>
      <w:r w:rsidR="00CC6B95" w:rsidRPr="00AA74C7">
        <w:rPr>
          <w:rFonts w:ascii="Arial" w:eastAsiaTheme="minorEastAsia" w:hAnsi="Arial" w:cs="Arial"/>
          <w:kern w:val="2"/>
          <w:sz w:val="22"/>
          <w:szCs w:val="22"/>
        </w:rPr>
        <w:t>mostly contributed by</w:t>
      </w:r>
      <w:ins w:id="768" w:author="Andreae, Emily A" w:date="2019-10-04T16:01:00Z">
        <w:r w:rsidR="009867FF">
          <w:rPr>
            <w:rFonts w:ascii="Arial" w:eastAsiaTheme="minorEastAsia" w:hAnsi="Arial" w:cs="Arial"/>
            <w:kern w:val="2"/>
            <w:sz w:val="22"/>
            <w:szCs w:val="22"/>
          </w:rPr>
          <w:t xml:space="preserve"> methylation sites on</w:t>
        </w:r>
      </w:ins>
      <w:r w:rsidR="00CC6B95" w:rsidRPr="00AA74C7">
        <w:rPr>
          <w:rFonts w:ascii="Arial" w:eastAsiaTheme="minorEastAsia" w:hAnsi="Arial" w:cs="Arial"/>
          <w:kern w:val="2"/>
          <w:sz w:val="22"/>
          <w:szCs w:val="22"/>
        </w:rPr>
        <w:t xml:space="preserve"> two genes</w:t>
      </w:r>
      <w:r w:rsidRPr="00AA74C7">
        <w:rPr>
          <w:rFonts w:ascii="Arial" w:eastAsiaTheme="minorEastAsia" w:hAnsi="Arial" w:cs="Arial"/>
          <w:kern w:val="2"/>
          <w:sz w:val="22"/>
          <w:szCs w:val="22"/>
        </w:rPr>
        <w:t xml:space="preserve">, </w:t>
      </w:r>
      <w:r w:rsidR="000268C9" w:rsidRPr="00AA74C7">
        <w:rPr>
          <w:rFonts w:ascii="Arial" w:eastAsiaTheme="minorEastAsia" w:hAnsi="Arial" w:cs="Arial"/>
          <w:i/>
          <w:kern w:val="2"/>
          <w:sz w:val="22"/>
          <w:szCs w:val="22"/>
        </w:rPr>
        <w:t>ADHFE1</w:t>
      </w:r>
      <w:r w:rsidRPr="00AA74C7">
        <w:rPr>
          <w:rFonts w:ascii="Arial" w:eastAsiaTheme="minorEastAsia" w:hAnsi="Arial" w:cs="Arial"/>
          <w:kern w:val="2"/>
          <w:sz w:val="22"/>
          <w:szCs w:val="22"/>
        </w:rPr>
        <w:t xml:space="preserve"> and </w:t>
      </w:r>
      <w:r w:rsidR="000268C9" w:rsidRPr="00AA74C7">
        <w:rPr>
          <w:rFonts w:ascii="Arial" w:eastAsiaTheme="minorEastAsia" w:hAnsi="Arial" w:cs="Arial"/>
          <w:i/>
          <w:kern w:val="2"/>
          <w:sz w:val="22"/>
          <w:szCs w:val="22"/>
        </w:rPr>
        <w:t>ACSS3</w:t>
      </w:r>
      <w:r w:rsidRPr="00AA74C7">
        <w:rPr>
          <w:rFonts w:ascii="Arial" w:eastAsiaTheme="minorEastAsia" w:hAnsi="Arial" w:cs="Arial"/>
          <w:kern w:val="2"/>
          <w:sz w:val="22"/>
          <w:szCs w:val="22"/>
        </w:rPr>
        <w:t xml:space="preserve">, which can facilitate </w:t>
      </w:r>
      <w:ins w:id="769" w:author="Andreae, Emily A" w:date="2019-10-04T16:01:00Z">
        <w:r w:rsidR="009867FF">
          <w:rPr>
            <w:rFonts w:ascii="Arial" w:eastAsiaTheme="minorEastAsia" w:hAnsi="Arial" w:cs="Arial"/>
            <w:kern w:val="2"/>
            <w:sz w:val="22"/>
            <w:szCs w:val="22"/>
          </w:rPr>
          <w:t xml:space="preserve">the </w:t>
        </w:r>
      </w:ins>
      <w:ins w:id="770" w:author="Andreae, Emily A" w:date="2019-10-04T16:02:00Z">
        <w:r w:rsidR="009867FF">
          <w:rPr>
            <w:rFonts w:ascii="Arial" w:eastAsiaTheme="minorEastAsia" w:hAnsi="Arial" w:cs="Arial"/>
            <w:kern w:val="2"/>
            <w:sz w:val="22"/>
            <w:szCs w:val="22"/>
          </w:rPr>
          <w:t>conversion</w:t>
        </w:r>
      </w:ins>
      <w:del w:id="771" w:author="Andreae, Emily A" w:date="2019-10-04T16:02:00Z">
        <w:r w:rsidRPr="00AA74C7" w:rsidDel="009867FF">
          <w:rPr>
            <w:rFonts w:ascii="Arial" w:eastAsiaTheme="minorEastAsia" w:hAnsi="Arial" w:cs="Arial"/>
            <w:kern w:val="2"/>
            <w:sz w:val="22"/>
            <w:szCs w:val="22"/>
          </w:rPr>
          <w:delText>translation</w:delText>
        </w:r>
      </w:del>
      <w:r w:rsidRPr="00AA74C7">
        <w:rPr>
          <w:rFonts w:ascii="Arial" w:eastAsiaTheme="minorEastAsia" w:hAnsi="Arial" w:cs="Arial"/>
          <w:kern w:val="2"/>
          <w:sz w:val="22"/>
          <w:szCs w:val="22"/>
        </w:rPr>
        <w:t xml:space="preserve"> f</w:t>
      </w:r>
      <w:ins w:id="772" w:author="Andreae, Emily A" w:date="2019-10-04T16:02:00Z">
        <w:r w:rsidR="009867FF">
          <w:rPr>
            <w:rFonts w:ascii="Arial" w:eastAsiaTheme="minorEastAsia" w:hAnsi="Arial" w:cs="Arial"/>
            <w:kern w:val="2"/>
            <w:sz w:val="22"/>
            <w:szCs w:val="22"/>
          </w:rPr>
          <w:t>ro</w:t>
        </w:r>
      </w:ins>
      <w:del w:id="773" w:author="Andreae, Emily A" w:date="2019-10-04T16:02:00Z">
        <w:r w:rsidRPr="00AA74C7" w:rsidDel="009867FF">
          <w:rPr>
            <w:rFonts w:ascii="Arial" w:eastAsiaTheme="minorEastAsia" w:hAnsi="Arial" w:cs="Arial"/>
            <w:kern w:val="2"/>
            <w:sz w:val="22"/>
            <w:szCs w:val="22"/>
          </w:rPr>
          <w:delText>or</w:delText>
        </w:r>
      </w:del>
      <w:r w:rsidRPr="00AA74C7">
        <w:rPr>
          <w:rFonts w:ascii="Arial" w:eastAsiaTheme="minorEastAsia" w:hAnsi="Arial" w:cs="Arial"/>
          <w:kern w:val="2"/>
          <w:sz w:val="22"/>
          <w:szCs w:val="22"/>
        </w:rPr>
        <w:t xml:space="preserve">m ethanol to </w:t>
      </w:r>
      <w:ins w:id="774" w:author="Andreae, Emily A" w:date="2019-10-04T16:03:00Z">
        <w:r w:rsidR="009867FF">
          <w:rPr>
            <w:rFonts w:ascii="Arial" w:eastAsiaTheme="minorEastAsia" w:hAnsi="Arial" w:cs="Arial"/>
            <w:kern w:val="2"/>
            <w:sz w:val="22"/>
            <w:szCs w:val="22"/>
          </w:rPr>
          <w:t xml:space="preserve">acetaldehyde </w:t>
        </w:r>
      </w:ins>
      <w:del w:id="775" w:author="Andreae, Emily A" w:date="2019-10-04T16:02:00Z">
        <w:r w:rsidR="00CC6B95" w:rsidRPr="00AA74C7" w:rsidDel="009867FF">
          <w:rPr>
            <w:rFonts w:ascii="Arial" w:eastAsiaTheme="minorEastAsia" w:hAnsi="Arial" w:cs="Arial"/>
            <w:kern w:val="2"/>
            <w:sz w:val="22"/>
            <w:szCs w:val="22"/>
          </w:rPr>
          <w:delText>ethanol</w:delText>
        </w:r>
      </w:del>
      <w:r w:rsidRPr="00AA74C7">
        <w:rPr>
          <w:rFonts w:ascii="Arial" w:eastAsiaTheme="minorEastAsia" w:hAnsi="Arial" w:cs="Arial"/>
          <w:kern w:val="2"/>
          <w:sz w:val="22"/>
          <w:szCs w:val="22"/>
        </w:rPr>
        <w:t xml:space="preserve"> and from acetic acid to acetyl-CoA</w:t>
      </w:r>
      <w:ins w:id="776" w:author="Andreae, Emily A" w:date="2019-10-04T16:02:00Z">
        <w:r w:rsidR="009867FF">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respectively</w:t>
      </w:r>
      <w:r w:rsidR="00611E8A" w:rsidRPr="00AA74C7">
        <w:rPr>
          <w:rFonts w:ascii="Arial" w:eastAsiaTheme="minorEastAsia" w:hAnsi="Arial" w:cs="Arial"/>
          <w:kern w:val="2"/>
          <w:sz w:val="22"/>
          <w:szCs w:val="22"/>
        </w:rPr>
        <w:t xml:space="preserve"> (</w:t>
      </w:r>
      <w:r w:rsidR="00611E8A" w:rsidRPr="00AA74C7">
        <w:rPr>
          <w:rFonts w:ascii="Arial" w:eastAsiaTheme="minorEastAsia" w:hAnsi="Arial" w:cs="Arial"/>
          <w:b/>
          <w:kern w:val="2"/>
          <w:sz w:val="22"/>
          <w:szCs w:val="22"/>
        </w:rPr>
        <w:t>Figure 4A</w:t>
      </w:r>
      <w:r w:rsidR="00611E8A" w:rsidRPr="00AA74C7">
        <w:rPr>
          <w:rFonts w:ascii="Arial" w:eastAsiaTheme="minorEastAsia" w:hAnsi="Arial" w:cs="Arial"/>
          <w:kern w:val="2"/>
          <w:sz w:val="22"/>
          <w:szCs w:val="22"/>
        </w:rPr>
        <w:t>)</w:t>
      </w:r>
      <w:r w:rsidRPr="00AA74C7">
        <w:rPr>
          <w:rFonts w:ascii="Arial" w:eastAsiaTheme="minorEastAsia" w:hAnsi="Arial" w:cs="Arial"/>
          <w:kern w:val="2"/>
          <w:sz w:val="22"/>
          <w:szCs w:val="22"/>
        </w:rPr>
        <w:t xml:space="preserve">. </w:t>
      </w:r>
      <w:ins w:id="777" w:author="Andreae, Emily A" w:date="2019-10-04T16:04:00Z">
        <w:r w:rsidR="009867FF">
          <w:rPr>
            <w:rFonts w:ascii="Arial" w:eastAsiaTheme="minorEastAsia" w:hAnsi="Arial" w:cs="Arial"/>
            <w:kern w:val="2"/>
            <w:sz w:val="22"/>
            <w:szCs w:val="22"/>
          </w:rPr>
          <w:t>The expression of b</w:t>
        </w:r>
      </w:ins>
      <w:del w:id="778" w:author="Andreae, Emily A" w:date="2019-10-04T16:04:00Z">
        <w:r w:rsidRPr="00AA74C7" w:rsidDel="009867FF">
          <w:rPr>
            <w:rFonts w:ascii="Arial" w:eastAsiaTheme="minorEastAsia" w:hAnsi="Arial" w:cs="Arial"/>
            <w:kern w:val="2"/>
            <w:sz w:val="22"/>
            <w:szCs w:val="22"/>
          </w:rPr>
          <w:delText>B</w:delText>
        </w:r>
      </w:del>
      <w:r w:rsidRPr="00AA74C7">
        <w:rPr>
          <w:rFonts w:ascii="Arial" w:eastAsiaTheme="minorEastAsia" w:hAnsi="Arial" w:cs="Arial"/>
          <w:kern w:val="2"/>
          <w:sz w:val="22"/>
          <w:szCs w:val="22"/>
        </w:rPr>
        <w:t xml:space="preserve">oth </w:t>
      </w:r>
      <w:ins w:id="779" w:author="Andreae, Emily A" w:date="2019-10-04T16:04:00Z">
        <w:r w:rsidR="009867FF">
          <w:rPr>
            <w:rFonts w:ascii="Arial" w:eastAsiaTheme="minorEastAsia" w:hAnsi="Arial" w:cs="Arial"/>
            <w:kern w:val="2"/>
            <w:sz w:val="22"/>
            <w:szCs w:val="22"/>
          </w:rPr>
          <w:t>genes were</w:t>
        </w:r>
      </w:ins>
      <w:del w:id="780" w:author="Andreae, Emily A" w:date="2019-10-04T16:04:00Z">
        <w:r w:rsidRPr="00AA74C7" w:rsidDel="009867FF">
          <w:rPr>
            <w:rFonts w:ascii="Arial" w:eastAsiaTheme="minorEastAsia" w:hAnsi="Arial" w:cs="Arial"/>
            <w:kern w:val="2"/>
            <w:sz w:val="22"/>
            <w:szCs w:val="22"/>
          </w:rPr>
          <w:delText>of them showing expression</w:delText>
        </w:r>
      </w:del>
      <w:r w:rsidRPr="00AA74C7">
        <w:rPr>
          <w:rFonts w:ascii="Arial" w:eastAsiaTheme="minorEastAsia" w:hAnsi="Arial" w:cs="Arial"/>
          <w:kern w:val="2"/>
          <w:sz w:val="22"/>
          <w:szCs w:val="22"/>
        </w:rPr>
        <w:t xml:space="preserve"> down</w:t>
      </w:r>
      <w:ins w:id="781" w:author="Andreae, Emily A" w:date="2019-10-04T16:04:00Z">
        <w:r w:rsidR="009867FF">
          <w:rPr>
            <w:rFonts w:ascii="Arial" w:eastAsiaTheme="minorEastAsia" w:hAnsi="Arial" w:cs="Arial"/>
            <w:kern w:val="2"/>
            <w:sz w:val="22"/>
            <w:szCs w:val="22"/>
          </w:rPr>
          <w:t>-</w:t>
        </w:r>
      </w:ins>
      <w:del w:id="782" w:author="Andreae, Emily A" w:date="2019-10-04T16:04:00Z">
        <w:r w:rsidRPr="00AA74C7" w:rsidDel="009867FF">
          <w:rPr>
            <w:rFonts w:ascii="Arial" w:eastAsiaTheme="minorEastAsia" w:hAnsi="Arial" w:cs="Arial"/>
            <w:kern w:val="2"/>
            <w:sz w:val="22"/>
            <w:szCs w:val="22"/>
          </w:rPr>
          <w:delText xml:space="preserve"> </w:delText>
        </w:r>
      </w:del>
      <w:r w:rsidRPr="00AA74C7">
        <w:rPr>
          <w:rFonts w:ascii="Arial" w:eastAsiaTheme="minorEastAsia" w:hAnsi="Arial" w:cs="Arial"/>
          <w:kern w:val="2"/>
          <w:sz w:val="22"/>
          <w:szCs w:val="22"/>
        </w:rPr>
        <w:t>regulat</w:t>
      </w:r>
      <w:ins w:id="783" w:author="Andreae, Emily A" w:date="2019-10-04T16:04:00Z">
        <w:r w:rsidR="009867FF">
          <w:rPr>
            <w:rFonts w:ascii="Arial" w:eastAsiaTheme="minorEastAsia" w:hAnsi="Arial" w:cs="Arial"/>
            <w:kern w:val="2"/>
            <w:sz w:val="22"/>
            <w:szCs w:val="22"/>
          </w:rPr>
          <w:t>ed</w:t>
        </w:r>
      </w:ins>
      <w:del w:id="784" w:author="Andreae, Emily A" w:date="2019-10-04T16:04:00Z">
        <w:r w:rsidRPr="00AA74C7" w:rsidDel="009867FF">
          <w:rPr>
            <w:rFonts w:ascii="Arial" w:eastAsiaTheme="minorEastAsia" w:hAnsi="Arial" w:cs="Arial"/>
            <w:kern w:val="2"/>
            <w:sz w:val="22"/>
            <w:szCs w:val="22"/>
          </w:rPr>
          <w:delText>ion</w:delText>
        </w:r>
      </w:del>
      <w:r w:rsidRPr="00AA74C7">
        <w:rPr>
          <w:rFonts w:ascii="Arial" w:eastAsiaTheme="minorEastAsia" w:hAnsi="Arial" w:cs="Arial"/>
          <w:kern w:val="2"/>
          <w:sz w:val="22"/>
          <w:szCs w:val="22"/>
        </w:rPr>
        <w:t xml:space="preserve"> </w:t>
      </w:r>
      <w:proofErr w:type="spellStart"/>
      <w:ins w:id="785" w:author="Andreae, Emily A" w:date="2019-10-04T16:04:00Z">
        <w:r w:rsidR="009867FF">
          <w:rPr>
            <w:rFonts w:ascii="Arial" w:eastAsiaTheme="minorEastAsia" w:hAnsi="Arial" w:cs="Arial"/>
            <w:kern w:val="2"/>
            <w:sz w:val="22"/>
            <w:szCs w:val="22"/>
          </w:rPr>
          <w:t>ing</w:t>
        </w:r>
      </w:ins>
      <w:proofErr w:type="spellEnd"/>
      <w:del w:id="786" w:author="Andreae, Emily A" w:date="2019-10-04T16:04:00Z">
        <w:r w:rsidRPr="00AA74C7" w:rsidDel="009867FF">
          <w:rPr>
            <w:rFonts w:ascii="Arial" w:eastAsiaTheme="minorEastAsia" w:hAnsi="Arial" w:cs="Arial"/>
            <w:kern w:val="2"/>
            <w:sz w:val="22"/>
            <w:szCs w:val="22"/>
          </w:rPr>
          <w:delText>on</w:delText>
        </w:r>
      </w:del>
      <w:r w:rsidRPr="00AA74C7">
        <w:rPr>
          <w:rFonts w:ascii="Arial" w:eastAsiaTheme="minorEastAsia" w:hAnsi="Arial" w:cs="Arial"/>
          <w:kern w:val="2"/>
          <w:sz w:val="22"/>
          <w:szCs w:val="22"/>
        </w:rPr>
        <w:t xml:space="preserve"> colonic and rectal cancer tissue </w:t>
      </w:r>
      <w:r w:rsidRPr="00AA74C7">
        <w:rPr>
          <w:rFonts w:ascii="Arial" w:eastAsiaTheme="minorEastAsia" w:hAnsi="Arial" w:cs="Arial"/>
          <w:kern w:val="2"/>
          <w:sz w:val="22"/>
          <w:szCs w:val="22"/>
        </w:rPr>
        <w:lastRenderedPageBreak/>
        <w:t xml:space="preserve">compared with </w:t>
      </w:r>
      <w:del w:id="787" w:author="Andreae, Emily A" w:date="2019-10-04T16:04:00Z">
        <w:r w:rsidRPr="00AA74C7" w:rsidDel="009867FF">
          <w:rPr>
            <w:rFonts w:ascii="Arial" w:eastAsiaTheme="minorEastAsia" w:hAnsi="Arial" w:cs="Arial"/>
            <w:kern w:val="2"/>
            <w:sz w:val="22"/>
            <w:szCs w:val="22"/>
          </w:rPr>
          <w:delText xml:space="preserve">the </w:delText>
        </w:r>
      </w:del>
      <w:r w:rsidRPr="00AA74C7">
        <w:rPr>
          <w:rFonts w:ascii="Arial" w:eastAsiaTheme="minorEastAsia" w:hAnsi="Arial" w:cs="Arial"/>
          <w:kern w:val="2"/>
          <w:sz w:val="22"/>
          <w:szCs w:val="22"/>
        </w:rPr>
        <w:t xml:space="preserve">normal tissue (P&lt;0.01), </w:t>
      </w:r>
      <w:ins w:id="788" w:author="Andreae, Emily A" w:date="2019-10-04T16:05:00Z">
        <w:r w:rsidR="009867FF">
          <w:rPr>
            <w:rFonts w:ascii="Arial" w:eastAsiaTheme="minorEastAsia" w:hAnsi="Arial" w:cs="Arial"/>
            <w:kern w:val="2"/>
            <w:sz w:val="22"/>
            <w:szCs w:val="22"/>
          </w:rPr>
          <w:t>a result</w:t>
        </w:r>
      </w:ins>
      <w:del w:id="789" w:author="Andreae, Emily A" w:date="2019-10-04T16:05:00Z">
        <w:r w:rsidRPr="00AA74C7" w:rsidDel="009867FF">
          <w:rPr>
            <w:rFonts w:ascii="Arial" w:eastAsiaTheme="minorEastAsia" w:hAnsi="Arial" w:cs="Arial"/>
            <w:kern w:val="2"/>
            <w:sz w:val="22"/>
            <w:szCs w:val="22"/>
          </w:rPr>
          <w:delText>which are</w:delText>
        </w:r>
      </w:del>
      <w:r w:rsidRPr="00AA74C7">
        <w:rPr>
          <w:rFonts w:ascii="Arial" w:eastAsiaTheme="minorEastAsia" w:hAnsi="Arial" w:cs="Arial"/>
          <w:kern w:val="2"/>
          <w:sz w:val="22"/>
          <w:szCs w:val="22"/>
        </w:rPr>
        <w:t xml:space="preserve"> consistent with the DNA methylation changes </w:t>
      </w:r>
      <w:ins w:id="790" w:author="Andreae, Emily A" w:date="2019-10-04T16:05:00Z">
        <w:r w:rsidR="009867FF">
          <w:rPr>
            <w:rFonts w:ascii="Arial" w:eastAsiaTheme="minorEastAsia" w:hAnsi="Arial" w:cs="Arial"/>
            <w:kern w:val="2"/>
            <w:sz w:val="22"/>
            <w:szCs w:val="22"/>
          </w:rPr>
          <w:t xml:space="preserve">between LGA and HGA </w:t>
        </w:r>
      </w:ins>
      <w:r w:rsidRPr="00AA74C7">
        <w:rPr>
          <w:rFonts w:ascii="Arial" w:eastAsiaTheme="minorEastAsia" w:hAnsi="Arial" w:cs="Arial"/>
          <w:kern w:val="2"/>
          <w:sz w:val="22"/>
          <w:szCs w:val="22"/>
        </w:rPr>
        <w:t xml:space="preserve">(R2=-0.49 and -0.59, </w:t>
      </w:r>
      <w:bookmarkStart w:id="791" w:name="OLE_LINK24"/>
      <w:bookmarkStart w:id="792" w:name="OLE_LINK35"/>
      <w:bookmarkStart w:id="793" w:name="OLE_LINK155"/>
      <w:bookmarkStart w:id="794" w:name="OLE_LINK156"/>
      <w:r w:rsidRPr="00AA74C7">
        <w:rPr>
          <w:rFonts w:ascii="Arial" w:eastAsiaTheme="minorEastAsia" w:hAnsi="Arial" w:cs="Arial"/>
          <w:b/>
          <w:kern w:val="2"/>
          <w:sz w:val="22"/>
          <w:szCs w:val="22"/>
        </w:rPr>
        <w:t>Figure</w:t>
      </w:r>
      <w:bookmarkEnd w:id="791"/>
      <w:bookmarkEnd w:id="792"/>
      <w:r w:rsidRPr="00AA74C7">
        <w:rPr>
          <w:rFonts w:ascii="Arial" w:eastAsiaTheme="minorEastAsia" w:hAnsi="Arial" w:cs="Arial"/>
          <w:b/>
          <w:kern w:val="2"/>
          <w:sz w:val="22"/>
          <w:szCs w:val="22"/>
        </w:rPr>
        <w:t xml:space="preserve"> </w:t>
      </w:r>
      <w:bookmarkEnd w:id="793"/>
      <w:bookmarkEnd w:id="794"/>
      <w:r w:rsidR="00611E8A" w:rsidRPr="00AA74C7">
        <w:rPr>
          <w:rFonts w:ascii="Arial" w:eastAsiaTheme="minorEastAsia" w:hAnsi="Arial" w:cs="Arial"/>
          <w:b/>
          <w:kern w:val="2"/>
          <w:sz w:val="22"/>
          <w:szCs w:val="22"/>
        </w:rPr>
        <w:t>4B</w:t>
      </w:r>
      <w:r w:rsidRPr="00AA74C7">
        <w:rPr>
          <w:rFonts w:ascii="Arial" w:eastAsiaTheme="minorEastAsia" w:hAnsi="Arial" w:cs="Arial"/>
          <w:b/>
          <w:kern w:val="2"/>
          <w:sz w:val="22"/>
          <w:szCs w:val="22"/>
        </w:rPr>
        <w:t xml:space="preserve"> </w:t>
      </w:r>
      <w:r w:rsidRPr="00AA74C7">
        <w:rPr>
          <w:rFonts w:ascii="Arial" w:eastAsiaTheme="minorEastAsia" w:hAnsi="Arial" w:cs="Arial"/>
          <w:kern w:val="2"/>
          <w:sz w:val="22"/>
          <w:szCs w:val="22"/>
        </w:rPr>
        <w:t xml:space="preserve">and </w:t>
      </w:r>
      <w:r w:rsidR="00611E8A" w:rsidRPr="00AA74C7">
        <w:rPr>
          <w:rFonts w:ascii="Arial" w:eastAsiaTheme="minorEastAsia" w:hAnsi="Arial" w:cs="Arial"/>
          <w:b/>
          <w:kern w:val="2"/>
          <w:sz w:val="22"/>
          <w:szCs w:val="22"/>
        </w:rPr>
        <w:t>Figure 4C</w:t>
      </w:r>
      <w:r w:rsidRPr="00AA74C7">
        <w:rPr>
          <w:rFonts w:ascii="Arial" w:eastAsiaTheme="minorEastAsia" w:hAnsi="Arial" w:cs="Arial"/>
          <w:kern w:val="2"/>
          <w:sz w:val="22"/>
          <w:szCs w:val="22"/>
        </w:rPr>
        <w:t xml:space="preserve">). We found </w:t>
      </w:r>
      <w:ins w:id="795" w:author="Andreae, Emily A" w:date="2019-10-04T16:06:00Z">
        <w:r w:rsidR="009867FF">
          <w:rPr>
            <w:rFonts w:ascii="Arial" w:eastAsiaTheme="minorEastAsia" w:hAnsi="Arial" w:cs="Arial"/>
            <w:kern w:val="2"/>
            <w:sz w:val="22"/>
            <w:szCs w:val="22"/>
          </w:rPr>
          <w:t xml:space="preserve">that </w:t>
        </w:r>
      </w:ins>
      <w:r w:rsidRPr="00AA74C7">
        <w:rPr>
          <w:rFonts w:ascii="Arial" w:eastAsiaTheme="minorEastAsia" w:hAnsi="Arial" w:cs="Arial"/>
          <w:kern w:val="2"/>
          <w:sz w:val="22"/>
          <w:szCs w:val="22"/>
        </w:rPr>
        <w:t xml:space="preserve">the average methylation level of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w:t>
      </w:r>
      <w:r w:rsidR="00BD1080" w:rsidRPr="00AA74C7">
        <w:rPr>
          <w:rFonts w:ascii="Arial" w:eastAsiaTheme="minorEastAsia" w:hAnsi="Arial" w:cs="Arial"/>
          <w:kern w:val="2"/>
          <w:sz w:val="22"/>
          <w:szCs w:val="22"/>
        </w:rPr>
        <w:t>sites</w:t>
      </w:r>
      <w:r w:rsidRPr="00AA74C7">
        <w:rPr>
          <w:rFonts w:ascii="Arial" w:eastAsiaTheme="minorEastAsia" w:hAnsi="Arial" w:cs="Arial"/>
          <w:kern w:val="2"/>
          <w:sz w:val="22"/>
          <w:szCs w:val="22"/>
        </w:rPr>
        <w:t xml:space="preserve"> located in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islands within </w:t>
      </w:r>
      <w:ins w:id="796" w:author="Andreae, Emily A" w:date="2019-10-04T16:06:00Z">
        <w:r w:rsidR="009867FF">
          <w:rPr>
            <w:rFonts w:ascii="Arial" w:eastAsiaTheme="minorEastAsia" w:hAnsi="Arial" w:cs="Arial"/>
            <w:kern w:val="2"/>
            <w:sz w:val="22"/>
            <w:szCs w:val="22"/>
          </w:rPr>
          <w:t xml:space="preserve">the </w:t>
        </w:r>
        <w:r w:rsidR="009867FF" w:rsidRPr="009867FF">
          <w:rPr>
            <w:rFonts w:ascii="Arial" w:eastAsiaTheme="minorEastAsia" w:hAnsi="Arial" w:cs="Arial"/>
            <w:kern w:val="2"/>
            <w:sz w:val="22"/>
            <w:szCs w:val="22"/>
          </w:rPr>
          <w:t>promoter region</w:t>
        </w:r>
        <w:r w:rsidR="009867FF">
          <w:rPr>
            <w:rFonts w:ascii="Arial" w:eastAsiaTheme="minorEastAsia" w:hAnsi="Arial" w:cs="Arial"/>
            <w:kern w:val="2"/>
            <w:sz w:val="22"/>
            <w:szCs w:val="22"/>
          </w:rPr>
          <w:t>s of</w:t>
        </w:r>
        <w:r w:rsidR="009867FF" w:rsidRPr="009867FF">
          <w:rPr>
            <w:rFonts w:ascii="Arial" w:eastAsiaTheme="minorEastAsia" w:hAnsi="Arial" w:cs="Arial"/>
            <w:kern w:val="2"/>
            <w:sz w:val="22"/>
            <w:szCs w:val="22"/>
          </w:rPr>
          <w:t xml:space="preserve"> </w:t>
        </w:r>
      </w:ins>
      <w:r w:rsidR="000268C9" w:rsidRPr="00AA74C7">
        <w:rPr>
          <w:rFonts w:ascii="Arial" w:eastAsiaTheme="minorEastAsia" w:hAnsi="Arial" w:cs="Arial"/>
          <w:i/>
          <w:kern w:val="2"/>
          <w:sz w:val="22"/>
          <w:szCs w:val="22"/>
        </w:rPr>
        <w:t>ADHFE1</w:t>
      </w:r>
      <w:ins w:id="797" w:author="Andreae, Emily A" w:date="2019-10-04T16:06:00Z">
        <w:r w:rsidR="009867FF">
          <w:rPr>
            <w:rFonts w:ascii="Arial" w:eastAsiaTheme="minorEastAsia" w:hAnsi="Arial" w:cs="Arial"/>
            <w:kern w:val="2"/>
            <w:sz w:val="22"/>
            <w:szCs w:val="22"/>
          </w:rPr>
          <w:t xml:space="preserve"> and</w:t>
        </w:r>
      </w:ins>
      <w:del w:id="798" w:author="Andreae, Emily A" w:date="2019-10-04T16:06:00Z">
        <w:r w:rsidRPr="00AA74C7" w:rsidDel="009867FF">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w:t>
      </w:r>
      <w:r w:rsidR="000268C9" w:rsidRPr="00AA74C7">
        <w:rPr>
          <w:rFonts w:ascii="Arial" w:eastAsiaTheme="minorEastAsia" w:hAnsi="Arial" w:cs="Arial"/>
          <w:i/>
          <w:kern w:val="2"/>
          <w:sz w:val="22"/>
          <w:szCs w:val="22"/>
        </w:rPr>
        <w:t>ACSS3</w:t>
      </w:r>
      <w:r w:rsidRPr="00AA74C7">
        <w:rPr>
          <w:rFonts w:ascii="Arial" w:eastAsiaTheme="minorEastAsia" w:hAnsi="Arial" w:cs="Arial"/>
          <w:kern w:val="2"/>
          <w:sz w:val="22"/>
          <w:szCs w:val="22"/>
        </w:rPr>
        <w:t xml:space="preserve"> </w:t>
      </w:r>
      <w:del w:id="799" w:author="Andreae, Emily A" w:date="2019-10-04T16:06:00Z">
        <w:r w:rsidRPr="00AA74C7" w:rsidDel="009867FF">
          <w:rPr>
            <w:rFonts w:ascii="Arial" w:eastAsiaTheme="minorEastAsia" w:hAnsi="Arial" w:cs="Arial"/>
            <w:kern w:val="2"/>
            <w:sz w:val="22"/>
            <w:szCs w:val="22"/>
          </w:rPr>
          <w:delText xml:space="preserve">promoter region </w:delText>
        </w:r>
      </w:del>
      <w:r w:rsidR="00CC6B95" w:rsidRPr="00AA74C7">
        <w:rPr>
          <w:rFonts w:ascii="Arial" w:eastAsiaTheme="minorEastAsia" w:hAnsi="Arial" w:cs="Arial"/>
          <w:kern w:val="2"/>
          <w:sz w:val="22"/>
          <w:szCs w:val="22"/>
        </w:rPr>
        <w:t xml:space="preserve">were </w:t>
      </w:r>
      <w:r w:rsidRPr="00AA74C7">
        <w:rPr>
          <w:rFonts w:ascii="Arial" w:eastAsiaTheme="minorEastAsia" w:hAnsi="Arial" w:cs="Arial"/>
          <w:kern w:val="2"/>
          <w:sz w:val="22"/>
          <w:szCs w:val="22"/>
        </w:rPr>
        <w:t xml:space="preserve">significantly increased in cancer samples compared </w:t>
      </w:r>
      <w:ins w:id="800" w:author="Andreae, Emily A" w:date="2019-10-04T16:07:00Z">
        <w:r w:rsidR="009867FF">
          <w:rPr>
            <w:rFonts w:ascii="Arial" w:eastAsiaTheme="minorEastAsia" w:hAnsi="Arial" w:cs="Arial"/>
            <w:kern w:val="2"/>
            <w:sz w:val="22"/>
            <w:szCs w:val="22"/>
          </w:rPr>
          <w:t>to</w:t>
        </w:r>
      </w:ins>
      <w:del w:id="801" w:author="Andreae, Emily A" w:date="2019-10-04T16:07:00Z">
        <w:r w:rsidRPr="00AA74C7" w:rsidDel="009867FF">
          <w:rPr>
            <w:rFonts w:ascii="Arial" w:eastAsiaTheme="minorEastAsia" w:hAnsi="Arial" w:cs="Arial"/>
            <w:kern w:val="2"/>
            <w:sz w:val="22"/>
            <w:szCs w:val="22"/>
          </w:rPr>
          <w:delText>with</w:delText>
        </w:r>
      </w:del>
      <w:r w:rsidRPr="00AA74C7">
        <w:rPr>
          <w:rFonts w:ascii="Arial" w:eastAsiaTheme="minorEastAsia" w:hAnsi="Arial" w:cs="Arial"/>
          <w:kern w:val="2"/>
          <w:sz w:val="22"/>
          <w:szCs w:val="22"/>
        </w:rPr>
        <w:t xml:space="preserve"> normal samples (</w:t>
      </w:r>
      <m:oMath>
        <m:r>
          <m:rPr>
            <m:sty m:val="p"/>
          </m:rPr>
          <w:rPr>
            <w:rFonts w:ascii="Cambria Math" w:eastAsiaTheme="minorEastAsia" w:hAnsi="Cambria Math" w:cs="Arial"/>
            <w:kern w:val="2"/>
            <w:sz w:val="22"/>
            <w:szCs w:val="22"/>
          </w:rPr>
          <m:t>∆</m:t>
        </m:r>
      </m:oMath>
      <w:r w:rsidRPr="00AA74C7">
        <w:rPr>
          <w:rFonts w:ascii="Arial" w:eastAsiaTheme="minorEastAsia" w:hAnsi="Arial" w:cs="Arial"/>
          <w:kern w:val="2"/>
          <w:sz w:val="22"/>
          <w:szCs w:val="22"/>
        </w:rPr>
        <w:t>mBVs=0.2 and 0.18</w:t>
      </w:r>
      <w:ins w:id="802" w:author="Andreae, Emily A" w:date="2019-10-04T16:07:00Z">
        <w:r w:rsidR="00382868">
          <w:rPr>
            <w:rFonts w:ascii="Arial" w:eastAsiaTheme="minorEastAsia" w:hAnsi="Arial" w:cs="Arial"/>
            <w:kern w:val="2"/>
            <w:sz w:val="22"/>
            <w:szCs w:val="22"/>
          </w:rPr>
          <w:t>,</w:t>
        </w:r>
      </w:ins>
      <w:r w:rsidRPr="00AA74C7">
        <w:rPr>
          <w:rFonts w:ascii="Arial" w:eastAsiaTheme="minorEastAsia" w:hAnsi="Arial" w:cs="Arial"/>
          <w:kern w:val="2"/>
          <w:sz w:val="22"/>
          <w:szCs w:val="22"/>
        </w:rPr>
        <w:t xml:space="preserve"> respectively).</w:t>
      </w:r>
      <w:del w:id="803" w:author="Andreae, Emily A" w:date="2019-10-04T16:07:00Z">
        <w:r w:rsidRPr="00AA74C7" w:rsidDel="003719FB">
          <w:rPr>
            <w:rFonts w:ascii="Arial" w:eastAsiaTheme="minorEastAsia" w:hAnsi="Arial" w:cs="Arial"/>
            <w:kern w:val="2"/>
            <w:sz w:val="22"/>
            <w:szCs w:val="22"/>
          </w:rPr>
          <w:delText xml:space="preserve"> Furthermore,</w:delText>
        </w:r>
      </w:del>
      <w:r w:rsidRPr="00AA74C7">
        <w:rPr>
          <w:rFonts w:ascii="Arial" w:eastAsiaTheme="minorEastAsia" w:hAnsi="Arial" w:cs="Arial"/>
          <w:kern w:val="2"/>
          <w:sz w:val="22"/>
          <w:szCs w:val="22"/>
        </w:rPr>
        <w:t xml:space="preserve"> </w:t>
      </w:r>
      <w:del w:id="804" w:author="Andreae, Emily A" w:date="2019-10-04T16:07:00Z">
        <w:r w:rsidRPr="00AA74C7" w:rsidDel="003719FB">
          <w:rPr>
            <w:rFonts w:ascii="Arial" w:eastAsiaTheme="minorEastAsia" w:hAnsi="Arial" w:cs="Arial"/>
            <w:kern w:val="2"/>
            <w:sz w:val="22"/>
            <w:szCs w:val="22"/>
          </w:rPr>
          <w:delText>w</w:delText>
        </w:r>
      </w:del>
      <w:ins w:id="805" w:author="Andreae, Emily A" w:date="2019-10-04T16:07:00Z">
        <w:r w:rsidR="003719FB">
          <w:rPr>
            <w:rFonts w:ascii="Arial" w:eastAsiaTheme="minorEastAsia" w:hAnsi="Arial" w:cs="Arial"/>
            <w:kern w:val="2"/>
            <w:sz w:val="22"/>
            <w:szCs w:val="22"/>
          </w:rPr>
          <w:t>W</w:t>
        </w:r>
      </w:ins>
      <w:r w:rsidRPr="00AA74C7">
        <w:rPr>
          <w:rFonts w:ascii="Arial" w:eastAsiaTheme="minorEastAsia" w:hAnsi="Arial" w:cs="Arial"/>
          <w:kern w:val="2"/>
          <w:sz w:val="22"/>
          <w:szCs w:val="22"/>
        </w:rPr>
        <w:t xml:space="preserve">e </w:t>
      </w:r>
      <w:ins w:id="806" w:author="Andreae, Emily A" w:date="2019-10-04T16:08:00Z">
        <w:r w:rsidR="003719FB">
          <w:rPr>
            <w:rFonts w:ascii="Arial" w:eastAsiaTheme="minorEastAsia" w:hAnsi="Arial" w:cs="Arial"/>
            <w:kern w:val="2"/>
            <w:sz w:val="22"/>
            <w:szCs w:val="22"/>
          </w:rPr>
          <w:t xml:space="preserve">further </w:t>
        </w:r>
      </w:ins>
      <w:ins w:id="807" w:author="Andreae, Emily A" w:date="2019-10-04T16:07:00Z">
        <w:r w:rsidR="003719FB">
          <w:rPr>
            <w:rFonts w:ascii="Arial" w:eastAsiaTheme="minorEastAsia" w:hAnsi="Arial" w:cs="Arial"/>
            <w:kern w:val="2"/>
            <w:sz w:val="22"/>
            <w:szCs w:val="22"/>
          </w:rPr>
          <w:t>analyzed the</w:t>
        </w:r>
      </w:ins>
      <w:del w:id="808" w:author="Andreae, Emily A" w:date="2019-10-04T16:07:00Z">
        <w:r w:rsidRPr="00AA74C7" w:rsidDel="003719FB">
          <w:rPr>
            <w:rFonts w:ascii="Arial" w:eastAsiaTheme="minorEastAsia" w:hAnsi="Arial" w:cs="Arial"/>
            <w:kern w:val="2"/>
            <w:sz w:val="22"/>
            <w:szCs w:val="22"/>
          </w:rPr>
          <w:delText>applied</w:delText>
        </w:r>
      </w:del>
      <w:r w:rsidRPr="00AA74C7">
        <w:rPr>
          <w:rFonts w:ascii="Arial" w:eastAsiaTheme="minorEastAsia" w:hAnsi="Arial" w:cs="Arial"/>
          <w:kern w:val="2"/>
          <w:sz w:val="22"/>
          <w:szCs w:val="22"/>
        </w:rPr>
        <w:t xml:space="preserve"> promoter region within </w:t>
      </w:r>
      <w:ins w:id="809" w:author="Andreae, Emily A" w:date="2019-10-04T16:08:00Z">
        <w:r w:rsidR="003719FB">
          <w:rPr>
            <w:rFonts w:ascii="Arial" w:eastAsiaTheme="minorEastAsia" w:hAnsi="Arial" w:cs="Arial"/>
            <w:kern w:val="2"/>
            <w:sz w:val="22"/>
            <w:szCs w:val="22"/>
          </w:rPr>
          <w:t xml:space="preserve">the </w:t>
        </w:r>
      </w:ins>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island of the two genes to distinguish </w:t>
      </w:r>
      <w:ins w:id="810" w:author="Andreae, Emily A" w:date="2019-10-04T16:08:00Z">
        <w:r w:rsidR="003719FB">
          <w:rPr>
            <w:rFonts w:ascii="Arial" w:eastAsiaTheme="minorEastAsia" w:hAnsi="Arial" w:cs="Arial"/>
            <w:kern w:val="2"/>
            <w:sz w:val="22"/>
            <w:szCs w:val="22"/>
          </w:rPr>
          <w:t>between</w:t>
        </w:r>
      </w:ins>
      <w:del w:id="811" w:author="Andreae, Emily A" w:date="2019-10-04T16:08:00Z">
        <w:r w:rsidRPr="00AA74C7" w:rsidDel="003719FB">
          <w:rPr>
            <w:rFonts w:ascii="Arial" w:eastAsiaTheme="minorEastAsia" w:hAnsi="Arial" w:cs="Arial"/>
            <w:kern w:val="2"/>
            <w:sz w:val="22"/>
            <w:szCs w:val="22"/>
          </w:rPr>
          <w:delText>the</w:delText>
        </w:r>
      </w:del>
      <w:r w:rsidRPr="00AA74C7">
        <w:rPr>
          <w:rFonts w:ascii="Arial" w:eastAsiaTheme="minorEastAsia" w:hAnsi="Arial" w:cs="Arial"/>
          <w:kern w:val="2"/>
          <w:sz w:val="22"/>
          <w:szCs w:val="22"/>
        </w:rPr>
        <w:t xml:space="preserve"> normal</w:t>
      </w:r>
      <w:del w:id="812" w:author="Andreae, Emily A" w:date="2019-10-04T16:08:00Z">
        <w:r w:rsidRPr="00AA74C7" w:rsidDel="003719FB">
          <w:rPr>
            <w:rFonts w:ascii="Arial" w:eastAsiaTheme="minorEastAsia" w:hAnsi="Arial" w:cs="Arial"/>
            <w:kern w:val="2"/>
            <w:sz w:val="22"/>
            <w:szCs w:val="22"/>
          </w:rPr>
          <w:delText xml:space="preserve"> tissue</w:delText>
        </w:r>
      </w:del>
      <w:r w:rsidRPr="00AA74C7">
        <w:rPr>
          <w:rFonts w:ascii="Arial" w:eastAsiaTheme="minorEastAsia" w:hAnsi="Arial" w:cs="Arial"/>
          <w:kern w:val="2"/>
          <w:sz w:val="22"/>
          <w:szCs w:val="22"/>
        </w:rPr>
        <w:t xml:space="preserve"> and</w:t>
      </w:r>
      <w:del w:id="813" w:author="Andreae, Emily A" w:date="2019-10-04T16:08:00Z">
        <w:r w:rsidRPr="00AA74C7" w:rsidDel="003719FB">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disease </w:t>
      </w:r>
      <w:proofErr w:type="gramStart"/>
      <w:r w:rsidRPr="00AA74C7">
        <w:rPr>
          <w:rFonts w:ascii="Arial" w:eastAsiaTheme="minorEastAsia" w:hAnsi="Arial" w:cs="Arial"/>
          <w:kern w:val="2"/>
          <w:sz w:val="22"/>
          <w:szCs w:val="22"/>
        </w:rPr>
        <w:t xml:space="preserve">tissues </w:t>
      </w:r>
      <w:proofErr w:type="gramEnd"/>
      <w:del w:id="814" w:author="Andreae, Emily A" w:date="2019-10-04T16:08:00Z">
        <w:r w:rsidRPr="00AA74C7" w:rsidDel="003719FB">
          <w:rPr>
            <w:rFonts w:ascii="Arial" w:eastAsiaTheme="minorEastAsia" w:hAnsi="Arial" w:cs="Arial"/>
            <w:kern w:val="2"/>
            <w:sz w:val="22"/>
            <w:szCs w:val="22"/>
          </w:rPr>
          <w:delText>(adenoma and cancer)</w:delText>
        </w:r>
      </w:del>
      <w:r w:rsidRPr="00AA74C7">
        <w:rPr>
          <w:rFonts w:ascii="Arial" w:eastAsiaTheme="minorEastAsia" w:hAnsi="Arial" w:cs="Arial"/>
          <w:kern w:val="2"/>
          <w:sz w:val="22"/>
          <w:szCs w:val="22"/>
        </w:rPr>
        <w:t xml:space="preserve">. When setting </w:t>
      </w:r>
      <w:ins w:id="815" w:author="Andreae, Emily A" w:date="2019-10-04T16:08:00Z">
        <w:r w:rsidR="003719FB">
          <w:rPr>
            <w:rFonts w:ascii="Arial" w:eastAsiaTheme="minorEastAsia" w:hAnsi="Arial" w:cs="Arial"/>
            <w:kern w:val="2"/>
            <w:sz w:val="22"/>
            <w:szCs w:val="22"/>
          </w:rPr>
          <w:t xml:space="preserve">the </w:t>
        </w:r>
      </w:ins>
      <w:r w:rsidRPr="00AA74C7">
        <w:rPr>
          <w:rFonts w:ascii="Arial" w:eastAsiaTheme="minorEastAsia" w:hAnsi="Arial" w:cs="Arial"/>
          <w:kern w:val="2"/>
          <w:sz w:val="22"/>
          <w:szCs w:val="22"/>
        </w:rPr>
        <w:t>cutoff a</w:t>
      </w:r>
      <w:r w:rsidR="006E7D8A" w:rsidRPr="00AA74C7">
        <w:rPr>
          <w:rFonts w:ascii="Arial" w:eastAsiaTheme="minorEastAsia" w:hAnsi="Arial" w:cs="Arial"/>
          <w:kern w:val="2"/>
          <w:sz w:val="22"/>
          <w:szCs w:val="22"/>
        </w:rPr>
        <w:t>t</w:t>
      </w:r>
      <w:r w:rsidRPr="00AA74C7">
        <w:rPr>
          <w:rFonts w:ascii="Arial" w:eastAsiaTheme="minorEastAsia" w:hAnsi="Arial" w:cs="Arial"/>
          <w:kern w:val="2"/>
          <w:sz w:val="22"/>
          <w:szCs w:val="22"/>
        </w:rPr>
        <w:t xml:space="preserve"> 0.25 for </w:t>
      </w:r>
      <w:ins w:id="816" w:author="Andreae, Emily A" w:date="2019-10-04T16:08:00Z">
        <w:r w:rsidR="003719FB">
          <w:rPr>
            <w:rFonts w:ascii="Arial" w:eastAsiaTheme="minorEastAsia" w:hAnsi="Arial" w:cs="Arial"/>
            <w:kern w:val="2"/>
            <w:sz w:val="22"/>
            <w:szCs w:val="22"/>
          </w:rPr>
          <w:t xml:space="preserve">the </w:t>
        </w:r>
      </w:ins>
      <w:r w:rsidR="000268C9" w:rsidRPr="00AA74C7">
        <w:rPr>
          <w:rFonts w:ascii="Arial" w:eastAsiaTheme="minorEastAsia" w:hAnsi="Arial" w:cs="Arial"/>
          <w:i/>
          <w:kern w:val="2"/>
          <w:sz w:val="22"/>
          <w:szCs w:val="22"/>
        </w:rPr>
        <w:t>ADHFE1</w:t>
      </w:r>
      <w:r w:rsidRPr="00AA74C7">
        <w:rPr>
          <w:rFonts w:ascii="Arial" w:eastAsiaTheme="minorEastAsia" w:hAnsi="Arial" w:cs="Arial"/>
          <w:kern w:val="2"/>
          <w:sz w:val="22"/>
          <w:szCs w:val="22"/>
        </w:rPr>
        <w:t xml:space="preserve"> promoter, the </w:t>
      </w:r>
      <w:r w:rsidR="006E7D8A" w:rsidRPr="00AA74C7">
        <w:rPr>
          <w:rFonts w:ascii="Arial" w:eastAsiaTheme="minorEastAsia" w:hAnsi="Arial" w:cs="Arial"/>
          <w:kern w:val="2"/>
          <w:sz w:val="22"/>
          <w:szCs w:val="22"/>
        </w:rPr>
        <w:t xml:space="preserve">minimal </w:t>
      </w:r>
      <w:r w:rsidRPr="00AA74C7">
        <w:rPr>
          <w:rFonts w:ascii="Arial" w:eastAsiaTheme="minorEastAsia" w:hAnsi="Arial" w:cs="Arial"/>
          <w:kern w:val="2"/>
          <w:sz w:val="22"/>
          <w:szCs w:val="22"/>
        </w:rPr>
        <w:t>error ra</w:t>
      </w:r>
      <w:bookmarkStart w:id="817" w:name="OLE_LINK32"/>
      <w:bookmarkStart w:id="818" w:name="OLE_LINK44"/>
      <w:r w:rsidRPr="00AA74C7">
        <w:rPr>
          <w:rFonts w:ascii="Arial" w:eastAsiaTheme="minorEastAsia" w:hAnsi="Arial" w:cs="Arial"/>
          <w:kern w:val="2"/>
          <w:sz w:val="22"/>
          <w:szCs w:val="22"/>
        </w:rPr>
        <w:t>te</w:t>
      </w:r>
      <w:r w:rsidR="00CC6B95" w:rsidRPr="00AA74C7">
        <w:rPr>
          <w:rFonts w:ascii="Arial" w:eastAsiaTheme="minorEastAsia" w:hAnsi="Arial" w:cs="Arial"/>
          <w:kern w:val="2"/>
          <w:sz w:val="22"/>
          <w:szCs w:val="22"/>
        </w:rPr>
        <w:t xml:space="preserve"> was only </w:t>
      </w:r>
      <w:r w:rsidRPr="00AA74C7">
        <w:rPr>
          <w:rFonts w:ascii="Arial" w:eastAsiaTheme="minorEastAsia" w:hAnsi="Arial" w:cs="Arial"/>
          <w:kern w:val="2"/>
          <w:sz w:val="22"/>
          <w:szCs w:val="22"/>
        </w:rPr>
        <w:t>4.68% (39/833</w:t>
      </w:r>
      <w:r w:rsidR="006E7D8A" w:rsidRPr="00AA74C7">
        <w:rPr>
          <w:rFonts w:ascii="Arial" w:eastAsiaTheme="minorEastAsia" w:hAnsi="Arial" w:cs="Arial"/>
          <w:kern w:val="2"/>
          <w:sz w:val="22"/>
          <w:szCs w:val="22"/>
        </w:rPr>
        <w:t xml:space="preserve">, </w:t>
      </w:r>
      <w:r w:rsidR="006E7D8A" w:rsidRPr="00AA74C7">
        <w:rPr>
          <w:rFonts w:ascii="Arial" w:eastAsiaTheme="minorEastAsia" w:hAnsi="Arial" w:cs="Arial"/>
          <w:b/>
          <w:kern w:val="2"/>
          <w:sz w:val="22"/>
          <w:szCs w:val="22"/>
        </w:rPr>
        <w:t>Figure 4D</w:t>
      </w:r>
      <w:r w:rsidRPr="00AA74C7">
        <w:rPr>
          <w:rFonts w:ascii="Arial" w:eastAsiaTheme="minorEastAsia" w:hAnsi="Arial" w:cs="Arial"/>
          <w:kern w:val="2"/>
          <w:sz w:val="22"/>
          <w:szCs w:val="22"/>
        </w:rPr>
        <w:t>)</w:t>
      </w:r>
      <w:ins w:id="819" w:author="Andreae, Emily A" w:date="2019-10-04T16:09:00Z">
        <w:r w:rsidR="003719FB">
          <w:rPr>
            <w:rFonts w:ascii="Arial" w:eastAsiaTheme="minorEastAsia" w:hAnsi="Arial" w:cs="Arial"/>
            <w:kern w:val="2"/>
            <w:sz w:val="22"/>
            <w:szCs w:val="22"/>
          </w:rPr>
          <w:t>;</w:t>
        </w:r>
      </w:ins>
      <w:del w:id="820" w:author="Andreae, Emily A" w:date="2019-10-04T16:09:00Z">
        <w:r w:rsidRPr="00AA74C7" w:rsidDel="003719FB">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w:t>
      </w:r>
      <w:r w:rsidR="006E7D8A" w:rsidRPr="00AA74C7">
        <w:rPr>
          <w:rFonts w:ascii="Arial" w:eastAsiaTheme="minorEastAsia" w:hAnsi="Arial" w:cs="Arial"/>
          <w:kern w:val="2"/>
          <w:sz w:val="22"/>
          <w:szCs w:val="22"/>
        </w:rPr>
        <w:t xml:space="preserve">the </w:t>
      </w:r>
      <w:proofErr w:type="spellStart"/>
      <w:r w:rsidR="006E7D8A" w:rsidRPr="00AA74C7">
        <w:rPr>
          <w:rFonts w:ascii="Arial" w:eastAsiaTheme="minorEastAsia" w:hAnsi="Arial" w:cs="Arial"/>
          <w:kern w:val="2"/>
          <w:sz w:val="22"/>
          <w:szCs w:val="22"/>
        </w:rPr>
        <w:t>heatmap</w:t>
      </w:r>
      <w:proofErr w:type="spellEnd"/>
      <w:r w:rsidR="006E7D8A" w:rsidRPr="00AA74C7">
        <w:rPr>
          <w:rFonts w:ascii="Arial" w:eastAsiaTheme="minorEastAsia" w:hAnsi="Arial" w:cs="Arial"/>
          <w:kern w:val="2"/>
          <w:sz w:val="22"/>
          <w:szCs w:val="22"/>
        </w:rPr>
        <w:t xml:space="preserve"> of sites within the region reflected </w:t>
      </w:r>
      <w:ins w:id="821" w:author="Andreae, Emily A" w:date="2019-10-04T16:09:00Z">
        <w:r w:rsidR="003719FB">
          <w:rPr>
            <w:rFonts w:ascii="Arial" w:eastAsiaTheme="minorEastAsia" w:hAnsi="Arial" w:cs="Arial"/>
            <w:kern w:val="2"/>
            <w:sz w:val="22"/>
            <w:szCs w:val="22"/>
          </w:rPr>
          <w:t xml:space="preserve">the </w:t>
        </w:r>
      </w:ins>
      <w:r w:rsidR="006E7D8A" w:rsidRPr="00AA74C7">
        <w:rPr>
          <w:rFonts w:ascii="Arial" w:eastAsiaTheme="minorEastAsia" w:hAnsi="Arial" w:cs="Arial"/>
          <w:kern w:val="2"/>
          <w:sz w:val="22"/>
          <w:szCs w:val="22"/>
        </w:rPr>
        <w:t xml:space="preserve">same result </w:t>
      </w:r>
      <w:commentRangeStart w:id="822"/>
      <w:r w:rsidR="006E7D8A" w:rsidRPr="00AA74C7">
        <w:rPr>
          <w:rFonts w:ascii="Arial" w:eastAsiaTheme="minorEastAsia" w:hAnsi="Arial" w:cs="Arial"/>
          <w:kern w:val="2"/>
          <w:sz w:val="22"/>
          <w:szCs w:val="22"/>
        </w:rPr>
        <w:t>(</w:t>
      </w:r>
      <w:r w:rsidR="006E7D8A" w:rsidRPr="00AA74C7">
        <w:rPr>
          <w:rFonts w:ascii="Arial" w:eastAsiaTheme="minorEastAsia" w:hAnsi="Arial" w:cs="Arial"/>
          <w:b/>
          <w:kern w:val="2"/>
          <w:sz w:val="22"/>
          <w:szCs w:val="22"/>
        </w:rPr>
        <w:t>Figure 4E</w:t>
      </w:r>
      <w:commentRangeEnd w:id="822"/>
      <w:r w:rsidR="003719FB">
        <w:rPr>
          <w:rStyle w:val="CommentReference"/>
        </w:rPr>
        <w:commentReference w:id="822"/>
      </w:r>
      <w:r w:rsidR="006E7D8A" w:rsidRPr="00AA74C7">
        <w:rPr>
          <w:rFonts w:ascii="Arial" w:eastAsiaTheme="minorEastAsia" w:hAnsi="Arial" w:cs="Arial"/>
          <w:kern w:val="2"/>
          <w:sz w:val="22"/>
          <w:szCs w:val="22"/>
        </w:rPr>
        <w:t xml:space="preserve">). </w:t>
      </w:r>
      <w:del w:id="823" w:author="Andreae, Emily A" w:date="2019-10-04T16:09:00Z">
        <w:r w:rsidR="006E7D8A" w:rsidRPr="00AA74C7" w:rsidDel="003719FB">
          <w:rPr>
            <w:rFonts w:ascii="Arial" w:eastAsiaTheme="minorEastAsia" w:hAnsi="Arial" w:cs="Arial"/>
            <w:kern w:val="2"/>
            <w:sz w:val="22"/>
            <w:szCs w:val="22"/>
          </w:rPr>
          <w:delText xml:space="preserve">Furthermore, </w:delText>
        </w:r>
      </w:del>
      <w:r w:rsidR="006E7D8A" w:rsidRPr="00AA74C7">
        <w:rPr>
          <w:rFonts w:ascii="Arial" w:eastAsiaTheme="minorEastAsia" w:hAnsi="Arial" w:cs="Arial"/>
          <w:kern w:val="2"/>
          <w:sz w:val="22"/>
          <w:szCs w:val="22"/>
        </w:rPr>
        <w:t xml:space="preserve">ROC curve </w:t>
      </w:r>
      <w:ins w:id="824" w:author="Andreae, Emily A" w:date="2019-10-04T16:09:00Z">
        <w:r w:rsidR="003719FB">
          <w:rPr>
            <w:rFonts w:ascii="Arial" w:eastAsiaTheme="minorEastAsia" w:hAnsi="Arial" w:cs="Arial"/>
            <w:kern w:val="2"/>
            <w:sz w:val="22"/>
            <w:szCs w:val="22"/>
          </w:rPr>
          <w:t xml:space="preserve">analysis </w:t>
        </w:r>
      </w:ins>
      <w:r w:rsidR="006E7D8A" w:rsidRPr="00AA74C7">
        <w:rPr>
          <w:rFonts w:ascii="Arial" w:eastAsiaTheme="minorEastAsia" w:hAnsi="Arial" w:cs="Arial"/>
          <w:kern w:val="2"/>
          <w:sz w:val="22"/>
          <w:szCs w:val="22"/>
        </w:rPr>
        <w:t xml:space="preserve">of </w:t>
      </w:r>
      <w:proofErr w:type="spellStart"/>
      <w:r w:rsidR="006E7D8A" w:rsidRPr="00AA74C7">
        <w:rPr>
          <w:rFonts w:ascii="Arial" w:eastAsiaTheme="minorEastAsia" w:hAnsi="Arial" w:cs="Arial"/>
          <w:kern w:val="2"/>
          <w:sz w:val="22"/>
          <w:szCs w:val="22"/>
        </w:rPr>
        <w:t>mBV</w:t>
      </w:r>
      <w:proofErr w:type="spellEnd"/>
      <w:r w:rsidR="006E7D8A" w:rsidRPr="00AA74C7">
        <w:rPr>
          <w:rFonts w:ascii="Arial" w:eastAsiaTheme="minorEastAsia" w:hAnsi="Arial" w:cs="Arial"/>
          <w:kern w:val="2"/>
          <w:sz w:val="22"/>
          <w:szCs w:val="22"/>
        </w:rPr>
        <w:t xml:space="preserve"> of</w:t>
      </w:r>
      <w:ins w:id="825" w:author="Andreae, Emily A" w:date="2019-10-04T16:09:00Z">
        <w:r w:rsidR="003719FB">
          <w:rPr>
            <w:rFonts w:ascii="Arial" w:eastAsiaTheme="minorEastAsia" w:hAnsi="Arial" w:cs="Arial"/>
            <w:kern w:val="2"/>
            <w:sz w:val="22"/>
            <w:szCs w:val="22"/>
          </w:rPr>
          <w:t xml:space="preserve"> the</w:t>
        </w:r>
      </w:ins>
      <w:r w:rsidR="006E7D8A" w:rsidRPr="00AA74C7">
        <w:rPr>
          <w:rFonts w:ascii="Arial" w:eastAsiaTheme="minorEastAsia" w:hAnsi="Arial" w:cs="Arial"/>
          <w:kern w:val="2"/>
          <w:sz w:val="22"/>
          <w:szCs w:val="22"/>
        </w:rPr>
        <w:t xml:space="preserve"> </w:t>
      </w:r>
      <w:r w:rsidR="006E7D8A" w:rsidRPr="00AA74C7">
        <w:rPr>
          <w:rFonts w:ascii="Arial" w:eastAsiaTheme="minorEastAsia" w:hAnsi="Arial" w:cs="Arial"/>
          <w:i/>
          <w:kern w:val="2"/>
          <w:sz w:val="22"/>
          <w:szCs w:val="22"/>
        </w:rPr>
        <w:t>ADHFE1</w:t>
      </w:r>
      <w:r w:rsidR="006E7D8A" w:rsidRPr="00AA74C7">
        <w:rPr>
          <w:rFonts w:ascii="Arial" w:eastAsiaTheme="minorEastAsia" w:hAnsi="Arial" w:cs="Arial"/>
          <w:kern w:val="2"/>
          <w:sz w:val="22"/>
          <w:szCs w:val="22"/>
        </w:rPr>
        <w:t xml:space="preserve"> promoter </w:t>
      </w:r>
      <w:ins w:id="826" w:author="Andreae, Emily A" w:date="2019-10-04T16:10:00Z">
        <w:r w:rsidR="003719FB">
          <w:rPr>
            <w:rFonts w:ascii="Arial" w:eastAsiaTheme="minorEastAsia" w:hAnsi="Arial" w:cs="Arial"/>
            <w:kern w:val="2"/>
            <w:sz w:val="22"/>
            <w:szCs w:val="22"/>
          </w:rPr>
          <w:t xml:space="preserve">compared to the </w:t>
        </w:r>
      </w:ins>
      <w:proofErr w:type="spellStart"/>
      <w:r w:rsidR="006E7D8A" w:rsidRPr="00AA74C7">
        <w:rPr>
          <w:rFonts w:ascii="Arial" w:eastAsiaTheme="minorEastAsia" w:hAnsi="Arial" w:cs="Arial"/>
          <w:kern w:val="2"/>
          <w:sz w:val="22"/>
          <w:szCs w:val="22"/>
        </w:rPr>
        <w:t>mBV</w:t>
      </w:r>
      <w:proofErr w:type="spellEnd"/>
      <w:r w:rsidR="006E7D8A" w:rsidRPr="00AA74C7">
        <w:rPr>
          <w:rFonts w:ascii="Arial" w:eastAsiaTheme="minorEastAsia" w:hAnsi="Arial" w:cs="Arial"/>
          <w:kern w:val="2"/>
          <w:sz w:val="22"/>
          <w:szCs w:val="22"/>
        </w:rPr>
        <w:t xml:space="preserve"> for all 833 samples </w:t>
      </w:r>
      <w:ins w:id="827" w:author="Andreae, Emily A" w:date="2019-10-04T16:10:00Z">
        <w:r w:rsidR="003719FB">
          <w:rPr>
            <w:rFonts w:ascii="Arial" w:eastAsiaTheme="minorEastAsia" w:hAnsi="Arial" w:cs="Arial"/>
            <w:kern w:val="2"/>
            <w:sz w:val="22"/>
            <w:szCs w:val="22"/>
          </w:rPr>
          <w:t>produced an</w:t>
        </w:r>
      </w:ins>
      <w:del w:id="828" w:author="Andreae, Emily A" w:date="2019-10-04T16:10:00Z">
        <w:r w:rsidR="006E7D8A" w:rsidRPr="00AA74C7" w:rsidDel="003719FB">
          <w:rPr>
            <w:rFonts w:ascii="Arial" w:eastAsiaTheme="minorEastAsia" w:hAnsi="Arial" w:cs="Arial"/>
            <w:kern w:val="2"/>
            <w:sz w:val="22"/>
            <w:szCs w:val="22"/>
          </w:rPr>
          <w:delText>the</w:delText>
        </w:r>
      </w:del>
      <w:r w:rsidR="006E7D8A" w:rsidRPr="00AA74C7">
        <w:rPr>
          <w:rFonts w:ascii="Arial" w:eastAsiaTheme="minorEastAsia" w:hAnsi="Arial" w:cs="Arial"/>
          <w:kern w:val="2"/>
          <w:sz w:val="22"/>
          <w:szCs w:val="22"/>
        </w:rPr>
        <w:t xml:space="preserve"> AUC </w:t>
      </w:r>
      <w:ins w:id="829" w:author="Andreae, Emily A" w:date="2019-10-04T16:10:00Z">
        <w:r w:rsidR="003719FB">
          <w:rPr>
            <w:rFonts w:ascii="Arial" w:eastAsiaTheme="minorEastAsia" w:hAnsi="Arial" w:cs="Arial"/>
            <w:kern w:val="2"/>
            <w:sz w:val="22"/>
            <w:szCs w:val="22"/>
          </w:rPr>
          <w:t>of</w:t>
        </w:r>
      </w:ins>
      <w:del w:id="830" w:author="Andreae, Emily A" w:date="2019-10-04T16:10:00Z">
        <w:r w:rsidR="006E7D8A" w:rsidRPr="00AA74C7" w:rsidDel="003719FB">
          <w:rPr>
            <w:rFonts w:ascii="Arial" w:eastAsiaTheme="minorEastAsia" w:hAnsi="Arial" w:cs="Arial"/>
            <w:kern w:val="2"/>
            <w:sz w:val="22"/>
            <w:szCs w:val="22"/>
          </w:rPr>
          <w:delText>is</w:delText>
        </w:r>
      </w:del>
      <w:r w:rsidR="006E7D8A" w:rsidRPr="00AA74C7">
        <w:rPr>
          <w:rFonts w:ascii="Arial" w:eastAsiaTheme="minorEastAsia" w:hAnsi="Arial" w:cs="Arial"/>
          <w:kern w:val="2"/>
          <w:sz w:val="22"/>
          <w:szCs w:val="22"/>
        </w:rPr>
        <w:t xml:space="preserve"> 0.97 with specificity and sensitivity </w:t>
      </w:r>
      <w:ins w:id="831" w:author="Andreae, Emily A" w:date="2019-10-04T16:10:00Z">
        <w:r w:rsidR="003719FB">
          <w:rPr>
            <w:rFonts w:ascii="Arial" w:eastAsiaTheme="minorEastAsia" w:hAnsi="Arial" w:cs="Arial"/>
            <w:kern w:val="2"/>
            <w:sz w:val="22"/>
            <w:szCs w:val="22"/>
          </w:rPr>
          <w:t>at</w:t>
        </w:r>
      </w:ins>
      <w:del w:id="832" w:author="Andreae, Emily A" w:date="2019-10-04T16:10:00Z">
        <w:r w:rsidR="006E7D8A" w:rsidRPr="00AA74C7" w:rsidDel="003719FB">
          <w:rPr>
            <w:rFonts w:ascii="Arial" w:eastAsiaTheme="minorEastAsia" w:hAnsi="Arial" w:cs="Arial"/>
            <w:kern w:val="2"/>
            <w:sz w:val="22"/>
            <w:szCs w:val="22"/>
          </w:rPr>
          <w:delText>as</w:delText>
        </w:r>
      </w:del>
      <w:r w:rsidR="006E7D8A" w:rsidRPr="00AA74C7">
        <w:rPr>
          <w:rFonts w:ascii="Arial" w:eastAsiaTheme="minorEastAsia" w:hAnsi="Arial" w:cs="Arial"/>
          <w:kern w:val="2"/>
          <w:sz w:val="22"/>
          <w:szCs w:val="22"/>
        </w:rPr>
        <w:t xml:space="preserve"> 0.95 and 0.96 (</w:t>
      </w:r>
      <w:r w:rsidR="006E7D8A" w:rsidRPr="00AA74C7">
        <w:rPr>
          <w:rFonts w:ascii="Arial" w:eastAsiaTheme="minorEastAsia" w:hAnsi="Arial" w:cs="Arial"/>
          <w:b/>
          <w:kern w:val="2"/>
          <w:sz w:val="22"/>
          <w:szCs w:val="22"/>
        </w:rPr>
        <w:t>Figure 4F</w:t>
      </w:r>
      <w:r w:rsidR="006E7D8A" w:rsidRPr="00AA74C7">
        <w:rPr>
          <w:rFonts w:ascii="Arial" w:eastAsiaTheme="minorEastAsia" w:hAnsi="Arial" w:cs="Arial"/>
          <w:kern w:val="2"/>
          <w:sz w:val="22"/>
          <w:szCs w:val="22"/>
        </w:rPr>
        <w:t xml:space="preserve">). </w:t>
      </w:r>
      <w:bookmarkEnd w:id="817"/>
      <w:bookmarkEnd w:id="818"/>
      <w:r w:rsidR="002B7C2E" w:rsidRPr="00AA74C7">
        <w:rPr>
          <w:rFonts w:ascii="Arial" w:hAnsi="Arial" w:cs="Arial"/>
          <w:color w:val="201F1E"/>
          <w:sz w:val="22"/>
          <w:szCs w:val="22"/>
          <w:bdr w:val="none" w:sz="0" w:space="0" w:color="auto" w:frame="1"/>
        </w:rPr>
        <w:t xml:space="preserve">For cancer samples, </w:t>
      </w:r>
      <w:ins w:id="833" w:author="Andreae, Emily A" w:date="2019-10-04T16:12:00Z">
        <w:r w:rsidR="003719FB">
          <w:rPr>
            <w:rFonts w:ascii="Arial" w:hAnsi="Arial" w:cs="Arial"/>
            <w:color w:val="201F1E"/>
            <w:sz w:val="22"/>
            <w:szCs w:val="22"/>
            <w:bdr w:val="none" w:sz="0" w:space="0" w:color="auto" w:frame="1"/>
          </w:rPr>
          <w:t xml:space="preserve">an </w:t>
        </w:r>
      </w:ins>
      <w:del w:id="834" w:author="Andreae, Emily A" w:date="2019-10-04T16:12:00Z">
        <w:r w:rsidR="002B7C2E" w:rsidRPr="00AA74C7" w:rsidDel="003719FB">
          <w:rPr>
            <w:rFonts w:ascii="Arial" w:hAnsi="Arial" w:cs="Arial"/>
            <w:color w:val="201F1E"/>
            <w:sz w:val="22"/>
            <w:szCs w:val="22"/>
            <w:bdr w:val="none" w:sz="0" w:space="0" w:color="auto" w:frame="1"/>
          </w:rPr>
          <w:delText xml:space="preserve">it can reach even </w:delText>
        </w:r>
      </w:del>
      <w:r w:rsidR="002B7C2E" w:rsidRPr="00AA74C7">
        <w:rPr>
          <w:rFonts w:ascii="Arial" w:hAnsi="Arial" w:cs="Arial"/>
          <w:color w:val="201F1E"/>
          <w:sz w:val="22"/>
          <w:szCs w:val="22"/>
          <w:bdr w:val="none" w:sz="0" w:space="0" w:color="auto" w:frame="1"/>
        </w:rPr>
        <w:t xml:space="preserve">AUC as </w:t>
      </w:r>
      <w:ins w:id="835" w:author="Andreae, Emily A" w:date="2019-10-04T16:12:00Z">
        <w:r w:rsidR="003719FB">
          <w:rPr>
            <w:rFonts w:ascii="Arial" w:hAnsi="Arial" w:cs="Arial"/>
            <w:color w:val="201F1E"/>
            <w:sz w:val="22"/>
            <w:szCs w:val="22"/>
            <w:bdr w:val="none" w:sz="0" w:space="0" w:color="auto" w:frame="1"/>
          </w:rPr>
          <w:t xml:space="preserve">high as </w:t>
        </w:r>
      </w:ins>
      <w:r w:rsidR="002B7C2E" w:rsidRPr="00AA74C7">
        <w:rPr>
          <w:rFonts w:ascii="Arial" w:hAnsi="Arial" w:cs="Arial"/>
          <w:color w:val="201F1E"/>
          <w:sz w:val="22"/>
          <w:szCs w:val="22"/>
          <w:bdr w:val="none" w:sz="0" w:space="0" w:color="auto" w:frame="1"/>
        </w:rPr>
        <w:t xml:space="preserve">0.98 </w:t>
      </w:r>
      <w:ins w:id="836" w:author="Andreae, Emily A" w:date="2019-10-04T16:13:00Z">
        <w:r w:rsidR="003719FB">
          <w:rPr>
            <w:rFonts w:ascii="Arial" w:hAnsi="Arial" w:cs="Arial"/>
            <w:color w:val="201F1E"/>
            <w:sz w:val="22"/>
            <w:szCs w:val="22"/>
            <w:bdr w:val="none" w:sz="0" w:space="0" w:color="auto" w:frame="1"/>
          </w:rPr>
          <w:t xml:space="preserve">was determined </w:t>
        </w:r>
      </w:ins>
      <w:r w:rsidR="002B7C2E" w:rsidRPr="00AA74C7">
        <w:rPr>
          <w:rFonts w:ascii="Arial" w:hAnsi="Arial" w:cs="Arial"/>
          <w:color w:val="201F1E"/>
          <w:sz w:val="22"/>
          <w:szCs w:val="22"/>
          <w:bdr w:val="none" w:sz="0" w:space="0" w:color="auto" w:frame="1"/>
        </w:rPr>
        <w:t>(</w:t>
      </w:r>
      <w:r w:rsidR="002B7C2E" w:rsidRPr="00AA74C7">
        <w:rPr>
          <w:rFonts w:ascii="Arial" w:hAnsi="Arial" w:cs="Arial"/>
          <w:b/>
          <w:bCs/>
          <w:color w:val="201F1E"/>
          <w:sz w:val="22"/>
          <w:szCs w:val="22"/>
          <w:bdr w:val="none" w:sz="0" w:space="0" w:color="auto" w:frame="1"/>
        </w:rPr>
        <w:t>Figure S2</w:t>
      </w:r>
      <w:r w:rsidR="002B7C2E" w:rsidRPr="00AA74C7">
        <w:rPr>
          <w:rFonts w:ascii="Arial" w:hAnsi="Arial" w:cs="Arial"/>
          <w:color w:val="201F1E"/>
          <w:sz w:val="22"/>
          <w:szCs w:val="22"/>
          <w:bdr w:val="none" w:sz="0" w:space="0" w:color="auto" w:frame="1"/>
        </w:rPr>
        <w:t>). For </w:t>
      </w:r>
      <w:r w:rsidR="002B7C2E" w:rsidRPr="00AA74C7">
        <w:rPr>
          <w:rFonts w:ascii="Arial" w:hAnsi="Arial" w:cs="Arial"/>
          <w:i/>
          <w:iCs/>
          <w:color w:val="201F1E"/>
          <w:sz w:val="22"/>
          <w:szCs w:val="22"/>
          <w:bdr w:val="none" w:sz="0" w:space="0" w:color="auto" w:frame="1"/>
        </w:rPr>
        <w:t>ACSS3</w:t>
      </w:r>
      <w:r w:rsidR="002B7C2E" w:rsidRPr="00AA74C7">
        <w:rPr>
          <w:rFonts w:ascii="Arial" w:hAnsi="Arial" w:cs="Arial"/>
          <w:color w:val="201F1E"/>
          <w:sz w:val="22"/>
          <w:szCs w:val="22"/>
          <w:bdr w:val="none" w:sz="0" w:space="0" w:color="auto" w:frame="1"/>
        </w:rPr>
        <w:t xml:space="preserve">, the minimal error rate of its promoter was 16.68% (139/833) with </w:t>
      </w:r>
      <w:ins w:id="837" w:author="Andreae, Emily A" w:date="2019-10-04T16:13:00Z">
        <w:r w:rsidR="003719FB">
          <w:rPr>
            <w:rFonts w:ascii="Arial" w:hAnsi="Arial" w:cs="Arial"/>
            <w:color w:val="201F1E"/>
            <w:sz w:val="22"/>
            <w:szCs w:val="22"/>
            <w:bdr w:val="none" w:sz="0" w:space="0" w:color="auto" w:frame="1"/>
          </w:rPr>
          <w:t>a</w:t>
        </w:r>
      </w:ins>
      <w:del w:id="838" w:author="Andreae, Emily A" w:date="2019-10-04T16:13:00Z">
        <w:r w:rsidR="002B7C2E" w:rsidRPr="00AA74C7" w:rsidDel="003719FB">
          <w:rPr>
            <w:rFonts w:ascii="Arial" w:hAnsi="Arial" w:cs="Arial"/>
            <w:color w:val="201F1E"/>
            <w:sz w:val="22"/>
            <w:szCs w:val="22"/>
            <w:bdr w:val="none" w:sz="0" w:space="0" w:color="auto" w:frame="1"/>
          </w:rPr>
          <w:delText>the</w:delText>
        </w:r>
      </w:del>
      <w:r w:rsidR="002B7C2E" w:rsidRPr="00AA74C7">
        <w:rPr>
          <w:rFonts w:ascii="Arial" w:hAnsi="Arial" w:cs="Arial"/>
          <w:color w:val="201F1E"/>
          <w:sz w:val="22"/>
          <w:szCs w:val="22"/>
          <w:bdr w:val="none" w:sz="0" w:space="0" w:color="auto" w:frame="1"/>
        </w:rPr>
        <w:t xml:space="preserve"> cutoff </w:t>
      </w:r>
      <w:ins w:id="839" w:author="Andreae, Emily A" w:date="2019-10-04T16:13:00Z">
        <w:r w:rsidR="003719FB">
          <w:rPr>
            <w:rFonts w:ascii="Arial" w:hAnsi="Arial" w:cs="Arial"/>
            <w:color w:val="201F1E"/>
            <w:sz w:val="22"/>
            <w:szCs w:val="22"/>
            <w:bdr w:val="none" w:sz="0" w:space="0" w:color="auto" w:frame="1"/>
          </w:rPr>
          <w:t xml:space="preserve">set </w:t>
        </w:r>
      </w:ins>
      <w:r w:rsidR="002B7C2E" w:rsidRPr="00AA74C7">
        <w:rPr>
          <w:rFonts w:ascii="Arial" w:hAnsi="Arial" w:cs="Arial"/>
          <w:color w:val="201F1E"/>
          <w:sz w:val="22"/>
          <w:szCs w:val="22"/>
          <w:bdr w:val="none" w:sz="0" w:space="0" w:color="auto" w:frame="1"/>
        </w:rPr>
        <w:t>at 0.42 (</w:t>
      </w:r>
      <w:r w:rsidR="002B7C2E" w:rsidRPr="00AA74C7">
        <w:rPr>
          <w:rFonts w:ascii="Arial" w:hAnsi="Arial" w:cs="Arial"/>
          <w:b/>
          <w:bCs/>
          <w:color w:val="201F1E"/>
          <w:sz w:val="22"/>
          <w:szCs w:val="22"/>
          <w:bdr w:val="none" w:sz="0" w:space="0" w:color="auto" w:frame="1"/>
        </w:rPr>
        <w:t>Figure 4G</w:t>
      </w:r>
      <w:r w:rsidR="002B7C2E" w:rsidRPr="00AA74C7">
        <w:rPr>
          <w:rFonts w:ascii="Arial" w:hAnsi="Arial" w:cs="Arial"/>
          <w:color w:val="201F1E"/>
          <w:sz w:val="22"/>
          <w:szCs w:val="22"/>
          <w:bdr w:val="none" w:sz="0" w:space="0" w:color="auto" w:frame="1"/>
        </w:rPr>
        <w:t>)</w:t>
      </w:r>
      <w:del w:id="840" w:author="Andreae, Emily A" w:date="2019-10-04T16:13:00Z">
        <w:r w:rsidR="002B7C2E" w:rsidRPr="00AA74C7" w:rsidDel="003719FB">
          <w:rPr>
            <w:rFonts w:ascii="Arial" w:hAnsi="Arial" w:cs="Arial"/>
            <w:color w:val="201F1E"/>
            <w:sz w:val="22"/>
            <w:szCs w:val="22"/>
            <w:bdr w:val="none" w:sz="0" w:space="0" w:color="auto" w:frame="1"/>
          </w:rPr>
          <w:delText>,</w:delText>
        </w:r>
      </w:del>
      <w:r w:rsidR="002B7C2E" w:rsidRPr="00AA74C7">
        <w:rPr>
          <w:rFonts w:ascii="Arial" w:hAnsi="Arial" w:cs="Arial"/>
          <w:color w:val="201F1E"/>
          <w:sz w:val="22"/>
          <w:szCs w:val="22"/>
          <w:bdr w:val="none" w:sz="0" w:space="0" w:color="auto" w:frame="1"/>
        </w:rPr>
        <w:t xml:space="preserve"> which performed inferiorly </w:t>
      </w:r>
      <w:ins w:id="841" w:author="Andreae, Emily A" w:date="2019-10-04T16:14:00Z">
        <w:r w:rsidR="003719FB">
          <w:rPr>
            <w:rFonts w:ascii="Arial" w:hAnsi="Arial" w:cs="Arial"/>
            <w:color w:val="201F1E"/>
            <w:sz w:val="22"/>
            <w:szCs w:val="22"/>
            <w:bdr w:val="none" w:sz="0" w:space="0" w:color="auto" w:frame="1"/>
          </w:rPr>
          <w:t>to</w:t>
        </w:r>
      </w:ins>
      <w:del w:id="842" w:author="Andreae, Emily A" w:date="2019-10-04T16:14:00Z">
        <w:r w:rsidR="002B7C2E" w:rsidRPr="00AA74C7" w:rsidDel="003719FB">
          <w:rPr>
            <w:rFonts w:ascii="Arial" w:hAnsi="Arial" w:cs="Arial"/>
            <w:color w:val="201F1E"/>
            <w:sz w:val="22"/>
            <w:szCs w:val="22"/>
            <w:bdr w:val="none" w:sz="0" w:space="0" w:color="auto" w:frame="1"/>
          </w:rPr>
          <w:delText>than</w:delText>
        </w:r>
      </w:del>
      <w:r w:rsidR="002B7C2E" w:rsidRPr="00AA74C7">
        <w:rPr>
          <w:rFonts w:ascii="Arial" w:hAnsi="Arial" w:cs="Arial"/>
          <w:color w:val="201F1E"/>
          <w:sz w:val="22"/>
          <w:szCs w:val="22"/>
          <w:bdr w:val="none" w:sz="0" w:space="0" w:color="auto" w:frame="1"/>
        </w:rPr>
        <w:t> </w:t>
      </w:r>
      <w:r w:rsidR="002B7C2E" w:rsidRPr="00AA74C7">
        <w:rPr>
          <w:rFonts w:ascii="Arial" w:hAnsi="Arial" w:cs="Arial"/>
          <w:i/>
          <w:iCs/>
          <w:color w:val="201F1E"/>
          <w:sz w:val="22"/>
          <w:szCs w:val="22"/>
          <w:bdr w:val="none" w:sz="0" w:space="0" w:color="auto" w:frame="1"/>
        </w:rPr>
        <w:t>ADHFE1</w:t>
      </w:r>
      <w:ins w:id="843" w:author="Andreae, Emily A" w:date="2019-10-04T16:15:00Z">
        <w:r w:rsidR="003719FB">
          <w:rPr>
            <w:rFonts w:ascii="Arial" w:hAnsi="Arial" w:cs="Arial"/>
            <w:color w:val="201F1E"/>
            <w:sz w:val="22"/>
            <w:szCs w:val="22"/>
            <w:bdr w:val="none" w:sz="0" w:space="0" w:color="auto" w:frame="1"/>
          </w:rPr>
          <w:t xml:space="preserve"> in terms of</w:t>
        </w:r>
      </w:ins>
      <w:del w:id="844" w:author="Andreae, Emily A" w:date="2019-10-04T16:15:00Z">
        <w:r w:rsidR="002B7C2E" w:rsidRPr="00AA74C7" w:rsidDel="003719FB">
          <w:rPr>
            <w:rFonts w:ascii="Arial" w:hAnsi="Arial" w:cs="Arial"/>
            <w:color w:val="201F1E"/>
            <w:sz w:val="22"/>
            <w:szCs w:val="22"/>
            <w:bdr w:val="none" w:sz="0" w:space="0" w:color="auto" w:frame="1"/>
          </w:rPr>
          <w:delText xml:space="preserve"> at </w:delText>
        </w:r>
      </w:del>
      <w:ins w:id="845" w:author="Andreae, Emily A" w:date="2019-10-04T16:14:00Z">
        <w:r w:rsidR="003719FB">
          <w:rPr>
            <w:rFonts w:ascii="Arial" w:hAnsi="Arial" w:cs="Arial"/>
            <w:color w:val="201F1E"/>
            <w:sz w:val="22"/>
            <w:szCs w:val="22"/>
            <w:bdr w:val="none" w:sz="0" w:space="0" w:color="auto" w:frame="1"/>
          </w:rPr>
          <w:t xml:space="preserve"> </w:t>
        </w:r>
      </w:ins>
      <w:r w:rsidR="002B7C2E" w:rsidRPr="00AA74C7">
        <w:rPr>
          <w:rFonts w:ascii="Arial" w:hAnsi="Arial" w:cs="Arial"/>
          <w:color w:val="201F1E"/>
          <w:sz w:val="22"/>
          <w:szCs w:val="22"/>
          <w:bdr w:val="none" w:sz="0" w:space="0" w:color="auto" w:frame="1"/>
        </w:rPr>
        <w:t>discrimination power. Meanwhile, we also compared </w:t>
      </w:r>
      <w:r w:rsidR="002B7C2E" w:rsidRPr="003719FB">
        <w:rPr>
          <w:rFonts w:ascii="Arial" w:hAnsi="Arial" w:cs="Arial"/>
          <w:i/>
          <w:color w:val="201F1E"/>
          <w:sz w:val="22"/>
          <w:szCs w:val="22"/>
          <w:bdr w:val="none" w:sz="0" w:space="0" w:color="auto" w:frame="1"/>
          <w:rPrChange w:id="846" w:author="Andreae, Emily A" w:date="2019-10-04T16:15:00Z">
            <w:rPr>
              <w:rFonts w:ascii="Arial" w:hAnsi="Arial" w:cs="Arial"/>
              <w:color w:val="201F1E"/>
              <w:sz w:val="22"/>
              <w:szCs w:val="22"/>
              <w:bdr w:val="none" w:sz="0" w:space="0" w:color="auto" w:frame="1"/>
            </w:rPr>
          </w:rPrChange>
        </w:rPr>
        <w:t>ADHFE1</w:t>
      </w:r>
      <w:r w:rsidR="002B7C2E" w:rsidRPr="00AA74C7">
        <w:rPr>
          <w:rFonts w:ascii="Arial" w:hAnsi="Arial" w:cs="Arial"/>
          <w:color w:val="201F1E"/>
          <w:sz w:val="22"/>
          <w:szCs w:val="22"/>
          <w:bdr w:val="none" w:sz="0" w:space="0" w:color="auto" w:frame="1"/>
        </w:rPr>
        <w:t> with </w:t>
      </w:r>
      <w:r w:rsidR="002B7C2E" w:rsidRPr="003719FB">
        <w:rPr>
          <w:rFonts w:ascii="Arial" w:hAnsi="Arial" w:cs="Arial"/>
          <w:i/>
          <w:color w:val="201F1E"/>
          <w:sz w:val="22"/>
          <w:szCs w:val="22"/>
          <w:bdr w:val="none" w:sz="0" w:space="0" w:color="auto" w:frame="1"/>
          <w:rPrChange w:id="847" w:author="Andreae, Emily A" w:date="2019-10-04T16:15:00Z">
            <w:rPr>
              <w:rFonts w:ascii="Arial" w:hAnsi="Arial" w:cs="Arial"/>
              <w:color w:val="201F1E"/>
              <w:sz w:val="22"/>
              <w:szCs w:val="22"/>
              <w:bdr w:val="none" w:sz="0" w:space="0" w:color="auto" w:frame="1"/>
            </w:rPr>
          </w:rPrChange>
        </w:rPr>
        <w:t>SEPT9</w:t>
      </w:r>
      <w:ins w:id="848" w:author="Andreae, Emily A" w:date="2019-10-04T16:15:00Z">
        <w:r w:rsidR="003719FB">
          <w:rPr>
            <w:rFonts w:ascii="Arial" w:hAnsi="Arial" w:cs="Arial"/>
            <w:color w:val="201F1E"/>
            <w:sz w:val="22"/>
            <w:szCs w:val="22"/>
            <w:bdr w:val="none" w:sz="0" w:space="0" w:color="auto" w:frame="1"/>
          </w:rPr>
          <w:t>,</w:t>
        </w:r>
      </w:ins>
      <w:r w:rsidR="002B7C2E" w:rsidRPr="00AA74C7">
        <w:rPr>
          <w:rFonts w:ascii="Arial" w:hAnsi="Arial" w:cs="Arial"/>
          <w:color w:val="201F1E"/>
          <w:sz w:val="22"/>
          <w:szCs w:val="22"/>
          <w:bdr w:val="none" w:sz="0" w:space="0" w:color="auto" w:frame="1"/>
        </w:rPr>
        <w:t xml:space="preserve"> </w:t>
      </w:r>
      <w:ins w:id="849" w:author="Andreae, Emily A" w:date="2019-10-04T16:15:00Z">
        <w:r w:rsidR="003719FB">
          <w:rPr>
            <w:rFonts w:ascii="Arial" w:hAnsi="Arial" w:cs="Arial"/>
            <w:color w:val="201F1E"/>
            <w:sz w:val="22"/>
            <w:szCs w:val="22"/>
            <w:bdr w:val="none" w:sz="0" w:space="0" w:color="auto" w:frame="1"/>
          </w:rPr>
          <w:t xml:space="preserve">an </w:t>
        </w:r>
      </w:ins>
      <w:del w:id="850" w:author="Andreae, Emily A" w:date="2019-10-04T16:15:00Z">
        <w:r w:rsidR="002B7C2E" w:rsidRPr="00AA74C7" w:rsidDel="003719FB">
          <w:rPr>
            <w:rFonts w:ascii="Arial" w:hAnsi="Arial" w:cs="Arial"/>
            <w:color w:val="201F1E"/>
            <w:sz w:val="22"/>
            <w:szCs w:val="22"/>
            <w:bdr w:val="none" w:sz="0" w:space="0" w:color="auto" w:frame="1"/>
          </w:rPr>
          <w:delText xml:space="preserve">which has been approved by </w:delText>
        </w:r>
      </w:del>
      <w:r w:rsidR="002B7C2E" w:rsidRPr="00AA74C7">
        <w:rPr>
          <w:rFonts w:ascii="Arial" w:hAnsi="Arial" w:cs="Arial"/>
          <w:color w:val="201F1E"/>
          <w:sz w:val="22"/>
          <w:szCs w:val="22"/>
          <w:bdr w:val="none" w:sz="0" w:space="0" w:color="auto" w:frame="1"/>
        </w:rPr>
        <w:t>FDA</w:t>
      </w:r>
      <w:ins w:id="851" w:author="Andreae, Emily A" w:date="2019-10-04T16:15:00Z">
        <w:r w:rsidR="003719FB">
          <w:rPr>
            <w:rFonts w:ascii="Arial" w:hAnsi="Arial" w:cs="Arial"/>
            <w:color w:val="201F1E"/>
            <w:sz w:val="22"/>
            <w:szCs w:val="22"/>
            <w:bdr w:val="none" w:sz="0" w:space="0" w:color="auto" w:frame="1"/>
          </w:rPr>
          <w:t>-approved</w:t>
        </w:r>
      </w:ins>
      <w:del w:id="852" w:author="Andreae, Emily A" w:date="2019-10-04T16:15:00Z">
        <w:r w:rsidR="002B7C2E" w:rsidRPr="00AA74C7" w:rsidDel="003719FB">
          <w:rPr>
            <w:rFonts w:ascii="Arial" w:hAnsi="Arial" w:cs="Arial"/>
            <w:color w:val="201F1E"/>
            <w:sz w:val="22"/>
            <w:szCs w:val="22"/>
            <w:bdr w:val="none" w:sz="0" w:space="0" w:color="auto" w:frame="1"/>
          </w:rPr>
          <w:delText xml:space="preserve"> as a</w:delText>
        </w:r>
      </w:del>
      <w:r w:rsidR="002B7C2E" w:rsidRPr="00AA74C7">
        <w:rPr>
          <w:rFonts w:ascii="Arial" w:hAnsi="Arial" w:cs="Arial"/>
          <w:color w:val="201F1E"/>
          <w:sz w:val="22"/>
          <w:szCs w:val="22"/>
          <w:bdr w:val="none" w:sz="0" w:space="0" w:color="auto" w:frame="1"/>
        </w:rPr>
        <w:t xml:space="preserve"> methylation-based </w:t>
      </w:r>
      <w:ins w:id="853" w:author="Andreae, Emily A" w:date="2019-10-04T16:16:00Z">
        <w:r w:rsidR="003719FB" w:rsidRPr="003719FB">
          <w:rPr>
            <w:rFonts w:ascii="Arial" w:hAnsi="Arial" w:cs="Arial"/>
            <w:color w:val="201F1E"/>
            <w:sz w:val="22"/>
            <w:szCs w:val="22"/>
            <w:bdr w:val="none" w:sz="0" w:space="0" w:color="auto" w:frame="1"/>
          </w:rPr>
          <w:t xml:space="preserve">biomarker </w:t>
        </w:r>
        <w:r w:rsidR="003719FB">
          <w:rPr>
            <w:rFonts w:ascii="Arial" w:hAnsi="Arial" w:cs="Arial"/>
            <w:color w:val="201F1E"/>
            <w:sz w:val="22"/>
            <w:szCs w:val="22"/>
            <w:bdr w:val="none" w:sz="0" w:space="0" w:color="auto" w:frame="1"/>
          </w:rPr>
          <w:t xml:space="preserve">for </w:t>
        </w:r>
      </w:ins>
      <w:r w:rsidR="002B7C2E" w:rsidRPr="00AA74C7">
        <w:rPr>
          <w:rFonts w:ascii="Arial" w:hAnsi="Arial" w:cs="Arial"/>
          <w:color w:val="201F1E"/>
          <w:sz w:val="22"/>
          <w:szCs w:val="22"/>
          <w:bdr w:val="none" w:sz="0" w:space="0" w:color="auto" w:frame="1"/>
        </w:rPr>
        <w:t>CRC screening</w:t>
      </w:r>
      <w:del w:id="854" w:author="Andreae, Emily A" w:date="2019-10-04T16:15:00Z">
        <w:r w:rsidR="002B7C2E" w:rsidRPr="00AA74C7" w:rsidDel="003719FB">
          <w:rPr>
            <w:rFonts w:ascii="Arial" w:hAnsi="Arial" w:cs="Arial"/>
            <w:color w:val="201F1E"/>
            <w:sz w:val="22"/>
            <w:szCs w:val="22"/>
            <w:bdr w:val="none" w:sz="0" w:space="0" w:color="auto" w:frame="1"/>
          </w:rPr>
          <w:delText xml:space="preserve"> biomarker</w:delText>
        </w:r>
      </w:del>
      <w:r w:rsidR="002B7C2E" w:rsidRPr="00AA74C7">
        <w:rPr>
          <w:rFonts w:ascii="Arial" w:hAnsi="Arial" w:cs="Arial"/>
          <w:color w:val="201F1E"/>
          <w:sz w:val="22"/>
          <w:szCs w:val="22"/>
          <w:bdr w:val="none" w:sz="0" w:space="0" w:color="auto" w:frame="1"/>
        </w:rPr>
        <w:t xml:space="preserve">. We </w:t>
      </w:r>
      <w:ins w:id="855" w:author="Andreae, Emily A" w:date="2019-10-04T16:16:00Z">
        <w:r w:rsidR="003719FB">
          <w:rPr>
            <w:rFonts w:ascii="Arial" w:hAnsi="Arial" w:cs="Arial"/>
            <w:color w:val="201F1E"/>
            <w:sz w:val="22"/>
            <w:szCs w:val="22"/>
            <w:bdr w:val="none" w:sz="0" w:space="0" w:color="auto" w:frame="1"/>
          </w:rPr>
          <w:t>determined that</w:t>
        </w:r>
      </w:ins>
      <w:del w:id="856" w:author="Andreae, Emily A" w:date="2019-10-04T16:16:00Z">
        <w:r w:rsidR="002B7C2E" w:rsidRPr="00AA74C7" w:rsidDel="003719FB">
          <w:rPr>
            <w:rFonts w:ascii="Arial" w:hAnsi="Arial" w:cs="Arial"/>
            <w:color w:val="201F1E"/>
            <w:sz w:val="22"/>
            <w:szCs w:val="22"/>
            <w:bdr w:val="none" w:sz="0" w:space="0" w:color="auto" w:frame="1"/>
          </w:rPr>
          <w:delText>found</w:delText>
        </w:r>
      </w:del>
      <w:r w:rsidR="002B7C2E" w:rsidRPr="00AA74C7">
        <w:rPr>
          <w:rFonts w:ascii="Arial" w:hAnsi="Arial" w:cs="Arial"/>
          <w:color w:val="201F1E"/>
          <w:sz w:val="22"/>
          <w:szCs w:val="22"/>
          <w:bdr w:val="none" w:sz="0" w:space="0" w:color="auto" w:frame="1"/>
        </w:rPr>
        <w:t xml:space="preserve"> </w:t>
      </w:r>
      <w:r w:rsidR="002B7C2E" w:rsidRPr="003719FB">
        <w:rPr>
          <w:rFonts w:ascii="Arial" w:hAnsi="Arial" w:cs="Arial"/>
          <w:i/>
          <w:color w:val="201F1E"/>
          <w:sz w:val="22"/>
          <w:szCs w:val="22"/>
          <w:bdr w:val="none" w:sz="0" w:space="0" w:color="auto" w:frame="1"/>
          <w:rPrChange w:id="857" w:author="Andreae, Emily A" w:date="2019-10-04T16:16:00Z">
            <w:rPr>
              <w:rFonts w:ascii="Arial" w:hAnsi="Arial" w:cs="Arial"/>
              <w:color w:val="201F1E"/>
              <w:sz w:val="22"/>
              <w:szCs w:val="22"/>
              <w:bdr w:val="none" w:sz="0" w:space="0" w:color="auto" w:frame="1"/>
            </w:rPr>
          </w:rPrChange>
        </w:rPr>
        <w:t>ADHFE1</w:t>
      </w:r>
      <w:r w:rsidR="002B7C2E" w:rsidRPr="00AA74C7">
        <w:rPr>
          <w:rFonts w:ascii="Arial" w:hAnsi="Arial" w:cs="Arial"/>
          <w:color w:val="201F1E"/>
          <w:sz w:val="22"/>
          <w:szCs w:val="22"/>
          <w:bdr w:val="none" w:sz="0" w:space="0" w:color="auto" w:frame="1"/>
        </w:rPr>
        <w:t xml:space="preserve"> </w:t>
      </w:r>
      <w:ins w:id="858" w:author="Andreae, Emily A" w:date="2019-10-04T16:16:00Z">
        <w:r w:rsidR="003719FB">
          <w:rPr>
            <w:rFonts w:ascii="Arial" w:hAnsi="Arial" w:cs="Arial"/>
            <w:color w:val="201F1E"/>
            <w:sz w:val="22"/>
            <w:szCs w:val="22"/>
            <w:bdr w:val="none" w:sz="0" w:space="0" w:color="auto" w:frame="1"/>
          </w:rPr>
          <w:t>had a</w:t>
        </w:r>
      </w:ins>
      <w:del w:id="859" w:author="Andreae, Emily A" w:date="2019-10-04T16:16:00Z">
        <w:r w:rsidR="002B7C2E" w:rsidRPr="00AA74C7" w:rsidDel="003719FB">
          <w:rPr>
            <w:rFonts w:ascii="Arial" w:hAnsi="Arial" w:cs="Arial"/>
            <w:color w:val="201F1E"/>
            <w:sz w:val="22"/>
            <w:szCs w:val="22"/>
            <w:bdr w:val="none" w:sz="0" w:space="0" w:color="auto" w:frame="1"/>
          </w:rPr>
          <w:delText>have</w:delText>
        </w:r>
      </w:del>
      <w:r w:rsidR="002B7C2E" w:rsidRPr="00AA74C7">
        <w:rPr>
          <w:rFonts w:ascii="Arial" w:hAnsi="Arial" w:cs="Arial"/>
          <w:color w:val="201F1E"/>
          <w:sz w:val="22"/>
          <w:szCs w:val="22"/>
          <w:bdr w:val="none" w:sz="0" w:space="0" w:color="auto" w:frame="1"/>
        </w:rPr>
        <w:t xml:space="preserve"> better prediction power than </w:t>
      </w:r>
      <w:r w:rsidR="002B7C2E" w:rsidRPr="003719FB">
        <w:rPr>
          <w:rFonts w:ascii="Arial" w:hAnsi="Arial" w:cs="Arial"/>
          <w:i/>
          <w:color w:val="201F1E"/>
          <w:sz w:val="22"/>
          <w:szCs w:val="22"/>
          <w:bdr w:val="none" w:sz="0" w:space="0" w:color="auto" w:frame="1"/>
          <w:rPrChange w:id="860" w:author="Andreae, Emily A" w:date="2019-10-04T16:16:00Z">
            <w:rPr>
              <w:rFonts w:ascii="Arial" w:hAnsi="Arial" w:cs="Arial"/>
              <w:color w:val="201F1E"/>
              <w:sz w:val="22"/>
              <w:szCs w:val="22"/>
              <w:bdr w:val="none" w:sz="0" w:space="0" w:color="auto" w:frame="1"/>
            </w:rPr>
          </w:rPrChange>
        </w:rPr>
        <w:t>SEPT9</w:t>
      </w:r>
      <w:r w:rsidR="002B7C2E" w:rsidRPr="00AA74C7">
        <w:rPr>
          <w:rFonts w:ascii="Arial" w:hAnsi="Arial" w:cs="Arial"/>
          <w:color w:val="201F1E"/>
          <w:sz w:val="22"/>
          <w:szCs w:val="22"/>
          <w:bdr w:val="none" w:sz="0" w:space="0" w:color="auto" w:frame="1"/>
        </w:rPr>
        <w:t xml:space="preserve"> (</w:t>
      </w:r>
      <w:r w:rsidR="002B7C2E" w:rsidRPr="00AA74C7">
        <w:rPr>
          <w:rFonts w:ascii="Arial" w:hAnsi="Arial" w:cs="Arial"/>
          <w:b/>
          <w:bCs/>
          <w:color w:val="201F1E"/>
          <w:sz w:val="22"/>
          <w:szCs w:val="22"/>
          <w:bdr w:val="none" w:sz="0" w:space="0" w:color="auto" w:frame="1"/>
        </w:rPr>
        <w:t>Figure 4H</w:t>
      </w:r>
      <w:r w:rsidR="002B7C2E" w:rsidRPr="00AA74C7">
        <w:rPr>
          <w:rFonts w:ascii="Arial" w:hAnsi="Arial" w:cs="Arial"/>
          <w:color w:val="201F1E"/>
          <w:sz w:val="22"/>
          <w:szCs w:val="22"/>
          <w:bdr w:val="none" w:sz="0" w:space="0" w:color="auto" w:frame="1"/>
        </w:rPr>
        <w:t>)</w:t>
      </w:r>
      <w:r w:rsidR="001005EA" w:rsidRPr="00AA74C7">
        <w:rPr>
          <w:rFonts w:ascii="Arial" w:eastAsiaTheme="minorEastAsia" w:hAnsi="Arial" w:cs="Arial"/>
          <w:kern w:val="2"/>
          <w:sz w:val="22"/>
          <w:szCs w:val="22"/>
        </w:rPr>
        <w:t xml:space="preserve"> </w:t>
      </w:r>
      <w:r w:rsidR="001005EA" w:rsidRPr="00AA74C7">
        <w:rPr>
          <w:rFonts w:ascii="Arial" w:eastAsiaTheme="minorEastAsia" w:hAnsi="Arial" w:cs="Arial"/>
          <w:kern w:val="2"/>
          <w:sz w:val="22"/>
          <w:szCs w:val="22"/>
        </w:rPr>
        <w:fldChar w:fldCharType="begin">
          <w:fldData xml:space="preserve">PEVuZE5vdGU+PENpdGU+PEF1dGhvcj5DaHVyY2g8L0F1dGhvcj48WWVhcj4yMDE0PC9ZZWFyPjxS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</w:fldData>
        </w:fldChar>
      </w:r>
      <w:r w:rsidR="001005EA" w:rsidRPr="00AA74C7">
        <w:rPr>
          <w:rFonts w:ascii="Arial" w:eastAsiaTheme="minorEastAsia" w:hAnsi="Arial" w:cs="Arial"/>
          <w:kern w:val="2"/>
          <w:sz w:val="22"/>
          <w:szCs w:val="22"/>
        </w:rPr>
        <w:instrText xml:space="preserve"> ADDIN EN.CITE </w:instrText>
      </w:r>
      <w:r w:rsidR="001005EA" w:rsidRPr="00AA74C7">
        <w:rPr>
          <w:rFonts w:ascii="Arial" w:eastAsiaTheme="minorEastAsia" w:hAnsi="Arial" w:cs="Arial"/>
          <w:kern w:val="2"/>
          <w:sz w:val="22"/>
          <w:szCs w:val="22"/>
        </w:rPr>
        <w:fldChar w:fldCharType="begin">
          <w:fldData xml:space="preserve">PEVuZE5vdGU+PENpdGU+PEF1dGhvcj5DaHVyY2g8L0F1dGhvcj48WWVhcj4yMDE0PC9ZZWFyPjxS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</w:fldData>
        </w:fldChar>
      </w:r>
      <w:r w:rsidR="001005EA" w:rsidRPr="00AA74C7">
        <w:rPr>
          <w:rFonts w:ascii="Arial" w:eastAsiaTheme="minorEastAsia" w:hAnsi="Arial" w:cs="Arial"/>
          <w:kern w:val="2"/>
          <w:sz w:val="22"/>
          <w:szCs w:val="22"/>
        </w:rPr>
        <w:instrText xml:space="preserve"> ADDIN EN.CITE.DATA </w:instrText>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end"/>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21</w:t>
      </w:r>
      <w:r w:rsidR="001005EA" w:rsidRPr="00AA74C7">
        <w:rPr>
          <w:rFonts w:ascii="Arial" w:eastAsiaTheme="minorEastAsia" w:hAnsi="Arial" w:cs="Arial"/>
          <w:kern w:val="2"/>
          <w:sz w:val="22"/>
          <w:szCs w:val="22"/>
        </w:rPr>
        <w:fldChar w:fldCharType="end"/>
      </w:r>
      <w:r w:rsidR="006B5E1E" w:rsidRPr="00AA74C7">
        <w:rPr>
          <w:rFonts w:ascii="Arial" w:eastAsiaTheme="minorEastAsia" w:hAnsi="Arial" w:cs="Arial"/>
          <w:kern w:val="2"/>
          <w:sz w:val="22"/>
          <w:szCs w:val="22"/>
        </w:rPr>
        <w:t xml:space="preserve">. </w:t>
      </w:r>
      <w:r w:rsidR="002B7C2E" w:rsidRPr="00AA74C7">
        <w:rPr>
          <w:rFonts w:ascii="Arial" w:hAnsi="Arial" w:cs="Arial"/>
          <w:color w:val="201F1E"/>
          <w:sz w:val="22"/>
          <w:szCs w:val="22"/>
          <w:bdr w:val="none" w:sz="0" w:space="0" w:color="auto" w:frame="1"/>
        </w:rPr>
        <w:t>Furthermore, we observed </w:t>
      </w:r>
      <w:r w:rsidR="002B7C2E" w:rsidRPr="00AA74C7">
        <w:rPr>
          <w:rFonts w:ascii="Arial" w:hAnsi="Arial" w:cs="Arial"/>
          <w:i/>
          <w:iCs/>
          <w:color w:val="201F1E"/>
          <w:sz w:val="22"/>
          <w:szCs w:val="22"/>
          <w:bdr w:val="none" w:sz="0" w:space="0" w:color="auto" w:frame="1"/>
        </w:rPr>
        <w:t>ADHFE1</w:t>
      </w:r>
      <w:r w:rsidR="002B7C2E" w:rsidRPr="00AA74C7">
        <w:rPr>
          <w:rFonts w:ascii="Arial" w:hAnsi="Arial" w:cs="Arial"/>
          <w:color w:val="201F1E"/>
          <w:sz w:val="22"/>
          <w:szCs w:val="22"/>
          <w:bdr w:val="none" w:sz="0" w:space="0" w:color="auto" w:frame="1"/>
        </w:rPr>
        <w:t xml:space="preserve"> </w:t>
      </w:r>
      <w:ins w:id="861" w:author="Andreae, Emily A" w:date="2019-10-04T16:16:00Z">
        <w:r w:rsidR="003719FB">
          <w:rPr>
            <w:rFonts w:ascii="Arial" w:hAnsi="Arial" w:cs="Arial"/>
            <w:color w:val="201F1E"/>
            <w:sz w:val="22"/>
            <w:szCs w:val="22"/>
            <w:bdr w:val="none" w:sz="0" w:space="0" w:color="auto" w:frame="1"/>
          </w:rPr>
          <w:t xml:space="preserve">to </w:t>
        </w:r>
      </w:ins>
      <w:r w:rsidR="002B7C2E" w:rsidRPr="00AA74C7">
        <w:rPr>
          <w:rFonts w:ascii="Arial" w:hAnsi="Arial" w:cs="Arial"/>
          <w:color w:val="201F1E"/>
          <w:sz w:val="22"/>
          <w:szCs w:val="22"/>
          <w:bdr w:val="none" w:sz="0" w:space="0" w:color="auto" w:frame="1"/>
        </w:rPr>
        <w:t xml:space="preserve">have </w:t>
      </w:r>
      <w:ins w:id="862" w:author="Andreae, Emily A" w:date="2019-10-04T16:16:00Z">
        <w:r w:rsidR="003719FB">
          <w:rPr>
            <w:rFonts w:ascii="Arial" w:hAnsi="Arial" w:cs="Arial"/>
            <w:color w:val="201F1E"/>
            <w:sz w:val="22"/>
            <w:szCs w:val="22"/>
            <w:bdr w:val="none" w:sz="0" w:space="0" w:color="auto" w:frame="1"/>
          </w:rPr>
          <w:t xml:space="preserve">a </w:t>
        </w:r>
      </w:ins>
      <w:r w:rsidR="002B7C2E" w:rsidRPr="00AA74C7">
        <w:rPr>
          <w:rFonts w:ascii="Arial" w:hAnsi="Arial" w:cs="Arial"/>
          <w:color w:val="201F1E"/>
          <w:sz w:val="22"/>
          <w:szCs w:val="22"/>
          <w:bdr w:val="none" w:sz="0" w:space="0" w:color="auto" w:frame="1"/>
        </w:rPr>
        <w:t xml:space="preserve">much better separation boundary compared </w:t>
      </w:r>
      <w:ins w:id="863" w:author="Andreae, Emily A" w:date="2019-10-04T16:16:00Z">
        <w:r w:rsidR="003719FB">
          <w:rPr>
            <w:rFonts w:ascii="Arial" w:hAnsi="Arial" w:cs="Arial"/>
            <w:color w:val="201F1E"/>
            <w:sz w:val="22"/>
            <w:szCs w:val="22"/>
            <w:bdr w:val="none" w:sz="0" w:space="0" w:color="auto" w:frame="1"/>
          </w:rPr>
          <w:t>to</w:t>
        </w:r>
      </w:ins>
      <w:del w:id="864" w:author="Andreae, Emily A" w:date="2019-10-04T16:16:00Z">
        <w:r w:rsidR="002B7C2E" w:rsidRPr="00AA74C7" w:rsidDel="003719FB">
          <w:rPr>
            <w:rFonts w:ascii="Arial" w:hAnsi="Arial" w:cs="Arial"/>
            <w:color w:val="201F1E"/>
            <w:sz w:val="22"/>
            <w:szCs w:val="22"/>
            <w:bdr w:val="none" w:sz="0" w:space="0" w:color="auto" w:frame="1"/>
          </w:rPr>
          <w:delText>with</w:delText>
        </w:r>
      </w:del>
      <w:r w:rsidR="002B7C2E" w:rsidRPr="00AA74C7">
        <w:rPr>
          <w:rFonts w:ascii="Arial" w:hAnsi="Arial" w:cs="Arial"/>
          <w:color w:val="201F1E"/>
          <w:sz w:val="22"/>
          <w:szCs w:val="22"/>
          <w:bdr w:val="none" w:sz="0" w:space="0" w:color="auto" w:frame="1"/>
        </w:rPr>
        <w:t xml:space="preserve"> </w:t>
      </w:r>
      <w:r w:rsidR="002B7C2E" w:rsidRPr="003719FB">
        <w:rPr>
          <w:rFonts w:ascii="Arial" w:hAnsi="Arial" w:cs="Arial"/>
          <w:i/>
          <w:color w:val="201F1E"/>
          <w:sz w:val="22"/>
          <w:szCs w:val="22"/>
          <w:bdr w:val="none" w:sz="0" w:space="0" w:color="auto" w:frame="1"/>
          <w:rPrChange w:id="865" w:author="Andreae, Emily A" w:date="2019-10-04T16:16:00Z">
            <w:rPr>
              <w:rFonts w:ascii="Arial" w:hAnsi="Arial" w:cs="Arial"/>
              <w:color w:val="201F1E"/>
              <w:sz w:val="22"/>
              <w:szCs w:val="22"/>
              <w:bdr w:val="none" w:sz="0" w:space="0" w:color="auto" w:frame="1"/>
            </w:rPr>
          </w:rPrChange>
        </w:rPr>
        <w:t>SEPT9</w:t>
      </w:r>
      <w:r w:rsidR="002B7C2E" w:rsidRPr="00AA74C7">
        <w:rPr>
          <w:rFonts w:ascii="Arial" w:hAnsi="Arial" w:cs="Arial"/>
          <w:color w:val="201F1E"/>
          <w:sz w:val="22"/>
          <w:szCs w:val="22"/>
          <w:bdr w:val="none" w:sz="0" w:space="0" w:color="auto" w:frame="1"/>
        </w:rPr>
        <w:t> (</w:t>
      </w:r>
      <w:r w:rsidR="002B7C2E" w:rsidRPr="00AA74C7">
        <w:rPr>
          <w:rFonts w:ascii="Arial" w:hAnsi="Arial" w:cs="Arial"/>
          <w:b/>
          <w:bCs/>
          <w:color w:val="201F1E"/>
          <w:sz w:val="22"/>
          <w:szCs w:val="22"/>
          <w:bdr w:val="none" w:sz="0" w:space="0" w:color="auto" w:frame="1"/>
        </w:rPr>
        <w:t>Figure 4I</w:t>
      </w:r>
      <w:r w:rsidR="002B7C2E" w:rsidRPr="00AA74C7">
        <w:rPr>
          <w:rFonts w:ascii="Arial" w:hAnsi="Arial" w:cs="Arial"/>
          <w:color w:val="201F1E"/>
          <w:sz w:val="22"/>
          <w:szCs w:val="22"/>
          <w:bdr w:val="none" w:sz="0" w:space="0" w:color="auto" w:frame="1"/>
        </w:rPr>
        <w:t>).</w:t>
      </w:r>
      <w:r w:rsidR="001005EA" w:rsidRPr="00AA74C7" w:rsidDel="001005EA">
        <w:rPr>
          <w:rFonts w:ascii="Arial" w:eastAsiaTheme="minorEastAsia" w:hAnsi="Arial" w:cs="Arial"/>
          <w:kern w:val="2"/>
          <w:sz w:val="22"/>
          <w:szCs w:val="22"/>
        </w:rPr>
        <w:t xml:space="preserve"> </w:t>
      </w:r>
    </w:p>
    <w:p w14:paraId="5DBD8FBF" w14:textId="77777777" w:rsidR="0094359C" w:rsidRPr="00AA74C7" w:rsidRDefault="0094359C" w:rsidP="00B80E58">
      <w:pPr>
        <w:pStyle w:val="HTMLPreformatted"/>
        <w:shd w:val="clear" w:color="auto" w:fill="FFFFFF"/>
        <w:spacing w:line="480" w:lineRule="auto"/>
        <w:jc w:val="both"/>
        <w:rPr>
          <w:rFonts w:ascii="Arial" w:eastAsiaTheme="minorEastAsia" w:hAnsi="Arial" w:cs="Arial"/>
          <w:kern w:val="2"/>
          <w:sz w:val="22"/>
          <w:szCs w:val="22"/>
        </w:rPr>
      </w:pPr>
    </w:p>
    <w:p w14:paraId="021E25BE" w14:textId="6D9CCA1E" w:rsidR="00F86AD5" w:rsidRPr="00AA74C7" w:rsidRDefault="00743D48" w:rsidP="00B80E58">
      <w:pPr>
        <w:pStyle w:val="Heading2"/>
        <w:spacing w:line="480" w:lineRule="auto"/>
        <w:jc w:val="both"/>
        <w:rPr>
          <w:rFonts w:ascii="Arial" w:hAnsi="Arial" w:cs="Arial"/>
          <w:b/>
          <w:bCs/>
          <w:color w:val="auto"/>
          <w:sz w:val="22"/>
          <w:szCs w:val="22"/>
        </w:rPr>
      </w:pPr>
      <w:r w:rsidRPr="00AA74C7">
        <w:rPr>
          <w:rFonts w:ascii="Arial" w:hAnsi="Arial" w:cs="Arial"/>
          <w:b/>
          <w:bCs/>
          <w:color w:val="auto"/>
          <w:sz w:val="22"/>
          <w:szCs w:val="22"/>
        </w:rPr>
        <w:t>Discussion</w:t>
      </w:r>
    </w:p>
    <w:p w14:paraId="637DE3CB" w14:textId="77777777" w:rsidR="006E3F42" w:rsidRDefault="00F136CC" w:rsidP="00B80E58">
      <w:pPr>
        <w:pStyle w:val="HTMLPreformatted"/>
        <w:shd w:val="clear" w:color="auto" w:fill="FFFFFF"/>
        <w:spacing w:line="480" w:lineRule="auto"/>
        <w:jc w:val="both"/>
        <w:rPr>
          <w:ins w:id="866" w:author="Andreae, Emily A" w:date="2019-10-04T16:29:00Z"/>
          <w:rFonts w:ascii="Arial" w:hAnsi="Arial" w:cs="Arial"/>
          <w:sz w:val="22"/>
          <w:szCs w:val="22"/>
        </w:rPr>
      </w:pPr>
      <w:bookmarkStart w:id="867" w:name="OLE_LINK83"/>
      <w:bookmarkStart w:id="868" w:name="OLE_LINK84"/>
      <w:commentRangeStart w:id="869"/>
      <w:r w:rsidRPr="00AA74C7">
        <w:rPr>
          <w:rFonts w:ascii="Arial" w:eastAsiaTheme="minorEastAsia" w:hAnsi="Arial" w:cs="Arial"/>
          <w:kern w:val="2"/>
          <w:sz w:val="22"/>
          <w:szCs w:val="22"/>
        </w:rPr>
        <w:t>Whole</w:t>
      </w:r>
      <w:ins w:id="870" w:author="Andreae, Emily A" w:date="2019-10-04T16:17:00Z">
        <w:r w:rsidR="0081325D">
          <w:rPr>
            <w:rFonts w:ascii="Arial" w:eastAsiaTheme="minorEastAsia" w:hAnsi="Arial" w:cs="Arial"/>
            <w:kern w:val="2"/>
            <w:sz w:val="22"/>
            <w:szCs w:val="22"/>
          </w:rPr>
          <w:t>-</w:t>
        </w:r>
      </w:ins>
      <w:del w:id="871" w:author="Andreae, Emily A" w:date="2019-10-04T16:17:00Z">
        <w:r w:rsidRPr="00AA74C7" w:rsidDel="0081325D">
          <w:rPr>
            <w:rFonts w:ascii="Arial" w:eastAsiaTheme="minorEastAsia" w:hAnsi="Arial" w:cs="Arial"/>
            <w:kern w:val="2"/>
            <w:sz w:val="22"/>
            <w:szCs w:val="22"/>
          </w:rPr>
          <w:delText xml:space="preserve"> </w:delText>
        </w:r>
      </w:del>
      <w:r w:rsidRPr="00AA74C7">
        <w:rPr>
          <w:rFonts w:ascii="Arial" w:eastAsiaTheme="minorEastAsia" w:hAnsi="Arial" w:cs="Arial"/>
          <w:kern w:val="2"/>
          <w:sz w:val="22"/>
          <w:szCs w:val="22"/>
        </w:rPr>
        <w:t xml:space="preserve">genome </w:t>
      </w:r>
      <w:bookmarkStart w:id="872" w:name="OLE_LINK85"/>
      <w:bookmarkStart w:id="873" w:name="OLE_LINK86"/>
      <w:bookmarkStart w:id="874" w:name="OLE_LINK89"/>
      <w:r w:rsidRPr="00AA74C7">
        <w:rPr>
          <w:rFonts w:ascii="Arial" w:eastAsiaTheme="minorEastAsia" w:hAnsi="Arial" w:cs="Arial"/>
          <w:kern w:val="2"/>
          <w:sz w:val="22"/>
          <w:szCs w:val="22"/>
        </w:rPr>
        <w:t xml:space="preserve">DNA </w:t>
      </w:r>
      <w:proofErr w:type="spellStart"/>
      <w:r w:rsidRPr="00AA74C7">
        <w:rPr>
          <w:rFonts w:ascii="Arial" w:eastAsiaTheme="minorEastAsia" w:hAnsi="Arial" w:cs="Arial"/>
          <w:kern w:val="2"/>
          <w:sz w:val="22"/>
          <w:szCs w:val="22"/>
        </w:rPr>
        <w:t>hypomethylation</w:t>
      </w:r>
      <w:bookmarkEnd w:id="867"/>
      <w:bookmarkEnd w:id="868"/>
      <w:bookmarkEnd w:id="872"/>
      <w:bookmarkEnd w:id="873"/>
      <w:bookmarkEnd w:id="874"/>
      <w:proofErr w:type="spellEnd"/>
      <w:r w:rsidRPr="00AA74C7">
        <w:rPr>
          <w:rFonts w:ascii="Arial" w:eastAsiaTheme="minorEastAsia" w:hAnsi="Arial" w:cs="Arial"/>
          <w:kern w:val="2"/>
          <w:sz w:val="22"/>
          <w:szCs w:val="22"/>
        </w:rPr>
        <w:t xml:space="preserve"> and </w:t>
      </w:r>
      <w:bookmarkStart w:id="875" w:name="OLE_LINK100"/>
      <w:bookmarkStart w:id="876" w:name="OLE_LINK101"/>
      <w:proofErr w:type="spellStart"/>
      <w:r w:rsidR="00CE69ED" w:rsidRPr="00AA74C7">
        <w:rPr>
          <w:rFonts w:ascii="Arial" w:eastAsiaTheme="minorEastAsia" w:hAnsi="Arial" w:cs="Arial"/>
          <w:kern w:val="2"/>
          <w:sz w:val="22"/>
          <w:szCs w:val="22"/>
        </w:rPr>
        <w:t>hypermethylation</w:t>
      </w:r>
      <w:proofErr w:type="spellEnd"/>
      <w:r w:rsidR="00CE69ED" w:rsidRPr="00AA74C7">
        <w:rPr>
          <w:rFonts w:ascii="Arial" w:eastAsiaTheme="minorEastAsia" w:hAnsi="Arial" w:cs="Arial"/>
          <w:kern w:val="2"/>
          <w:sz w:val="22"/>
          <w:szCs w:val="22"/>
        </w:rPr>
        <w:t xml:space="preserve"> </w:t>
      </w:r>
      <w:ins w:id="877" w:author="Andreae, Emily A" w:date="2019-10-04T16:17:00Z">
        <w:r w:rsidR="0081325D">
          <w:rPr>
            <w:rFonts w:ascii="Arial" w:eastAsiaTheme="minorEastAsia" w:hAnsi="Arial" w:cs="Arial"/>
            <w:kern w:val="2"/>
            <w:sz w:val="22"/>
            <w:szCs w:val="22"/>
          </w:rPr>
          <w:t xml:space="preserve">analysis </w:t>
        </w:r>
      </w:ins>
      <w:r w:rsidR="00CE69ED" w:rsidRPr="00AA74C7">
        <w:rPr>
          <w:rFonts w:ascii="Arial" w:eastAsiaTheme="minorEastAsia" w:hAnsi="Arial" w:cs="Arial"/>
          <w:kern w:val="2"/>
          <w:sz w:val="22"/>
          <w:szCs w:val="22"/>
        </w:rPr>
        <w:t xml:space="preserve">of </w:t>
      </w:r>
      <w:ins w:id="878" w:author="Andreae, Emily A" w:date="2019-10-04T16:17:00Z">
        <w:r w:rsidR="0081325D">
          <w:rPr>
            <w:rFonts w:ascii="Arial" w:eastAsiaTheme="minorEastAsia" w:hAnsi="Arial" w:cs="Arial"/>
            <w:kern w:val="2"/>
            <w:sz w:val="22"/>
            <w:szCs w:val="22"/>
          </w:rPr>
          <w:t xml:space="preserve">the </w:t>
        </w:r>
      </w:ins>
      <w:r w:rsidRPr="00AA74C7">
        <w:rPr>
          <w:rFonts w:ascii="Arial" w:eastAsiaTheme="minorEastAsia" w:hAnsi="Arial" w:cs="Arial"/>
          <w:kern w:val="2"/>
          <w:sz w:val="22"/>
          <w:szCs w:val="22"/>
        </w:rPr>
        <w:t>promoter</w:t>
      </w:r>
      <w:ins w:id="879" w:author="Andreae, Emily A" w:date="2019-10-04T16:17:00Z">
        <w:r w:rsidR="0081325D">
          <w:rPr>
            <w:rFonts w:ascii="Arial" w:eastAsiaTheme="minorEastAsia" w:hAnsi="Arial" w:cs="Arial"/>
            <w:kern w:val="2"/>
            <w:sz w:val="22"/>
            <w:szCs w:val="22"/>
          </w:rPr>
          <w:t xml:space="preserve"> regions</w:t>
        </w:r>
      </w:ins>
      <w:r w:rsidRPr="00AA74C7">
        <w:rPr>
          <w:rFonts w:ascii="Arial" w:eastAsiaTheme="minorEastAsia" w:hAnsi="Arial" w:cs="Arial"/>
          <w:kern w:val="2"/>
          <w:sz w:val="22"/>
          <w:szCs w:val="22"/>
        </w:rPr>
        <w:t xml:space="preserve"> of cancer</w:t>
      </w:r>
      <w:ins w:id="880" w:author="Andreae, Emily A" w:date="2019-10-04T16:17:00Z">
        <w:r w:rsidR="0081325D">
          <w:rPr>
            <w:rFonts w:ascii="Arial" w:eastAsiaTheme="minorEastAsia" w:hAnsi="Arial" w:cs="Arial"/>
            <w:kern w:val="2"/>
            <w:sz w:val="22"/>
            <w:szCs w:val="22"/>
          </w:rPr>
          <w:t>-</w:t>
        </w:r>
      </w:ins>
      <w:del w:id="881" w:author="Andreae, Emily A" w:date="2019-10-04T16:17:00Z">
        <w:r w:rsidRPr="00AA74C7" w:rsidDel="0081325D">
          <w:rPr>
            <w:rFonts w:ascii="Arial" w:eastAsiaTheme="minorEastAsia" w:hAnsi="Arial" w:cs="Arial"/>
            <w:kern w:val="2"/>
            <w:sz w:val="22"/>
            <w:szCs w:val="22"/>
          </w:rPr>
          <w:delText xml:space="preserve"> </w:delText>
        </w:r>
      </w:del>
      <w:r w:rsidRPr="00AA74C7">
        <w:rPr>
          <w:rFonts w:ascii="Arial" w:eastAsiaTheme="minorEastAsia" w:hAnsi="Arial" w:cs="Arial"/>
          <w:kern w:val="2"/>
          <w:sz w:val="22"/>
          <w:szCs w:val="22"/>
        </w:rPr>
        <w:t>related gene</w:t>
      </w:r>
      <w:ins w:id="882" w:author="Andreae, Emily A" w:date="2019-10-04T16:17:00Z">
        <w:r w:rsidR="0081325D">
          <w:rPr>
            <w:rFonts w:ascii="Arial" w:eastAsiaTheme="minorEastAsia" w:hAnsi="Arial" w:cs="Arial"/>
            <w:kern w:val="2"/>
            <w:sz w:val="22"/>
            <w:szCs w:val="22"/>
          </w:rPr>
          <w:t>s</w:t>
        </w:r>
      </w:ins>
      <w:r w:rsidRPr="00AA74C7">
        <w:rPr>
          <w:rFonts w:ascii="Arial" w:eastAsiaTheme="minorEastAsia" w:hAnsi="Arial" w:cs="Arial"/>
          <w:kern w:val="2"/>
          <w:sz w:val="22"/>
          <w:szCs w:val="22"/>
        </w:rPr>
        <w:t xml:space="preserve"> </w:t>
      </w:r>
      <w:bookmarkEnd w:id="875"/>
      <w:bookmarkEnd w:id="876"/>
      <w:proofErr w:type="gramStart"/>
      <w:r w:rsidRPr="00AA74C7">
        <w:rPr>
          <w:rFonts w:ascii="Arial" w:eastAsiaTheme="minorEastAsia" w:hAnsi="Arial" w:cs="Arial"/>
          <w:kern w:val="2"/>
          <w:sz w:val="22"/>
          <w:szCs w:val="22"/>
        </w:rPr>
        <w:t>are regard</w:t>
      </w:r>
      <w:ins w:id="883" w:author="Andreae, Emily A" w:date="2019-10-04T16:18:00Z">
        <w:r w:rsidR="0081325D">
          <w:rPr>
            <w:rFonts w:ascii="Arial" w:eastAsiaTheme="minorEastAsia" w:hAnsi="Arial" w:cs="Arial"/>
            <w:kern w:val="2"/>
            <w:sz w:val="22"/>
            <w:szCs w:val="22"/>
          </w:rPr>
          <w:t>ed</w:t>
        </w:r>
      </w:ins>
      <w:proofErr w:type="gramEnd"/>
      <w:r w:rsidRPr="00AA74C7">
        <w:rPr>
          <w:rFonts w:ascii="Arial" w:eastAsiaTheme="minorEastAsia" w:hAnsi="Arial" w:cs="Arial"/>
          <w:kern w:val="2"/>
          <w:sz w:val="22"/>
          <w:szCs w:val="22"/>
        </w:rPr>
        <w:t xml:space="preserve"> as </w:t>
      </w:r>
      <w:bookmarkStart w:id="884" w:name="OLE_LINK87"/>
      <w:bookmarkStart w:id="885" w:name="OLE_LINK88"/>
      <w:ins w:id="886" w:author="Andreae, Emily A" w:date="2019-10-04T16:18:00Z">
        <w:r w:rsidR="0081325D">
          <w:rPr>
            <w:rFonts w:ascii="Arial" w:eastAsiaTheme="minorEastAsia" w:hAnsi="Arial" w:cs="Arial"/>
            <w:kern w:val="2"/>
            <w:sz w:val="22"/>
            <w:szCs w:val="22"/>
          </w:rPr>
          <w:t>a</w:t>
        </w:r>
      </w:ins>
      <w:del w:id="887" w:author="Andreae, Emily A" w:date="2019-10-04T16:18:00Z">
        <w:r w:rsidRPr="00AA74C7" w:rsidDel="0081325D">
          <w:rPr>
            <w:rFonts w:ascii="Arial" w:eastAsiaTheme="minorEastAsia" w:hAnsi="Arial" w:cs="Arial"/>
            <w:kern w:val="2"/>
            <w:sz w:val="22"/>
            <w:szCs w:val="22"/>
          </w:rPr>
          <w:delText>the</w:delText>
        </w:r>
      </w:del>
      <w:r w:rsidRPr="00AA74C7">
        <w:rPr>
          <w:rFonts w:ascii="Arial" w:eastAsiaTheme="minorEastAsia" w:hAnsi="Arial" w:cs="Arial"/>
          <w:kern w:val="2"/>
          <w:sz w:val="22"/>
          <w:szCs w:val="22"/>
        </w:rPr>
        <w:t xml:space="preserve"> common </w:t>
      </w:r>
      <w:ins w:id="888" w:author="Andreae, Emily A" w:date="2019-10-04T16:19:00Z">
        <w:r w:rsidR="0081325D">
          <w:rPr>
            <w:rFonts w:ascii="Arial" w:eastAsiaTheme="minorEastAsia" w:hAnsi="Arial" w:cs="Arial"/>
            <w:kern w:val="2"/>
            <w:sz w:val="22"/>
            <w:szCs w:val="22"/>
          </w:rPr>
          <w:t>method of characterizing</w:t>
        </w:r>
      </w:ins>
      <w:del w:id="889" w:author="Andreae, Emily A" w:date="2019-10-04T16:19:00Z">
        <w:r w:rsidRPr="00AA74C7" w:rsidDel="0081325D">
          <w:rPr>
            <w:rFonts w:ascii="Arial" w:eastAsiaTheme="minorEastAsia" w:hAnsi="Arial" w:cs="Arial"/>
            <w:kern w:val="2"/>
            <w:sz w:val="22"/>
            <w:szCs w:val="22"/>
          </w:rPr>
          <w:delText>pattern of</w:delText>
        </w:r>
      </w:del>
      <w:r w:rsidRPr="00AA74C7">
        <w:rPr>
          <w:rFonts w:ascii="Arial" w:eastAsiaTheme="minorEastAsia" w:hAnsi="Arial" w:cs="Arial"/>
          <w:kern w:val="2"/>
          <w:sz w:val="22"/>
          <w:szCs w:val="22"/>
        </w:rPr>
        <w:t xml:space="preserve"> diverse cancers.</w:t>
      </w:r>
      <w:commentRangeEnd w:id="869"/>
      <w:r w:rsidR="0081325D">
        <w:rPr>
          <w:rStyle w:val="CommentReference"/>
        </w:rPr>
        <w:commentReference w:id="869"/>
      </w:r>
      <w:r w:rsidRPr="00AA74C7">
        <w:rPr>
          <w:rFonts w:ascii="Arial" w:eastAsiaTheme="minorEastAsia" w:hAnsi="Arial" w:cs="Arial"/>
          <w:kern w:val="2"/>
          <w:sz w:val="22"/>
          <w:szCs w:val="22"/>
        </w:rPr>
        <w:t xml:space="preserve"> In our study, we found </w:t>
      </w:r>
      <w:ins w:id="890" w:author="Andreae, Emily A" w:date="2019-10-04T16:20:00Z">
        <w:r w:rsidR="0081325D">
          <w:rPr>
            <w:rFonts w:ascii="Arial" w:eastAsiaTheme="minorEastAsia" w:hAnsi="Arial" w:cs="Arial"/>
            <w:kern w:val="2"/>
            <w:sz w:val="22"/>
            <w:szCs w:val="22"/>
          </w:rPr>
          <w:t xml:space="preserve">that </w:t>
        </w:r>
      </w:ins>
      <w:r w:rsidRPr="00AA74C7">
        <w:rPr>
          <w:rFonts w:ascii="Arial" w:eastAsiaTheme="minorEastAsia" w:hAnsi="Arial" w:cs="Arial"/>
          <w:kern w:val="2"/>
          <w:sz w:val="22"/>
          <w:szCs w:val="22"/>
        </w:rPr>
        <w:t>whole</w:t>
      </w:r>
      <w:ins w:id="891" w:author="Andreae, Emily A" w:date="2019-10-04T16:20:00Z">
        <w:r w:rsidR="0081325D">
          <w:rPr>
            <w:rFonts w:ascii="Arial" w:eastAsiaTheme="minorEastAsia" w:hAnsi="Arial" w:cs="Arial"/>
            <w:kern w:val="2"/>
            <w:sz w:val="22"/>
            <w:szCs w:val="22"/>
          </w:rPr>
          <w:t>-</w:t>
        </w:r>
      </w:ins>
      <w:del w:id="892" w:author="Andreae, Emily A" w:date="2019-10-04T16:20:00Z">
        <w:r w:rsidRPr="00AA74C7" w:rsidDel="0081325D">
          <w:rPr>
            <w:rFonts w:ascii="Arial" w:eastAsiaTheme="minorEastAsia" w:hAnsi="Arial" w:cs="Arial"/>
            <w:kern w:val="2"/>
            <w:sz w:val="22"/>
            <w:szCs w:val="22"/>
          </w:rPr>
          <w:delText xml:space="preserve"> </w:delText>
        </w:r>
      </w:del>
      <w:r w:rsidRPr="00AA74C7">
        <w:rPr>
          <w:rFonts w:ascii="Arial" w:eastAsiaTheme="minorEastAsia" w:hAnsi="Arial" w:cs="Arial"/>
          <w:kern w:val="2"/>
          <w:sz w:val="22"/>
          <w:szCs w:val="22"/>
        </w:rPr>
        <w:t xml:space="preserve">genome DNA </w:t>
      </w:r>
      <w:proofErr w:type="spellStart"/>
      <w:r w:rsidRPr="00AA74C7">
        <w:rPr>
          <w:rFonts w:ascii="Arial" w:eastAsiaTheme="minorEastAsia" w:hAnsi="Arial" w:cs="Arial"/>
          <w:kern w:val="2"/>
          <w:sz w:val="22"/>
          <w:szCs w:val="22"/>
        </w:rPr>
        <w:t>hypomethylation</w:t>
      </w:r>
      <w:proofErr w:type="spellEnd"/>
      <w:r w:rsidRPr="00AA74C7">
        <w:rPr>
          <w:rFonts w:ascii="Arial" w:eastAsiaTheme="minorEastAsia" w:hAnsi="Arial" w:cs="Arial"/>
          <w:kern w:val="2"/>
          <w:sz w:val="22"/>
          <w:szCs w:val="22"/>
        </w:rPr>
        <w:t xml:space="preserve"> </w:t>
      </w:r>
      <w:r w:rsidR="00B36EA7" w:rsidRPr="00AA74C7">
        <w:rPr>
          <w:rFonts w:ascii="Arial" w:eastAsiaTheme="minorEastAsia" w:hAnsi="Arial" w:cs="Arial"/>
          <w:kern w:val="2"/>
          <w:sz w:val="22"/>
          <w:szCs w:val="22"/>
        </w:rPr>
        <w:t>may start</w:t>
      </w:r>
      <w:r w:rsidRPr="00AA74C7">
        <w:rPr>
          <w:rFonts w:ascii="Arial" w:eastAsiaTheme="minorEastAsia" w:hAnsi="Arial" w:cs="Arial"/>
          <w:kern w:val="2"/>
          <w:sz w:val="22"/>
          <w:szCs w:val="22"/>
        </w:rPr>
        <w:t xml:space="preserve"> at </w:t>
      </w:r>
      <w:ins w:id="893" w:author="Andreae, Emily A" w:date="2019-10-04T16:20:00Z">
        <w:r w:rsidR="0081325D">
          <w:rPr>
            <w:rFonts w:ascii="Arial" w:eastAsiaTheme="minorEastAsia" w:hAnsi="Arial" w:cs="Arial"/>
            <w:kern w:val="2"/>
            <w:sz w:val="22"/>
            <w:szCs w:val="22"/>
          </w:rPr>
          <w:t xml:space="preserve">the </w:t>
        </w:r>
      </w:ins>
      <w:r w:rsidRPr="00AA74C7">
        <w:rPr>
          <w:rFonts w:ascii="Arial" w:eastAsiaTheme="minorEastAsia" w:hAnsi="Arial" w:cs="Arial"/>
          <w:kern w:val="2"/>
          <w:sz w:val="22"/>
          <w:szCs w:val="22"/>
        </w:rPr>
        <w:t>benign adenoma stage</w:t>
      </w:r>
      <w:bookmarkEnd w:id="884"/>
      <w:bookmarkEnd w:id="885"/>
      <w:r w:rsidR="00CE69ED" w:rsidRPr="00AA74C7">
        <w:rPr>
          <w:rFonts w:ascii="Arial" w:eastAsiaTheme="minorEastAsia" w:hAnsi="Arial" w:cs="Arial"/>
          <w:kern w:val="2"/>
          <w:sz w:val="22"/>
          <w:szCs w:val="22"/>
        </w:rPr>
        <w:t xml:space="preserve"> </w:t>
      </w:r>
      <w:ins w:id="894" w:author="Andreae, Emily A" w:date="2019-10-04T16:22:00Z">
        <w:r w:rsidR="0081325D">
          <w:rPr>
            <w:rFonts w:ascii="Arial" w:eastAsiaTheme="minorEastAsia" w:hAnsi="Arial" w:cs="Arial"/>
            <w:kern w:val="2"/>
            <w:sz w:val="22"/>
            <w:szCs w:val="22"/>
          </w:rPr>
          <w:t xml:space="preserve">(LGA) </w:t>
        </w:r>
      </w:ins>
      <w:r w:rsidR="00CE69ED" w:rsidRPr="00AA74C7">
        <w:rPr>
          <w:rFonts w:ascii="Arial" w:eastAsiaTheme="minorEastAsia" w:hAnsi="Arial" w:cs="Arial"/>
          <w:kern w:val="2"/>
          <w:sz w:val="22"/>
          <w:szCs w:val="22"/>
        </w:rPr>
        <w:t>and</w:t>
      </w:r>
      <w:r w:rsidRPr="00AA74C7">
        <w:rPr>
          <w:rFonts w:ascii="Arial" w:eastAsiaTheme="minorEastAsia" w:hAnsi="Arial" w:cs="Arial"/>
          <w:kern w:val="2"/>
          <w:sz w:val="22"/>
          <w:szCs w:val="22"/>
        </w:rPr>
        <w:t xml:space="preserve"> </w:t>
      </w:r>
      <w:ins w:id="895" w:author="Andreae, Emily A" w:date="2019-10-04T16:21:00Z">
        <w:r w:rsidR="0081325D">
          <w:rPr>
            <w:rFonts w:ascii="Arial" w:eastAsiaTheme="minorEastAsia" w:hAnsi="Arial" w:cs="Arial"/>
            <w:kern w:val="2"/>
            <w:sz w:val="22"/>
            <w:szCs w:val="22"/>
          </w:rPr>
          <w:t xml:space="preserve">lead </w:t>
        </w:r>
        <w:r w:rsidR="0081325D">
          <w:rPr>
            <w:rFonts w:ascii="Arial" w:eastAsiaTheme="minorEastAsia" w:hAnsi="Arial" w:cs="Arial"/>
            <w:kern w:val="2"/>
            <w:sz w:val="22"/>
            <w:szCs w:val="22"/>
          </w:rPr>
          <w:lastRenderedPageBreak/>
          <w:t xml:space="preserve">to </w:t>
        </w:r>
      </w:ins>
      <w:del w:id="896" w:author="Andreae, Emily A" w:date="2019-10-04T16:22:00Z">
        <w:r w:rsidRPr="00AA74C7" w:rsidDel="0081325D">
          <w:rPr>
            <w:rFonts w:ascii="Arial" w:eastAsiaTheme="minorEastAsia" w:hAnsi="Arial" w:cs="Arial"/>
            <w:kern w:val="2"/>
            <w:sz w:val="22"/>
            <w:szCs w:val="22"/>
          </w:rPr>
          <w:delText xml:space="preserve">high-grade adenoma </w:delText>
        </w:r>
        <w:r w:rsidR="00B36EA7" w:rsidRPr="00AA74C7" w:rsidDel="0081325D">
          <w:rPr>
            <w:rFonts w:ascii="Arial" w:eastAsiaTheme="minorEastAsia" w:hAnsi="Arial" w:cs="Arial"/>
            <w:kern w:val="2"/>
            <w:sz w:val="22"/>
            <w:szCs w:val="22"/>
          </w:rPr>
          <w:delText>showed</w:delText>
        </w:r>
      </w:del>
      <w:r w:rsidR="00B36EA7" w:rsidRPr="00AA74C7">
        <w:rPr>
          <w:rFonts w:ascii="Arial" w:eastAsiaTheme="minorEastAsia" w:hAnsi="Arial" w:cs="Arial"/>
          <w:kern w:val="2"/>
          <w:sz w:val="22"/>
          <w:szCs w:val="22"/>
        </w:rPr>
        <w:t xml:space="preserve"> </w:t>
      </w:r>
      <w:r w:rsidRPr="00AA74C7">
        <w:rPr>
          <w:rFonts w:ascii="Arial" w:hAnsi="Arial" w:cs="Arial"/>
          <w:sz w:val="22"/>
          <w:szCs w:val="22"/>
        </w:rPr>
        <w:t xml:space="preserve">further </w:t>
      </w:r>
      <w:proofErr w:type="spellStart"/>
      <w:r w:rsidRPr="00AA74C7">
        <w:rPr>
          <w:rFonts w:ascii="Arial" w:hAnsi="Arial" w:cs="Arial"/>
          <w:sz w:val="22"/>
          <w:szCs w:val="22"/>
        </w:rPr>
        <w:t>hypomethylation</w:t>
      </w:r>
      <w:proofErr w:type="spellEnd"/>
      <w:r w:rsidRPr="00AA74C7">
        <w:rPr>
          <w:rFonts w:ascii="Arial" w:hAnsi="Arial" w:cs="Arial"/>
          <w:sz w:val="22"/>
          <w:szCs w:val="22"/>
        </w:rPr>
        <w:t xml:space="preserve"> </w:t>
      </w:r>
      <w:ins w:id="897" w:author="Andreae, Emily A" w:date="2019-10-04T16:22:00Z">
        <w:r w:rsidR="0081325D">
          <w:rPr>
            <w:rFonts w:ascii="Arial" w:hAnsi="Arial" w:cs="Arial"/>
            <w:sz w:val="22"/>
            <w:szCs w:val="22"/>
          </w:rPr>
          <w:t xml:space="preserve">at HGA and CRC </w:t>
        </w:r>
      </w:ins>
      <w:del w:id="898" w:author="Andreae, Emily A" w:date="2019-10-04T16:23:00Z">
        <w:r w:rsidRPr="00AA74C7" w:rsidDel="0081325D">
          <w:rPr>
            <w:rFonts w:ascii="Arial" w:hAnsi="Arial" w:cs="Arial"/>
            <w:sz w:val="22"/>
            <w:szCs w:val="22"/>
          </w:rPr>
          <w:delText xml:space="preserve">compared to low-grade adenoma </w:delText>
        </w:r>
      </w:del>
      <w:r w:rsidRPr="00AA74C7">
        <w:rPr>
          <w:rFonts w:ascii="Arial" w:hAnsi="Arial" w:cs="Arial"/>
          <w:sz w:val="22"/>
          <w:szCs w:val="22"/>
        </w:rPr>
        <w:t>(</w:t>
      </w:r>
      <w:r w:rsidRPr="00AA74C7">
        <w:rPr>
          <w:rFonts w:ascii="Arial" w:eastAsiaTheme="minorEastAsia" w:hAnsi="Arial" w:cs="Arial"/>
          <w:b/>
          <w:kern w:val="2"/>
          <w:sz w:val="22"/>
          <w:szCs w:val="22"/>
        </w:rPr>
        <w:t>Figure 1</w:t>
      </w:r>
      <w:r w:rsidR="00EB5FD2" w:rsidRPr="00AA74C7">
        <w:rPr>
          <w:rFonts w:ascii="Arial" w:eastAsiaTheme="minorEastAsia" w:hAnsi="Arial" w:cs="Arial"/>
          <w:b/>
          <w:kern w:val="2"/>
          <w:sz w:val="22"/>
          <w:szCs w:val="22"/>
        </w:rPr>
        <w:t>C</w:t>
      </w:r>
      <w:r w:rsidRPr="00AA74C7">
        <w:rPr>
          <w:rFonts w:ascii="Arial" w:hAnsi="Arial" w:cs="Arial"/>
          <w:sz w:val="22"/>
          <w:szCs w:val="22"/>
        </w:rPr>
        <w:t>). As many previous studies</w:t>
      </w:r>
      <w:bookmarkStart w:id="899" w:name="OLE_LINK94"/>
      <w:bookmarkStart w:id="900" w:name="OLE_LINK95"/>
      <w:ins w:id="901" w:author="Andreae, Emily A" w:date="2019-10-04T16:23:00Z">
        <w:r w:rsidR="0081325D">
          <w:rPr>
            <w:rFonts w:ascii="Arial" w:hAnsi="Arial" w:cs="Arial"/>
            <w:sz w:val="22"/>
            <w:szCs w:val="22"/>
          </w:rPr>
          <w:t xml:space="preserve"> have</w:t>
        </w:r>
      </w:ins>
      <w:r w:rsidRPr="00AA74C7">
        <w:rPr>
          <w:rFonts w:ascii="Arial" w:hAnsi="Arial" w:cs="Arial"/>
          <w:sz w:val="22"/>
          <w:szCs w:val="22"/>
        </w:rPr>
        <w:t xml:space="preserve"> reported, </w:t>
      </w:r>
      <w:ins w:id="902" w:author="Andreae, Emily A" w:date="2019-10-04T16:23:00Z">
        <w:r w:rsidR="0081325D">
          <w:rPr>
            <w:rFonts w:ascii="Arial" w:hAnsi="Arial" w:cs="Arial"/>
            <w:sz w:val="22"/>
            <w:szCs w:val="22"/>
          </w:rPr>
          <w:t xml:space="preserve">a </w:t>
        </w:r>
      </w:ins>
      <w:r w:rsidRPr="00AA74C7">
        <w:rPr>
          <w:rFonts w:ascii="Arial" w:hAnsi="Arial" w:cs="Arial"/>
          <w:sz w:val="22"/>
          <w:szCs w:val="22"/>
        </w:rPr>
        <w:t>bimodal distribution</w:t>
      </w:r>
      <w:bookmarkEnd w:id="899"/>
      <w:bookmarkEnd w:id="900"/>
      <w:r w:rsidRPr="00AA74C7">
        <w:rPr>
          <w:rFonts w:ascii="Arial" w:hAnsi="Arial" w:cs="Arial"/>
          <w:sz w:val="22"/>
          <w:szCs w:val="22"/>
        </w:rPr>
        <w:t xml:space="preserve"> can characterize DNA methylation pattern, and we </w:t>
      </w:r>
      <w:ins w:id="903" w:author="Andreae, Emily A" w:date="2019-10-04T16:23:00Z">
        <w:r w:rsidR="0081325D">
          <w:rPr>
            <w:rFonts w:ascii="Arial" w:hAnsi="Arial" w:cs="Arial"/>
            <w:sz w:val="22"/>
            <w:szCs w:val="22"/>
          </w:rPr>
          <w:t>noted that a</w:t>
        </w:r>
      </w:ins>
      <w:del w:id="904" w:author="Andreae, Emily A" w:date="2019-10-04T16:23:00Z">
        <w:r w:rsidRPr="00AA74C7" w:rsidDel="0081325D">
          <w:rPr>
            <w:rFonts w:ascii="Arial" w:hAnsi="Arial" w:cs="Arial"/>
            <w:sz w:val="22"/>
            <w:szCs w:val="22"/>
          </w:rPr>
          <w:delText>found</w:delText>
        </w:r>
      </w:del>
      <w:r w:rsidRPr="00AA74C7">
        <w:rPr>
          <w:rFonts w:ascii="Arial" w:hAnsi="Arial" w:cs="Arial"/>
          <w:sz w:val="22"/>
          <w:szCs w:val="22"/>
        </w:rPr>
        <w:t xml:space="preserve"> </w:t>
      </w:r>
      <w:bookmarkStart w:id="905" w:name="OLE_LINK102"/>
      <w:bookmarkStart w:id="906" w:name="OLE_LINK103"/>
      <w:proofErr w:type="spellStart"/>
      <w:r w:rsidRPr="00AA74C7">
        <w:rPr>
          <w:rFonts w:ascii="Arial" w:hAnsi="Arial" w:cs="Arial"/>
          <w:sz w:val="22"/>
          <w:szCs w:val="22"/>
        </w:rPr>
        <w:t>hypermethylated</w:t>
      </w:r>
      <w:proofErr w:type="spellEnd"/>
      <w:r w:rsidRPr="00AA74C7">
        <w:rPr>
          <w:rFonts w:ascii="Arial" w:hAnsi="Arial" w:cs="Arial"/>
          <w:sz w:val="22"/>
          <w:szCs w:val="22"/>
        </w:rPr>
        <w:t xml:space="preserve"> peak</w:t>
      </w:r>
      <w:bookmarkEnd w:id="905"/>
      <w:bookmarkEnd w:id="906"/>
      <w:r w:rsidRPr="00AA74C7">
        <w:rPr>
          <w:rFonts w:ascii="Arial" w:hAnsi="Arial" w:cs="Arial"/>
          <w:sz w:val="22"/>
          <w:szCs w:val="22"/>
        </w:rPr>
        <w:t xml:space="preserve"> can clearly reflect progressive </w:t>
      </w:r>
      <w:proofErr w:type="spellStart"/>
      <w:r w:rsidRPr="00AA74C7">
        <w:rPr>
          <w:rFonts w:ascii="Arial" w:hAnsi="Arial" w:cs="Arial"/>
          <w:sz w:val="22"/>
          <w:szCs w:val="22"/>
        </w:rPr>
        <w:t>hypomethylation</w:t>
      </w:r>
      <w:proofErr w:type="spellEnd"/>
      <w:r w:rsidRPr="00AA74C7">
        <w:rPr>
          <w:rFonts w:ascii="Arial" w:hAnsi="Arial" w:cs="Arial"/>
          <w:sz w:val="22"/>
          <w:szCs w:val="22"/>
        </w:rPr>
        <w:t xml:space="preserve"> (</w:t>
      </w:r>
      <w:r w:rsidRPr="00AA74C7">
        <w:rPr>
          <w:rFonts w:ascii="Arial" w:eastAsiaTheme="minorEastAsia" w:hAnsi="Arial" w:cs="Arial"/>
          <w:b/>
          <w:kern w:val="2"/>
          <w:sz w:val="22"/>
          <w:szCs w:val="22"/>
        </w:rPr>
        <w:t xml:space="preserve">Figure </w:t>
      </w:r>
      <w:r w:rsidR="00BD1114" w:rsidRPr="00AA74C7">
        <w:rPr>
          <w:rFonts w:ascii="Arial" w:eastAsiaTheme="minorEastAsia" w:hAnsi="Arial" w:cs="Arial"/>
          <w:b/>
          <w:kern w:val="2"/>
          <w:sz w:val="22"/>
          <w:szCs w:val="22"/>
        </w:rPr>
        <w:t>1D</w:t>
      </w:r>
      <w:r w:rsidRPr="00AA74C7">
        <w:rPr>
          <w:rFonts w:ascii="Arial" w:hAnsi="Arial" w:cs="Arial"/>
          <w:sz w:val="22"/>
          <w:szCs w:val="22"/>
        </w:rPr>
        <w:t xml:space="preserve"> and </w:t>
      </w:r>
      <w:r w:rsidRPr="00AA74C7">
        <w:rPr>
          <w:rFonts w:ascii="Arial" w:eastAsiaTheme="minorEastAsia" w:hAnsi="Arial" w:cs="Arial"/>
          <w:b/>
          <w:kern w:val="2"/>
          <w:sz w:val="22"/>
          <w:szCs w:val="22"/>
        </w:rPr>
        <w:t xml:space="preserve">Figure </w:t>
      </w:r>
      <w:r w:rsidR="00BD1114" w:rsidRPr="00AA74C7">
        <w:rPr>
          <w:rFonts w:ascii="Arial" w:eastAsiaTheme="minorEastAsia" w:hAnsi="Arial" w:cs="Arial"/>
          <w:b/>
          <w:kern w:val="2"/>
          <w:sz w:val="22"/>
          <w:szCs w:val="22"/>
        </w:rPr>
        <w:t>1E</w:t>
      </w:r>
      <w:r w:rsidRPr="00AA74C7">
        <w:rPr>
          <w:rFonts w:ascii="Arial" w:hAnsi="Arial" w:cs="Arial"/>
          <w:sz w:val="22"/>
          <w:szCs w:val="22"/>
        </w:rPr>
        <w:t>)</w:t>
      </w:r>
      <w:r w:rsidR="00EE5923" w:rsidRPr="00AA74C7">
        <w:rPr>
          <w:rFonts w:ascii="Arial" w:hAnsi="Arial" w:cs="Arial"/>
          <w:sz w:val="22"/>
          <w:szCs w:val="22"/>
        </w:rPr>
        <w:fldChar w:fldCharType="begin"/>
      </w:r>
      <w:r w:rsidR="001005EA" w:rsidRPr="00AA74C7">
        <w:rPr>
          <w:rFonts w:ascii="Arial" w:hAnsi="Arial" w:cs="Arial"/>
          <w:sz w:val="22"/>
          <w:szCs w:val="22"/>
        </w:rPr>
        <w:instrText xml:space="preserve"> ADDIN EN.CITE &lt;EndNote&gt;&lt;Cite&gt;&lt;Author&gt;Straussman&lt;/Author&gt;&lt;Year&gt;2009&lt;/Year&gt;&lt;RecNum&gt;39&lt;/RecNum&gt;&lt;DisplayText&gt;&lt;style face="superscript"&gt;22&lt;/style&gt;&lt;/DisplayText&gt;&lt;record&gt;&lt;rec-number&gt;39&lt;/rec-number&gt;&lt;foreign-keys&gt;&lt;key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sidRPr="00AA74C7">
        <w:rPr>
          <w:rFonts w:ascii="Arial" w:hAnsi="Arial" w:cs="Arial"/>
          <w:sz w:val="22"/>
          <w:szCs w:val="22"/>
        </w:rPr>
        <w:fldChar w:fldCharType="separate"/>
      </w:r>
      <w:r w:rsidR="001005EA" w:rsidRPr="00AA74C7">
        <w:rPr>
          <w:rFonts w:ascii="Arial" w:hAnsi="Arial" w:cs="Arial"/>
          <w:noProof/>
          <w:sz w:val="22"/>
          <w:szCs w:val="22"/>
          <w:vertAlign w:val="superscript"/>
        </w:rPr>
        <w:t>22</w:t>
      </w:r>
      <w:r w:rsidR="00EE5923" w:rsidRPr="00AA74C7">
        <w:rPr>
          <w:rFonts w:ascii="Arial" w:hAnsi="Arial" w:cs="Arial"/>
          <w:sz w:val="22"/>
          <w:szCs w:val="22"/>
        </w:rPr>
        <w:fldChar w:fldCharType="end"/>
      </w:r>
      <w:r w:rsidRPr="00AA74C7">
        <w:rPr>
          <w:rFonts w:ascii="Arial" w:hAnsi="Arial" w:cs="Arial"/>
          <w:sz w:val="22"/>
          <w:szCs w:val="22"/>
        </w:rPr>
        <w:t>. We identified 440 and 6</w:t>
      </w:r>
      <w:r w:rsidR="005B2613" w:rsidRPr="00AA74C7">
        <w:rPr>
          <w:rFonts w:ascii="Arial" w:hAnsi="Arial" w:cs="Arial"/>
          <w:sz w:val="22"/>
          <w:szCs w:val="22"/>
        </w:rPr>
        <w:t>,</w:t>
      </w:r>
      <w:r w:rsidRPr="00AA74C7">
        <w:rPr>
          <w:rFonts w:ascii="Arial" w:hAnsi="Arial" w:cs="Arial"/>
          <w:sz w:val="22"/>
          <w:szCs w:val="22"/>
        </w:rPr>
        <w:t xml:space="preserve">805 DMRs in low- and hyper-grade adenoma respectively, and </w:t>
      </w:r>
      <w:ins w:id="907" w:author="Andreae, Emily A" w:date="2019-10-04T16:24:00Z">
        <w:r w:rsidR="0081325D">
          <w:rPr>
            <w:rFonts w:ascii="Arial" w:hAnsi="Arial" w:cs="Arial"/>
            <w:sz w:val="22"/>
            <w:szCs w:val="22"/>
          </w:rPr>
          <w:t xml:space="preserve">of these DMRs, </w:t>
        </w:r>
      </w:ins>
      <w:r w:rsidRPr="00AA74C7">
        <w:rPr>
          <w:rFonts w:ascii="Arial" w:hAnsi="Arial" w:cs="Arial"/>
          <w:sz w:val="22"/>
          <w:szCs w:val="22"/>
        </w:rPr>
        <w:t xml:space="preserve">314(71.4%) in </w:t>
      </w:r>
      <w:proofErr w:type="spellStart"/>
      <w:ins w:id="908" w:author="Andreae, Emily A" w:date="2019-10-04T16:24:00Z">
        <w:r w:rsidR="0081325D">
          <w:rPr>
            <w:rFonts w:ascii="Arial" w:hAnsi="Arial" w:cs="Arial"/>
            <w:sz w:val="22"/>
            <w:szCs w:val="22"/>
          </w:rPr>
          <w:t>LGA</w:t>
        </w:r>
      </w:ins>
      <w:del w:id="909" w:author="Andreae, Emily A" w:date="2019-10-04T16:24:00Z">
        <w:r w:rsidRPr="00AA74C7" w:rsidDel="0081325D">
          <w:rPr>
            <w:rFonts w:ascii="Arial" w:hAnsi="Arial" w:cs="Arial"/>
            <w:sz w:val="22"/>
            <w:szCs w:val="22"/>
          </w:rPr>
          <w:delText xml:space="preserve">low-grade adenoma </w:delText>
        </w:r>
      </w:del>
      <w:r w:rsidRPr="00AA74C7">
        <w:rPr>
          <w:rFonts w:ascii="Arial" w:hAnsi="Arial" w:cs="Arial"/>
          <w:sz w:val="22"/>
          <w:szCs w:val="22"/>
        </w:rPr>
        <w:t>and</w:t>
      </w:r>
      <w:proofErr w:type="spellEnd"/>
      <w:r w:rsidRPr="00AA74C7">
        <w:rPr>
          <w:rFonts w:ascii="Arial" w:hAnsi="Arial" w:cs="Arial"/>
          <w:sz w:val="22"/>
          <w:szCs w:val="22"/>
        </w:rPr>
        <w:t xml:space="preserve"> 4,213</w:t>
      </w:r>
      <w:ins w:id="910" w:author="Andreae, Emily A" w:date="2019-10-04T16:24:00Z">
        <w:r w:rsidR="0081325D">
          <w:rPr>
            <w:rFonts w:ascii="Arial" w:hAnsi="Arial" w:cs="Arial"/>
            <w:sz w:val="22"/>
            <w:szCs w:val="22"/>
          </w:rPr>
          <w:t xml:space="preserve"> </w:t>
        </w:r>
      </w:ins>
      <w:r w:rsidRPr="00AA74C7">
        <w:rPr>
          <w:rFonts w:ascii="Arial" w:hAnsi="Arial" w:cs="Arial"/>
          <w:sz w:val="22"/>
          <w:szCs w:val="22"/>
        </w:rPr>
        <w:t xml:space="preserve">(61.9%) in </w:t>
      </w:r>
      <w:ins w:id="911" w:author="Andreae, Emily A" w:date="2019-10-04T16:25:00Z">
        <w:r w:rsidR="0081325D">
          <w:rPr>
            <w:rFonts w:ascii="Arial" w:hAnsi="Arial" w:cs="Arial"/>
            <w:sz w:val="22"/>
            <w:szCs w:val="22"/>
          </w:rPr>
          <w:t xml:space="preserve">HGA </w:t>
        </w:r>
      </w:ins>
      <w:del w:id="912" w:author="Andreae, Emily A" w:date="2019-10-04T16:25:00Z">
        <w:r w:rsidRPr="00AA74C7" w:rsidDel="0081325D">
          <w:rPr>
            <w:rFonts w:ascii="Arial" w:hAnsi="Arial" w:cs="Arial"/>
            <w:sz w:val="22"/>
            <w:szCs w:val="22"/>
          </w:rPr>
          <w:delText xml:space="preserve">high-grade adenoma </w:delText>
        </w:r>
      </w:del>
      <w:r w:rsidR="00B36EA7" w:rsidRPr="00AA74C7">
        <w:rPr>
          <w:rFonts w:ascii="Arial" w:hAnsi="Arial" w:cs="Arial"/>
          <w:sz w:val="22"/>
          <w:szCs w:val="22"/>
        </w:rPr>
        <w:t xml:space="preserve">were </w:t>
      </w:r>
      <w:proofErr w:type="spellStart"/>
      <w:r w:rsidRPr="00AA74C7">
        <w:rPr>
          <w:rFonts w:ascii="Arial" w:hAnsi="Arial" w:cs="Arial"/>
          <w:sz w:val="22"/>
          <w:szCs w:val="22"/>
        </w:rPr>
        <w:t>hypomethylated</w:t>
      </w:r>
      <w:proofErr w:type="spellEnd"/>
      <w:ins w:id="913" w:author="Andreae, Emily A" w:date="2019-10-04T16:25:00Z">
        <w:r w:rsidR="0081325D">
          <w:rPr>
            <w:rFonts w:ascii="Arial" w:hAnsi="Arial" w:cs="Arial"/>
            <w:sz w:val="22"/>
            <w:szCs w:val="22"/>
          </w:rPr>
          <w:t xml:space="preserve"> compared to normal tissues</w:t>
        </w:r>
      </w:ins>
      <w:r w:rsidRPr="00AA74C7">
        <w:rPr>
          <w:rFonts w:ascii="Arial" w:hAnsi="Arial" w:cs="Arial"/>
          <w:sz w:val="22"/>
          <w:szCs w:val="22"/>
        </w:rPr>
        <w:t xml:space="preserve">. </w:t>
      </w:r>
      <w:r w:rsidR="00B36EA7" w:rsidRPr="00AA74C7">
        <w:rPr>
          <w:rFonts w:ascii="Arial" w:hAnsi="Arial" w:cs="Arial"/>
          <w:sz w:val="22"/>
          <w:szCs w:val="22"/>
        </w:rPr>
        <w:t>On the contrary, most</w:t>
      </w:r>
      <w:del w:id="914" w:author="Andreae, Emily A" w:date="2019-10-04T16:25:00Z">
        <w:r w:rsidR="00B36EA7" w:rsidRPr="00AA74C7" w:rsidDel="0081325D">
          <w:rPr>
            <w:rFonts w:ascii="Arial" w:hAnsi="Arial" w:cs="Arial"/>
            <w:sz w:val="22"/>
            <w:szCs w:val="22"/>
          </w:rPr>
          <w:delText xml:space="preserve"> of</w:delText>
        </w:r>
      </w:del>
      <w:r w:rsidR="00B36EA7" w:rsidRPr="00AA74C7">
        <w:rPr>
          <w:rFonts w:ascii="Arial" w:hAnsi="Arial" w:cs="Arial"/>
          <w:sz w:val="22"/>
          <w:szCs w:val="22"/>
        </w:rPr>
        <w:t xml:space="preserve"> DMRs (660/868, 76.0%) </w:t>
      </w:r>
      <w:ins w:id="915" w:author="Andreae, Emily A" w:date="2019-10-04T16:25:00Z">
        <w:r w:rsidR="0081325D">
          <w:rPr>
            <w:rFonts w:ascii="Arial" w:hAnsi="Arial" w:cs="Arial"/>
            <w:sz w:val="22"/>
            <w:szCs w:val="22"/>
          </w:rPr>
          <w:t xml:space="preserve">differences </w:t>
        </w:r>
      </w:ins>
      <w:r w:rsidR="00B36EA7" w:rsidRPr="00AA74C7">
        <w:rPr>
          <w:rFonts w:ascii="Arial" w:hAnsi="Arial" w:cs="Arial"/>
          <w:sz w:val="22"/>
          <w:szCs w:val="22"/>
        </w:rPr>
        <w:t>between</w:t>
      </w:r>
      <w:r w:rsidRPr="00AA74C7">
        <w:rPr>
          <w:rFonts w:ascii="Arial" w:hAnsi="Arial" w:cs="Arial"/>
          <w:sz w:val="22"/>
          <w:szCs w:val="22"/>
        </w:rPr>
        <w:t xml:space="preserve"> </w:t>
      </w:r>
      <w:ins w:id="916" w:author="Andreae, Emily A" w:date="2019-10-04T16:25:00Z">
        <w:r w:rsidR="0081325D">
          <w:rPr>
            <w:rFonts w:ascii="Arial" w:hAnsi="Arial" w:cs="Arial"/>
            <w:sz w:val="22"/>
            <w:szCs w:val="22"/>
          </w:rPr>
          <w:t xml:space="preserve">HGA </w:t>
        </w:r>
      </w:ins>
      <w:del w:id="917" w:author="Andreae, Emily A" w:date="2019-10-04T16:25:00Z">
        <w:r w:rsidRPr="00AA74C7" w:rsidDel="0081325D">
          <w:rPr>
            <w:rFonts w:ascii="Arial" w:hAnsi="Arial" w:cs="Arial"/>
            <w:sz w:val="22"/>
            <w:szCs w:val="22"/>
          </w:rPr>
          <w:delText xml:space="preserve">high-grade adenoma </w:delText>
        </w:r>
      </w:del>
      <w:r w:rsidR="00B36EA7" w:rsidRPr="00AA74C7">
        <w:rPr>
          <w:rFonts w:ascii="Arial" w:hAnsi="Arial" w:cs="Arial"/>
          <w:sz w:val="22"/>
          <w:szCs w:val="22"/>
        </w:rPr>
        <w:t xml:space="preserve">and </w:t>
      </w:r>
      <w:proofErr w:type="spellStart"/>
      <w:ins w:id="918" w:author="Andreae, Emily A" w:date="2019-10-04T16:25:00Z">
        <w:r w:rsidR="0081325D">
          <w:rPr>
            <w:rFonts w:ascii="Arial" w:hAnsi="Arial" w:cs="Arial"/>
            <w:sz w:val="22"/>
            <w:szCs w:val="22"/>
          </w:rPr>
          <w:t>LGA</w:t>
        </w:r>
      </w:ins>
      <w:del w:id="919" w:author="Andreae, Emily A" w:date="2019-10-04T16:25:00Z">
        <w:r w:rsidRPr="00AA74C7" w:rsidDel="0081325D">
          <w:rPr>
            <w:rFonts w:ascii="Arial" w:hAnsi="Arial" w:cs="Arial"/>
            <w:sz w:val="22"/>
            <w:szCs w:val="22"/>
          </w:rPr>
          <w:delText xml:space="preserve">low-grade adenoma, </w:delText>
        </w:r>
      </w:del>
      <w:r w:rsidR="00B36EA7" w:rsidRPr="00AA74C7">
        <w:rPr>
          <w:rFonts w:ascii="Arial" w:hAnsi="Arial" w:cs="Arial"/>
          <w:sz w:val="22"/>
          <w:szCs w:val="22"/>
        </w:rPr>
        <w:t>were</w:t>
      </w:r>
      <w:proofErr w:type="spellEnd"/>
      <w:r w:rsidR="00B36EA7" w:rsidRPr="00AA74C7">
        <w:rPr>
          <w:rFonts w:ascii="Arial" w:hAnsi="Arial" w:cs="Arial"/>
          <w:sz w:val="22"/>
          <w:szCs w:val="22"/>
        </w:rPr>
        <w:t xml:space="preserve"> </w:t>
      </w:r>
      <w:proofErr w:type="spellStart"/>
      <w:r w:rsidRPr="00AA74C7">
        <w:rPr>
          <w:rFonts w:ascii="Arial" w:hAnsi="Arial" w:cs="Arial"/>
          <w:sz w:val="22"/>
          <w:szCs w:val="22"/>
        </w:rPr>
        <w:t>hypermethylated</w:t>
      </w:r>
      <w:proofErr w:type="spellEnd"/>
      <w:r w:rsidRPr="00AA74C7">
        <w:rPr>
          <w:rFonts w:ascii="Arial" w:hAnsi="Arial" w:cs="Arial"/>
          <w:sz w:val="22"/>
          <w:szCs w:val="22"/>
        </w:rPr>
        <w:t xml:space="preserve">. </w:t>
      </w:r>
      <w:ins w:id="920" w:author="Andreae, Emily A" w:date="2019-10-04T16:25:00Z">
        <w:r w:rsidR="0081325D">
          <w:rPr>
            <w:rFonts w:ascii="Arial" w:hAnsi="Arial" w:cs="Arial"/>
            <w:sz w:val="22"/>
            <w:szCs w:val="22"/>
          </w:rPr>
          <w:t xml:space="preserve">Aside from </w:t>
        </w:r>
      </w:ins>
      <w:del w:id="921" w:author="Andreae, Emily A" w:date="2019-10-04T16:25:00Z">
        <w:r w:rsidR="00CC3E4C" w:rsidRPr="00AA74C7" w:rsidDel="0081325D">
          <w:rPr>
            <w:rFonts w:ascii="Arial" w:hAnsi="Arial" w:cs="Arial"/>
            <w:sz w:val="22"/>
            <w:szCs w:val="22"/>
          </w:rPr>
          <w:delText>Besides</w:delText>
        </w:r>
        <w:r w:rsidRPr="00AA74C7" w:rsidDel="0081325D">
          <w:rPr>
            <w:rFonts w:ascii="Arial" w:hAnsi="Arial" w:cs="Arial"/>
            <w:sz w:val="22"/>
            <w:szCs w:val="22"/>
          </w:rPr>
          <w:delText xml:space="preserve">, </w:delText>
        </w:r>
      </w:del>
      <w:del w:id="922" w:author="Andreae, Emily A" w:date="2019-10-04T16:26:00Z">
        <w:r w:rsidRPr="00AA74C7" w:rsidDel="0081325D">
          <w:rPr>
            <w:rFonts w:ascii="Arial" w:hAnsi="Arial" w:cs="Arial"/>
            <w:sz w:val="22"/>
            <w:szCs w:val="22"/>
          </w:rPr>
          <w:delText>there</w:delText>
        </w:r>
        <w:r w:rsidR="00E151AB" w:rsidRPr="00AA74C7" w:rsidDel="0081325D">
          <w:rPr>
            <w:rFonts w:ascii="Arial" w:hAnsi="Arial" w:cs="Arial"/>
            <w:sz w:val="22"/>
            <w:szCs w:val="22"/>
          </w:rPr>
          <w:delText xml:space="preserve"> was</w:delText>
        </w:r>
      </w:del>
      <w:r w:rsidRPr="00AA74C7">
        <w:rPr>
          <w:rFonts w:ascii="Arial" w:hAnsi="Arial" w:cs="Arial"/>
          <w:sz w:val="22"/>
          <w:szCs w:val="22"/>
        </w:rPr>
        <w:t xml:space="preserve"> a little overlap between </w:t>
      </w:r>
      <w:ins w:id="923" w:author="Andreae, Emily A" w:date="2019-10-04T16:26:00Z">
        <w:r w:rsidR="0081325D">
          <w:rPr>
            <w:rFonts w:ascii="Arial" w:hAnsi="Arial" w:cs="Arial"/>
            <w:sz w:val="22"/>
            <w:szCs w:val="22"/>
          </w:rPr>
          <w:t>HGA</w:t>
        </w:r>
      </w:ins>
      <w:del w:id="924" w:author="Andreae, Emily A" w:date="2019-10-04T16:26:00Z">
        <w:r w:rsidRPr="00AA74C7" w:rsidDel="0081325D">
          <w:rPr>
            <w:rFonts w:ascii="Arial" w:hAnsi="Arial" w:cs="Arial"/>
            <w:sz w:val="22"/>
            <w:szCs w:val="22"/>
          </w:rPr>
          <w:delText>the</w:delText>
        </w:r>
      </w:del>
      <w:r w:rsidRPr="00AA74C7">
        <w:rPr>
          <w:rFonts w:ascii="Arial" w:hAnsi="Arial" w:cs="Arial"/>
          <w:sz w:val="22"/>
          <w:szCs w:val="22"/>
        </w:rPr>
        <w:t xml:space="preserve"> genes</w:t>
      </w:r>
      <w:ins w:id="925" w:author="Andreae, Emily A" w:date="2019-10-04T16:26:00Z">
        <w:r w:rsidR="0081325D">
          <w:rPr>
            <w:rFonts w:ascii="Arial" w:hAnsi="Arial" w:cs="Arial"/>
            <w:sz w:val="22"/>
            <w:szCs w:val="22"/>
          </w:rPr>
          <w:t>,</w:t>
        </w:r>
      </w:ins>
      <w:del w:id="926" w:author="Andreae, Emily A" w:date="2019-10-04T16:26:00Z">
        <w:r w:rsidRPr="00AA74C7" w:rsidDel="0081325D">
          <w:rPr>
            <w:rFonts w:ascii="Arial" w:hAnsi="Arial" w:cs="Arial"/>
            <w:sz w:val="22"/>
            <w:szCs w:val="22"/>
          </w:rPr>
          <w:delText xml:space="preserve"> the</w:delText>
        </w:r>
      </w:del>
      <w:r w:rsidRPr="00AA74C7">
        <w:rPr>
          <w:rFonts w:ascii="Arial" w:hAnsi="Arial" w:cs="Arial"/>
          <w:sz w:val="22"/>
          <w:szCs w:val="22"/>
        </w:rPr>
        <w:t xml:space="preserve"> significant</w:t>
      </w:r>
      <w:ins w:id="927" w:author="Andreae, Emily A" w:date="2019-10-04T16:26:00Z">
        <w:r w:rsidR="0081325D">
          <w:rPr>
            <w:rFonts w:ascii="Arial" w:hAnsi="Arial" w:cs="Arial"/>
            <w:sz w:val="22"/>
            <w:szCs w:val="22"/>
          </w:rPr>
          <w:t>ly</w:t>
        </w:r>
      </w:ins>
      <w:r w:rsidRPr="00AA74C7">
        <w:rPr>
          <w:rFonts w:ascii="Arial" w:hAnsi="Arial" w:cs="Arial"/>
          <w:sz w:val="22"/>
          <w:szCs w:val="22"/>
        </w:rPr>
        <w:t xml:space="preserve"> distinct DMRs </w:t>
      </w:r>
      <w:ins w:id="928" w:author="Andreae, Emily A" w:date="2019-10-04T16:27:00Z">
        <w:r w:rsidR="0081325D">
          <w:rPr>
            <w:rFonts w:ascii="Arial" w:hAnsi="Arial" w:cs="Arial"/>
            <w:sz w:val="22"/>
            <w:szCs w:val="22"/>
          </w:rPr>
          <w:t xml:space="preserve">were </w:t>
        </w:r>
      </w:ins>
      <w:r w:rsidRPr="00AA74C7">
        <w:rPr>
          <w:rFonts w:ascii="Arial" w:hAnsi="Arial" w:cs="Arial"/>
          <w:sz w:val="22"/>
          <w:szCs w:val="22"/>
        </w:rPr>
        <w:t xml:space="preserve">located </w:t>
      </w:r>
      <w:ins w:id="929" w:author="Andreae, Emily A" w:date="2019-10-04T16:27:00Z">
        <w:r w:rsidR="0081325D">
          <w:rPr>
            <w:rFonts w:ascii="Arial" w:hAnsi="Arial" w:cs="Arial"/>
            <w:sz w:val="22"/>
            <w:szCs w:val="22"/>
          </w:rPr>
          <w:t>between</w:t>
        </w:r>
      </w:ins>
      <w:del w:id="930" w:author="Andreae, Emily A" w:date="2019-10-04T16:27:00Z">
        <w:r w:rsidRPr="00AA74C7" w:rsidDel="0081325D">
          <w:rPr>
            <w:rFonts w:ascii="Arial" w:hAnsi="Arial" w:cs="Arial"/>
            <w:sz w:val="22"/>
            <w:szCs w:val="22"/>
          </w:rPr>
          <w:delText>on</w:delText>
        </w:r>
      </w:del>
      <w:r w:rsidRPr="00AA74C7">
        <w:rPr>
          <w:rFonts w:ascii="Arial" w:hAnsi="Arial" w:cs="Arial"/>
          <w:sz w:val="22"/>
          <w:szCs w:val="22"/>
        </w:rPr>
        <w:t xml:space="preserve"> </w:t>
      </w:r>
      <w:r w:rsidR="00055AEA" w:rsidRPr="00AA74C7">
        <w:rPr>
          <w:rFonts w:ascii="Arial" w:hAnsi="Arial" w:cs="Arial"/>
          <w:sz w:val="22"/>
          <w:szCs w:val="22"/>
        </w:rPr>
        <w:t xml:space="preserve">LGA </w:t>
      </w:r>
      <w:ins w:id="931" w:author="Andreae, Emily A" w:date="2019-10-04T16:27:00Z">
        <w:r w:rsidR="0081325D">
          <w:rPr>
            <w:rFonts w:ascii="Arial" w:hAnsi="Arial" w:cs="Arial"/>
            <w:sz w:val="22"/>
            <w:szCs w:val="22"/>
          </w:rPr>
          <w:t>vs</w:t>
        </w:r>
      </w:ins>
      <w:del w:id="932" w:author="Andreae, Emily A" w:date="2019-10-04T16:27:00Z">
        <w:r w:rsidR="00055AEA" w:rsidRPr="00AA74C7" w:rsidDel="0081325D">
          <w:rPr>
            <w:rFonts w:ascii="Arial" w:hAnsi="Arial" w:cs="Arial"/>
            <w:sz w:val="22"/>
            <w:szCs w:val="22"/>
          </w:rPr>
          <w:delText>VS</w:delText>
        </w:r>
      </w:del>
      <w:r w:rsidR="00055AEA" w:rsidRPr="00AA74C7">
        <w:rPr>
          <w:rFonts w:ascii="Arial" w:hAnsi="Arial" w:cs="Arial"/>
          <w:sz w:val="22"/>
          <w:szCs w:val="22"/>
        </w:rPr>
        <w:t xml:space="preserve"> </w:t>
      </w:r>
      <w:ins w:id="933" w:author="Andreae, Emily A" w:date="2019-10-04T16:27:00Z">
        <w:r w:rsidR="0081325D">
          <w:rPr>
            <w:rFonts w:ascii="Arial" w:hAnsi="Arial" w:cs="Arial"/>
            <w:sz w:val="22"/>
            <w:szCs w:val="22"/>
          </w:rPr>
          <w:t>n</w:t>
        </w:r>
      </w:ins>
      <w:del w:id="934" w:author="Andreae, Emily A" w:date="2019-10-04T16:27:00Z">
        <w:r w:rsidR="00CC26C7" w:rsidRPr="00AA74C7" w:rsidDel="0081325D">
          <w:rPr>
            <w:rFonts w:ascii="Arial" w:hAnsi="Arial" w:cs="Arial"/>
            <w:sz w:val="22"/>
            <w:szCs w:val="22"/>
          </w:rPr>
          <w:delText>N</w:delText>
        </w:r>
      </w:del>
      <w:r w:rsidR="00CC26C7" w:rsidRPr="00AA74C7">
        <w:rPr>
          <w:rFonts w:ascii="Arial" w:hAnsi="Arial" w:cs="Arial"/>
          <w:sz w:val="22"/>
          <w:szCs w:val="22"/>
        </w:rPr>
        <w:t>ormal</w:t>
      </w:r>
      <w:r w:rsidRPr="00AA74C7">
        <w:rPr>
          <w:rFonts w:ascii="Arial" w:hAnsi="Arial" w:cs="Arial"/>
          <w:sz w:val="22"/>
          <w:szCs w:val="22"/>
        </w:rPr>
        <w:t xml:space="preserve"> and </w:t>
      </w:r>
      <w:r w:rsidR="00055AEA" w:rsidRPr="00AA74C7">
        <w:rPr>
          <w:rFonts w:ascii="Arial" w:hAnsi="Arial" w:cs="Arial"/>
          <w:sz w:val="22"/>
          <w:szCs w:val="22"/>
        </w:rPr>
        <w:t xml:space="preserve">LGA </w:t>
      </w:r>
      <w:ins w:id="935" w:author="Andreae, Emily A" w:date="2019-10-04T16:27:00Z">
        <w:r w:rsidR="0081325D">
          <w:rPr>
            <w:rFonts w:ascii="Arial" w:hAnsi="Arial" w:cs="Arial"/>
            <w:sz w:val="22"/>
            <w:szCs w:val="22"/>
          </w:rPr>
          <w:t>vs</w:t>
        </w:r>
      </w:ins>
      <w:del w:id="936" w:author="Andreae, Emily A" w:date="2019-10-04T16:27:00Z">
        <w:r w:rsidR="00055AEA" w:rsidRPr="00AA74C7" w:rsidDel="0081325D">
          <w:rPr>
            <w:rFonts w:ascii="Arial" w:hAnsi="Arial" w:cs="Arial"/>
            <w:sz w:val="22"/>
            <w:szCs w:val="22"/>
          </w:rPr>
          <w:delText>VS</w:delText>
        </w:r>
      </w:del>
      <w:r w:rsidR="00055AEA" w:rsidRPr="00AA74C7">
        <w:rPr>
          <w:rFonts w:ascii="Arial" w:hAnsi="Arial" w:cs="Arial"/>
          <w:sz w:val="22"/>
          <w:szCs w:val="22"/>
        </w:rPr>
        <w:t xml:space="preserve"> HGA</w:t>
      </w:r>
      <w:ins w:id="937" w:author="Andreae, Emily A" w:date="2019-10-04T16:27:00Z">
        <w:r w:rsidR="006E3F42">
          <w:rPr>
            <w:rFonts w:ascii="Arial" w:hAnsi="Arial" w:cs="Arial"/>
            <w:sz w:val="22"/>
            <w:szCs w:val="22"/>
          </w:rPr>
          <w:t xml:space="preserve"> </w:t>
        </w:r>
        <w:proofErr w:type="gramStart"/>
        <w:r w:rsidR="006E3F42">
          <w:rPr>
            <w:rFonts w:ascii="Arial" w:hAnsi="Arial" w:cs="Arial"/>
            <w:sz w:val="22"/>
            <w:szCs w:val="22"/>
          </w:rPr>
          <w:t>which</w:t>
        </w:r>
        <w:proofErr w:type="gramEnd"/>
        <w:r w:rsidR="006E3F42">
          <w:rPr>
            <w:rFonts w:ascii="Arial" w:hAnsi="Arial" w:cs="Arial"/>
            <w:sz w:val="22"/>
            <w:szCs w:val="22"/>
          </w:rPr>
          <w:t xml:space="preserve"> </w:t>
        </w:r>
      </w:ins>
      <w:del w:id="938" w:author="Andreae, Emily A" w:date="2019-10-04T16:27:00Z">
        <w:r w:rsidRPr="00AA74C7" w:rsidDel="006E3F42">
          <w:rPr>
            <w:rFonts w:ascii="Arial" w:hAnsi="Arial" w:cs="Arial"/>
            <w:sz w:val="22"/>
            <w:szCs w:val="22"/>
          </w:rPr>
          <w:delText>. Both of these results</w:delText>
        </w:r>
      </w:del>
      <w:r w:rsidRPr="00AA74C7">
        <w:rPr>
          <w:rFonts w:ascii="Arial" w:hAnsi="Arial" w:cs="Arial"/>
          <w:sz w:val="22"/>
          <w:szCs w:val="22"/>
        </w:rPr>
        <w:t xml:space="preserve"> indicate</w:t>
      </w:r>
      <w:ins w:id="939" w:author="Andreae, Emily A" w:date="2019-10-04T16:27:00Z">
        <w:r w:rsidR="006E3F42">
          <w:rPr>
            <w:rFonts w:ascii="Arial" w:hAnsi="Arial" w:cs="Arial"/>
            <w:sz w:val="22"/>
            <w:szCs w:val="22"/>
          </w:rPr>
          <w:t>s that</w:t>
        </w:r>
      </w:ins>
      <w:r w:rsidRPr="00AA74C7">
        <w:rPr>
          <w:rFonts w:ascii="Arial" w:hAnsi="Arial" w:cs="Arial"/>
          <w:sz w:val="22"/>
          <w:szCs w:val="22"/>
        </w:rPr>
        <w:t xml:space="preserve"> </w:t>
      </w:r>
      <w:r w:rsidR="00055AEA" w:rsidRPr="00AA74C7">
        <w:rPr>
          <w:rFonts w:ascii="Arial" w:hAnsi="Arial" w:cs="Arial"/>
          <w:sz w:val="22"/>
          <w:szCs w:val="22"/>
        </w:rPr>
        <w:t xml:space="preserve">LGA </w:t>
      </w:r>
      <w:ins w:id="940" w:author="Andreae, Emily A" w:date="2019-10-04T16:27:00Z">
        <w:r w:rsidR="006E3F42">
          <w:rPr>
            <w:rFonts w:ascii="Arial" w:hAnsi="Arial" w:cs="Arial"/>
            <w:sz w:val="22"/>
            <w:szCs w:val="22"/>
          </w:rPr>
          <w:t>vs</w:t>
        </w:r>
      </w:ins>
      <w:del w:id="941" w:author="Andreae, Emily A" w:date="2019-10-04T16:27:00Z">
        <w:r w:rsidR="00055AEA" w:rsidRPr="00AA74C7" w:rsidDel="006E3F42">
          <w:rPr>
            <w:rFonts w:ascii="Arial" w:hAnsi="Arial" w:cs="Arial"/>
            <w:sz w:val="22"/>
            <w:szCs w:val="22"/>
          </w:rPr>
          <w:delText>VS</w:delText>
        </w:r>
      </w:del>
      <w:r w:rsidR="00055AEA" w:rsidRPr="00AA74C7">
        <w:rPr>
          <w:rFonts w:ascii="Arial" w:hAnsi="Arial" w:cs="Arial"/>
          <w:sz w:val="22"/>
          <w:szCs w:val="22"/>
        </w:rPr>
        <w:t xml:space="preserve"> </w:t>
      </w:r>
      <w:r w:rsidR="00CC26C7" w:rsidRPr="00AA74C7">
        <w:rPr>
          <w:rFonts w:ascii="Arial" w:hAnsi="Arial" w:cs="Arial"/>
          <w:sz w:val="22"/>
          <w:szCs w:val="22"/>
        </w:rPr>
        <w:t>Normal</w:t>
      </w:r>
      <w:r w:rsidRPr="00AA74C7">
        <w:rPr>
          <w:rFonts w:ascii="Arial" w:hAnsi="Arial" w:cs="Arial"/>
          <w:sz w:val="22"/>
          <w:szCs w:val="22"/>
        </w:rPr>
        <w:t xml:space="preserve"> and </w:t>
      </w:r>
      <w:r w:rsidR="00055AEA" w:rsidRPr="00AA74C7">
        <w:rPr>
          <w:rFonts w:ascii="Arial" w:hAnsi="Arial" w:cs="Arial"/>
          <w:sz w:val="22"/>
          <w:szCs w:val="22"/>
        </w:rPr>
        <w:t xml:space="preserve">LGA </w:t>
      </w:r>
      <w:ins w:id="942" w:author="Andreae, Emily A" w:date="2019-10-04T16:27:00Z">
        <w:r w:rsidR="006E3F42">
          <w:rPr>
            <w:rFonts w:ascii="Arial" w:hAnsi="Arial" w:cs="Arial"/>
            <w:sz w:val="22"/>
            <w:szCs w:val="22"/>
          </w:rPr>
          <w:t>vs</w:t>
        </w:r>
      </w:ins>
      <w:del w:id="943" w:author="Andreae, Emily A" w:date="2019-10-04T16:27:00Z">
        <w:r w:rsidR="00055AEA" w:rsidRPr="00AA74C7" w:rsidDel="006E3F42">
          <w:rPr>
            <w:rFonts w:ascii="Arial" w:hAnsi="Arial" w:cs="Arial"/>
            <w:sz w:val="22"/>
            <w:szCs w:val="22"/>
          </w:rPr>
          <w:delText>VS</w:delText>
        </w:r>
      </w:del>
      <w:r w:rsidR="00055AEA" w:rsidRPr="00AA74C7">
        <w:rPr>
          <w:rFonts w:ascii="Arial" w:hAnsi="Arial" w:cs="Arial"/>
          <w:sz w:val="22"/>
          <w:szCs w:val="22"/>
        </w:rPr>
        <w:t xml:space="preserve"> HGA</w:t>
      </w:r>
      <w:ins w:id="944" w:author="Andreae, Emily A" w:date="2019-10-04T16:27:00Z">
        <w:r w:rsidR="006E3F42">
          <w:rPr>
            <w:rFonts w:ascii="Arial" w:hAnsi="Arial" w:cs="Arial"/>
            <w:sz w:val="22"/>
            <w:szCs w:val="22"/>
          </w:rPr>
          <w:t xml:space="preserve"> are</w:t>
        </w:r>
      </w:ins>
      <w:r w:rsidRPr="00AA74C7">
        <w:rPr>
          <w:rFonts w:ascii="Arial" w:hAnsi="Arial" w:cs="Arial"/>
          <w:sz w:val="22"/>
          <w:szCs w:val="22"/>
        </w:rPr>
        <w:t xml:space="preserve"> possibly </w:t>
      </w:r>
      <w:del w:id="945" w:author="Andreae, Emily A" w:date="2019-10-04T16:28:00Z">
        <w:r w:rsidRPr="00AA74C7" w:rsidDel="006E3F42">
          <w:rPr>
            <w:rFonts w:ascii="Arial" w:hAnsi="Arial" w:cs="Arial"/>
            <w:sz w:val="22"/>
            <w:szCs w:val="22"/>
          </w:rPr>
          <w:delText>a</w:delText>
        </w:r>
      </w:del>
      <w:del w:id="946" w:author="Andreae, Emily A" w:date="2019-10-04T16:27:00Z">
        <w:r w:rsidRPr="00AA74C7" w:rsidDel="006E3F42">
          <w:rPr>
            <w:rFonts w:ascii="Arial" w:hAnsi="Arial" w:cs="Arial"/>
            <w:sz w:val="22"/>
            <w:szCs w:val="22"/>
          </w:rPr>
          <w:delText xml:space="preserve">re </w:delText>
        </w:r>
      </w:del>
      <w:r w:rsidRPr="00AA74C7">
        <w:rPr>
          <w:rFonts w:ascii="Arial" w:hAnsi="Arial" w:cs="Arial"/>
          <w:sz w:val="22"/>
          <w:szCs w:val="22"/>
        </w:rPr>
        <w:t xml:space="preserve">not the same process with </w:t>
      </w:r>
      <w:ins w:id="947" w:author="Andreae, Emily A" w:date="2019-10-04T16:28:00Z">
        <w:r w:rsidR="006E3F42">
          <w:rPr>
            <w:rFonts w:ascii="Arial" w:hAnsi="Arial" w:cs="Arial"/>
            <w:sz w:val="22"/>
            <w:szCs w:val="22"/>
          </w:rPr>
          <w:t xml:space="preserve">a </w:t>
        </w:r>
      </w:ins>
      <w:r w:rsidRPr="00AA74C7">
        <w:rPr>
          <w:rFonts w:ascii="Arial" w:hAnsi="Arial" w:cs="Arial"/>
          <w:sz w:val="22"/>
          <w:szCs w:val="22"/>
        </w:rPr>
        <w:t xml:space="preserve">degree difference but two different epigenetic processes. </w:t>
      </w:r>
      <w:ins w:id="948" w:author="Andreae, Emily A" w:date="2019-10-04T16:29:00Z">
        <w:r w:rsidR="006E3F42">
          <w:rPr>
            <w:rFonts w:ascii="Arial" w:hAnsi="Arial" w:cs="Arial"/>
            <w:sz w:val="22"/>
            <w:szCs w:val="22"/>
          </w:rPr>
          <w:t>Thes</w:t>
        </w:r>
      </w:ins>
      <w:ins w:id="949" w:author="Andreae, Emily A" w:date="2019-10-04T16:30:00Z">
        <w:r w:rsidR="006E3F42">
          <w:rPr>
            <w:rFonts w:ascii="Arial" w:hAnsi="Arial" w:cs="Arial"/>
            <w:sz w:val="22"/>
            <w:szCs w:val="22"/>
          </w:rPr>
          <w:t>e</w:t>
        </w:r>
      </w:ins>
      <w:ins w:id="950" w:author="Andreae, Emily A" w:date="2019-10-04T16:29:00Z">
        <w:r w:rsidR="006E3F42" w:rsidRPr="006E3F42">
          <w:rPr>
            <w:rFonts w:ascii="Arial" w:hAnsi="Arial" w:cs="Arial"/>
            <w:sz w:val="22"/>
            <w:szCs w:val="22"/>
          </w:rPr>
          <w:t xml:space="preserve"> genome-wide demethylation</w:t>
        </w:r>
      </w:ins>
      <w:ins w:id="951" w:author="Andreae, Emily A" w:date="2019-10-04T16:30:00Z">
        <w:r w:rsidR="006E3F42">
          <w:rPr>
            <w:rFonts w:ascii="Arial" w:hAnsi="Arial" w:cs="Arial"/>
            <w:sz w:val="22"/>
            <w:szCs w:val="22"/>
          </w:rPr>
          <w:t xml:space="preserve"> patterns</w:t>
        </w:r>
      </w:ins>
      <w:ins w:id="952" w:author="Andreae, Emily A" w:date="2019-10-04T16:29:00Z">
        <w:r w:rsidR="006E3F42" w:rsidRPr="006E3F42">
          <w:rPr>
            <w:rFonts w:ascii="Arial" w:hAnsi="Arial" w:cs="Arial"/>
            <w:sz w:val="22"/>
            <w:szCs w:val="22"/>
          </w:rPr>
          <w:t xml:space="preserve"> may indicate that</w:t>
        </w:r>
      </w:ins>
      <w:ins w:id="953" w:author="Andreae, Emily A" w:date="2019-10-04T16:30:00Z">
        <w:r w:rsidR="006E3F42">
          <w:rPr>
            <w:rFonts w:ascii="Arial" w:hAnsi="Arial" w:cs="Arial"/>
            <w:sz w:val="22"/>
            <w:szCs w:val="22"/>
          </w:rPr>
          <w:t xml:space="preserve"> though</w:t>
        </w:r>
      </w:ins>
      <w:ins w:id="954" w:author="Andreae, Emily A" w:date="2019-10-04T16:29:00Z">
        <w:r w:rsidR="006E3F42" w:rsidRPr="006E3F42">
          <w:rPr>
            <w:rFonts w:ascii="Arial" w:hAnsi="Arial" w:cs="Arial"/>
            <w:sz w:val="22"/>
            <w:szCs w:val="22"/>
          </w:rPr>
          <w:t xml:space="preserve"> hypo-methylation dominates </w:t>
        </w:r>
      </w:ins>
      <w:ins w:id="955" w:author="Andreae, Emily A" w:date="2019-10-04T16:30:00Z">
        <w:r w:rsidR="006E3F42">
          <w:rPr>
            <w:rFonts w:ascii="Arial" w:hAnsi="Arial" w:cs="Arial"/>
            <w:sz w:val="22"/>
            <w:szCs w:val="22"/>
          </w:rPr>
          <w:t xml:space="preserve">the </w:t>
        </w:r>
      </w:ins>
      <w:ins w:id="956" w:author="Andreae, Emily A" w:date="2019-10-04T16:29:00Z">
        <w:r w:rsidR="006E3F42">
          <w:rPr>
            <w:rFonts w:ascii="Arial" w:hAnsi="Arial" w:cs="Arial"/>
            <w:sz w:val="22"/>
            <w:szCs w:val="22"/>
          </w:rPr>
          <w:t xml:space="preserve">carcinogenesis </w:t>
        </w:r>
        <w:r w:rsidR="006E3F42" w:rsidRPr="006E3F42">
          <w:rPr>
            <w:rFonts w:ascii="Arial" w:hAnsi="Arial" w:cs="Arial"/>
            <w:sz w:val="22"/>
            <w:szCs w:val="22"/>
          </w:rPr>
          <w:t>of CR</w:t>
        </w:r>
        <w:r w:rsidR="006E3F42">
          <w:rPr>
            <w:rFonts w:ascii="Arial" w:hAnsi="Arial" w:cs="Arial"/>
            <w:sz w:val="22"/>
            <w:szCs w:val="22"/>
          </w:rPr>
          <w:t>C,</w:t>
        </w:r>
        <w:r w:rsidR="006E3F42" w:rsidRPr="006E3F42">
          <w:rPr>
            <w:rFonts w:ascii="Arial" w:hAnsi="Arial" w:cs="Arial"/>
            <w:sz w:val="22"/>
            <w:szCs w:val="22"/>
          </w:rPr>
          <w:t xml:space="preserve"> hyper-methylation sites may contribute more to the distinct malignancy of these lesions.</w:t>
        </w:r>
      </w:ins>
    </w:p>
    <w:p w14:paraId="1C9443C8" w14:textId="303DF2AB" w:rsidR="00F136CC" w:rsidRPr="00AA74C7" w:rsidRDefault="006E3F42" w:rsidP="00B80E58">
      <w:pPr>
        <w:pStyle w:val="HTMLPreformatted"/>
        <w:shd w:val="clear" w:color="auto" w:fill="FFFFFF"/>
        <w:spacing w:line="480" w:lineRule="auto"/>
        <w:jc w:val="both"/>
        <w:rPr>
          <w:rFonts w:ascii="Arial" w:hAnsi="Arial" w:cs="Arial"/>
          <w:sz w:val="22"/>
          <w:szCs w:val="22"/>
        </w:rPr>
      </w:pPr>
      <w:ins w:id="957" w:author="Andreae, Emily A" w:date="2019-10-04T16:35:00Z">
        <w:r>
          <w:rPr>
            <w:rFonts w:ascii="Arial" w:hAnsi="Arial" w:cs="Arial"/>
            <w:sz w:val="22"/>
            <w:szCs w:val="22"/>
          </w:rPr>
          <w:tab/>
        </w:r>
      </w:ins>
      <w:r w:rsidR="00E151AB" w:rsidRPr="00AA74C7">
        <w:rPr>
          <w:rFonts w:ascii="Arial" w:hAnsi="Arial" w:cs="Arial"/>
          <w:sz w:val="22"/>
          <w:szCs w:val="22"/>
        </w:rPr>
        <w:t>To find functional differences</w:t>
      </w:r>
      <w:ins w:id="958" w:author="Andreae, Emily A" w:date="2019-10-04T16:36:00Z">
        <w:r>
          <w:rPr>
            <w:rFonts w:ascii="Arial" w:hAnsi="Arial" w:cs="Arial"/>
            <w:sz w:val="22"/>
            <w:szCs w:val="22"/>
          </w:rPr>
          <w:t xml:space="preserve"> between differing methylation patterns in normal, pre-cancerous, and cancerous tissues</w:t>
        </w:r>
      </w:ins>
      <w:r w:rsidR="00E151AB" w:rsidRPr="00AA74C7">
        <w:rPr>
          <w:rFonts w:ascii="Arial" w:hAnsi="Arial" w:cs="Arial"/>
          <w:sz w:val="22"/>
          <w:szCs w:val="22"/>
        </w:rPr>
        <w:t>, e</w:t>
      </w:r>
      <w:r w:rsidR="00F136CC" w:rsidRPr="00AA74C7">
        <w:rPr>
          <w:rFonts w:ascii="Arial" w:hAnsi="Arial" w:cs="Arial"/>
          <w:sz w:val="22"/>
          <w:szCs w:val="22"/>
        </w:rPr>
        <w:t xml:space="preserve">nrichment analysis </w:t>
      </w:r>
      <w:r w:rsidR="00E151AB" w:rsidRPr="00AA74C7">
        <w:rPr>
          <w:rFonts w:ascii="Arial" w:hAnsi="Arial" w:cs="Arial"/>
          <w:sz w:val="22"/>
          <w:szCs w:val="22"/>
        </w:rPr>
        <w:t xml:space="preserve">was </w:t>
      </w:r>
      <w:proofErr w:type="spellStart"/>
      <w:r w:rsidR="00E151AB" w:rsidRPr="00AA74C7">
        <w:rPr>
          <w:rFonts w:ascii="Arial" w:hAnsi="Arial" w:cs="Arial"/>
          <w:sz w:val="22"/>
          <w:szCs w:val="22"/>
        </w:rPr>
        <w:t>applied</w:t>
      </w:r>
      <w:del w:id="959" w:author="Andreae, Emily A" w:date="2019-10-04T16:31:00Z">
        <w:r w:rsidR="00E151AB" w:rsidRPr="00AA74C7" w:rsidDel="006E3F42">
          <w:rPr>
            <w:rFonts w:ascii="Arial" w:hAnsi="Arial" w:cs="Arial"/>
            <w:sz w:val="22"/>
            <w:szCs w:val="22"/>
          </w:rPr>
          <w:delText xml:space="preserve"> </w:delText>
        </w:r>
      </w:del>
      <w:ins w:id="960" w:author="Andreae, Emily A" w:date="2019-10-04T16:31:00Z">
        <w:r>
          <w:rPr>
            <w:rFonts w:ascii="Arial" w:hAnsi="Arial" w:cs="Arial"/>
            <w:sz w:val="22"/>
            <w:szCs w:val="22"/>
          </w:rPr>
          <w:t>to</w:t>
        </w:r>
      </w:ins>
      <w:proofErr w:type="spellEnd"/>
      <w:del w:id="961" w:author="Andreae, Emily A" w:date="2019-10-04T16:31:00Z">
        <w:r w:rsidR="00F136CC" w:rsidRPr="00AA74C7" w:rsidDel="006E3F42">
          <w:rPr>
            <w:rFonts w:ascii="Arial" w:hAnsi="Arial" w:cs="Arial"/>
            <w:sz w:val="22"/>
            <w:szCs w:val="22"/>
          </w:rPr>
          <w:delText>for</w:delText>
        </w:r>
      </w:del>
      <w:r w:rsidR="00F136CC" w:rsidRPr="00AA74C7">
        <w:rPr>
          <w:rFonts w:ascii="Arial" w:hAnsi="Arial" w:cs="Arial"/>
          <w:sz w:val="22"/>
          <w:szCs w:val="22"/>
        </w:rPr>
        <w:t xml:space="preserve"> 603 genes </w:t>
      </w:r>
      <w:r w:rsidR="00E151AB" w:rsidRPr="00AA74C7">
        <w:rPr>
          <w:rFonts w:ascii="Arial" w:hAnsi="Arial" w:cs="Arial"/>
          <w:sz w:val="22"/>
          <w:szCs w:val="22"/>
        </w:rPr>
        <w:t xml:space="preserve">with </w:t>
      </w:r>
      <w:r w:rsidR="00F136CC" w:rsidRPr="00AA74C7">
        <w:rPr>
          <w:rFonts w:ascii="Arial" w:hAnsi="Arial" w:cs="Arial"/>
          <w:sz w:val="22"/>
          <w:szCs w:val="22"/>
        </w:rPr>
        <w:t xml:space="preserve">DMRs between </w:t>
      </w:r>
      <w:ins w:id="962" w:author="Andreae, Emily A" w:date="2019-10-04T16:31:00Z">
        <w:r>
          <w:rPr>
            <w:rFonts w:ascii="Arial" w:hAnsi="Arial" w:cs="Arial"/>
            <w:sz w:val="22"/>
            <w:szCs w:val="22"/>
          </w:rPr>
          <w:t xml:space="preserve">HGA </w:t>
        </w:r>
      </w:ins>
      <w:del w:id="963" w:author="Andreae, Emily A" w:date="2019-10-04T16:31:00Z">
        <w:r w:rsidR="00F136CC" w:rsidRPr="00AA74C7" w:rsidDel="006E3F42">
          <w:rPr>
            <w:rFonts w:ascii="Arial" w:hAnsi="Arial" w:cs="Arial"/>
            <w:sz w:val="22"/>
            <w:szCs w:val="22"/>
          </w:rPr>
          <w:delText xml:space="preserve">high-grade adenoma </w:delText>
        </w:r>
      </w:del>
      <w:proofErr w:type="spellStart"/>
      <w:r w:rsidR="00F136CC" w:rsidRPr="00AA74C7">
        <w:rPr>
          <w:rFonts w:ascii="Arial" w:hAnsi="Arial" w:cs="Arial"/>
          <w:sz w:val="22"/>
          <w:szCs w:val="22"/>
        </w:rPr>
        <w:t>and</w:t>
      </w:r>
      <w:del w:id="964" w:author="Andreae, Emily A" w:date="2019-10-04T16:31:00Z">
        <w:r w:rsidR="00F136CC" w:rsidRPr="00AA74C7" w:rsidDel="006E3F42">
          <w:rPr>
            <w:rFonts w:ascii="Arial" w:hAnsi="Arial" w:cs="Arial"/>
            <w:sz w:val="22"/>
            <w:szCs w:val="22"/>
          </w:rPr>
          <w:delText xml:space="preserve"> </w:delText>
        </w:r>
      </w:del>
      <w:ins w:id="965" w:author="Andreae, Emily A" w:date="2019-10-04T16:31:00Z">
        <w:r>
          <w:rPr>
            <w:rFonts w:ascii="Arial" w:hAnsi="Arial" w:cs="Arial"/>
            <w:sz w:val="22"/>
            <w:szCs w:val="22"/>
          </w:rPr>
          <w:t>LGA</w:t>
        </w:r>
      </w:ins>
      <w:proofErr w:type="spellEnd"/>
      <w:del w:id="966" w:author="Andreae, Emily A" w:date="2019-10-04T16:31:00Z">
        <w:r w:rsidR="00F136CC" w:rsidRPr="00AA74C7" w:rsidDel="006E3F42">
          <w:rPr>
            <w:rFonts w:ascii="Arial" w:hAnsi="Arial" w:cs="Arial"/>
            <w:sz w:val="22"/>
            <w:szCs w:val="22"/>
          </w:rPr>
          <w:delText>low-grade adenoma, and</w:delText>
        </w:r>
      </w:del>
      <w:proofErr w:type="gramStart"/>
      <w:r w:rsidR="00F136CC" w:rsidRPr="00AA74C7">
        <w:rPr>
          <w:rFonts w:ascii="Arial" w:hAnsi="Arial" w:cs="Arial"/>
          <w:sz w:val="22"/>
          <w:szCs w:val="22"/>
        </w:rPr>
        <w:t xml:space="preserve"> </w:t>
      </w:r>
      <w:ins w:id="967" w:author="Andreae, Emily A" w:date="2019-10-04T16:31:00Z">
        <w:r>
          <w:rPr>
            <w:rFonts w:ascii="Arial" w:hAnsi="Arial" w:cs="Arial"/>
            <w:sz w:val="22"/>
            <w:szCs w:val="22"/>
          </w:rPr>
          <w:t>which</w:t>
        </w:r>
        <w:proofErr w:type="gramEnd"/>
        <w:r>
          <w:rPr>
            <w:rFonts w:ascii="Arial" w:hAnsi="Arial" w:cs="Arial"/>
            <w:sz w:val="22"/>
            <w:szCs w:val="22"/>
          </w:rPr>
          <w:t xml:space="preserve"> determined that the </w:t>
        </w:r>
      </w:ins>
      <w:r w:rsidR="00F136CC" w:rsidRPr="00AA74C7">
        <w:rPr>
          <w:rFonts w:ascii="Arial" w:hAnsi="Arial" w:cs="Arial"/>
          <w:sz w:val="22"/>
          <w:szCs w:val="22"/>
        </w:rPr>
        <w:t xml:space="preserve">most </w:t>
      </w:r>
      <w:r w:rsidR="00E151AB" w:rsidRPr="00AA74C7">
        <w:rPr>
          <w:rFonts w:ascii="Arial" w:hAnsi="Arial" w:cs="Arial"/>
          <w:sz w:val="22"/>
          <w:szCs w:val="22"/>
        </w:rPr>
        <w:t xml:space="preserve">enriched </w:t>
      </w:r>
      <w:r w:rsidR="00F136CC" w:rsidRPr="00AA74C7">
        <w:rPr>
          <w:rFonts w:ascii="Arial" w:hAnsi="Arial" w:cs="Arial"/>
          <w:sz w:val="22"/>
          <w:szCs w:val="22"/>
        </w:rPr>
        <w:t xml:space="preserve">terms </w:t>
      </w:r>
      <w:ins w:id="968" w:author="Andreae, Emily A" w:date="2019-10-04T16:31:00Z">
        <w:r>
          <w:rPr>
            <w:rFonts w:ascii="Arial" w:hAnsi="Arial" w:cs="Arial"/>
            <w:sz w:val="22"/>
            <w:szCs w:val="22"/>
          </w:rPr>
          <w:t xml:space="preserve">were </w:t>
        </w:r>
      </w:ins>
      <w:r w:rsidR="00E151AB" w:rsidRPr="00AA74C7">
        <w:rPr>
          <w:rFonts w:ascii="Arial" w:hAnsi="Arial" w:cs="Arial"/>
          <w:sz w:val="22"/>
          <w:szCs w:val="22"/>
        </w:rPr>
        <w:t xml:space="preserve">related to </w:t>
      </w:r>
      <w:r w:rsidR="00F136CC" w:rsidRPr="00AA74C7">
        <w:rPr>
          <w:rFonts w:ascii="Arial" w:hAnsi="Arial" w:cs="Arial"/>
          <w:sz w:val="22"/>
          <w:szCs w:val="22"/>
        </w:rPr>
        <w:t>nervous system and signal transduction (</w:t>
      </w:r>
      <w:r w:rsidR="00BD1114" w:rsidRPr="00AA74C7">
        <w:rPr>
          <w:rFonts w:ascii="Arial" w:eastAsiaTheme="minorEastAsia" w:hAnsi="Arial" w:cs="Arial"/>
          <w:b/>
          <w:kern w:val="2"/>
          <w:sz w:val="22"/>
          <w:szCs w:val="22"/>
        </w:rPr>
        <w:t>Figure 2A</w:t>
      </w:r>
      <w:r w:rsidR="00F136CC" w:rsidRPr="00AA74C7">
        <w:rPr>
          <w:rFonts w:ascii="Arial" w:hAnsi="Arial" w:cs="Arial"/>
          <w:sz w:val="22"/>
          <w:szCs w:val="22"/>
        </w:rPr>
        <w:t xml:space="preserve">). </w:t>
      </w:r>
      <w:commentRangeStart w:id="969"/>
      <w:r w:rsidR="00F136CC" w:rsidRPr="00AA74C7">
        <w:rPr>
          <w:rFonts w:ascii="Arial" w:hAnsi="Arial" w:cs="Arial"/>
          <w:sz w:val="22"/>
          <w:szCs w:val="22"/>
        </w:rPr>
        <w:t xml:space="preserve">The term </w:t>
      </w:r>
      <w:bookmarkStart w:id="970" w:name="OLE_LINK196"/>
      <w:bookmarkStart w:id="971" w:name="OLE_LINK197"/>
      <w:r w:rsidR="00F136CC" w:rsidRPr="00AA74C7">
        <w:rPr>
          <w:rFonts w:ascii="Arial" w:hAnsi="Arial" w:cs="Arial"/>
          <w:sz w:val="22"/>
          <w:szCs w:val="22"/>
        </w:rPr>
        <w:t>gut–brain-axis</w:t>
      </w:r>
      <w:bookmarkEnd w:id="970"/>
      <w:bookmarkEnd w:id="971"/>
      <w:r w:rsidR="00F136CC" w:rsidRPr="00AA74C7">
        <w:rPr>
          <w:rFonts w:ascii="Arial" w:hAnsi="Arial" w:cs="Arial"/>
          <w:sz w:val="22"/>
          <w:szCs w:val="22"/>
        </w:rPr>
        <w:t xml:space="preserve"> describes an integrative physiology concept that incorporates all, including afferent and efferent neural, endocrine, nutrient, and immunological signals</w:t>
      </w:r>
      <w:ins w:id="972" w:author="Andreae, Emily A" w:date="2019-10-04T16:32:00Z">
        <w:r>
          <w:rPr>
            <w:rFonts w:ascii="Arial" w:hAnsi="Arial" w:cs="Arial"/>
            <w:sz w:val="22"/>
            <w:szCs w:val="22"/>
          </w:rPr>
          <w:t>, cross-talk</w:t>
        </w:r>
      </w:ins>
      <w:r w:rsidR="00F136CC" w:rsidRPr="00AA74C7">
        <w:rPr>
          <w:rFonts w:ascii="Arial" w:hAnsi="Arial" w:cs="Arial"/>
          <w:sz w:val="22"/>
          <w:szCs w:val="22"/>
        </w:rPr>
        <w:t xml:space="preserve"> between the </w:t>
      </w:r>
      <w:ins w:id="973" w:author="Andreae, Emily A" w:date="2019-10-04T16:32:00Z">
        <w:r>
          <w:rPr>
            <w:rFonts w:ascii="Arial" w:hAnsi="Arial" w:cs="Arial"/>
            <w:sz w:val="22"/>
            <w:szCs w:val="22"/>
          </w:rPr>
          <w:t xml:space="preserve">central nervous </w:t>
        </w:r>
      </w:ins>
      <w:ins w:id="974" w:author="Andreae, Emily A" w:date="2019-10-04T16:33:00Z">
        <w:r>
          <w:rPr>
            <w:rFonts w:ascii="Arial" w:hAnsi="Arial" w:cs="Arial"/>
            <w:sz w:val="22"/>
            <w:szCs w:val="22"/>
          </w:rPr>
          <w:t>system</w:t>
        </w:r>
      </w:ins>
      <w:del w:id="975" w:author="Andreae, Emily A" w:date="2019-10-04T16:33:00Z">
        <w:r w:rsidR="00F136CC" w:rsidRPr="00AA74C7" w:rsidDel="006E3F42">
          <w:rPr>
            <w:rFonts w:ascii="Arial" w:hAnsi="Arial" w:cs="Arial"/>
            <w:sz w:val="22"/>
            <w:szCs w:val="22"/>
          </w:rPr>
          <w:delText>CNS</w:delText>
        </w:r>
      </w:del>
      <w:r w:rsidR="00F136CC" w:rsidRPr="00AA74C7">
        <w:rPr>
          <w:rFonts w:ascii="Arial" w:hAnsi="Arial" w:cs="Arial"/>
          <w:sz w:val="22"/>
          <w:szCs w:val="22"/>
        </w:rPr>
        <w:t xml:space="preserve"> and the gastrointestinal system</w:t>
      </w:r>
      <w:ins w:id="976" w:author="Andreae, Emily A" w:date="2019-10-04T16:33:00Z">
        <w:r>
          <w:rPr>
            <w:rFonts w:ascii="Arial" w:hAnsi="Arial" w:cs="Arial"/>
            <w:sz w:val="22"/>
            <w:szCs w:val="22"/>
          </w:rPr>
          <w:t xml:space="preserve"> that may be dysregulated during carcinogenesis</w:t>
        </w:r>
      </w:ins>
      <w:r w:rsidR="00E151AB" w:rsidRPr="00AA74C7" w:rsidDel="00E151AB">
        <w:rPr>
          <w:rFonts w:ascii="Arial" w:hAnsi="Arial" w:cs="Arial"/>
          <w:sz w:val="22"/>
          <w:szCs w:val="22"/>
        </w:rPr>
        <w:t xml:space="preserve"> </w:t>
      </w:r>
      <w:r w:rsidR="00A67B7D" w:rsidRPr="00AA74C7">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sidRPr="00AA74C7">
        <w:rPr>
          <w:rFonts w:ascii="Arial" w:hAnsi="Arial" w:cs="Arial"/>
          <w:sz w:val="22"/>
          <w:szCs w:val="22"/>
        </w:rPr>
        <w:instrText xml:space="preserve"> ADDIN EN.CITE </w:instrText>
      </w:r>
      <w:r w:rsidR="006B5E1E" w:rsidRPr="00AA74C7">
        <w:rPr>
          <w:rFonts w:ascii="Arial" w:hAnsi="Arial" w:cs="Arial"/>
          <w:sz w:val="22"/>
          <w:szCs w:val="22"/>
        </w:rPr>
        <w:fldChar w:fldCharType="begin">
          <w:fldData xml:space="preserve">PEVuZE5vdGU+PENpdGU+PEF1dGhvcj5DbGVtbWVuc2VuPC9BdXRob3I+PFllYXI+MjAxNzwvWWVh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</w:fldData>
        </w:fldChar>
      </w:r>
      <w:r w:rsidR="006B5E1E" w:rsidRPr="00AA74C7">
        <w:rPr>
          <w:rFonts w:ascii="Arial" w:hAnsi="Arial" w:cs="Arial"/>
          <w:sz w:val="22"/>
          <w:szCs w:val="22"/>
        </w:rPr>
        <w:instrText xml:space="preserve"> ADDIN EN.CITE.DATA </w:instrText>
      </w:r>
      <w:r w:rsidR="006B5E1E" w:rsidRPr="00AA74C7">
        <w:rPr>
          <w:rFonts w:ascii="Arial" w:hAnsi="Arial" w:cs="Arial"/>
          <w:sz w:val="22"/>
          <w:szCs w:val="22"/>
        </w:rPr>
      </w:r>
      <w:r w:rsidR="006B5E1E" w:rsidRPr="00AA74C7">
        <w:rPr>
          <w:rFonts w:ascii="Arial" w:hAnsi="Arial" w:cs="Arial"/>
          <w:sz w:val="22"/>
          <w:szCs w:val="22"/>
        </w:rPr>
        <w:fldChar w:fldCharType="end"/>
      </w:r>
      <w:r w:rsidR="00A67B7D" w:rsidRPr="00AA74C7">
        <w:rPr>
          <w:rFonts w:ascii="Arial" w:hAnsi="Arial" w:cs="Arial"/>
          <w:sz w:val="22"/>
          <w:szCs w:val="22"/>
        </w:rPr>
      </w:r>
      <w:r w:rsidR="00A67B7D" w:rsidRPr="00AA74C7">
        <w:rPr>
          <w:rFonts w:ascii="Arial" w:hAnsi="Arial" w:cs="Arial"/>
          <w:sz w:val="22"/>
          <w:szCs w:val="22"/>
        </w:rPr>
        <w:fldChar w:fldCharType="separate"/>
      </w:r>
      <w:r w:rsidR="006B5E1E" w:rsidRPr="00AA74C7">
        <w:rPr>
          <w:rFonts w:ascii="Arial" w:hAnsi="Arial" w:cs="Arial"/>
          <w:noProof/>
          <w:sz w:val="22"/>
          <w:szCs w:val="22"/>
          <w:vertAlign w:val="superscript"/>
        </w:rPr>
        <w:t>20</w:t>
      </w:r>
      <w:r w:rsidR="00A67B7D" w:rsidRPr="00AA74C7">
        <w:rPr>
          <w:rFonts w:ascii="Arial" w:hAnsi="Arial" w:cs="Arial"/>
          <w:sz w:val="22"/>
          <w:szCs w:val="22"/>
        </w:rPr>
        <w:fldChar w:fldCharType="end"/>
      </w:r>
      <w:r w:rsidR="00F136CC" w:rsidRPr="00AA74C7">
        <w:rPr>
          <w:rFonts w:ascii="Arial" w:hAnsi="Arial" w:cs="Arial"/>
          <w:sz w:val="22"/>
          <w:szCs w:val="22"/>
        </w:rPr>
        <w:t>.</w:t>
      </w:r>
      <w:commentRangeEnd w:id="969"/>
      <w:r>
        <w:rPr>
          <w:rStyle w:val="CommentReference"/>
        </w:rPr>
        <w:commentReference w:id="969"/>
      </w:r>
      <w:r w:rsidR="00F136CC" w:rsidRPr="00AA74C7">
        <w:rPr>
          <w:rFonts w:ascii="Arial" w:hAnsi="Arial" w:cs="Arial"/>
          <w:sz w:val="22"/>
          <w:szCs w:val="22"/>
        </w:rPr>
        <w:t xml:space="preserve"> </w:t>
      </w:r>
      <w:r w:rsidR="00E151AB" w:rsidRPr="00AA74C7">
        <w:rPr>
          <w:rFonts w:ascii="Arial" w:hAnsi="Arial" w:cs="Arial"/>
          <w:sz w:val="22"/>
          <w:szCs w:val="22"/>
        </w:rPr>
        <w:t xml:space="preserve">Our KEGG enrichment analysis </w:t>
      </w:r>
      <w:ins w:id="977" w:author="Andreae, Emily A" w:date="2019-10-04T16:36:00Z">
        <w:r>
          <w:rPr>
            <w:rFonts w:ascii="Arial" w:hAnsi="Arial" w:cs="Arial"/>
            <w:sz w:val="22"/>
            <w:szCs w:val="22"/>
          </w:rPr>
          <w:t xml:space="preserve">further highlighted </w:t>
        </w:r>
      </w:ins>
      <w:del w:id="978" w:author="Andreae, Emily A" w:date="2019-10-04T16:36:00Z">
        <w:r w:rsidR="00E151AB" w:rsidRPr="00AA74C7" w:rsidDel="006E3F42">
          <w:rPr>
            <w:rFonts w:ascii="Arial" w:hAnsi="Arial" w:cs="Arial"/>
            <w:sz w:val="22"/>
            <w:szCs w:val="22"/>
          </w:rPr>
          <w:delText xml:space="preserve">showed </w:delText>
        </w:r>
      </w:del>
      <w:r w:rsidR="00E151AB" w:rsidRPr="00AA74C7">
        <w:rPr>
          <w:rFonts w:ascii="Arial" w:hAnsi="Arial" w:cs="Arial"/>
          <w:sz w:val="22"/>
          <w:szCs w:val="22"/>
        </w:rPr>
        <w:t>the significance of</w:t>
      </w:r>
      <w:r w:rsidR="00F136CC" w:rsidRPr="00AA74C7">
        <w:rPr>
          <w:rFonts w:ascii="Arial" w:hAnsi="Arial" w:cs="Arial"/>
          <w:sz w:val="22"/>
          <w:szCs w:val="22"/>
        </w:rPr>
        <w:t xml:space="preserve"> dopaminergic synapse and serotonergic synapse</w:t>
      </w:r>
      <w:ins w:id="979" w:author="Andreae, Emily A" w:date="2019-10-04T16:37:00Z">
        <w:r>
          <w:rPr>
            <w:rFonts w:ascii="Arial" w:hAnsi="Arial" w:cs="Arial"/>
            <w:sz w:val="22"/>
            <w:szCs w:val="22"/>
          </w:rPr>
          <w:t xml:space="preserve"> to CRC development.</w:t>
        </w:r>
      </w:ins>
      <w:del w:id="980" w:author="Andreae, Emily A" w:date="2019-10-04T16:37:00Z">
        <w:r w:rsidR="00F136CC" w:rsidRPr="00AA74C7" w:rsidDel="006E3F42">
          <w:rPr>
            <w:rFonts w:ascii="Arial" w:hAnsi="Arial" w:cs="Arial"/>
            <w:sz w:val="22"/>
            <w:szCs w:val="22"/>
          </w:rPr>
          <w:delText xml:space="preserve">, </w:delText>
        </w:r>
        <w:r w:rsidR="00E151AB" w:rsidRPr="00AA74C7" w:rsidDel="006E3F42">
          <w:rPr>
            <w:rFonts w:ascii="Arial" w:hAnsi="Arial" w:cs="Arial"/>
            <w:sz w:val="22"/>
            <w:szCs w:val="22"/>
          </w:rPr>
          <w:delText xml:space="preserve">and </w:delText>
        </w:r>
        <w:r w:rsidR="00F136CC" w:rsidRPr="00AA74C7" w:rsidDel="006E3F42">
          <w:rPr>
            <w:rFonts w:ascii="Arial" w:hAnsi="Arial" w:cs="Arial"/>
            <w:sz w:val="22"/>
            <w:szCs w:val="22"/>
          </w:rPr>
          <w:delText xml:space="preserve">both </w:delText>
        </w:r>
        <w:r w:rsidR="00E151AB" w:rsidRPr="00AA74C7" w:rsidDel="006E3F42">
          <w:rPr>
            <w:rFonts w:ascii="Arial" w:hAnsi="Arial" w:cs="Arial"/>
            <w:sz w:val="22"/>
            <w:szCs w:val="22"/>
          </w:rPr>
          <w:delText>are important in</w:delText>
        </w:r>
        <w:r w:rsidR="00F136CC" w:rsidRPr="00AA74C7" w:rsidDel="006E3F42">
          <w:rPr>
            <w:rFonts w:ascii="Arial" w:hAnsi="Arial" w:cs="Arial"/>
            <w:sz w:val="22"/>
            <w:szCs w:val="22"/>
          </w:rPr>
          <w:delText xml:space="preserve"> nervous system. </w:delText>
        </w:r>
      </w:del>
      <w:ins w:id="981" w:author="Andreae, Emily A" w:date="2019-10-04T16:37:00Z">
        <w:r w:rsidR="008913DA">
          <w:rPr>
            <w:rFonts w:ascii="Arial" w:hAnsi="Arial" w:cs="Arial"/>
            <w:sz w:val="22"/>
            <w:szCs w:val="22"/>
          </w:rPr>
          <w:t xml:space="preserve"> </w:t>
        </w:r>
      </w:ins>
      <w:r w:rsidR="00F136CC" w:rsidRPr="00AA74C7">
        <w:rPr>
          <w:rFonts w:ascii="Arial" w:hAnsi="Arial" w:cs="Arial"/>
          <w:sz w:val="22"/>
          <w:szCs w:val="22"/>
        </w:rPr>
        <w:t xml:space="preserve">Serotonin (5-hydroxytryptamine, 5-HT) </w:t>
      </w:r>
      <w:ins w:id="982" w:author="Andreae, Emily A" w:date="2019-10-04T16:37:00Z">
        <w:r w:rsidR="008913DA">
          <w:rPr>
            <w:rFonts w:ascii="Arial" w:hAnsi="Arial" w:cs="Arial"/>
            <w:sz w:val="22"/>
            <w:szCs w:val="22"/>
          </w:rPr>
          <w:t xml:space="preserve">is popularized </w:t>
        </w:r>
      </w:ins>
      <w:del w:id="983" w:author="Andreae, Emily A" w:date="2019-10-04T16:37:00Z">
        <w:r w:rsidR="00F136CC" w:rsidRPr="00AA74C7" w:rsidDel="008913DA">
          <w:rPr>
            <w:rFonts w:ascii="Arial" w:hAnsi="Arial" w:cs="Arial"/>
            <w:sz w:val="22"/>
            <w:szCs w:val="22"/>
          </w:rPr>
          <w:delText xml:space="preserve">has a popular image </w:delText>
        </w:r>
      </w:del>
      <w:r w:rsidR="00F136CC" w:rsidRPr="00AA74C7">
        <w:rPr>
          <w:rFonts w:ascii="Arial" w:hAnsi="Arial" w:cs="Arial"/>
          <w:sz w:val="22"/>
          <w:szCs w:val="22"/>
        </w:rPr>
        <w:lastRenderedPageBreak/>
        <w:t>as a contributor to feelings of well-being and happiness</w:t>
      </w:r>
      <w:del w:id="984" w:author="Andreae, Emily A" w:date="2019-10-04T16:37:00Z">
        <w:r w:rsidR="00F136CC" w:rsidRPr="00AA74C7" w:rsidDel="008913DA">
          <w:rPr>
            <w:rFonts w:ascii="Arial" w:hAnsi="Arial" w:cs="Arial"/>
            <w:sz w:val="22"/>
            <w:szCs w:val="22"/>
          </w:rPr>
          <w:delText>,</w:delText>
        </w:r>
      </w:del>
      <w:r w:rsidR="00F136CC" w:rsidRPr="00AA74C7">
        <w:rPr>
          <w:rFonts w:ascii="Arial" w:hAnsi="Arial" w:cs="Arial"/>
          <w:sz w:val="22"/>
          <w:szCs w:val="22"/>
        </w:rPr>
        <w:t xml:space="preserve"> though its actual biological function is complex and multifaceted</w:t>
      </w:r>
      <w:ins w:id="985" w:author="Andreae, Emily A" w:date="2019-10-04T16:38:00Z">
        <w:r w:rsidR="008913DA">
          <w:rPr>
            <w:rFonts w:ascii="Arial" w:hAnsi="Arial" w:cs="Arial"/>
            <w:sz w:val="22"/>
            <w:szCs w:val="22"/>
          </w:rPr>
          <w:t xml:space="preserve"> with roles in</w:t>
        </w:r>
      </w:ins>
      <w:del w:id="986" w:author="Andreae, Emily A" w:date="2019-10-04T16:38:00Z">
        <w:r w:rsidR="00F136CC" w:rsidRPr="00AA74C7" w:rsidDel="008913DA">
          <w:rPr>
            <w:rFonts w:ascii="Arial" w:hAnsi="Arial" w:cs="Arial"/>
            <w:sz w:val="22"/>
            <w:szCs w:val="22"/>
          </w:rPr>
          <w:delText>,</w:delText>
        </w:r>
      </w:del>
      <w:r w:rsidR="00F136CC" w:rsidRPr="00AA74C7">
        <w:rPr>
          <w:rFonts w:ascii="Arial" w:hAnsi="Arial" w:cs="Arial"/>
          <w:sz w:val="22"/>
          <w:szCs w:val="22"/>
        </w:rPr>
        <w:t xml:space="preserve"> modulating cognition, reward, learning, memory, and numerous physiological processes</w:t>
      </w:r>
      <w:r w:rsidR="00572555" w:rsidRPr="00AA74C7">
        <w:rPr>
          <w:rFonts w:ascii="Arial" w:hAnsi="Arial" w:cs="Arial"/>
          <w:sz w:val="22"/>
          <w:szCs w:val="22"/>
        </w:rPr>
        <w:fldChar w:fldCharType="begin"/>
      </w:r>
      <w:r w:rsidR="001005EA" w:rsidRPr="00AA74C7">
        <w:rPr>
          <w:rFonts w:ascii="Arial" w:hAnsi="Arial" w:cs="Arial"/>
          <w:sz w:val="22"/>
          <w:szCs w:val="22"/>
        </w:rPr>
        <w:instrText xml:space="preserve"> ADDIN EN.CITE &lt;EndNote&gt;&lt;Cite&gt;&lt;Author&gt;Swami&lt;/Author&gt;&lt;Year&gt;2018&lt;/Year&gt;&lt;RecNum&gt;41&lt;/RecNum&gt;&lt;DisplayText&gt;&lt;style face="superscript"&gt;23&lt;/style&gt;&lt;/DisplayText&gt;&lt;record&gt;&lt;rec-number&gt;41&lt;/rec-number&gt;&lt;foreign-keys&gt;&lt;key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sidRPr="00AA74C7">
        <w:rPr>
          <w:rFonts w:ascii="Arial" w:hAnsi="Arial" w:cs="Arial"/>
          <w:sz w:val="22"/>
          <w:szCs w:val="22"/>
        </w:rPr>
        <w:fldChar w:fldCharType="separate"/>
      </w:r>
      <w:r w:rsidR="001005EA" w:rsidRPr="00AA74C7">
        <w:rPr>
          <w:rFonts w:ascii="Arial" w:hAnsi="Arial" w:cs="Arial"/>
          <w:noProof/>
          <w:sz w:val="22"/>
          <w:szCs w:val="22"/>
          <w:vertAlign w:val="superscript"/>
        </w:rPr>
        <w:t>23</w:t>
      </w:r>
      <w:r w:rsidR="00572555" w:rsidRPr="00AA74C7">
        <w:rPr>
          <w:rFonts w:ascii="Arial" w:hAnsi="Arial" w:cs="Arial"/>
          <w:sz w:val="22"/>
          <w:szCs w:val="22"/>
        </w:rPr>
        <w:fldChar w:fldCharType="end"/>
      </w:r>
      <w:r w:rsidR="00F136CC" w:rsidRPr="00AA74C7">
        <w:rPr>
          <w:rFonts w:ascii="Arial" w:hAnsi="Arial" w:cs="Arial"/>
          <w:sz w:val="22"/>
          <w:szCs w:val="22"/>
        </w:rPr>
        <w:t>. Brain 5-HT gets much more respect, and certainly more press</w:t>
      </w:r>
      <w:ins w:id="987" w:author="Andreae, Emily A" w:date="2019-10-04T16:38:00Z">
        <w:r w:rsidR="008913DA">
          <w:rPr>
            <w:rFonts w:ascii="Arial" w:hAnsi="Arial" w:cs="Arial"/>
            <w:sz w:val="22"/>
            <w:szCs w:val="22"/>
          </w:rPr>
          <w:t xml:space="preserve"> and research</w:t>
        </w:r>
      </w:ins>
      <w:r w:rsidR="00F136CC" w:rsidRPr="00AA74C7">
        <w:rPr>
          <w:rFonts w:ascii="Arial" w:hAnsi="Arial" w:cs="Arial"/>
          <w:sz w:val="22"/>
          <w:szCs w:val="22"/>
        </w:rPr>
        <w:t>, than the vastly larger store of 5-HT in the gut</w:t>
      </w:r>
      <w:ins w:id="988" w:author="Andreae, Emily A" w:date="2019-10-04T16:38:00Z">
        <w:r w:rsidR="008913DA">
          <w:rPr>
            <w:rFonts w:ascii="Arial" w:hAnsi="Arial" w:cs="Arial"/>
            <w:sz w:val="22"/>
            <w:szCs w:val="22"/>
          </w:rPr>
          <w:t xml:space="preserve"> though both are important for physiological functions </w:t>
        </w:r>
      </w:ins>
      <w:r w:rsidR="0036554C" w:rsidRPr="00AA74C7">
        <w:rPr>
          <w:rFonts w:ascii="Arial" w:hAnsi="Arial" w:cs="Arial"/>
          <w:sz w:val="22"/>
          <w:szCs w:val="22"/>
        </w:rPr>
        <w:fldChar w:fldCharType="begin"/>
      </w:r>
      <w:r w:rsidR="001005EA" w:rsidRPr="00AA74C7">
        <w:rPr>
          <w:rFonts w:ascii="Arial" w:hAnsi="Arial" w:cs="Arial"/>
          <w:sz w:val="22"/>
          <w:szCs w:val="22"/>
        </w:rPr>
        <w:instrText xml:space="preserve"> ADDIN EN.CITE &lt;EndNote&gt;&lt;Cite&gt;&lt;Author&gt;Xiaolong&lt;/Author&gt;&lt;Year&gt;2018&lt;/Year&gt;&lt;RecNum&gt;40&lt;/RecNum&gt;&lt;DisplayText&gt;&lt;style face="superscript"&gt;24&lt;/style&gt;&lt;/DisplayText&gt;&lt;record&gt;&lt;rec-number&gt;40&lt;/rec-number&gt;&lt;foreign-keys&gt;&lt;key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sidRPr="00AA74C7">
        <w:rPr>
          <w:rFonts w:ascii="Arial" w:hAnsi="Arial" w:cs="Arial"/>
          <w:sz w:val="22"/>
          <w:szCs w:val="22"/>
        </w:rPr>
        <w:fldChar w:fldCharType="separate"/>
      </w:r>
      <w:r w:rsidR="001005EA" w:rsidRPr="00AA74C7">
        <w:rPr>
          <w:rFonts w:ascii="Arial" w:hAnsi="Arial" w:cs="Arial"/>
          <w:noProof/>
          <w:sz w:val="22"/>
          <w:szCs w:val="22"/>
          <w:vertAlign w:val="superscript"/>
        </w:rPr>
        <w:t>24</w:t>
      </w:r>
      <w:r w:rsidR="0036554C" w:rsidRPr="00AA74C7">
        <w:rPr>
          <w:rFonts w:ascii="Arial" w:hAnsi="Arial" w:cs="Arial"/>
          <w:sz w:val="22"/>
          <w:szCs w:val="22"/>
        </w:rPr>
        <w:fldChar w:fldCharType="end"/>
      </w:r>
      <w:r w:rsidR="00F136CC" w:rsidRPr="00AA74C7">
        <w:rPr>
          <w:rFonts w:ascii="Arial" w:hAnsi="Arial" w:cs="Arial"/>
          <w:sz w:val="22"/>
          <w:szCs w:val="22"/>
        </w:rPr>
        <w:t xml:space="preserve">. </w:t>
      </w:r>
      <w:proofErr w:type="gramStart"/>
      <w:r w:rsidR="00F136CC" w:rsidRPr="00AA74C7">
        <w:rPr>
          <w:rFonts w:ascii="Arial" w:hAnsi="Arial" w:cs="Arial"/>
          <w:sz w:val="22"/>
          <w:szCs w:val="22"/>
        </w:rPr>
        <w:t>Dopamine (3,4-dihydroxyphenethylamine, DA) is an organic chemical of the catecholamine and phenethylamine families</w:t>
      </w:r>
      <w:ins w:id="989" w:author="Andreae, Emily A" w:date="2019-10-04T16:39:00Z">
        <w:r w:rsidR="008913DA">
          <w:rPr>
            <w:rFonts w:ascii="Arial" w:hAnsi="Arial" w:cs="Arial"/>
            <w:sz w:val="22"/>
            <w:szCs w:val="22"/>
          </w:rPr>
          <w:t xml:space="preserve"> that</w:t>
        </w:r>
      </w:ins>
      <w:del w:id="990" w:author="Andreae, Emily A" w:date="2019-10-04T16:39:00Z">
        <w:r w:rsidR="00F136CC" w:rsidRPr="00AA74C7" w:rsidDel="008913DA">
          <w:rPr>
            <w:rFonts w:ascii="Arial" w:hAnsi="Arial" w:cs="Arial"/>
            <w:sz w:val="22"/>
            <w:szCs w:val="22"/>
          </w:rPr>
          <w:delText>. It</w:delText>
        </w:r>
      </w:del>
      <w:r w:rsidR="00F136CC" w:rsidRPr="00AA74C7">
        <w:rPr>
          <w:rFonts w:ascii="Arial" w:hAnsi="Arial" w:cs="Arial"/>
          <w:sz w:val="22"/>
          <w:szCs w:val="22"/>
        </w:rPr>
        <w:t xml:space="preserve"> functions both as a hormone and a neurotransmitter</w:t>
      </w:r>
      <w:del w:id="991" w:author="Andreae, Emily A" w:date="2019-10-04T16:40:00Z">
        <w:r w:rsidR="00F136CC" w:rsidRPr="00AA74C7" w:rsidDel="008913DA">
          <w:rPr>
            <w:rFonts w:ascii="Arial" w:hAnsi="Arial" w:cs="Arial"/>
            <w:sz w:val="22"/>
            <w:szCs w:val="22"/>
          </w:rPr>
          <w:delText>,</w:delText>
        </w:r>
      </w:del>
      <w:r w:rsidR="00F136CC" w:rsidRPr="00AA74C7">
        <w:rPr>
          <w:rFonts w:ascii="Arial" w:hAnsi="Arial" w:cs="Arial"/>
          <w:sz w:val="22"/>
          <w:szCs w:val="22"/>
        </w:rPr>
        <w:t xml:space="preserve"> and plays several important roles in the brain and body.</w:t>
      </w:r>
      <w:ins w:id="992" w:author="Andreae, Emily A" w:date="2019-10-04T16:40:00Z">
        <w:r w:rsidR="008913DA">
          <w:rPr>
            <w:rFonts w:ascii="Arial" w:hAnsi="Arial" w:cs="Arial"/>
            <w:sz w:val="22"/>
            <w:szCs w:val="22"/>
            <w:vertAlign w:val="superscript"/>
          </w:rPr>
          <w:t>25</w:t>
        </w:r>
      </w:ins>
      <w:r w:rsidR="00F136CC" w:rsidRPr="00AA74C7">
        <w:rPr>
          <w:rFonts w:ascii="Arial" w:hAnsi="Arial" w:cs="Arial"/>
          <w:sz w:val="22"/>
          <w:szCs w:val="22"/>
        </w:rPr>
        <w:t xml:space="preserve"> In the brain, dopamine functions as a </w:t>
      </w:r>
      <w:proofErr w:type="spellStart"/>
      <w:r w:rsidR="00F136CC" w:rsidRPr="00AA74C7">
        <w:rPr>
          <w:rFonts w:ascii="Arial" w:hAnsi="Arial" w:cs="Arial"/>
          <w:sz w:val="22"/>
          <w:szCs w:val="22"/>
        </w:rPr>
        <w:t>neurotransmitter</w:t>
      </w:r>
      <w:del w:id="993" w:author="Andreae, Emily A" w:date="2019-10-04T16:40:00Z">
        <w:r w:rsidR="00F136CC" w:rsidRPr="00AA74C7" w:rsidDel="008913DA">
          <w:rPr>
            <w:rFonts w:ascii="Arial" w:hAnsi="Arial" w:cs="Arial"/>
            <w:sz w:val="22"/>
            <w:szCs w:val="22"/>
          </w:rPr>
          <w:delText xml:space="preserve">, a chemical released by neurons (nerve cells), </w:delText>
        </w:r>
      </w:del>
      <w:r w:rsidR="00F136CC" w:rsidRPr="00AA74C7">
        <w:rPr>
          <w:rFonts w:ascii="Arial" w:hAnsi="Arial" w:cs="Arial"/>
          <w:sz w:val="22"/>
          <w:szCs w:val="22"/>
        </w:rPr>
        <w:t>to</w:t>
      </w:r>
      <w:proofErr w:type="spellEnd"/>
      <w:r w:rsidR="00F136CC" w:rsidRPr="00AA74C7">
        <w:rPr>
          <w:rFonts w:ascii="Arial" w:hAnsi="Arial" w:cs="Arial"/>
          <w:sz w:val="22"/>
          <w:szCs w:val="22"/>
        </w:rPr>
        <w:t xml:space="preserve"> send signals to other nerve cells.</w:t>
      </w:r>
      <w:ins w:id="994" w:author="Andreae, Emily A" w:date="2019-10-04T16:41:00Z">
        <w:r w:rsidR="008913DA">
          <w:rPr>
            <w:rFonts w:ascii="Arial" w:hAnsi="Arial" w:cs="Arial"/>
            <w:sz w:val="22"/>
            <w:szCs w:val="22"/>
            <w:vertAlign w:val="superscript"/>
          </w:rPr>
          <w:t>25</w:t>
        </w:r>
      </w:ins>
      <w:r w:rsidR="00F136CC" w:rsidRPr="00AA74C7">
        <w:rPr>
          <w:rFonts w:ascii="Arial" w:hAnsi="Arial" w:cs="Arial"/>
          <w:sz w:val="22"/>
          <w:szCs w:val="22"/>
        </w:rPr>
        <w:t xml:space="preserve"> Outside the central nervous system, dopamine functions primarily as a local paracrine messenger</w:t>
      </w:r>
      <w:r w:rsidR="00762D0C" w:rsidRPr="00AA74C7">
        <w:rPr>
          <w:rFonts w:ascii="Arial" w:hAnsi="Arial" w:cs="Arial"/>
          <w:sz w:val="22"/>
          <w:szCs w:val="22"/>
        </w:rPr>
        <w:fldChar w:fldCharType="begin"/>
      </w:r>
      <w:r w:rsidR="001005EA" w:rsidRPr="00AA74C7">
        <w:rPr>
          <w:rFonts w:ascii="Arial" w:hAnsi="Arial" w:cs="Arial"/>
          <w:sz w:val="22"/>
          <w:szCs w:val="22"/>
        </w:rPr>
        <w:instrText xml:space="preserve"> ADDIN EN.CITE &lt;EndNote&gt;&lt;Cite&gt;&lt;Author&gt;Berke&lt;/Author&gt;&lt;Year&gt;2018&lt;/Year&gt;&lt;RecNum&gt;42&lt;/RecNum&gt;&lt;DisplayText&gt;&lt;style face="superscript"&gt;25&lt;/style&gt;&lt;/DisplayText&gt;&lt;record&gt;&lt;rec-number&gt;42&lt;/rec-number&gt;&lt;foreign-keys&gt;&lt;key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sidRPr="00AA74C7">
        <w:rPr>
          <w:rFonts w:ascii="Arial" w:hAnsi="Arial" w:cs="Arial"/>
          <w:sz w:val="22"/>
          <w:szCs w:val="22"/>
        </w:rPr>
        <w:fldChar w:fldCharType="separate"/>
      </w:r>
      <w:r w:rsidR="001005EA" w:rsidRPr="00AA74C7">
        <w:rPr>
          <w:rFonts w:ascii="Arial" w:hAnsi="Arial" w:cs="Arial"/>
          <w:noProof/>
          <w:sz w:val="22"/>
          <w:szCs w:val="22"/>
          <w:vertAlign w:val="superscript"/>
        </w:rPr>
        <w:t>25</w:t>
      </w:r>
      <w:r w:rsidR="00762D0C" w:rsidRPr="00AA74C7">
        <w:rPr>
          <w:rFonts w:ascii="Arial" w:hAnsi="Arial" w:cs="Arial"/>
          <w:sz w:val="22"/>
          <w:szCs w:val="22"/>
        </w:rPr>
        <w:fldChar w:fldCharType="end"/>
      </w:r>
      <w:ins w:id="995" w:author="Andreae, Emily A" w:date="2019-10-04T16:41:00Z">
        <w:r w:rsidR="008913DA">
          <w:rPr>
            <w:rFonts w:ascii="Arial" w:hAnsi="Arial" w:cs="Arial"/>
            <w:sz w:val="22"/>
            <w:szCs w:val="22"/>
          </w:rPr>
          <w:t xml:space="preserve"> to</w:t>
        </w:r>
      </w:ins>
      <w:del w:id="996" w:author="Andreae, Emily A" w:date="2019-10-04T16:41:00Z">
        <w:r w:rsidR="00F136CC" w:rsidRPr="00AA74C7" w:rsidDel="008913DA">
          <w:rPr>
            <w:rFonts w:ascii="Arial" w:hAnsi="Arial" w:cs="Arial"/>
            <w:sz w:val="22"/>
            <w:szCs w:val="22"/>
          </w:rPr>
          <w:delText xml:space="preserve">. </w:delText>
        </w:r>
        <w:r w:rsidR="00762D0C" w:rsidRPr="00AA74C7" w:rsidDel="008913DA">
          <w:rPr>
            <w:rFonts w:ascii="Arial" w:hAnsi="Arial" w:cs="Arial"/>
            <w:sz w:val="22"/>
            <w:szCs w:val="22"/>
          </w:rPr>
          <w:delText>I</w:delText>
        </w:r>
        <w:r w:rsidR="00F136CC" w:rsidRPr="00AA74C7" w:rsidDel="008913DA">
          <w:rPr>
            <w:rFonts w:ascii="Arial" w:hAnsi="Arial" w:cs="Arial"/>
            <w:sz w:val="22"/>
            <w:szCs w:val="22"/>
          </w:rPr>
          <w:delText>t</w:delText>
        </w:r>
      </w:del>
      <w:r w:rsidR="00F136CC" w:rsidRPr="00AA74C7">
        <w:rPr>
          <w:rFonts w:ascii="Arial" w:hAnsi="Arial" w:cs="Arial"/>
          <w:sz w:val="22"/>
          <w:szCs w:val="22"/>
        </w:rPr>
        <w:t xml:space="preserve"> reduce</w:t>
      </w:r>
      <w:del w:id="997" w:author="Andreae, Emily A" w:date="2019-10-04T16:41:00Z">
        <w:r w:rsidR="00F136CC" w:rsidRPr="00AA74C7" w:rsidDel="008913DA">
          <w:rPr>
            <w:rFonts w:ascii="Arial" w:hAnsi="Arial" w:cs="Arial"/>
            <w:sz w:val="22"/>
            <w:szCs w:val="22"/>
          </w:rPr>
          <w:delText>s</w:delText>
        </w:r>
      </w:del>
      <w:r w:rsidR="00F136CC" w:rsidRPr="00AA74C7">
        <w:rPr>
          <w:rFonts w:ascii="Arial" w:hAnsi="Arial" w:cs="Arial"/>
          <w:sz w:val="22"/>
          <w:szCs w:val="22"/>
        </w:rPr>
        <w:t xml:space="preserve"> gastrointestinal motility and protect</w:t>
      </w:r>
      <w:del w:id="998" w:author="Andreae, Emily A" w:date="2019-10-04T16:41:00Z">
        <w:r w:rsidR="00F136CC" w:rsidRPr="00AA74C7" w:rsidDel="008913DA">
          <w:rPr>
            <w:rFonts w:ascii="Arial" w:hAnsi="Arial" w:cs="Arial"/>
            <w:sz w:val="22"/>
            <w:szCs w:val="22"/>
          </w:rPr>
          <w:delText>s</w:delText>
        </w:r>
      </w:del>
      <w:r w:rsidR="00F136CC" w:rsidRPr="00AA74C7">
        <w:rPr>
          <w:rFonts w:ascii="Arial" w:hAnsi="Arial" w:cs="Arial"/>
          <w:sz w:val="22"/>
          <w:szCs w:val="22"/>
        </w:rPr>
        <w:t xml:space="preserve"> </w:t>
      </w:r>
      <w:ins w:id="999" w:author="Andreae, Emily A" w:date="2019-10-04T16:41:00Z">
        <w:r w:rsidR="008913DA">
          <w:rPr>
            <w:rFonts w:ascii="Arial" w:hAnsi="Arial" w:cs="Arial"/>
            <w:sz w:val="22"/>
            <w:szCs w:val="22"/>
          </w:rPr>
          <w:t xml:space="preserve">the </w:t>
        </w:r>
      </w:ins>
      <w:r w:rsidR="00F136CC" w:rsidRPr="00AA74C7">
        <w:rPr>
          <w:rFonts w:ascii="Arial" w:hAnsi="Arial" w:cs="Arial"/>
          <w:sz w:val="22"/>
          <w:szCs w:val="22"/>
        </w:rPr>
        <w:t>intestinal mucosa.</w:t>
      </w:r>
      <w:ins w:id="1000" w:author="Andreae, Emily A" w:date="2019-10-04T16:41:00Z">
        <w:r w:rsidR="008913DA">
          <w:rPr>
            <w:rFonts w:ascii="Arial" w:hAnsi="Arial" w:cs="Arial"/>
            <w:sz w:val="22"/>
            <w:szCs w:val="22"/>
            <w:vertAlign w:val="superscript"/>
          </w:rPr>
          <w:t>25</w:t>
        </w:r>
      </w:ins>
      <w:r w:rsidR="00F136CC" w:rsidRPr="00AA74C7">
        <w:rPr>
          <w:rFonts w:ascii="Arial" w:hAnsi="Arial" w:cs="Arial"/>
          <w:sz w:val="22"/>
          <w:szCs w:val="22"/>
        </w:rPr>
        <w:t xml:space="preserve"> </w:t>
      </w:r>
      <w:del w:id="1001" w:author="Andreae, Emily A" w:date="2019-10-04T16:41:00Z">
        <w:r w:rsidR="00F136CC" w:rsidRPr="00AA74C7" w:rsidDel="008913DA">
          <w:rPr>
            <w:rFonts w:ascii="Arial" w:hAnsi="Arial" w:cs="Arial"/>
            <w:sz w:val="22"/>
            <w:szCs w:val="22"/>
          </w:rPr>
          <w:delText xml:space="preserve">Nervous system associated terms are unexpected in our study, so we need further study to uncover the concrete mechanism. </w:delText>
        </w:r>
      </w:del>
      <w:r w:rsidR="00F136CC" w:rsidRPr="00AA74C7">
        <w:rPr>
          <w:rFonts w:ascii="Arial" w:hAnsi="Arial" w:cs="Arial"/>
          <w:sz w:val="22"/>
          <w:szCs w:val="22"/>
        </w:rPr>
        <w:t xml:space="preserve">Our study suggests </w:t>
      </w:r>
      <w:ins w:id="1002" w:author="Andreae, Emily A" w:date="2019-10-04T16:41:00Z">
        <w:r w:rsidR="008913DA">
          <w:rPr>
            <w:rFonts w:ascii="Arial" w:hAnsi="Arial" w:cs="Arial"/>
            <w:sz w:val="22"/>
            <w:szCs w:val="22"/>
          </w:rPr>
          <w:t xml:space="preserve">that the </w:t>
        </w:r>
      </w:ins>
      <w:r w:rsidR="00F136CC" w:rsidRPr="00AA74C7">
        <w:rPr>
          <w:rFonts w:ascii="Arial" w:hAnsi="Arial" w:cs="Arial"/>
          <w:sz w:val="22"/>
          <w:szCs w:val="22"/>
        </w:rPr>
        <w:t>gut–brain-axis and related molecule</w:t>
      </w:r>
      <w:ins w:id="1003" w:author="Andreae, Emily A" w:date="2019-10-04T16:42:00Z">
        <w:r w:rsidR="008913DA">
          <w:rPr>
            <w:rFonts w:ascii="Arial" w:hAnsi="Arial" w:cs="Arial"/>
            <w:sz w:val="22"/>
            <w:szCs w:val="22"/>
          </w:rPr>
          <w:t>s</w:t>
        </w:r>
      </w:ins>
      <w:r w:rsidR="00F136CC" w:rsidRPr="00AA74C7">
        <w:rPr>
          <w:rFonts w:ascii="Arial" w:hAnsi="Arial" w:cs="Arial"/>
          <w:sz w:val="22"/>
          <w:szCs w:val="22"/>
        </w:rPr>
        <w:t xml:space="preserve"> may</w:t>
      </w:r>
      <w:ins w:id="1004" w:author="Andreae, Emily A" w:date="2019-10-04T16:42:00Z">
        <w:r w:rsidR="008913DA">
          <w:rPr>
            <w:rFonts w:ascii="Arial" w:hAnsi="Arial" w:cs="Arial"/>
            <w:sz w:val="22"/>
            <w:szCs w:val="22"/>
          </w:rPr>
          <w:t xml:space="preserve"> </w:t>
        </w:r>
      </w:ins>
      <w:r w:rsidR="00F136CC" w:rsidRPr="00AA74C7">
        <w:rPr>
          <w:rFonts w:ascii="Arial" w:hAnsi="Arial" w:cs="Arial"/>
          <w:sz w:val="22"/>
          <w:szCs w:val="22"/>
        </w:rPr>
        <w:t>be</w:t>
      </w:r>
      <w:del w:id="1005" w:author="Andreae, Emily A" w:date="2019-10-04T16:42:00Z">
        <w:r w:rsidR="00F136CC" w:rsidRPr="00AA74C7" w:rsidDel="008913DA">
          <w:rPr>
            <w:rFonts w:ascii="Arial" w:hAnsi="Arial" w:cs="Arial"/>
            <w:sz w:val="22"/>
            <w:szCs w:val="22"/>
          </w:rPr>
          <w:delText xml:space="preserve"> be</w:delText>
        </w:r>
      </w:del>
      <w:r w:rsidR="00F136CC" w:rsidRPr="00AA74C7">
        <w:rPr>
          <w:rFonts w:ascii="Arial" w:hAnsi="Arial" w:cs="Arial"/>
          <w:sz w:val="22"/>
          <w:szCs w:val="22"/>
        </w:rPr>
        <w:t xml:space="preserve"> </w:t>
      </w:r>
      <w:ins w:id="1006" w:author="Andreae, Emily A" w:date="2019-10-04T16:42:00Z">
        <w:r w:rsidR="008913DA">
          <w:rPr>
            <w:rFonts w:ascii="Arial" w:hAnsi="Arial" w:cs="Arial"/>
            <w:sz w:val="22"/>
            <w:szCs w:val="22"/>
          </w:rPr>
          <w:t xml:space="preserve">important contributors to the development and progression of CRC </w:t>
        </w:r>
      </w:ins>
      <w:del w:id="1007" w:author="Andreae, Emily A" w:date="2019-10-04T16:42:00Z">
        <w:r w:rsidR="00F136CC" w:rsidRPr="00AA74C7" w:rsidDel="008913DA">
          <w:rPr>
            <w:rFonts w:ascii="Arial" w:hAnsi="Arial" w:cs="Arial"/>
            <w:sz w:val="22"/>
            <w:szCs w:val="22"/>
          </w:rPr>
          <w:delText xml:space="preserve">the new thinking of early diagnosis and risk warning of colorectal cancer, </w:delText>
        </w:r>
      </w:del>
      <w:r w:rsidR="00F136CC" w:rsidRPr="00AA74C7">
        <w:rPr>
          <w:rFonts w:ascii="Arial" w:hAnsi="Arial" w:cs="Arial"/>
          <w:sz w:val="22"/>
          <w:szCs w:val="22"/>
        </w:rPr>
        <w:t xml:space="preserve">even at </w:t>
      </w:r>
      <w:ins w:id="1008" w:author="Andreae, Emily A" w:date="2019-10-04T16:42:00Z">
        <w:r w:rsidR="008913DA">
          <w:rPr>
            <w:rFonts w:ascii="Arial" w:hAnsi="Arial" w:cs="Arial"/>
            <w:sz w:val="22"/>
            <w:szCs w:val="22"/>
          </w:rPr>
          <w:t xml:space="preserve">the </w:t>
        </w:r>
      </w:ins>
      <w:r w:rsidR="00F136CC" w:rsidRPr="00AA74C7">
        <w:rPr>
          <w:rFonts w:ascii="Arial" w:hAnsi="Arial" w:cs="Arial"/>
          <w:sz w:val="22"/>
          <w:szCs w:val="22"/>
        </w:rPr>
        <w:t>benign adenoma stage.</w:t>
      </w:r>
      <w:proofErr w:type="gramEnd"/>
    </w:p>
    <w:p w14:paraId="7EF918DC" w14:textId="77777777" w:rsidR="00F136CC" w:rsidRPr="00AA74C7" w:rsidRDefault="00F136CC" w:rsidP="00B80E58">
      <w:pPr>
        <w:spacing w:line="480" w:lineRule="auto"/>
        <w:jc w:val="both"/>
        <w:rPr>
          <w:rFonts w:ascii="Arial" w:hAnsi="Arial" w:cs="Arial"/>
          <w:sz w:val="22"/>
          <w:szCs w:val="22"/>
        </w:rPr>
      </w:pPr>
    </w:p>
    <w:p w14:paraId="6262D775" w14:textId="34220241" w:rsidR="00DD3117" w:rsidRPr="00AA74C7" w:rsidRDefault="00F136CC" w:rsidP="00B80E58">
      <w:pPr>
        <w:spacing w:line="480" w:lineRule="auto"/>
        <w:jc w:val="both"/>
        <w:rPr>
          <w:rFonts w:ascii="Arial" w:eastAsiaTheme="minorEastAsia" w:hAnsi="Arial" w:cs="Arial"/>
          <w:kern w:val="2"/>
          <w:sz w:val="22"/>
          <w:szCs w:val="22"/>
        </w:rPr>
      </w:pPr>
      <w:commentRangeStart w:id="1009"/>
      <w:r w:rsidRPr="00AA74C7">
        <w:rPr>
          <w:rFonts w:ascii="Arial" w:hAnsi="Arial" w:cs="Arial"/>
          <w:sz w:val="22"/>
          <w:szCs w:val="22"/>
        </w:rPr>
        <w:t xml:space="preserve">DNA methylation </w:t>
      </w:r>
      <w:proofErr w:type="gramStart"/>
      <w:r w:rsidR="00E151AB" w:rsidRPr="00AA74C7">
        <w:rPr>
          <w:rFonts w:ascii="Arial" w:hAnsi="Arial" w:cs="Arial"/>
          <w:sz w:val="22"/>
          <w:szCs w:val="22"/>
        </w:rPr>
        <w:t xml:space="preserve">has </w:t>
      </w:r>
      <w:r w:rsidRPr="00AA74C7">
        <w:rPr>
          <w:rFonts w:ascii="Arial" w:hAnsi="Arial" w:cs="Arial"/>
          <w:sz w:val="22"/>
          <w:szCs w:val="22"/>
        </w:rPr>
        <w:t>always be</w:t>
      </w:r>
      <w:r w:rsidR="00E151AB" w:rsidRPr="00AA74C7">
        <w:rPr>
          <w:rFonts w:ascii="Arial" w:hAnsi="Arial" w:cs="Arial"/>
          <w:sz w:val="22"/>
          <w:szCs w:val="22"/>
        </w:rPr>
        <w:t>en</w:t>
      </w:r>
      <w:r w:rsidRPr="00AA74C7">
        <w:rPr>
          <w:rFonts w:ascii="Arial" w:hAnsi="Arial" w:cs="Arial"/>
          <w:sz w:val="22"/>
          <w:szCs w:val="22"/>
        </w:rPr>
        <w:t xml:space="preserve"> considered</w:t>
      </w:r>
      <w:proofErr w:type="gramEnd"/>
      <w:r w:rsidRPr="00AA74C7">
        <w:rPr>
          <w:rFonts w:ascii="Arial" w:hAnsi="Arial" w:cs="Arial"/>
          <w:sz w:val="22"/>
          <w:szCs w:val="22"/>
        </w:rPr>
        <w:t xml:space="preserve"> as a potential biomarker for many diseases </w:t>
      </w:r>
      <w:r w:rsidR="00E151AB" w:rsidRPr="00AA74C7">
        <w:rPr>
          <w:rFonts w:ascii="Arial" w:hAnsi="Arial" w:cs="Arial"/>
          <w:sz w:val="22"/>
          <w:szCs w:val="22"/>
        </w:rPr>
        <w:t xml:space="preserve">due to </w:t>
      </w:r>
      <w:r w:rsidRPr="00AA74C7">
        <w:rPr>
          <w:rFonts w:ascii="Arial" w:hAnsi="Arial" w:cs="Arial"/>
          <w:sz w:val="22"/>
          <w:szCs w:val="22"/>
        </w:rPr>
        <w:t xml:space="preserve">its tissue specificity and </w:t>
      </w:r>
      <w:ins w:id="1010" w:author="Andreae, Emily A" w:date="2019-10-04T16:43:00Z">
        <w:r w:rsidR="008913DA" w:rsidRPr="008913DA">
          <w:rPr>
            <w:rFonts w:ascii="Arial" w:hAnsi="Arial" w:cs="Arial"/>
            <w:sz w:val="22"/>
            <w:szCs w:val="22"/>
          </w:rPr>
          <w:t>stability</w:t>
        </w:r>
      </w:ins>
      <w:del w:id="1011" w:author="Andreae, Emily A" w:date="2019-10-04T16:43:00Z">
        <w:r w:rsidRPr="00AA74C7" w:rsidDel="008913DA">
          <w:rPr>
            <w:rFonts w:ascii="Arial" w:hAnsi="Arial" w:cs="Arial"/>
            <w:sz w:val="22"/>
            <w:szCs w:val="22"/>
          </w:rPr>
          <w:delText>status stability</w:delText>
        </w:r>
      </w:del>
      <w:r w:rsidR="00E151AB" w:rsidRPr="00AA74C7">
        <w:rPr>
          <w:rFonts w:ascii="Arial" w:hAnsi="Arial" w:cs="Arial"/>
          <w:sz w:val="22"/>
          <w:szCs w:val="22"/>
        </w:rPr>
        <w:t>.</w:t>
      </w:r>
      <w:commentRangeEnd w:id="1009"/>
      <w:r w:rsidR="008913DA">
        <w:rPr>
          <w:rStyle w:val="CommentReference"/>
        </w:rPr>
        <w:commentReference w:id="1009"/>
      </w:r>
      <w:r w:rsidR="00E151AB" w:rsidRPr="00AA74C7">
        <w:rPr>
          <w:rFonts w:ascii="Arial" w:hAnsi="Arial" w:cs="Arial"/>
          <w:sz w:val="22"/>
          <w:szCs w:val="22"/>
        </w:rPr>
        <w:t xml:space="preserve"> Here,</w:t>
      </w:r>
      <w:r w:rsidRPr="00AA74C7">
        <w:rPr>
          <w:rFonts w:ascii="Arial" w:hAnsi="Arial" w:cs="Arial"/>
          <w:sz w:val="22"/>
          <w:szCs w:val="22"/>
        </w:rPr>
        <w:t xml:space="preserve"> we </w:t>
      </w:r>
      <w:ins w:id="1012" w:author="Andreae, Emily A" w:date="2019-10-04T16:44:00Z">
        <w:r w:rsidR="008913DA">
          <w:rPr>
            <w:rFonts w:ascii="Arial" w:hAnsi="Arial" w:cs="Arial"/>
            <w:sz w:val="22"/>
            <w:szCs w:val="22"/>
          </w:rPr>
          <w:t xml:space="preserve">analyzed DNA methylation patterns as a mechanism </w:t>
        </w:r>
      </w:ins>
      <w:del w:id="1013" w:author="Andreae, Emily A" w:date="2019-10-04T16:44:00Z">
        <w:r w:rsidR="004A0799" w:rsidRPr="00AA74C7" w:rsidDel="008913DA">
          <w:rPr>
            <w:rFonts w:ascii="Arial" w:hAnsi="Arial" w:cs="Arial"/>
            <w:sz w:val="22"/>
            <w:szCs w:val="22"/>
          </w:rPr>
          <w:delText>used</w:delText>
        </w:r>
        <w:r w:rsidRPr="00AA74C7" w:rsidDel="008913DA">
          <w:rPr>
            <w:rFonts w:ascii="Arial" w:hAnsi="Arial" w:cs="Arial"/>
            <w:sz w:val="22"/>
            <w:szCs w:val="22"/>
          </w:rPr>
          <w:delText xml:space="preserve"> it</w:delText>
        </w:r>
      </w:del>
      <w:r w:rsidRPr="00AA74C7">
        <w:rPr>
          <w:rFonts w:ascii="Arial" w:hAnsi="Arial" w:cs="Arial"/>
          <w:sz w:val="22"/>
          <w:szCs w:val="22"/>
        </w:rPr>
        <w:t xml:space="preserve"> to distinguish disease </w:t>
      </w:r>
      <w:r w:rsidRPr="00AA74C7">
        <w:rPr>
          <w:rFonts w:ascii="Arial" w:eastAsiaTheme="minorEastAsia" w:hAnsi="Arial" w:cs="Arial"/>
          <w:kern w:val="2"/>
          <w:sz w:val="22"/>
          <w:szCs w:val="22"/>
        </w:rPr>
        <w:t>samples</w:t>
      </w:r>
      <w:r w:rsidRPr="00AA74C7">
        <w:rPr>
          <w:rFonts w:ascii="Arial" w:hAnsi="Arial" w:cs="Arial"/>
          <w:sz w:val="22"/>
          <w:szCs w:val="22"/>
        </w:rPr>
        <w:t xml:space="preserve"> </w:t>
      </w:r>
      <w:r w:rsidRPr="00AA74C7">
        <w:rPr>
          <w:rFonts w:ascii="Arial" w:eastAsiaTheme="minorEastAsia" w:hAnsi="Arial" w:cs="Arial"/>
          <w:kern w:val="2"/>
          <w:sz w:val="22"/>
          <w:szCs w:val="22"/>
        </w:rPr>
        <w:t xml:space="preserve">(including </w:t>
      </w:r>
      <w:bookmarkStart w:id="1014" w:name="OLE_LINK90"/>
      <w:bookmarkStart w:id="1015" w:name="OLE_LINK91"/>
      <w:r w:rsidRPr="00AA74C7">
        <w:rPr>
          <w:rFonts w:ascii="Arial" w:eastAsiaTheme="minorEastAsia" w:hAnsi="Arial" w:cs="Arial"/>
          <w:kern w:val="2"/>
          <w:sz w:val="22"/>
          <w:szCs w:val="22"/>
        </w:rPr>
        <w:t>adenoma and cancer</w:t>
      </w:r>
      <w:bookmarkEnd w:id="1014"/>
      <w:bookmarkEnd w:id="1015"/>
      <w:r w:rsidRPr="00AA74C7">
        <w:rPr>
          <w:rFonts w:ascii="Arial" w:eastAsiaTheme="minorEastAsia" w:hAnsi="Arial" w:cs="Arial"/>
          <w:kern w:val="2"/>
          <w:sz w:val="22"/>
          <w:szCs w:val="22"/>
        </w:rPr>
        <w:t>)</w:t>
      </w:r>
      <w:r w:rsidRPr="00AA74C7">
        <w:rPr>
          <w:rFonts w:ascii="Arial" w:hAnsi="Arial" w:cs="Arial"/>
          <w:sz w:val="22"/>
          <w:szCs w:val="22"/>
        </w:rPr>
        <w:t xml:space="preserve"> from normal </w:t>
      </w:r>
      <w:r w:rsidRPr="00AA74C7">
        <w:rPr>
          <w:rFonts w:ascii="Arial" w:eastAsiaTheme="minorEastAsia" w:hAnsi="Arial" w:cs="Arial"/>
          <w:kern w:val="2"/>
          <w:sz w:val="22"/>
          <w:szCs w:val="22"/>
        </w:rPr>
        <w:t>samples</w:t>
      </w:r>
      <w:ins w:id="1016" w:author="Andreae, Emily A" w:date="2019-10-04T16:44:00Z">
        <w:r w:rsidR="008913DA">
          <w:rPr>
            <w:rFonts w:ascii="Arial" w:eastAsiaTheme="minorEastAsia" w:hAnsi="Arial" w:cs="Arial"/>
            <w:kern w:val="2"/>
            <w:sz w:val="22"/>
            <w:szCs w:val="22"/>
          </w:rPr>
          <w:t xml:space="preserve"> during CRC development</w:t>
        </w:r>
      </w:ins>
      <w:r w:rsidRPr="00AA74C7">
        <w:rPr>
          <w:rFonts w:ascii="Arial" w:hAnsi="Arial" w:cs="Arial"/>
          <w:sz w:val="22"/>
          <w:szCs w:val="22"/>
        </w:rPr>
        <w:t xml:space="preserve">. We </w:t>
      </w:r>
      <w:ins w:id="1017" w:author="Andreae, Emily A" w:date="2019-10-04T16:44:00Z">
        <w:r w:rsidR="008913DA">
          <w:rPr>
            <w:rFonts w:ascii="Arial" w:hAnsi="Arial" w:cs="Arial"/>
            <w:sz w:val="22"/>
            <w:szCs w:val="22"/>
          </w:rPr>
          <w:t>identified</w:t>
        </w:r>
      </w:ins>
      <w:del w:id="1018" w:author="Andreae, Emily A" w:date="2019-10-04T16:44:00Z">
        <w:r w:rsidRPr="00AA74C7" w:rsidDel="008913DA">
          <w:rPr>
            <w:rFonts w:ascii="Arial" w:hAnsi="Arial" w:cs="Arial"/>
            <w:sz w:val="22"/>
            <w:szCs w:val="22"/>
          </w:rPr>
          <w:delText>filtrated</w:delText>
        </w:r>
      </w:del>
      <w:r w:rsidRPr="00AA74C7">
        <w:rPr>
          <w:rFonts w:ascii="Arial" w:hAnsi="Arial" w:cs="Arial"/>
          <w:sz w:val="22"/>
          <w:szCs w:val="22"/>
        </w:rPr>
        <w:t xml:space="preserve"> 209 hyper-methylated sites and 441 hypo-methylated sites </w:t>
      </w:r>
      <w:r w:rsidR="004A0799" w:rsidRPr="00AA74C7">
        <w:rPr>
          <w:rFonts w:ascii="Arial" w:hAnsi="Arial" w:cs="Arial"/>
          <w:sz w:val="22"/>
          <w:szCs w:val="22"/>
        </w:rPr>
        <w:t>between</w:t>
      </w:r>
      <w:r w:rsidRPr="00AA74C7">
        <w:rPr>
          <w:rFonts w:ascii="Arial" w:hAnsi="Arial" w:cs="Arial"/>
          <w:sz w:val="22"/>
          <w:szCs w:val="22"/>
        </w:rPr>
        <w:t xml:space="preserve"> </w:t>
      </w:r>
      <w:r w:rsidR="00055AEA" w:rsidRPr="00AA74C7">
        <w:rPr>
          <w:rFonts w:ascii="Arial" w:hAnsi="Arial" w:cs="Arial"/>
          <w:sz w:val="22"/>
          <w:szCs w:val="22"/>
        </w:rPr>
        <w:t xml:space="preserve">LGA </w:t>
      </w:r>
      <w:r w:rsidR="004A0799" w:rsidRPr="00AA74C7">
        <w:rPr>
          <w:rFonts w:ascii="Arial" w:hAnsi="Arial" w:cs="Arial"/>
          <w:sz w:val="22"/>
          <w:szCs w:val="22"/>
        </w:rPr>
        <w:t>and normal samples</w:t>
      </w:r>
      <w:del w:id="1019" w:author="Andreae, Emily A" w:date="2019-10-04T16:45:00Z">
        <w:r w:rsidRPr="00AA74C7" w:rsidDel="008913DA">
          <w:rPr>
            <w:rFonts w:ascii="Arial" w:hAnsi="Arial" w:cs="Arial"/>
            <w:sz w:val="22"/>
            <w:szCs w:val="22"/>
          </w:rPr>
          <w:delText>,</w:delText>
        </w:r>
      </w:del>
      <w:r w:rsidRPr="00AA74C7">
        <w:rPr>
          <w:rFonts w:ascii="Arial" w:hAnsi="Arial" w:cs="Arial"/>
          <w:sz w:val="22"/>
          <w:szCs w:val="22"/>
        </w:rPr>
        <w:t xml:space="preserve"> and </w:t>
      </w:r>
      <w:ins w:id="1020" w:author="Andreae, Emily A" w:date="2019-10-04T16:45:00Z">
        <w:r w:rsidR="008913DA">
          <w:rPr>
            <w:rFonts w:ascii="Arial" w:eastAsiaTheme="minorEastAsia" w:hAnsi="Arial" w:cs="Arial"/>
            <w:kern w:val="2"/>
            <w:sz w:val="22"/>
            <w:szCs w:val="22"/>
          </w:rPr>
          <w:t>noted that</w:t>
        </w:r>
      </w:ins>
      <w:del w:id="1021" w:author="Andreae, Emily A" w:date="2019-10-04T16:45:00Z">
        <w:r w:rsidRPr="00AA74C7" w:rsidDel="008913DA">
          <w:rPr>
            <w:rFonts w:ascii="Arial" w:eastAsiaTheme="minorEastAsia" w:hAnsi="Arial" w:cs="Arial"/>
            <w:kern w:val="2"/>
            <w:sz w:val="22"/>
            <w:szCs w:val="22"/>
          </w:rPr>
          <w:delText>we found</w:delText>
        </w:r>
      </w:del>
      <w:r w:rsidRPr="00AA74C7">
        <w:rPr>
          <w:rFonts w:ascii="Arial" w:eastAsiaTheme="minorEastAsia" w:hAnsi="Arial" w:cs="Arial"/>
          <w:kern w:val="2"/>
          <w:sz w:val="22"/>
          <w:szCs w:val="22"/>
        </w:rPr>
        <w:t xml:space="preserve"> both hyper-</w:t>
      </w:r>
      <w:del w:id="1022" w:author="Andreae, Emily A" w:date="2019-10-04T16:45:00Z">
        <w:r w:rsidRPr="00AA74C7" w:rsidDel="008913DA">
          <w:rPr>
            <w:rFonts w:ascii="Arial" w:eastAsiaTheme="minorEastAsia" w:hAnsi="Arial" w:cs="Arial"/>
            <w:kern w:val="2"/>
            <w:sz w:val="22"/>
            <w:szCs w:val="22"/>
          </w:rPr>
          <w:delText>methylated sites</w:delText>
        </w:r>
      </w:del>
      <w:r w:rsidRPr="00AA74C7">
        <w:rPr>
          <w:rFonts w:ascii="Arial" w:eastAsiaTheme="minorEastAsia" w:hAnsi="Arial" w:cs="Arial"/>
          <w:kern w:val="2"/>
          <w:sz w:val="22"/>
          <w:szCs w:val="22"/>
        </w:rPr>
        <w:t xml:space="preserve"> and hypo-methylated sites could </w:t>
      </w:r>
      <w:del w:id="1023" w:author="Andreae, Emily A" w:date="2019-10-04T16:45:00Z">
        <w:r w:rsidRPr="00AA74C7" w:rsidDel="008913DA">
          <w:rPr>
            <w:rFonts w:ascii="Arial" w:eastAsiaTheme="minorEastAsia" w:hAnsi="Arial" w:cs="Arial"/>
            <w:kern w:val="2"/>
            <w:sz w:val="22"/>
            <w:szCs w:val="22"/>
          </w:rPr>
          <w:delText xml:space="preserve">provide </w:delText>
        </w:r>
      </w:del>
      <w:r w:rsidRPr="00AA74C7">
        <w:rPr>
          <w:rFonts w:ascii="Arial" w:eastAsiaTheme="minorEastAsia" w:hAnsi="Arial" w:cs="Arial"/>
          <w:kern w:val="2"/>
          <w:sz w:val="22"/>
          <w:szCs w:val="22"/>
        </w:rPr>
        <w:t>effective</w:t>
      </w:r>
      <w:ins w:id="1024" w:author="Andreae, Emily A" w:date="2019-10-04T16:45:00Z">
        <w:r w:rsidR="008913DA">
          <w:rPr>
            <w:rFonts w:ascii="Arial" w:eastAsiaTheme="minorEastAsia" w:hAnsi="Arial" w:cs="Arial"/>
            <w:kern w:val="2"/>
            <w:sz w:val="22"/>
            <w:szCs w:val="22"/>
          </w:rPr>
          <w:t>ly</w:t>
        </w:r>
      </w:ins>
      <w:r w:rsidRPr="00AA74C7">
        <w:rPr>
          <w:rFonts w:ascii="Arial" w:eastAsiaTheme="minorEastAsia" w:hAnsi="Arial" w:cs="Arial"/>
          <w:kern w:val="2"/>
          <w:sz w:val="22"/>
          <w:szCs w:val="22"/>
        </w:rPr>
        <w:t xml:space="preserve"> distinguish </w:t>
      </w:r>
      <w:ins w:id="1025" w:author="Andreae, Emily A" w:date="2019-10-04T16:45:00Z">
        <w:r w:rsidR="008913DA">
          <w:rPr>
            <w:rFonts w:ascii="Arial" w:eastAsiaTheme="minorEastAsia" w:hAnsi="Arial" w:cs="Arial"/>
            <w:kern w:val="2"/>
            <w:sz w:val="22"/>
            <w:szCs w:val="22"/>
          </w:rPr>
          <w:t>between normal and CRC tissues</w:t>
        </w:r>
      </w:ins>
      <w:del w:id="1026" w:author="Andreae, Emily A" w:date="2019-10-04T16:45:00Z">
        <w:r w:rsidRPr="00AA74C7" w:rsidDel="008913DA">
          <w:rPr>
            <w:rFonts w:ascii="Arial" w:eastAsiaTheme="minorEastAsia" w:hAnsi="Arial" w:cs="Arial"/>
            <w:kern w:val="2"/>
            <w:sz w:val="22"/>
            <w:szCs w:val="22"/>
          </w:rPr>
          <w:delText>ability</w:delText>
        </w:r>
      </w:del>
      <w:r w:rsidRPr="00AA74C7">
        <w:rPr>
          <w:rFonts w:ascii="Arial" w:eastAsiaTheme="minorEastAsia" w:hAnsi="Arial" w:cs="Arial"/>
          <w:kern w:val="2"/>
          <w:sz w:val="22"/>
          <w:szCs w:val="22"/>
        </w:rPr>
        <w:t xml:space="preserve">. </w:t>
      </w:r>
      <w:ins w:id="1027" w:author="Andreae, Emily A" w:date="2019-10-04T16:46:00Z">
        <w:r w:rsidR="008913DA">
          <w:rPr>
            <w:rFonts w:ascii="Arial" w:eastAsiaTheme="minorEastAsia" w:hAnsi="Arial" w:cs="Arial"/>
            <w:kern w:val="2"/>
            <w:sz w:val="22"/>
            <w:szCs w:val="22"/>
          </w:rPr>
          <w:t xml:space="preserve">Further validation with </w:t>
        </w:r>
      </w:ins>
      <w:del w:id="1028" w:author="Andreae, Emily A" w:date="2019-10-04T16:46:00Z">
        <w:r w:rsidR="004A0799" w:rsidRPr="00AA74C7" w:rsidDel="008913DA">
          <w:rPr>
            <w:rFonts w:ascii="Arial" w:eastAsiaTheme="minorEastAsia" w:hAnsi="Arial" w:cs="Arial"/>
            <w:kern w:val="2"/>
            <w:sz w:val="22"/>
            <w:szCs w:val="22"/>
          </w:rPr>
          <w:delText>Subsequently, w</w:delText>
        </w:r>
        <w:r w:rsidRPr="00AA74C7" w:rsidDel="008913DA">
          <w:rPr>
            <w:rFonts w:ascii="Arial" w:eastAsiaTheme="minorEastAsia" w:hAnsi="Arial" w:cs="Arial"/>
            <w:kern w:val="2"/>
            <w:sz w:val="22"/>
            <w:szCs w:val="22"/>
          </w:rPr>
          <w:delText>e used</w:delText>
        </w:r>
      </w:del>
      <w:r w:rsidRPr="00AA74C7">
        <w:rPr>
          <w:rFonts w:ascii="Arial" w:eastAsiaTheme="minorEastAsia" w:hAnsi="Arial" w:cs="Arial"/>
          <w:kern w:val="2"/>
          <w:sz w:val="22"/>
          <w:szCs w:val="22"/>
        </w:rPr>
        <w:t xml:space="preserve"> random forest and neural network </w:t>
      </w:r>
      <w:ins w:id="1029" w:author="Andreae, Emily A" w:date="2019-10-04T16:46:00Z">
        <w:r w:rsidR="008913DA">
          <w:rPr>
            <w:rFonts w:ascii="Arial" w:eastAsiaTheme="minorEastAsia" w:hAnsi="Arial" w:cs="Arial"/>
            <w:kern w:val="2"/>
            <w:sz w:val="22"/>
            <w:szCs w:val="22"/>
          </w:rPr>
          <w:t xml:space="preserve">analyses confirmed </w:t>
        </w:r>
      </w:ins>
      <w:del w:id="1030" w:author="Andreae, Emily A" w:date="2019-10-04T16:46:00Z">
        <w:r w:rsidRPr="00AA74C7" w:rsidDel="008913DA">
          <w:rPr>
            <w:rFonts w:ascii="Arial" w:eastAsiaTheme="minorEastAsia" w:hAnsi="Arial" w:cs="Arial"/>
            <w:kern w:val="2"/>
            <w:sz w:val="22"/>
            <w:szCs w:val="22"/>
          </w:rPr>
          <w:delText xml:space="preserve">to verify </w:delText>
        </w:r>
      </w:del>
      <w:r w:rsidRPr="00AA74C7">
        <w:rPr>
          <w:rFonts w:ascii="Arial" w:eastAsiaTheme="minorEastAsia" w:hAnsi="Arial" w:cs="Arial"/>
          <w:kern w:val="2"/>
          <w:sz w:val="22"/>
          <w:szCs w:val="22"/>
        </w:rPr>
        <w:t>our observation</w:t>
      </w:r>
      <w:ins w:id="1031" w:author="Andreae, Emily A" w:date="2019-10-04T16:47:00Z">
        <w:r w:rsidR="008913DA">
          <w:rPr>
            <w:rFonts w:ascii="Arial" w:eastAsiaTheme="minorEastAsia" w:hAnsi="Arial" w:cs="Arial"/>
            <w:kern w:val="2"/>
            <w:sz w:val="22"/>
            <w:szCs w:val="22"/>
          </w:rPr>
          <w:t>s</w:t>
        </w:r>
      </w:ins>
      <w:r w:rsidR="004A0799" w:rsidRPr="00AA74C7">
        <w:rPr>
          <w:rFonts w:ascii="Arial" w:eastAsiaTheme="minorEastAsia" w:hAnsi="Arial" w:cs="Arial"/>
          <w:kern w:val="2"/>
          <w:sz w:val="22"/>
          <w:szCs w:val="22"/>
        </w:rPr>
        <w:t xml:space="preserve">. </w:t>
      </w:r>
      <w:ins w:id="1032" w:author="Andreae, Emily A" w:date="2019-10-04T16:47:00Z">
        <w:r w:rsidR="008913DA">
          <w:rPr>
            <w:rFonts w:ascii="Arial" w:eastAsiaTheme="minorEastAsia" w:hAnsi="Arial" w:cs="Arial"/>
            <w:kern w:val="2"/>
            <w:sz w:val="22"/>
            <w:szCs w:val="22"/>
          </w:rPr>
          <w:t>Specifically</w:t>
        </w:r>
      </w:ins>
      <w:del w:id="1033" w:author="Andreae, Emily A" w:date="2019-10-04T16:47:00Z">
        <w:r w:rsidR="004A0799" w:rsidRPr="00AA74C7" w:rsidDel="008913DA">
          <w:rPr>
            <w:rFonts w:ascii="Arial" w:eastAsiaTheme="minorEastAsia" w:hAnsi="Arial" w:cs="Arial"/>
            <w:kern w:val="2"/>
            <w:sz w:val="22"/>
            <w:szCs w:val="22"/>
          </w:rPr>
          <w:delText>Particularly</w:delText>
        </w:r>
      </w:del>
      <w:r w:rsidR="004A0799"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AUCs of ROC curves </w:t>
      </w:r>
      <w:r w:rsidR="004A0799" w:rsidRPr="00AA74C7">
        <w:rPr>
          <w:rFonts w:ascii="Arial" w:eastAsiaTheme="minorEastAsia" w:hAnsi="Arial" w:cs="Arial"/>
          <w:kern w:val="2"/>
          <w:sz w:val="22"/>
          <w:szCs w:val="22"/>
        </w:rPr>
        <w:t xml:space="preserve">for </w:t>
      </w:r>
      <w:ins w:id="1034" w:author="Andreae, Emily A" w:date="2019-10-04T16:47:00Z">
        <w:r w:rsidR="007D7102">
          <w:rPr>
            <w:rFonts w:ascii="Arial" w:eastAsiaTheme="minorEastAsia" w:hAnsi="Arial" w:cs="Arial"/>
            <w:kern w:val="2"/>
            <w:sz w:val="22"/>
            <w:szCs w:val="22"/>
          </w:rPr>
          <w:t xml:space="preserve">our </w:t>
        </w:r>
      </w:ins>
      <w:r w:rsidR="004A0799" w:rsidRPr="00AA74C7">
        <w:rPr>
          <w:rFonts w:ascii="Arial" w:eastAsiaTheme="minorEastAsia" w:hAnsi="Arial" w:cs="Arial"/>
          <w:kern w:val="2"/>
          <w:sz w:val="22"/>
          <w:szCs w:val="22"/>
        </w:rPr>
        <w:t xml:space="preserve">prediction model using </w:t>
      </w:r>
      <w:r w:rsidRPr="00AA74C7">
        <w:rPr>
          <w:rFonts w:ascii="Arial" w:eastAsiaTheme="minorEastAsia" w:hAnsi="Arial" w:cs="Arial"/>
          <w:kern w:val="2"/>
          <w:sz w:val="22"/>
          <w:szCs w:val="22"/>
        </w:rPr>
        <w:t xml:space="preserve">hyper-methylated </w:t>
      </w:r>
      <w:r w:rsidR="004A0799" w:rsidRPr="00AA74C7">
        <w:rPr>
          <w:rFonts w:ascii="Arial" w:eastAsiaTheme="minorEastAsia" w:hAnsi="Arial" w:cs="Arial"/>
          <w:kern w:val="2"/>
          <w:sz w:val="22"/>
          <w:szCs w:val="22"/>
        </w:rPr>
        <w:t xml:space="preserve">sites were </w:t>
      </w:r>
      <w:r w:rsidR="009446D3" w:rsidRPr="00AA74C7">
        <w:rPr>
          <w:rFonts w:ascii="Arial" w:eastAsiaTheme="minorEastAsia" w:hAnsi="Arial" w:cs="Arial"/>
          <w:kern w:val="2"/>
          <w:sz w:val="22"/>
          <w:szCs w:val="22"/>
        </w:rPr>
        <w:lastRenderedPageBreak/>
        <w:t xml:space="preserve">larger than </w:t>
      </w:r>
      <w:r w:rsidR="004A0799" w:rsidRPr="00AA74C7">
        <w:rPr>
          <w:rFonts w:ascii="Arial" w:eastAsiaTheme="minorEastAsia" w:hAnsi="Arial" w:cs="Arial"/>
          <w:kern w:val="2"/>
          <w:sz w:val="22"/>
          <w:szCs w:val="22"/>
        </w:rPr>
        <w:t xml:space="preserve">those using </w:t>
      </w:r>
      <w:r w:rsidR="009446D3" w:rsidRPr="00AA74C7">
        <w:rPr>
          <w:rFonts w:ascii="Arial" w:eastAsiaTheme="minorEastAsia" w:hAnsi="Arial" w:cs="Arial"/>
          <w:kern w:val="2"/>
          <w:sz w:val="22"/>
          <w:szCs w:val="22"/>
        </w:rPr>
        <w:t>hypo-methylated</w:t>
      </w:r>
      <w:r w:rsidR="004A0799" w:rsidRPr="00AA74C7">
        <w:rPr>
          <w:rFonts w:ascii="Arial" w:eastAsiaTheme="minorEastAsia" w:hAnsi="Arial" w:cs="Arial"/>
          <w:kern w:val="2"/>
          <w:sz w:val="22"/>
          <w:szCs w:val="22"/>
        </w:rPr>
        <w:t xml:space="preserve"> sites,</w:t>
      </w:r>
      <w:del w:id="1035" w:author="Andreae, Emily A" w:date="2019-10-04T16:48:00Z">
        <w:r w:rsidR="004A0799" w:rsidRPr="00AA74C7" w:rsidDel="007D7102">
          <w:rPr>
            <w:rFonts w:ascii="Arial" w:eastAsiaTheme="minorEastAsia" w:hAnsi="Arial" w:cs="Arial"/>
            <w:kern w:val="2"/>
            <w:sz w:val="22"/>
            <w:szCs w:val="22"/>
          </w:rPr>
          <w:delText xml:space="preserve"> in</w:delText>
        </w:r>
      </w:del>
      <w:r w:rsidR="004A0799" w:rsidRPr="00AA74C7">
        <w:rPr>
          <w:rFonts w:ascii="Arial" w:eastAsiaTheme="minorEastAsia" w:hAnsi="Arial" w:cs="Arial"/>
          <w:kern w:val="2"/>
          <w:sz w:val="22"/>
          <w:szCs w:val="22"/>
        </w:rPr>
        <w:t xml:space="preserve"> despite </w:t>
      </w:r>
      <w:ins w:id="1036" w:author="Andreae, Emily A" w:date="2019-10-04T16:48:00Z">
        <w:r w:rsidR="007D7102">
          <w:rPr>
            <w:rFonts w:ascii="Arial" w:eastAsiaTheme="minorEastAsia" w:hAnsi="Arial" w:cs="Arial"/>
            <w:kern w:val="2"/>
            <w:sz w:val="22"/>
            <w:szCs w:val="22"/>
          </w:rPr>
          <w:t>the observation that</w:t>
        </w:r>
      </w:ins>
      <w:del w:id="1037" w:author="Andreae, Emily A" w:date="2019-10-04T16:48:00Z">
        <w:r w:rsidR="004A0799" w:rsidRPr="00AA74C7" w:rsidDel="007D7102">
          <w:rPr>
            <w:rFonts w:ascii="Arial" w:eastAsiaTheme="minorEastAsia" w:hAnsi="Arial" w:cs="Arial"/>
            <w:kern w:val="2"/>
            <w:sz w:val="22"/>
            <w:szCs w:val="22"/>
          </w:rPr>
          <w:delText>of</w:delText>
        </w:r>
      </w:del>
      <w:r w:rsidR="004A0799" w:rsidRPr="00AA74C7">
        <w:rPr>
          <w:rFonts w:ascii="Arial" w:eastAsiaTheme="minorEastAsia" w:hAnsi="Arial" w:cs="Arial"/>
          <w:kern w:val="2"/>
          <w:sz w:val="22"/>
          <w:szCs w:val="22"/>
        </w:rPr>
        <w:t xml:space="preserve"> hypo</w:t>
      </w:r>
      <w:r w:rsidR="002D40B6" w:rsidRPr="00AA74C7">
        <w:rPr>
          <w:rFonts w:ascii="Arial" w:eastAsiaTheme="minorEastAsia" w:hAnsi="Arial" w:cs="Arial"/>
          <w:kern w:val="2"/>
          <w:sz w:val="22"/>
          <w:szCs w:val="22"/>
        </w:rPr>
        <w:t xml:space="preserve">-methylated sites were </w:t>
      </w:r>
      <w:r w:rsidRPr="00AA74C7">
        <w:rPr>
          <w:rFonts w:ascii="Arial" w:eastAsiaTheme="minorEastAsia" w:hAnsi="Arial" w:cs="Arial"/>
          <w:kern w:val="2"/>
          <w:sz w:val="22"/>
          <w:szCs w:val="22"/>
        </w:rPr>
        <w:t xml:space="preserve">more than twice </w:t>
      </w:r>
      <w:ins w:id="1038" w:author="Andreae, Emily A" w:date="2019-10-04T16:48:00Z">
        <w:r w:rsidR="007D7102">
          <w:rPr>
            <w:rFonts w:ascii="Arial" w:eastAsiaTheme="minorEastAsia" w:hAnsi="Arial" w:cs="Arial"/>
            <w:kern w:val="2"/>
            <w:sz w:val="22"/>
            <w:szCs w:val="22"/>
          </w:rPr>
          <w:t>the number of</w:t>
        </w:r>
      </w:ins>
      <w:del w:id="1039" w:author="Andreae, Emily A" w:date="2019-10-04T16:48:00Z">
        <w:r w:rsidRPr="00AA74C7" w:rsidDel="007D7102">
          <w:rPr>
            <w:rFonts w:ascii="Arial" w:eastAsiaTheme="minorEastAsia" w:hAnsi="Arial" w:cs="Arial"/>
            <w:kern w:val="2"/>
            <w:sz w:val="22"/>
            <w:szCs w:val="22"/>
          </w:rPr>
          <w:delText>than</w:delText>
        </w:r>
      </w:del>
      <w:r w:rsidRPr="00AA74C7">
        <w:rPr>
          <w:rFonts w:ascii="Arial" w:eastAsiaTheme="minorEastAsia" w:hAnsi="Arial" w:cs="Arial"/>
          <w:kern w:val="2"/>
          <w:sz w:val="22"/>
          <w:szCs w:val="22"/>
        </w:rPr>
        <w:t xml:space="preserve"> hyper-methylated</w:t>
      </w:r>
      <w:r w:rsidR="002D40B6" w:rsidRPr="00AA74C7">
        <w:rPr>
          <w:rFonts w:ascii="Arial" w:eastAsiaTheme="minorEastAsia" w:hAnsi="Arial" w:cs="Arial"/>
          <w:kern w:val="2"/>
          <w:sz w:val="22"/>
          <w:szCs w:val="22"/>
        </w:rPr>
        <w:t xml:space="preserve"> ones</w:t>
      </w:r>
      <w:r w:rsidRPr="00AA74C7">
        <w:rPr>
          <w:rFonts w:ascii="Arial" w:eastAsiaTheme="minorEastAsia" w:hAnsi="Arial" w:cs="Arial"/>
          <w:kern w:val="2"/>
          <w:sz w:val="22"/>
          <w:szCs w:val="22"/>
        </w:rPr>
        <w:t xml:space="preserve">. </w:t>
      </w:r>
      <w:ins w:id="1040" w:author="Andreae, Emily A" w:date="2019-10-04T16:48:00Z">
        <w:r w:rsidR="007D7102">
          <w:rPr>
            <w:rFonts w:ascii="Arial" w:eastAsiaTheme="minorEastAsia" w:hAnsi="Arial" w:cs="Arial"/>
            <w:kern w:val="2"/>
            <w:sz w:val="22"/>
            <w:szCs w:val="22"/>
          </w:rPr>
          <w:t xml:space="preserve">Since </w:t>
        </w:r>
      </w:ins>
      <w:del w:id="1041" w:author="Andreae, Emily A" w:date="2019-10-04T16:48:00Z">
        <w:r w:rsidR="006645C4" w:rsidRPr="00AA74C7" w:rsidDel="007D7102">
          <w:rPr>
            <w:rFonts w:ascii="Arial" w:eastAsiaTheme="minorEastAsia" w:hAnsi="Arial" w:cs="Arial"/>
            <w:kern w:val="2"/>
            <w:sz w:val="22"/>
            <w:szCs w:val="22"/>
          </w:rPr>
          <w:delText>As we all know,</w:delText>
        </w:r>
        <w:r w:rsidR="002D40B6" w:rsidRPr="00AA74C7" w:rsidDel="007D7102">
          <w:rPr>
            <w:rFonts w:ascii="Arial" w:eastAsiaTheme="minorEastAsia" w:hAnsi="Arial" w:cs="Arial"/>
            <w:kern w:val="2"/>
            <w:sz w:val="22"/>
            <w:szCs w:val="22"/>
          </w:rPr>
          <w:delText xml:space="preserve"> </w:delText>
        </w:r>
      </w:del>
      <w:r w:rsidR="002D40B6" w:rsidRPr="00AA74C7">
        <w:rPr>
          <w:rFonts w:ascii="Arial" w:eastAsiaTheme="minorEastAsia" w:hAnsi="Arial" w:cs="Arial"/>
          <w:kern w:val="2"/>
          <w:sz w:val="22"/>
          <w:szCs w:val="22"/>
        </w:rPr>
        <w:t xml:space="preserve">tumors </w:t>
      </w:r>
      <w:proofErr w:type="gramStart"/>
      <w:r w:rsidR="002D40B6" w:rsidRPr="00AA74C7">
        <w:rPr>
          <w:rFonts w:ascii="Arial" w:eastAsiaTheme="minorEastAsia" w:hAnsi="Arial" w:cs="Arial"/>
          <w:kern w:val="2"/>
          <w:sz w:val="22"/>
          <w:szCs w:val="22"/>
        </w:rPr>
        <w:t>are known</w:t>
      </w:r>
      <w:proofErr w:type="gramEnd"/>
      <w:r w:rsidR="002D40B6" w:rsidRPr="00AA74C7">
        <w:rPr>
          <w:rFonts w:ascii="Arial" w:eastAsiaTheme="minorEastAsia" w:hAnsi="Arial" w:cs="Arial"/>
          <w:kern w:val="2"/>
          <w:sz w:val="22"/>
          <w:szCs w:val="22"/>
        </w:rPr>
        <w:t xml:space="preserve"> to have </w:t>
      </w:r>
      <w:r w:rsidRPr="00AA74C7">
        <w:rPr>
          <w:rFonts w:ascii="Arial" w:eastAsiaTheme="minorEastAsia" w:hAnsi="Arial" w:cs="Arial"/>
          <w:kern w:val="2"/>
          <w:sz w:val="22"/>
          <w:szCs w:val="22"/>
        </w:rPr>
        <w:t>whole-genome hypo</w:t>
      </w:r>
      <w:r w:rsidR="009446D3" w:rsidRPr="00AA74C7">
        <w:rPr>
          <w:rFonts w:ascii="Arial" w:eastAsiaTheme="minorEastAsia" w:hAnsi="Arial" w:cs="Arial"/>
          <w:kern w:val="2"/>
          <w:sz w:val="22"/>
          <w:szCs w:val="22"/>
        </w:rPr>
        <w:t>-</w:t>
      </w:r>
      <w:r w:rsidRPr="00AA74C7">
        <w:rPr>
          <w:rFonts w:ascii="Arial" w:eastAsiaTheme="minorEastAsia" w:hAnsi="Arial" w:cs="Arial"/>
          <w:kern w:val="2"/>
          <w:sz w:val="22"/>
          <w:szCs w:val="22"/>
        </w:rPr>
        <w:t>methylation, we speculate</w:t>
      </w:r>
      <w:r w:rsidR="006645C4" w:rsidRPr="00AA74C7">
        <w:rPr>
          <w:rFonts w:ascii="Arial" w:eastAsiaTheme="minorEastAsia" w:hAnsi="Arial" w:cs="Arial"/>
          <w:kern w:val="2"/>
          <w:sz w:val="22"/>
          <w:szCs w:val="22"/>
        </w:rPr>
        <w:t xml:space="preserve"> </w:t>
      </w:r>
      <w:ins w:id="1042" w:author="Andreae, Emily A" w:date="2019-10-04T16:49:00Z">
        <w:r w:rsidR="007D7102">
          <w:rPr>
            <w:rFonts w:ascii="Arial" w:eastAsiaTheme="minorEastAsia" w:hAnsi="Arial" w:cs="Arial"/>
            <w:kern w:val="2"/>
            <w:sz w:val="22"/>
            <w:szCs w:val="22"/>
          </w:rPr>
          <w:t>that gene</w:t>
        </w:r>
        <w:r w:rsidR="007D7102" w:rsidRPr="007D7102">
          <w:rPr>
            <w:rFonts w:ascii="Arial" w:eastAsiaTheme="minorEastAsia" w:hAnsi="Arial" w:cs="Arial"/>
            <w:kern w:val="2"/>
            <w:sz w:val="22"/>
            <w:szCs w:val="22"/>
          </w:rPr>
          <w:t xml:space="preserve"> hyper-methylation at </w:t>
        </w:r>
      </w:ins>
      <w:r w:rsidR="006645C4" w:rsidRPr="00AA74C7">
        <w:rPr>
          <w:rFonts w:ascii="Arial" w:eastAsiaTheme="minorEastAsia" w:hAnsi="Arial" w:cs="Arial"/>
          <w:kern w:val="2"/>
          <w:sz w:val="22"/>
          <w:szCs w:val="22"/>
        </w:rPr>
        <w:t xml:space="preserve">several key sites </w:t>
      </w:r>
      <w:ins w:id="1043" w:author="Andreae, Emily A" w:date="2019-10-04T16:51:00Z">
        <w:r w:rsidR="007D7102">
          <w:rPr>
            <w:rFonts w:ascii="Arial" w:eastAsiaTheme="minorEastAsia" w:hAnsi="Arial" w:cs="Arial"/>
            <w:kern w:val="2"/>
            <w:sz w:val="22"/>
            <w:szCs w:val="22"/>
          </w:rPr>
          <w:t>and/</w:t>
        </w:r>
      </w:ins>
      <w:r w:rsidR="006645C4" w:rsidRPr="00AA74C7">
        <w:rPr>
          <w:rFonts w:ascii="Arial" w:eastAsiaTheme="minorEastAsia" w:hAnsi="Arial" w:cs="Arial"/>
          <w:kern w:val="2"/>
          <w:sz w:val="22"/>
          <w:szCs w:val="22"/>
        </w:rPr>
        <w:t xml:space="preserve">or </w:t>
      </w:r>
      <w:ins w:id="1044" w:author="Andreae, Emily A" w:date="2019-10-04T16:50:00Z">
        <w:r w:rsidR="007D7102">
          <w:rPr>
            <w:rFonts w:ascii="Arial" w:eastAsiaTheme="minorEastAsia" w:hAnsi="Arial" w:cs="Arial"/>
            <w:kern w:val="2"/>
            <w:sz w:val="22"/>
            <w:szCs w:val="22"/>
          </w:rPr>
          <w:t xml:space="preserve">global </w:t>
        </w:r>
        <w:r w:rsidR="007D7102" w:rsidRPr="007D7102">
          <w:rPr>
            <w:rFonts w:ascii="Arial" w:eastAsiaTheme="minorEastAsia" w:hAnsi="Arial" w:cs="Arial"/>
            <w:kern w:val="2"/>
            <w:sz w:val="22"/>
            <w:szCs w:val="22"/>
          </w:rPr>
          <w:t xml:space="preserve">hypo-methylation </w:t>
        </w:r>
        <w:r w:rsidR="007D7102">
          <w:rPr>
            <w:rFonts w:ascii="Arial" w:eastAsiaTheme="minorEastAsia" w:hAnsi="Arial" w:cs="Arial"/>
            <w:kern w:val="2"/>
            <w:sz w:val="22"/>
            <w:szCs w:val="22"/>
          </w:rPr>
          <w:t xml:space="preserve">during </w:t>
        </w:r>
      </w:ins>
      <w:del w:id="1045" w:author="Andreae, Emily A" w:date="2019-10-04T16:49:00Z">
        <w:r w:rsidR="006645C4" w:rsidRPr="00AA74C7" w:rsidDel="007D7102">
          <w:rPr>
            <w:rFonts w:ascii="Arial" w:eastAsiaTheme="minorEastAsia" w:hAnsi="Arial" w:cs="Arial"/>
            <w:kern w:val="2"/>
            <w:sz w:val="22"/>
            <w:szCs w:val="22"/>
          </w:rPr>
          <w:delText>genes hyper-methylation at</w:delText>
        </w:r>
      </w:del>
      <w:r w:rsidR="006645C4" w:rsidRPr="00AA74C7">
        <w:rPr>
          <w:rFonts w:ascii="Arial" w:eastAsiaTheme="minorEastAsia" w:hAnsi="Arial" w:cs="Arial"/>
          <w:kern w:val="2"/>
          <w:sz w:val="22"/>
          <w:szCs w:val="22"/>
        </w:rPr>
        <w:t xml:space="preserve"> early </w:t>
      </w:r>
      <w:ins w:id="1046" w:author="Andreae, Emily A" w:date="2019-10-04T16:50:00Z">
        <w:r w:rsidR="007D7102">
          <w:rPr>
            <w:rFonts w:ascii="Arial" w:eastAsiaTheme="minorEastAsia" w:hAnsi="Arial" w:cs="Arial"/>
            <w:kern w:val="2"/>
            <w:sz w:val="22"/>
            <w:szCs w:val="22"/>
          </w:rPr>
          <w:t xml:space="preserve">CA </w:t>
        </w:r>
      </w:ins>
      <w:del w:id="1047" w:author="Andreae, Emily A" w:date="2019-10-04T16:50:00Z">
        <w:r w:rsidR="006645C4" w:rsidRPr="00AA74C7" w:rsidDel="007D7102">
          <w:rPr>
            <w:rFonts w:ascii="Arial" w:eastAsiaTheme="minorEastAsia" w:hAnsi="Arial" w:cs="Arial"/>
            <w:kern w:val="2"/>
            <w:sz w:val="22"/>
            <w:szCs w:val="22"/>
          </w:rPr>
          <w:delText>colorectal adeno</w:delText>
        </w:r>
      </w:del>
      <w:del w:id="1048" w:author="Andreae, Emily A" w:date="2019-10-04T16:51:00Z">
        <w:r w:rsidR="006645C4" w:rsidRPr="00AA74C7" w:rsidDel="007D7102">
          <w:rPr>
            <w:rFonts w:ascii="Arial" w:eastAsiaTheme="minorEastAsia" w:hAnsi="Arial" w:cs="Arial"/>
            <w:kern w:val="2"/>
            <w:sz w:val="22"/>
            <w:szCs w:val="22"/>
          </w:rPr>
          <w:delText>ma</w:delText>
        </w:r>
      </w:del>
      <w:r w:rsidRPr="00AA74C7">
        <w:rPr>
          <w:rFonts w:ascii="Arial" w:eastAsiaTheme="minorEastAsia" w:hAnsi="Arial" w:cs="Arial"/>
          <w:kern w:val="2"/>
          <w:sz w:val="22"/>
          <w:szCs w:val="22"/>
        </w:rPr>
        <w:t xml:space="preserve"> </w:t>
      </w:r>
      <w:r w:rsidR="006645C4" w:rsidRPr="00AA74C7">
        <w:rPr>
          <w:rFonts w:ascii="Arial" w:eastAsiaTheme="minorEastAsia" w:hAnsi="Arial" w:cs="Arial"/>
          <w:kern w:val="2"/>
          <w:sz w:val="22"/>
          <w:szCs w:val="22"/>
        </w:rPr>
        <w:t>may be the driver events</w:t>
      </w:r>
      <w:ins w:id="1049" w:author="Andreae, Emily A" w:date="2019-10-04T16:50:00Z">
        <w:r w:rsidR="007D7102">
          <w:rPr>
            <w:rFonts w:ascii="Arial" w:eastAsiaTheme="minorEastAsia" w:hAnsi="Arial" w:cs="Arial"/>
            <w:kern w:val="2"/>
            <w:sz w:val="22"/>
            <w:szCs w:val="22"/>
          </w:rPr>
          <w:t xml:space="preserve"> for CRC</w:t>
        </w:r>
      </w:ins>
      <w:del w:id="1050" w:author="Andreae, Emily A" w:date="2019-10-04T16:50:00Z">
        <w:r w:rsidR="006645C4" w:rsidRPr="00AA74C7" w:rsidDel="007D7102">
          <w:rPr>
            <w:rFonts w:ascii="Arial" w:eastAsiaTheme="minorEastAsia" w:hAnsi="Arial" w:cs="Arial"/>
            <w:kern w:val="2"/>
            <w:sz w:val="22"/>
            <w:szCs w:val="22"/>
          </w:rPr>
          <w:delText xml:space="preserve">, and </w:delText>
        </w:r>
        <w:r w:rsidRPr="00AA74C7" w:rsidDel="007D7102">
          <w:rPr>
            <w:rFonts w:ascii="Arial" w:eastAsiaTheme="minorEastAsia" w:hAnsi="Arial" w:cs="Arial"/>
            <w:kern w:val="2"/>
            <w:sz w:val="22"/>
            <w:szCs w:val="22"/>
          </w:rPr>
          <w:delText>hypo</w:delText>
        </w:r>
        <w:r w:rsidR="009446D3" w:rsidRPr="00AA74C7" w:rsidDel="007D7102">
          <w:rPr>
            <w:rFonts w:ascii="Arial" w:eastAsiaTheme="minorEastAsia" w:hAnsi="Arial" w:cs="Arial"/>
            <w:kern w:val="2"/>
            <w:sz w:val="22"/>
            <w:szCs w:val="22"/>
          </w:rPr>
          <w:delText>-</w:delText>
        </w:r>
        <w:r w:rsidRPr="00AA74C7" w:rsidDel="007D7102">
          <w:rPr>
            <w:rFonts w:ascii="Arial" w:eastAsiaTheme="minorEastAsia" w:hAnsi="Arial" w:cs="Arial"/>
            <w:kern w:val="2"/>
            <w:sz w:val="22"/>
            <w:szCs w:val="22"/>
          </w:rPr>
          <w:delText>methylation may be the widely incidental events</w:delText>
        </w:r>
        <w:r w:rsidR="006645C4" w:rsidRPr="00AA74C7" w:rsidDel="007D7102">
          <w:rPr>
            <w:rFonts w:ascii="Arial" w:eastAsiaTheme="minorEastAsia" w:hAnsi="Arial" w:cs="Arial"/>
            <w:kern w:val="2"/>
            <w:sz w:val="22"/>
            <w:szCs w:val="22"/>
          </w:rPr>
          <w:delText xml:space="preserve"> of that</w:delText>
        </w:r>
      </w:del>
      <w:r w:rsidRPr="00AA74C7">
        <w:rPr>
          <w:rFonts w:ascii="Arial" w:eastAsiaTheme="minorEastAsia" w:hAnsi="Arial" w:cs="Arial"/>
          <w:kern w:val="2"/>
          <w:sz w:val="22"/>
          <w:szCs w:val="22"/>
        </w:rPr>
        <w:t>.</w:t>
      </w:r>
      <w:r w:rsidR="002D40B6" w:rsidRPr="00AA74C7">
        <w:rPr>
          <w:rFonts w:ascii="Arial" w:eastAsiaTheme="minorEastAsia" w:hAnsi="Arial" w:cs="Arial"/>
          <w:kern w:val="2"/>
          <w:sz w:val="22"/>
          <w:szCs w:val="22"/>
        </w:rPr>
        <w:t xml:space="preserve"> To </w:t>
      </w:r>
      <w:ins w:id="1051" w:author="Andreae, Emily A" w:date="2019-10-04T16:51:00Z">
        <w:r w:rsidR="007D7102">
          <w:rPr>
            <w:rFonts w:ascii="Arial" w:eastAsiaTheme="minorEastAsia" w:hAnsi="Arial" w:cs="Arial"/>
            <w:kern w:val="2"/>
            <w:sz w:val="22"/>
            <w:szCs w:val="22"/>
          </w:rPr>
          <w:t xml:space="preserve">reduce </w:t>
        </w:r>
      </w:ins>
      <w:del w:id="1052" w:author="Andreae, Emily A" w:date="2019-10-04T16:51:00Z">
        <w:r w:rsidR="002D40B6" w:rsidRPr="00AA74C7" w:rsidDel="007D7102">
          <w:rPr>
            <w:rFonts w:ascii="Arial" w:eastAsiaTheme="minorEastAsia" w:hAnsi="Arial" w:cs="Arial"/>
            <w:kern w:val="2"/>
            <w:sz w:val="22"/>
            <w:szCs w:val="22"/>
          </w:rPr>
          <w:delText xml:space="preserve">preclude the </w:delText>
        </w:r>
      </w:del>
      <w:r w:rsidR="002D40B6" w:rsidRPr="00AA74C7">
        <w:rPr>
          <w:rFonts w:ascii="Arial" w:eastAsiaTheme="minorEastAsia" w:hAnsi="Arial" w:cs="Arial"/>
          <w:kern w:val="2"/>
          <w:sz w:val="22"/>
          <w:szCs w:val="22"/>
        </w:rPr>
        <w:t xml:space="preserve">bias </w:t>
      </w:r>
      <w:r w:rsidRPr="00AA74C7">
        <w:rPr>
          <w:rFonts w:ascii="Arial" w:eastAsiaTheme="minorEastAsia" w:hAnsi="Arial" w:cs="Arial"/>
          <w:kern w:val="2"/>
          <w:sz w:val="22"/>
          <w:szCs w:val="22"/>
        </w:rPr>
        <w:t xml:space="preserve">caused by unstable methylation on single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site</w:t>
      </w:r>
      <w:ins w:id="1053" w:author="Andreae, Emily A" w:date="2019-10-04T16:51:00Z">
        <w:r w:rsidR="007D7102">
          <w:rPr>
            <w:rFonts w:ascii="Arial" w:eastAsiaTheme="minorEastAsia" w:hAnsi="Arial" w:cs="Arial"/>
            <w:kern w:val="2"/>
            <w:sz w:val="22"/>
            <w:szCs w:val="22"/>
          </w:rPr>
          <w:t>s</w:t>
        </w:r>
      </w:ins>
      <w:r w:rsidRPr="00AA74C7">
        <w:rPr>
          <w:rFonts w:ascii="Arial" w:eastAsiaTheme="minorEastAsia" w:hAnsi="Arial" w:cs="Arial"/>
          <w:kern w:val="2"/>
          <w:sz w:val="22"/>
          <w:szCs w:val="22"/>
        </w:rPr>
        <w:t xml:space="preserve">, we compared </w:t>
      </w:r>
      <w:del w:id="1054" w:author="Andreae, Emily A" w:date="2019-10-04T16:51:00Z">
        <w:r w:rsidRPr="00AA74C7" w:rsidDel="007D7102">
          <w:rPr>
            <w:rFonts w:ascii="Arial" w:eastAsiaTheme="minorEastAsia" w:hAnsi="Arial" w:cs="Arial"/>
            <w:kern w:val="2"/>
            <w:sz w:val="22"/>
            <w:szCs w:val="22"/>
          </w:rPr>
          <w:delText>mean beta value (</w:delText>
        </w:r>
      </w:del>
      <w:proofErr w:type="spellStart"/>
      <w:r w:rsidRPr="00AA74C7">
        <w:rPr>
          <w:rFonts w:ascii="Arial" w:eastAsiaTheme="minorEastAsia" w:hAnsi="Arial" w:cs="Arial"/>
          <w:kern w:val="2"/>
          <w:sz w:val="22"/>
          <w:szCs w:val="22"/>
        </w:rPr>
        <w:t>mBV</w:t>
      </w:r>
      <w:proofErr w:type="spellEnd"/>
      <w:del w:id="1055" w:author="Andreae, Emily A" w:date="2019-10-04T16:51:00Z">
        <w:r w:rsidRPr="00AA74C7" w:rsidDel="007D7102">
          <w:rPr>
            <w:rFonts w:ascii="Arial" w:eastAsiaTheme="minorEastAsia" w:hAnsi="Arial" w:cs="Arial"/>
            <w:kern w:val="2"/>
            <w:sz w:val="22"/>
            <w:szCs w:val="22"/>
          </w:rPr>
          <w:delText>)</w:delText>
        </w:r>
      </w:del>
      <w:r w:rsidRPr="00AA74C7">
        <w:rPr>
          <w:rFonts w:ascii="Arial" w:eastAsiaTheme="minorEastAsia" w:hAnsi="Arial" w:cs="Arial"/>
          <w:kern w:val="2"/>
          <w:sz w:val="22"/>
          <w:szCs w:val="22"/>
        </w:rPr>
        <w:t xml:space="preserve"> of these sites</w:t>
      </w:r>
      <w:ins w:id="1056" w:author="Andreae, Emily A" w:date="2019-10-04T16:51:00Z">
        <w:r w:rsidR="007D7102">
          <w:rPr>
            <w:rFonts w:ascii="Arial" w:eastAsiaTheme="minorEastAsia" w:hAnsi="Arial" w:cs="Arial"/>
            <w:kern w:val="2"/>
            <w:sz w:val="22"/>
            <w:szCs w:val="22"/>
          </w:rPr>
          <w:t xml:space="preserve"> among tissue groups</w:t>
        </w:r>
      </w:ins>
      <w:r w:rsidRPr="00AA74C7">
        <w:rPr>
          <w:rFonts w:ascii="Arial" w:eastAsiaTheme="minorEastAsia" w:hAnsi="Arial" w:cs="Arial"/>
          <w:kern w:val="2"/>
          <w:sz w:val="22"/>
          <w:szCs w:val="22"/>
        </w:rPr>
        <w:t>. We found that</w:t>
      </w:r>
      <w:del w:id="1057" w:author="Andreae, Emily A" w:date="2019-10-04T16:52:00Z">
        <w:r w:rsidRPr="00AA74C7" w:rsidDel="007D7102">
          <w:rPr>
            <w:rFonts w:ascii="Arial" w:eastAsiaTheme="minorEastAsia" w:hAnsi="Arial" w:cs="Arial"/>
            <w:kern w:val="2"/>
            <w:sz w:val="22"/>
            <w:szCs w:val="22"/>
          </w:rPr>
          <w:delText xml:space="preserve"> the</w:delText>
        </w:r>
      </w:del>
      <w:r w:rsidRPr="00AA74C7">
        <w:rPr>
          <w:rFonts w:ascii="Arial" w:eastAsiaTheme="minorEastAsia" w:hAnsi="Arial" w:cs="Arial"/>
          <w:kern w:val="2"/>
          <w:sz w:val="22"/>
          <w:szCs w:val="22"/>
        </w:rPr>
        <w:t xml:space="preserve"> hyper-methylated </w:t>
      </w:r>
      <w:proofErr w:type="spellStart"/>
      <w:r w:rsidRPr="00AA74C7">
        <w:rPr>
          <w:rFonts w:ascii="Arial" w:eastAsiaTheme="minorEastAsia" w:hAnsi="Arial" w:cs="Arial"/>
          <w:kern w:val="2"/>
          <w:sz w:val="22"/>
          <w:szCs w:val="22"/>
        </w:rPr>
        <w:t>mBVs</w:t>
      </w:r>
      <w:proofErr w:type="spellEnd"/>
      <w:r w:rsidRPr="00AA74C7">
        <w:rPr>
          <w:rFonts w:ascii="Arial" w:eastAsiaTheme="minorEastAsia" w:hAnsi="Arial" w:cs="Arial"/>
          <w:kern w:val="2"/>
          <w:sz w:val="22"/>
          <w:szCs w:val="22"/>
        </w:rPr>
        <w:t xml:space="preserve"> were significant</w:t>
      </w:r>
      <w:ins w:id="1058" w:author="Andreae, Emily A" w:date="2019-10-04T16:52:00Z">
        <w:r w:rsidR="007D7102">
          <w:rPr>
            <w:rFonts w:ascii="Arial" w:eastAsiaTheme="minorEastAsia" w:hAnsi="Arial" w:cs="Arial"/>
            <w:kern w:val="2"/>
            <w:sz w:val="22"/>
            <w:szCs w:val="22"/>
          </w:rPr>
          <w:t>ly</w:t>
        </w:r>
      </w:ins>
      <w:r w:rsidRPr="00AA74C7">
        <w:rPr>
          <w:rFonts w:ascii="Arial" w:eastAsiaTheme="minorEastAsia" w:hAnsi="Arial" w:cs="Arial"/>
          <w:kern w:val="2"/>
          <w:sz w:val="22"/>
          <w:szCs w:val="22"/>
        </w:rPr>
        <w:t xml:space="preserve"> different between normal tissue and cancers (P&lt;2.2x10</w:t>
      </w:r>
      <w:r w:rsidRPr="00AA74C7">
        <w:rPr>
          <w:rFonts w:ascii="Arial" w:eastAsiaTheme="minorEastAsia" w:hAnsi="Arial" w:cs="Arial"/>
          <w:kern w:val="2"/>
          <w:sz w:val="22"/>
          <w:szCs w:val="22"/>
          <w:vertAlign w:val="superscript"/>
        </w:rPr>
        <w:t>-16</w:t>
      </w:r>
      <w:r w:rsidRPr="00AA74C7">
        <w:rPr>
          <w:rFonts w:ascii="Arial" w:eastAsiaTheme="minorEastAsia" w:hAnsi="Arial" w:cs="Arial"/>
          <w:kern w:val="2"/>
          <w:sz w:val="22"/>
          <w:szCs w:val="22"/>
        </w:rPr>
        <w:t>)</w:t>
      </w:r>
      <w:r w:rsidR="00FD41D4" w:rsidRPr="00AA74C7">
        <w:rPr>
          <w:rFonts w:ascii="Arial" w:eastAsiaTheme="minorEastAsia" w:hAnsi="Arial" w:cs="Arial"/>
          <w:kern w:val="2"/>
          <w:sz w:val="22"/>
          <w:szCs w:val="22"/>
        </w:rPr>
        <w:t>,</w:t>
      </w:r>
      <w:r w:rsidRPr="00AA74C7">
        <w:rPr>
          <w:rFonts w:ascii="Arial" w:eastAsiaTheme="minorEastAsia" w:hAnsi="Arial" w:cs="Arial"/>
          <w:kern w:val="2"/>
          <w:sz w:val="22"/>
          <w:szCs w:val="22"/>
        </w:rPr>
        <w:t xml:space="preserve"> while no significance was found between the adenoma and </w:t>
      </w:r>
      <w:ins w:id="1059" w:author="Andreae, Emily A" w:date="2019-10-04T16:52:00Z">
        <w:r w:rsidR="007D7102">
          <w:rPr>
            <w:rFonts w:ascii="Arial" w:eastAsiaTheme="minorEastAsia" w:hAnsi="Arial" w:cs="Arial"/>
            <w:kern w:val="2"/>
            <w:sz w:val="22"/>
            <w:szCs w:val="22"/>
          </w:rPr>
          <w:t>CRC</w:t>
        </w:r>
      </w:ins>
      <w:del w:id="1060" w:author="Andreae, Emily A" w:date="2019-10-04T16:52:00Z">
        <w:r w:rsidRPr="00AA74C7" w:rsidDel="007D7102">
          <w:rPr>
            <w:rFonts w:ascii="Arial" w:eastAsiaTheme="minorEastAsia" w:hAnsi="Arial" w:cs="Arial"/>
            <w:kern w:val="2"/>
            <w:sz w:val="22"/>
            <w:szCs w:val="22"/>
          </w:rPr>
          <w:delText>the caner</w:delText>
        </w:r>
      </w:del>
      <w:r w:rsidRPr="00AA74C7">
        <w:rPr>
          <w:rFonts w:ascii="Arial" w:eastAsiaTheme="minorEastAsia" w:hAnsi="Arial" w:cs="Arial"/>
          <w:kern w:val="2"/>
          <w:sz w:val="22"/>
          <w:szCs w:val="22"/>
        </w:rPr>
        <w:t xml:space="preserve"> (P= 0.288, </w:t>
      </w:r>
      <w:r w:rsidRPr="00AA74C7">
        <w:rPr>
          <w:rFonts w:ascii="Arial" w:eastAsiaTheme="minorEastAsia" w:hAnsi="Arial" w:cs="Arial"/>
          <w:b/>
          <w:kern w:val="2"/>
          <w:sz w:val="22"/>
          <w:szCs w:val="22"/>
        </w:rPr>
        <w:t xml:space="preserve">Figure </w:t>
      </w:r>
      <w:proofErr w:type="gramStart"/>
      <w:r w:rsidR="009446D3" w:rsidRPr="00AA74C7">
        <w:rPr>
          <w:rFonts w:ascii="Arial" w:eastAsiaTheme="minorEastAsia" w:hAnsi="Arial" w:cs="Arial"/>
          <w:b/>
          <w:kern w:val="2"/>
          <w:sz w:val="22"/>
          <w:szCs w:val="22"/>
        </w:rPr>
        <w:t>3G</w:t>
      </w:r>
      <w:proofErr w:type="gramEnd"/>
      <w:r w:rsidRPr="00AA74C7">
        <w:rPr>
          <w:rFonts w:ascii="Arial" w:eastAsiaTheme="minorEastAsia" w:hAnsi="Arial" w:cs="Arial"/>
          <w:kern w:val="2"/>
          <w:sz w:val="22"/>
          <w:szCs w:val="22"/>
        </w:rPr>
        <w:t>)</w:t>
      </w:r>
      <w:r w:rsidR="00FD41D4" w:rsidRPr="00AA74C7">
        <w:rPr>
          <w:rFonts w:ascii="Arial" w:eastAsiaTheme="minorEastAsia" w:hAnsi="Arial" w:cs="Arial"/>
          <w:kern w:val="2"/>
          <w:sz w:val="22"/>
          <w:szCs w:val="22"/>
        </w:rPr>
        <w:t xml:space="preserve">. </w:t>
      </w:r>
      <w:commentRangeStart w:id="1061"/>
      <w:del w:id="1062" w:author="Andreae, Emily A" w:date="2019-10-04T16:52:00Z">
        <w:r w:rsidR="00FD41D4" w:rsidRPr="00AA74C7" w:rsidDel="007D7102">
          <w:rPr>
            <w:rFonts w:ascii="Arial" w:eastAsiaTheme="minorEastAsia" w:hAnsi="Arial" w:cs="Arial"/>
            <w:kern w:val="2"/>
            <w:sz w:val="22"/>
            <w:szCs w:val="22"/>
          </w:rPr>
          <w:delText>T</w:delText>
        </w:r>
        <w:r w:rsidRPr="00AA74C7" w:rsidDel="007D7102">
          <w:rPr>
            <w:rFonts w:ascii="Arial" w:eastAsiaTheme="minorEastAsia" w:hAnsi="Arial" w:cs="Arial"/>
            <w:kern w:val="2"/>
            <w:sz w:val="22"/>
            <w:szCs w:val="22"/>
          </w:rPr>
          <w:delText xml:space="preserve">he average mBV of the normal tissue, the adenoma and the cancer are 0.218, 0.542 and 0.568 respectively. </w:delText>
        </w:r>
        <w:r w:rsidR="00FD41D4" w:rsidRPr="00AA74C7" w:rsidDel="007D7102">
          <w:rPr>
            <w:rFonts w:ascii="Arial" w:eastAsiaTheme="minorEastAsia" w:hAnsi="Arial" w:cs="Arial"/>
            <w:kern w:val="2"/>
            <w:sz w:val="22"/>
            <w:szCs w:val="22"/>
          </w:rPr>
          <w:delText>S</w:delText>
        </w:r>
        <w:r w:rsidRPr="00AA74C7" w:rsidDel="007D7102">
          <w:rPr>
            <w:rFonts w:ascii="Arial" w:eastAsiaTheme="minorEastAsia" w:hAnsi="Arial" w:cs="Arial"/>
            <w:kern w:val="2"/>
            <w:sz w:val="22"/>
            <w:szCs w:val="22"/>
          </w:rPr>
          <w:delText>imilar results</w:delText>
        </w:r>
        <w:r w:rsidR="00FD41D4" w:rsidRPr="00AA74C7" w:rsidDel="007D7102">
          <w:rPr>
            <w:rFonts w:ascii="Arial" w:eastAsiaTheme="minorEastAsia" w:hAnsi="Arial" w:cs="Arial"/>
            <w:kern w:val="2"/>
            <w:sz w:val="22"/>
            <w:szCs w:val="22"/>
          </w:rPr>
          <w:delText xml:space="preserve"> were observed for </w:delText>
        </w:r>
        <w:r w:rsidRPr="00AA74C7" w:rsidDel="007D7102">
          <w:rPr>
            <w:rFonts w:ascii="Arial" w:eastAsiaTheme="minorEastAsia" w:hAnsi="Arial" w:cs="Arial"/>
            <w:kern w:val="2"/>
            <w:sz w:val="22"/>
            <w:szCs w:val="22"/>
          </w:rPr>
          <w:delText xml:space="preserve">hypo-methylation </w:delText>
        </w:r>
        <w:r w:rsidR="00BD1080" w:rsidRPr="00AA74C7" w:rsidDel="007D7102">
          <w:rPr>
            <w:rFonts w:ascii="Arial" w:eastAsiaTheme="minorEastAsia" w:hAnsi="Arial" w:cs="Arial"/>
            <w:kern w:val="2"/>
            <w:sz w:val="22"/>
            <w:szCs w:val="22"/>
          </w:rPr>
          <w:delText>sites</w:delText>
        </w:r>
        <w:r w:rsidR="00FD41D4" w:rsidRPr="00AA74C7" w:rsidDel="007D7102">
          <w:rPr>
            <w:rFonts w:ascii="Arial" w:eastAsiaTheme="minorEastAsia" w:hAnsi="Arial" w:cs="Arial"/>
            <w:kern w:val="2"/>
            <w:sz w:val="22"/>
            <w:szCs w:val="22"/>
          </w:rPr>
          <w:delText>,</w:delText>
        </w:r>
        <w:r w:rsidRPr="00AA74C7" w:rsidDel="007D7102">
          <w:rPr>
            <w:rFonts w:ascii="Arial" w:eastAsiaTheme="minorEastAsia" w:hAnsi="Arial" w:cs="Arial"/>
            <w:kern w:val="2"/>
            <w:sz w:val="22"/>
            <w:szCs w:val="22"/>
          </w:rPr>
          <w:delText xml:space="preserve"> in which the average mBV of the normal tissue, the adenoma and the cancer </w:delText>
        </w:r>
        <w:r w:rsidR="00FD41D4" w:rsidRPr="00AA74C7" w:rsidDel="007D7102">
          <w:rPr>
            <w:rFonts w:ascii="Arial" w:eastAsiaTheme="minorEastAsia" w:hAnsi="Arial" w:cs="Arial"/>
            <w:kern w:val="2"/>
            <w:sz w:val="22"/>
            <w:szCs w:val="22"/>
          </w:rPr>
          <w:delText xml:space="preserve">were </w:delText>
        </w:r>
        <w:r w:rsidRPr="00AA74C7" w:rsidDel="007D7102">
          <w:rPr>
            <w:rFonts w:ascii="Arial" w:eastAsiaTheme="minorEastAsia" w:hAnsi="Arial" w:cs="Arial"/>
            <w:kern w:val="2"/>
            <w:sz w:val="22"/>
            <w:szCs w:val="22"/>
          </w:rPr>
          <w:delText>0.698, 0.444 and 0.499 respectively (</w:delText>
        </w:r>
        <w:r w:rsidRPr="00AA74C7" w:rsidDel="007D7102">
          <w:rPr>
            <w:rFonts w:ascii="Arial" w:eastAsiaTheme="minorEastAsia" w:hAnsi="Arial" w:cs="Arial"/>
            <w:b/>
            <w:kern w:val="2"/>
            <w:sz w:val="22"/>
            <w:szCs w:val="22"/>
          </w:rPr>
          <w:delText xml:space="preserve">Figure </w:delText>
        </w:r>
        <w:r w:rsidR="009446D3" w:rsidRPr="00AA74C7" w:rsidDel="007D7102">
          <w:rPr>
            <w:rFonts w:ascii="Arial" w:eastAsiaTheme="minorEastAsia" w:hAnsi="Arial" w:cs="Arial"/>
            <w:b/>
            <w:kern w:val="2"/>
            <w:sz w:val="22"/>
            <w:szCs w:val="22"/>
          </w:rPr>
          <w:delText>3G</w:delText>
        </w:r>
        <w:r w:rsidRPr="00AA74C7" w:rsidDel="007D7102">
          <w:rPr>
            <w:rFonts w:ascii="Arial" w:eastAsiaTheme="minorEastAsia" w:hAnsi="Arial" w:cs="Arial"/>
            <w:kern w:val="2"/>
            <w:sz w:val="22"/>
            <w:szCs w:val="22"/>
          </w:rPr>
          <w:delText>). Finally, we found the AUC</w:delText>
        </w:r>
        <w:r w:rsidR="00FD41D4" w:rsidRPr="00AA74C7" w:rsidDel="007D7102">
          <w:rPr>
            <w:rFonts w:ascii="Arial" w:eastAsiaTheme="minorEastAsia" w:hAnsi="Arial" w:cs="Arial"/>
            <w:kern w:val="2"/>
            <w:sz w:val="22"/>
            <w:szCs w:val="22"/>
          </w:rPr>
          <w:delText>s</w:delText>
        </w:r>
        <w:r w:rsidRPr="00AA74C7" w:rsidDel="007D7102">
          <w:rPr>
            <w:rFonts w:ascii="Arial" w:eastAsiaTheme="minorEastAsia" w:hAnsi="Arial" w:cs="Arial"/>
            <w:kern w:val="2"/>
            <w:sz w:val="22"/>
            <w:szCs w:val="22"/>
          </w:rPr>
          <w:delText xml:space="preserve"> of ROC curve with hyper-mBV and hypo-mBV </w:delText>
        </w:r>
        <w:r w:rsidR="00FD41D4" w:rsidRPr="00AA74C7" w:rsidDel="007D7102">
          <w:rPr>
            <w:rFonts w:ascii="Arial" w:eastAsiaTheme="minorEastAsia" w:hAnsi="Arial" w:cs="Arial"/>
            <w:kern w:val="2"/>
            <w:sz w:val="22"/>
            <w:szCs w:val="22"/>
          </w:rPr>
          <w:delText xml:space="preserve">were </w:delText>
        </w:r>
        <w:r w:rsidRPr="00AA74C7" w:rsidDel="007D7102">
          <w:rPr>
            <w:rFonts w:ascii="Arial" w:eastAsiaTheme="minorEastAsia" w:hAnsi="Arial" w:cs="Arial"/>
            <w:kern w:val="2"/>
            <w:sz w:val="22"/>
            <w:szCs w:val="22"/>
          </w:rPr>
          <w:delText xml:space="preserve">0.982 and 0.947, respectively. </w:delText>
        </w:r>
      </w:del>
      <w:commentRangeEnd w:id="1061"/>
      <w:r w:rsidR="007D7102">
        <w:rPr>
          <w:rStyle w:val="CommentReference"/>
        </w:rPr>
        <w:commentReference w:id="1061"/>
      </w:r>
      <w:r w:rsidRPr="00AA74C7">
        <w:rPr>
          <w:rFonts w:ascii="Arial" w:eastAsiaTheme="minorEastAsia" w:hAnsi="Arial" w:cs="Arial"/>
          <w:kern w:val="2"/>
          <w:sz w:val="22"/>
          <w:szCs w:val="22"/>
        </w:rPr>
        <w:t xml:space="preserve">Permutation analysis based on bootstrap strategy </w:t>
      </w:r>
      <w:del w:id="1063" w:author="Andreae, Emily A" w:date="2019-10-04T16:53:00Z">
        <w:r w:rsidRPr="00AA74C7" w:rsidDel="007D7102">
          <w:rPr>
            <w:rFonts w:ascii="Arial" w:eastAsiaTheme="minorEastAsia" w:hAnsi="Arial" w:cs="Arial"/>
            <w:kern w:val="2"/>
            <w:sz w:val="22"/>
            <w:szCs w:val="22"/>
          </w:rPr>
          <w:delText xml:space="preserve">shown </w:delText>
        </w:r>
      </w:del>
      <w:ins w:id="1064" w:author="Andreae, Emily A" w:date="2019-10-04T16:53:00Z">
        <w:r w:rsidR="007D7102">
          <w:rPr>
            <w:rFonts w:ascii="Arial" w:eastAsiaTheme="minorEastAsia" w:hAnsi="Arial" w:cs="Arial"/>
            <w:kern w:val="2"/>
            <w:sz w:val="22"/>
            <w:szCs w:val="22"/>
          </w:rPr>
          <w:t xml:space="preserve">suggest that </w:t>
        </w:r>
      </w:ins>
      <w:r w:rsidRPr="00AA74C7">
        <w:rPr>
          <w:rFonts w:ascii="Arial" w:eastAsiaTheme="minorEastAsia" w:hAnsi="Arial" w:cs="Arial"/>
          <w:kern w:val="2"/>
          <w:sz w:val="22"/>
          <w:szCs w:val="22"/>
        </w:rPr>
        <w:t xml:space="preserve">the model based on hyper-methylated sites </w:t>
      </w:r>
      <w:r w:rsidR="00FD41D4" w:rsidRPr="00AA74C7">
        <w:rPr>
          <w:rFonts w:ascii="Arial" w:eastAsiaTheme="minorEastAsia" w:hAnsi="Arial" w:cs="Arial"/>
          <w:kern w:val="2"/>
          <w:sz w:val="22"/>
          <w:szCs w:val="22"/>
        </w:rPr>
        <w:t>ha</w:t>
      </w:r>
      <w:ins w:id="1065" w:author="Andreae, Emily A" w:date="2019-10-04T16:53:00Z">
        <w:r w:rsidR="007D7102">
          <w:rPr>
            <w:rFonts w:ascii="Arial" w:eastAsiaTheme="minorEastAsia" w:hAnsi="Arial" w:cs="Arial"/>
            <w:kern w:val="2"/>
            <w:sz w:val="22"/>
            <w:szCs w:val="22"/>
          </w:rPr>
          <w:t>s</w:t>
        </w:r>
      </w:ins>
      <w:del w:id="1066" w:author="Andreae, Emily A" w:date="2019-10-04T16:53:00Z">
        <w:r w:rsidR="00FD41D4" w:rsidRPr="00AA74C7" w:rsidDel="007D7102">
          <w:rPr>
            <w:rFonts w:ascii="Arial" w:eastAsiaTheme="minorEastAsia" w:hAnsi="Arial" w:cs="Arial"/>
            <w:kern w:val="2"/>
            <w:sz w:val="22"/>
            <w:szCs w:val="22"/>
          </w:rPr>
          <w:delText>d</w:delText>
        </w:r>
      </w:del>
      <w:r w:rsidR="00FD41D4"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better discrimination </w:t>
      </w:r>
      <w:ins w:id="1067" w:author="Andreae, Emily A" w:date="2019-10-04T16:53:00Z">
        <w:r w:rsidR="007D7102">
          <w:rPr>
            <w:rFonts w:ascii="Arial" w:eastAsiaTheme="minorEastAsia" w:hAnsi="Arial" w:cs="Arial"/>
            <w:kern w:val="2"/>
            <w:sz w:val="22"/>
            <w:szCs w:val="22"/>
          </w:rPr>
          <w:t xml:space="preserve">power </w:t>
        </w:r>
      </w:ins>
      <w:r w:rsidRPr="00AA74C7">
        <w:rPr>
          <w:rFonts w:ascii="Arial" w:eastAsiaTheme="minorEastAsia" w:hAnsi="Arial" w:cs="Arial"/>
          <w:kern w:val="2"/>
          <w:sz w:val="22"/>
          <w:szCs w:val="22"/>
        </w:rPr>
        <w:t xml:space="preserve">than the model of hypo-methylated </w:t>
      </w:r>
      <w:r w:rsidR="00BD1080" w:rsidRPr="00AA74C7">
        <w:rPr>
          <w:rFonts w:ascii="Arial" w:eastAsiaTheme="minorEastAsia" w:hAnsi="Arial" w:cs="Arial"/>
          <w:kern w:val="2"/>
          <w:sz w:val="22"/>
          <w:szCs w:val="22"/>
        </w:rPr>
        <w:t>sites</w:t>
      </w:r>
      <w:r w:rsidRPr="00AA74C7">
        <w:rPr>
          <w:rFonts w:ascii="Arial" w:eastAsiaTheme="minorEastAsia" w:hAnsi="Arial" w:cs="Arial"/>
          <w:kern w:val="2"/>
          <w:sz w:val="22"/>
          <w:szCs w:val="22"/>
        </w:rPr>
        <w:t xml:space="preserve"> (P&lt;2.2x10</w:t>
      </w:r>
      <w:r w:rsidRPr="00AA74C7">
        <w:rPr>
          <w:rFonts w:ascii="Arial" w:eastAsiaTheme="minorEastAsia" w:hAnsi="Arial" w:cs="Arial"/>
          <w:kern w:val="2"/>
          <w:sz w:val="22"/>
          <w:szCs w:val="22"/>
          <w:vertAlign w:val="superscript"/>
        </w:rPr>
        <w:t>-8</w:t>
      </w:r>
      <w:r w:rsidRPr="00AA74C7">
        <w:rPr>
          <w:rFonts w:ascii="Arial" w:eastAsiaTheme="minorEastAsia" w:hAnsi="Arial" w:cs="Arial"/>
          <w:kern w:val="2"/>
          <w:sz w:val="22"/>
          <w:szCs w:val="22"/>
        </w:rPr>
        <w:t xml:space="preserve">, </w:t>
      </w:r>
      <w:r w:rsidRPr="00AA74C7">
        <w:rPr>
          <w:rFonts w:ascii="Arial" w:eastAsiaTheme="minorEastAsia" w:hAnsi="Arial" w:cs="Arial"/>
          <w:b/>
          <w:kern w:val="2"/>
          <w:sz w:val="22"/>
          <w:szCs w:val="22"/>
        </w:rPr>
        <w:t xml:space="preserve">Figure </w:t>
      </w:r>
      <w:r w:rsidR="009446D3" w:rsidRPr="00AA74C7">
        <w:rPr>
          <w:rFonts w:ascii="Arial" w:eastAsiaTheme="minorEastAsia" w:hAnsi="Arial" w:cs="Arial"/>
          <w:b/>
          <w:kern w:val="2"/>
          <w:sz w:val="22"/>
          <w:szCs w:val="22"/>
        </w:rPr>
        <w:t>3H</w:t>
      </w:r>
      <w:r w:rsidRPr="00AA74C7">
        <w:rPr>
          <w:rFonts w:ascii="Arial" w:eastAsiaTheme="minorEastAsia" w:hAnsi="Arial" w:cs="Arial"/>
          <w:kern w:val="2"/>
          <w:sz w:val="22"/>
          <w:szCs w:val="22"/>
        </w:rPr>
        <w:t>)</w:t>
      </w:r>
      <w:ins w:id="1068" w:author="Andreae, Emily A" w:date="2019-10-04T16:53:00Z">
        <w:r w:rsidR="007D7102">
          <w:rPr>
            <w:rFonts w:ascii="Arial" w:eastAsiaTheme="minorEastAsia" w:hAnsi="Arial" w:cs="Arial"/>
            <w:kern w:val="2"/>
            <w:sz w:val="22"/>
            <w:szCs w:val="22"/>
          </w:rPr>
          <w:t xml:space="preserve"> which may lend support to the theory that hyper-methylation at several key sites may trigger widespread hypo-methylation throughout the genome during cancer development</w:t>
        </w:r>
      </w:ins>
      <w:r w:rsidRPr="00AA74C7">
        <w:rPr>
          <w:rFonts w:ascii="Arial" w:eastAsiaTheme="minorEastAsia" w:hAnsi="Arial" w:cs="Arial"/>
          <w:kern w:val="2"/>
          <w:sz w:val="22"/>
          <w:szCs w:val="22"/>
        </w:rPr>
        <w:t>.</w:t>
      </w:r>
    </w:p>
    <w:p w14:paraId="3DD12FBF" w14:textId="77777777" w:rsidR="00DD3117" w:rsidRPr="00AA74C7" w:rsidRDefault="00DD3117" w:rsidP="00B80E58">
      <w:pPr>
        <w:spacing w:line="480" w:lineRule="auto"/>
        <w:jc w:val="both"/>
        <w:rPr>
          <w:rFonts w:ascii="Arial" w:eastAsiaTheme="minorEastAsia" w:hAnsi="Arial" w:cs="Arial"/>
          <w:kern w:val="2"/>
          <w:sz w:val="22"/>
          <w:szCs w:val="22"/>
        </w:rPr>
      </w:pPr>
    </w:p>
    <w:p w14:paraId="158EDE38" w14:textId="6D3D07BE" w:rsidR="006B49C6" w:rsidRPr="00AA74C7" w:rsidRDefault="00FD41D4" w:rsidP="00B80E58">
      <w:pPr>
        <w:spacing w:line="480" w:lineRule="auto"/>
        <w:jc w:val="both"/>
        <w:rPr>
          <w:rFonts w:ascii="Arial" w:eastAsiaTheme="minorEastAsia" w:hAnsi="Arial" w:cs="Arial"/>
          <w:kern w:val="2"/>
          <w:sz w:val="22"/>
          <w:szCs w:val="22"/>
        </w:rPr>
      </w:pPr>
      <w:r w:rsidRPr="00AA74C7">
        <w:rPr>
          <w:rFonts w:ascii="Arial" w:eastAsiaTheme="minorEastAsia" w:hAnsi="Arial" w:cs="Arial"/>
          <w:kern w:val="2"/>
          <w:sz w:val="22"/>
          <w:szCs w:val="22"/>
        </w:rPr>
        <w:t>C</w:t>
      </w:r>
      <w:r w:rsidR="00F136CC" w:rsidRPr="00AA74C7">
        <w:rPr>
          <w:rFonts w:ascii="Arial" w:eastAsiaTheme="minorEastAsia" w:hAnsi="Arial" w:cs="Arial"/>
          <w:kern w:val="2"/>
          <w:sz w:val="22"/>
          <w:szCs w:val="22"/>
        </w:rPr>
        <w:t>olorectal adenoma</w:t>
      </w:r>
      <w:r w:rsidRPr="00AA74C7">
        <w:rPr>
          <w:rFonts w:ascii="Arial" w:eastAsiaTheme="minorEastAsia" w:hAnsi="Arial" w:cs="Arial"/>
          <w:kern w:val="2"/>
          <w:sz w:val="22"/>
          <w:szCs w:val="22"/>
        </w:rPr>
        <w:t xml:space="preserve"> is </w:t>
      </w:r>
      <w:ins w:id="1069" w:author="Andreae, Emily A" w:date="2019-10-04T16:55:00Z">
        <w:r w:rsidR="007D7102">
          <w:rPr>
            <w:rFonts w:ascii="Arial" w:eastAsiaTheme="minorEastAsia" w:hAnsi="Arial" w:cs="Arial"/>
            <w:kern w:val="2"/>
            <w:sz w:val="22"/>
            <w:szCs w:val="22"/>
          </w:rPr>
          <w:t xml:space="preserve">considered </w:t>
        </w:r>
      </w:ins>
      <w:del w:id="1070" w:author="Andreae, Emily A" w:date="2019-10-04T16:55:00Z">
        <w:r w:rsidRPr="00AA74C7" w:rsidDel="007D7102">
          <w:rPr>
            <w:rFonts w:ascii="Arial" w:eastAsiaTheme="minorEastAsia" w:hAnsi="Arial" w:cs="Arial"/>
            <w:kern w:val="2"/>
            <w:sz w:val="22"/>
            <w:szCs w:val="22"/>
          </w:rPr>
          <w:delText xml:space="preserve">believed to be </w:delText>
        </w:r>
      </w:del>
      <w:r w:rsidRPr="00AA74C7">
        <w:rPr>
          <w:rFonts w:ascii="Arial" w:eastAsiaTheme="minorEastAsia" w:hAnsi="Arial" w:cs="Arial"/>
          <w:kern w:val="2"/>
          <w:sz w:val="22"/>
          <w:szCs w:val="22"/>
        </w:rPr>
        <w:t xml:space="preserve">the </w:t>
      </w:r>
      <w:r w:rsidR="00F136CC" w:rsidRPr="00AA74C7">
        <w:rPr>
          <w:rFonts w:ascii="Arial" w:eastAsiaTheme="minorEastAsia" w:hAnsi="Arial" w:cs="Arial"/>
          <w:kern w:val="2"/>
          <w:sz w:val="22"/>
          <w:szCs w:val="22"/>
        </w:rPr>
        <w:t>middle stage between normal status and cancer</w:t>
      </w:r>
      <w:ins w:id="1071" w:author="Andreae, Emily A" w:date="2019-10-04T16:55:00Z">
        <w:r w:rsidR="007D7102">
          <w:rPr>
            <w:rFonts w:ascii="Arial" w:eastAsiaTheme="minorEastAsia" w:hAnsi="Arial" w:cs="Arial"/>
            <w:kern w:val="2"/>
            <w:sz w:val="22"/>
            <w:szCs w:val="22"/>
          </w:rPr>
          <w:t>; therefore, our</w:t>
        </w:r>
      </w:ins>
      <w:del w:id="1072" w:author="Andreae, Emily A" w:date="2019-10-04T16:55:00Z">
        <w:r w:rsidR="00F136CC" w:rsidRPr="00AA74C7" w:rsidDel="007D7102">
          <w:rPr>
            <w:rFonts w:ascii="Arial" w:eastAsiaTheme="minorEastAsia" w:hAnsi="Arial" w:cs="Arial"/>
            <w:kern w:val="2"/>
            <w:sz w:val="22"/>
            <w:szCs w:val="22"/>
          </w:rPr>
          <w:delText>.</w:delText>
        </w:r>
      </w:del>
      <w:r w:rsidR="00F136CC" w:rsidRPr="00AA74C7">
        <w:rPr>
          <w:rFonts w:ascii="Arial" w:eastAsiaTheme="minorEastAsia" w:hAnsi="Arial" w:cs="Arial"/>
          <w:kern w:val="2"/>
          <w:sz w:val="22"/>
          <w:szCs w:val="22"/>
        </w:rPr>
        <w:t xml:space="preserve"> </w:t>
      </w:r>
      <w:proofErr w:type="gramStart"/>
      <w:r w:rsidR="00F136CC" w:rsidRPr="00AA74C7">
        <w:rPr>
          <w:rFonts w:ascii="Arial" w:eastAsiaTheme="minorEastAsia" w:hAnsi="Arial" w:cs="Arial"/>
          <w:kern w:val="2"/>
          <w:sz w:val="22"/>
          <w:szCs w:val="22"/>
        </w:rPr>
        <w:t>Our</w:t>
      </w:r>
      <w:proofErr w:type="gramEnd"/>
      <w:r w:rsidR="00F136CC" w:rsidRPr="00AA74C7">
        <w:rPr>
          <w:rFonts w:ascii="Arial" w:eastAsiaTheme="minorEastAsia" w:hAnsi="Arial" w:cs="Arial"/>
          <w:kern w:val="2"/>
          <w:sz w:val="22"/>
          <w:szCs w:val="22"/>
        </w:rPr>
        <w:t xml:space="preserve"> study focuse</w:t>
      </w:r>
      <w:ins w:id="1073" w:author="Andreae, Emily A" w:date="2019-10-04T16:55:00Z">
        <w:r w:rsidR="007D7102">
          <w:rPr>
            <w:rFonts w:ascii="Arial" w:eastAsiaTheme="minorEastAsia" w:hAnsi="Arial" w:cs="Arial"/>
            <w:kern w:val="2"/>
            <w:sz w:val="22"/>
            <w:szCs w:val="22"/>
          </w:rPr>
          <w:t>d</w:t>
        </w:r>
      </w:ins>
      <w:del w:id="1074" w:author="Andreae, Emily A" w:date="2019-10-04T16:55:00Z">
        <w:r w:rsidR="00F136CC" w:rsidRPr="00AA74C7" w:rsidDel="007D7102">
          <w:rPr>
            <w:rFonts w:ascii="Arial" w:eastAsiaTheme="minorEastAsia" w:hAnsi="Arial" w:cs="Arial"/>
            <w:kern w:val="2"/>
            <w:sz w:val="22"/>
            <w:szCs w:val="22"/>
          </w:rPr>
          <w:delText>s</w:delText>
        </w:r>
      </w:del>
      <w:r w:rsidR="00F136CC" w:rsidRPr="00AA74C7">
        <w:rPr>
          <w:rFonts w:ascii="Arial" w:eastAsiaTheme="minorEastAsia" w:hAnsi="Arial" w:cs="Arial"/>
          <w:kern w:val="2"/>
          <w:sz w:val="22"/>
          <w:szCs w:val="22"/>
        </w:rPr>
        <w:t xml:space="preserve"> on </w:t>
      </w:r>
      <w:ins w:id="1075" w:author="Andreae, Emily A" w:date="2019-10-04T16:55:00Z">
        <w:r w:rsidR="007D7102">
          <w:rPr>
            <w:rFonts w:ascii="Arial" w:eastAsiaTheme="minorEastAsia" w:hAnsi="Arial" w:cs="Arial"/>
            <w:kern w:val="2"/>
            <w:sz w:val="22"/>
            <w:szCs w:val="22"/>
          </w:rPr>
          <w:t>identifying and comparing the differences in DNA methylation patterns among normal, pre-cancerous, and cancerous colorectal tissues</w:t>
        </w:r>
      </w:ins>
      <w:del w:id="1076" w:author="Andreae, Emily A" w:date="2019-10-04T16:55:00Z">
        <w:r w:rsidR="00F136CC" w:rsidRPr="00AA74C7" w:rsidDel="007D7102">
          <w:rPr>
            <w:rFonts w:ascii="Arial" w:eastAsiaTheme="minorEastAsia" w:hAnsi="Arial" w:cs="Arial"/>
            <w:kern w:val="2"/>
            <w:sz w:val="22"/>
            <w:szCs w:val="22"/>
          </w:rPr>
          <w:delText xml:space="preserve">adenoma and </w:delText>
        </w:r>
        <w:r w:rsidRPr="00AA74C7" w:rsidDel="007D7102">
          <w:rPr>
            <w:rFonts w:ascii="Arial" w:eastAsiaTheme="minorEastAsia" w:hAnsi="Arial" w:cs="Arial"/>
            <w:kern w:val="2"/>
            <w:sz w:val="22"/>
            <w:szCs w:val="22"/>
          </w:rPr>
          <w:delText xml:space="preserve">DNA methylation difference among </w:delText>
        </w:r>
        <w:r w:rsidR="00F136CC" w:rsidRPr="00AA74C7" w:rsidDel="007D7102">
          <w:rPr>
            <w:rFonts w:ascii="Arial" w:eastAsiaTheme="minorEastAsia" w:hAnsi="Arial" w:cs="Arial"/>
            <w:kern w:val="2"/>
            <w:sz w:val="22"/>
            <w:szCs w:val="22"/>
          </w:rPr>
          <w:delText>pathological stages</w:delText>
        </w:r>
      </w:del>
      <w:r w:rsidR="00F136CC" w:rsidRPr="00AA74C7">
        <w:rPr>
          <w:rFonts w:ascii="Arial" w:eastAsiaTheme="minorEastAsia" w:hAnsi="Arial" w:cs="Arial"/>
          <w:kern w:val="2"/>
          <w:sz w:val="22"/>
          <w:szCs w:val="22"/>
        </w:rPr>
        <w:t xml:space="preserve">. </w:t>
      </w:r>
      <w:ins w:id="1077" w:author="Andreae, Emily A" w:date="2019-10-04T16:58:00Z">
        <w:r w:rsidR="00B64B84">
          <w:rPr>
            <w:rFonts w:ascii="Arial" w:eastAsiaTheme="minorEastAsia" w:hAnsi="Arial" w:cs="Arial"/>
            <w:kern w:val="2"/>
            <w:sz w:val="22"/>
            <w:szCs w:val="22"/>
          </w:rPr>
          <w:t>IPA enrichment analysis</w:t>
        </w:r>
        <w:r w:rsidR="00B64B84" w:rsidRPr="00B64B84">
          <w:rPr>
            <w:rFonts w:ascii="Arial" w:eastAsiaTheme="minorEastAsia" w:hAnsi="Arial" w:cs="Arial"/>
            <w:kern w:val="2"/>
            <w:sz w:val="22"/>
            <w:szCs w:val="22"/>
          </w:rPr>
          <w:t xml:space="preserve"> of hyper-DMRs identified in very early stage</w:t>
        </w:r>
        <w:r w:rsidR="00B64B84">
          <w:rPr>
            <w:rFonts w:ascii="Arial" w:eastAsiaTheme="minorEastAsia" w:hAnsi="Arial" w:cs="Arial"/>
            <w:kern w:val="2"/>
            <w:sz w:val="22"/>
            <w:szCs w:val="22"/>
          </w:rPr>
          <w:t xml:space="preserve"> cancers selected </w:t>
        </w:r>
      </w:ins>
      <w:r w:rsidRPr="00AA74C7">
        <w:rPr>
          <w:rFonts w:ascii="Arial" w:eastAsiaTheme="minorEastAsia" w:hAnsi="Arial" w:cs="Arial"/>
          <w:kern w:val="2"/>
          <w:sz w:val="22"/>
          <w:szCs w:val="22"/>
        </w:rPr>
        <w:t>E</w:t>
      </w:r>
      <w:r w:rsidR="00F136CC" w:rsidRPr="00AA74C7">
        <w:rPr>
          <w:rFonts w:ascii="Arial" w:eastAsiaTheme="minorEastAsia" w:hAnsi="Arial" w:cs="Arial"/>
          <w:kern w:val="2"/>
          <w:sz w:val="22"/>
          <w:szCs w:val="22"/>
        </w:rPr>
        <w:t xml:space="preserve">thanol degradation </w:t>
      </w:r>
      <w:r w:rsidR="009446D3" w:rsidRPr="00AA74C7">
        <w:rPr>
          <w:rFonts w:ascii="Arial" w:eastAsiaTheme="minorEastAsia" w:hAnsi="Arial" w:cs="Arial"/>
          <w:kern w:val="2"/>
          <w:sz w:val="22"/>
          <w:szCs w:val="22"/>
        </w:rPr>
        <w:t xml:space="preserve">II </w:t>
      </w:r>
      <w:ins w:id="1078" w:author="Andreae, Emily A" w:date="2019-10-04T16:58:00Z">
        <w:r w:rsidR="00B64B84">
          <w:rPr>
            <w:rFonts w:ascii="Arial" w:eastAsiaTheme="minorEastAsia" w:hAnsi="Arial" w:cs="Arial"/>
            <w:kern w:val="2"/>
            <w:sz w:val="22"/>
            <w:szCs w:val="22"/>
          </w:rPr>
          <w:t xml:space="preserve">as </w:t>
        </w:r>
      </w:ins>
      <w:del w:id="1079" w:author="Andreae, Emily A" w:date="2019-10-04T16:58:00Z">
        <w:r w:rsidRPr="00AA74C7" w:rsidDel="00B64B84">
          <w:rPr>
            <w:rFonts w:ascii="Arial" w:eastAsiaTheme="minorEastAsia" w:hAnsi="Arial" w:cs="Arial"/>
            <w:kern w:val="2"/>
            <w:sz w:val="22"/>
            <w:szCs w:val="22"/>
          </w:rPr>
          <w:delText xml:space="preserve">was </w:delText>
        </w:r>
      </w:del>
      <w:r w:rsidR="00F136CC" w:rsidRPr="00AA74C7">
        <w:rPr>
          <w:rFonts w:ascii="Arial" w:eastAsiaTheme="minorEastAsia" w:hAnsi="Arial" w:cs="Arial"/>
          <w:kern w:val="2"/>
          <w:sz w:val="22"/>
          <w:szCs w:val="22"/>
        </w:rPr>
        <w:t xml:space="preserve">the top term </w:t>
      </w:r>
      <w:ins w:id="1080" w:author="Andreae, Emily A" w:date="2019-10-04T16:58:00Z">
        <w:r w:rsidR="00B64B84">
          <w:rPr>
            <w:rFonts w:ascii="Arial" w:eastAsiaTheme="minorEastAsia" w:hAnsi="Arial" w:cs="Arial"/>
            <w:kern w:val="2"/>
            <w:sz w:val="22"/>
            <w:szCs w:val="22"/>
          </w:rPr>
          <w:t xml:space="preserve">for functional impact, and further GO and KEGG </w:t>
        </w:r>
        <w:r w:rsidR="00B64B84">
          <w:rPr>
            <w:rFonts w:ascii="Arial" w:eastAsiaTheme="minorEastAsia" w:hAnsi="Arial" w:cs="Arial"/>
            <w:kern w:val="2"/>
            <w:sz w:val="22"/>
            <w:szCs w:val="22"/>
          </w:rPr>
          <w:lastRenderedPageBreak/>
          <w:t xml:space="preserve">enrichment analyses </w:t>
        </w:r>
      </w:ins>
      <w:del w:id="1081" w:author="Andreae, Emily A" w:date="2019-10-04T16:58:00Z">
        <w:r w:rsidRPr="00AA74C7" w:rsidDel="00B64B84">
          <w:rPr>
            <w:rFonts w:ascii="Arial" w:eastAsiaTheme="minorEastAsia" w:hAnsi="Arial" w:cs="Arial"/>
            <w:kern w:val="2"/>
            <w:sz w:val="22"/>
            <w:szCs w:val="22"/>
          </w:rPr>
          <w:delText xml:space="preserve">in </w:delText>
        </w:r>
        <w:r w:rsidR="009446D3" w:rsidRPr="00AA74C7" w:rsidDel="00B64B84">
          <w:rPr>
            <w:rFonts w:ascii="Arial" w:eastAsiaTheme="minorEastAsia" w:hAnsi="Arial" w:cs="Arial"/>
            <w:kern w:val="2"/>
            <w:sz w:val="22"/>
            <w:szCs w:val="22"/>
          </w:rPr>
          <w:delText>IPA enrichment result of hyper-</w:delText>
        </w:r>
        <w:r w:rsidR="00F136CC" w:rsidRPr="00AA74C7" w:rsidDel="00B64B84">
          <w:rPr>
            <w:rFonts w:ascii="Arial" w:eastAsiaTheme="minorEastAsia" w:hAnsi="Arial" w:cs="Arial"/>
            <w:kern w:val="2"/>
            <w:sz w:val="22"/>
            <w:szCs w:val="22"/>
          </w:rPr>
          <w:delText>DMRs</w:delText>
        </w:r>
        <w:r w:rsidRPr="00AA74C7" w:rsidDel="00B64B84">
          <w:rPr>
            <w:rFonts w:ascii="Arial" w:eastAsiaTheme="minorEastAsia" w:hAnsi="Arial" w:cs="Arial"/>
            <w:kern w:val="2"/>
            <w:sz w:val="22"/>
            <w:szCs w:val="22"/>
          </w:rPr>
          <w:delText xml:space="preserve"> identified in very early stage</w:delText>
        </w:r>
      </w:del>
      <w:del w:id="1082" w:author="Andreae, Emily A" w:date="2019-10-04T16:59:00Z">
        <w:r w:rsidR="00F136CC" w:rsidRPr="00AA74C7" w:rsidDel="00B64B84">
          <w:rPr>
            <w:rFonts w:ascii="Arial" w:eastAsiaTheme="minorEastAsia" w:hAnsi="Arial" w:cs="Arial"/>
            <w:kern w:val="2"/>
            <w:sz w:val="22"/>
            <w:szCs w:val="22"/>
          </w:rPr>
          <w:delText xml:space="preserve">, </w:delText>
        </w:r>
        <w:r w:rsidRPr="00AA74C7" w:rsidDel="00B64B84">
          <w:rPr>
            <w:rFonts w:ascii="Arial" w:eastAsiaTheme="minorEastAsia" w:hAnsi="Arial" w:cs="Arial"/>
            <w:kern w:val="2"/>
            <w:sz w:val="22"/>
            <w:szCs w:val="22"/>
          </w:rPr>
          <w:delText>and</w:delText>
        </w:r>
      </w:del>
      <w:r w:rsidRPr="00AA74C7">
        <w:rPr>
          <w:rFonts w:ascii="Arial" w:eastAsiaTheme="minorEastAsia" w:hAnsi="Arial" w:cs="Arial"/>
          <w:kern w:val="2"/>
          <w:sz w:val="22"/>
          <w:szCs w:val="22"/>
        </w:rPr>
        <w:t xml:space="preserve"> </w:t>
      </w:r>
      <w:ins w:id="1083" w:author="Andreae, Emily A" w:date="2019-10-04T16:59:00Z">
        <w:r w:rsidR="00B64B84">
          <w:rPr>
            <w:rFonts w:ascii="Arial" w:eastAsiaTheme="minorEastAsia" w:hAnsi="Arial" w:cs="Arial"/>
            <w:kern w:val="2"/>
            <w:sz w:val="22"/>
            <w:szCs w:val="22"/>
          </w:rPr>
          <w:t xml:space="preserve">indicated that </w:t>
        </w:r>
      </w:ins>
      <w:r w:rsidR="000268C9" w:rsidRPr="00AA74C7">
        <w:rPr>
          <w:rFonts w:ascii="Arial" w:eastAsiaTheme="minorEastAsia" w:hAnsi="Arial" w:cs="Arial"/>
          <w:i/>
          <w:kern w:val="2"/>
          <w:sz w:val="22"/>
          <w:szCs w:val="22"/>
        </w:rPr>
        <w:t>ADHFE1</w:t>
      </w:r>
      <w:r w:rsidR="00F136CC" w:rsidRPr="00AA74C7">
        <w:rPr>
          <w:rFonts w:ascii="Arial" w:eastAsiaTheme="minorEastAsia" w:hAnsi="Arial" w:cs="Arial"/>
          <w:kern w:val="2"/>
          <w:sz w:val="22"/>
          <w:szCs w:val="22"/>
        </w:rPr>
        <w:t xml:space="preserve"> and </w:t>
      </w:r>
      <w:r w:rsidR="000268C9" w:rsidRPr="00AA74C7">
        <w:rPr>
          <w:rFonts w:ascii="Arial" w:eastAsiaTheme="minorEastAsia" w:hAnsi="Arial" w:cs="Arial"/>
          <w:i/>
          <w:kern w:val="2"/>
          <w:sz w:val="22"/>
          <w:szCs w:val="22"/>
        </w:rPr>
        <w:t>ACSS3</w:t>
      </w:r>
      <w:r w:rsidR="00F136CC" w:rsidRPr="00AA74C7">
        <w:rPr>
          <w:rFonts w:ascii="Arial" w:eastAsiaTheme="minorEastAsia" w:hAnsi="Arial" w:cs="Arial"/>
          <w:kern w:val="2"/>
          <w:sz w:val="22"/>
          <w:szCs w:val="22"/>
        </w:rPr>
        <w:t xml:space="preserve"> </w:t>
      </w:r>
      <w:r w:rsidRPr="00AA74C7">
        <w:rPr>
          <w:rFonts w:ascii="Arial" w:eastAsiaTheme="minorEastAsia" w:hAnsi="Arial" w:cs="Arial"/>
          <w:kern w:val="2"/>
          <w:sz w:val="22"/>
          <w:szCs w:val="22"/>
        </w:rPr>
        <w:t xml:space="preserve">genes </w:t>
      </w:r>
      <w:ins w:id="1084" w:author="Andreae, Emily A" w:date="2019-10-04T16:59:00Z">
        <w:r w:rsidR="00B64B84">
          <w:rPr>
            <w:rFonts w:ascii="Arial" w:eastAsiaTheme="minorEastAsia" w:hAnsi="Arial" w:cs="Arial"/>
            <w:kern w:val="2"/>
            <w:sz w:val="22"/>
            <w:szCs w:val="22"/>
          </w:rPr>
          <w:t>also played a prominent role in CRC carcinogenesis</w:t>
        </w:r>
      </w:ins>
      <w:del w:id="1085" w:author="Andreae, Emily A" w:date="2019-10-04T16:59:00Z">
        <w:r w:rsidRPr="00AA74C7" w:rsidDel="00B64B84">
          <w:rPr>
            <w:rFonts w:ascii="Arial" w:eastAsiaTheme="minorEastAsia" w:hAnsi="Arial" w:cs="Arial"/>
            <w:kern w:val="2"/>
            <w:sz w:val="22"/>
            <w:szCs w:val="22"/>
          </w:rPr>
          <w:delText>featured in this biological process</w:delText>
        </w:r>
      </w:del>
      <w:r w:rsidR="00F136CC" w:rsidRPr="00AA74C7">
        <w:rPr>
          <w:rFonts w:ascii="Arial" w:eastAsiaTheme="minorEastAsia" w:hAnsi="Arial" w:cs="Arial"/>
          <w:kern w:val="2"/>
          <w:sz w:val="22"/>
          <w:szCs w:val="22"/>
        </w:rPr>
        <w:t xml:space="preserve">. </w:t>
      </w:r>
      <w:ins w:id="1086" w:author="Andreae, Emily A" w:date="2019-10-04T17:00:00Z">
        <w:r w:rsidR="00B64B84">
          <w:rPr>
            <w:rFonts w:ascii="Arial" w:eastAsiaTheme="minorEastAsia" w:hAnsi="Arial" w:cs="Arial"/>
            <w:kern w:val="2"/>
            <w:sz w:val="22"/>
            <w:szCs w:val="22"/>
          </w:rPr>
          <w:t>I</w:t>
        </w:r>
      </w:ins>
      <w:del w:id="1087" w:author="Andreae, Emily A" w:date="2019-10-04T17:00:00Z">
        <w:r w:rsidR="00F136CC" w:rsidRPr="00AA74C7" w:rsidDel="00B64B84">
          <w:rPr>
            <w:rFonts w:ascii="Arial" w:eastAsiaTheme="minorEastAsia" w:hAnsi="Arial" w:cs="Arial"/>
            <w:kern w:val="2"/>
            <w:sz w:val="22"/>
            <w:szCs w:val="22"/>
          </w:rPr>
          <w:delText>The</w:delText>
        </w:r>
        <w:r w:rsidR="00E822D5" w:rsidRPr="00AA74C7" w:rsidDel="00B64B84">
          <w:rPr>
            <w:rFonts w:ascii="Arial" w:eastAsiaTheme="minorEastAsia" w:hAnsi="Arial" w:cs="Arial"/>
            <w:kern w:val="2"/>
            <w:sz w:val="22"/>
            <w:szCs w:val="22"/>
          </w:rPr>
          <w:delText>ir i</w:delText>
        </w:r>
      </w:del>
      <w:r w:rsidR="00E822D5" w:rsidRPr="00AA74C7">
        <w:rPr>
          <w:rFonts w:ascii="Arial" w:eastAsiaTheme="minorEastAsia" w:hAnsi="Arial" w:cs="Arial"/>
          <w:kern w:val="2"/>
          <w:sz w:val="22"/>
          <w:szCs w:val="22"/>
        </w:rPr>
        <w:t xml:space="preserve">ntense </w:t>
      </w:r>
      <w:r w:rsidR="00F136CC" w:rsidRPr="00AA74C7">
        <w:rPr>
          <w:rFonts w:ascii="Arial" w:eastAsiaTheme="minorEastAsia" w:hAnsi="Arial" w:cs="Arial"/>
          <w:kern w:val="2"/>
          <w:sz w:val="22"/>
          <w:szCs w:val="22"/>
        </w:rPr>
        <w:t xml:space="preserve">early </w:t>
      </w:r>
      <w:ins w:id="1088" w:author="Andreae, Emily A" w:date="2019-10-04T17:00:00Z">
        <w:r w:rsidR="00B64B84" w:rsidRPr="00B64B84">
          <w:rPr>
            <w:rFonts w:ascii="Arial" w:eastAsiaTheme="minorEastAsia" w:hAnsi="Arial" w:cs="Arial"/>
            <w:kern w:val="2"/>
            <w:sz w:val="22"/>
            <w:szCs w:val="22"/>
          </w:rPr>
          <w:t>change</w:t>
        </w:r>
        <w:r w:rsidR="00B64B84">
          <w:rPr>
            <w:rFonts w:ascii="Arial" w:eastAsiaTheme="minorEastAsia" w:hAnsi="Arial" w:cs="Arial"/>
            <w:kern w:val="2"/>
            <w:sz w:val="22"/>
            <w:szCs w:val="22"/>
          </w:rPr>
          <w:t>s in</w:t>
        </w:r>
        <w:r w:rsidR="00B64B84" w:rsidRPr="00B64B84">
          <w:rPr>
            <w:rFonts w:ascii="Arial" w:eastAsiaTheme="minorEastAsia" w:hAnsi="Arial" w:cs="Arial"/>
            <w:kern w:val="2"/>
            <w:sz w:val="22"/>
            <w:szCs w:val="22"/>
          </w:rPr>
          <w:t xml:space="preserve"> </w:t>
        </w:r>
      </w:ins>
      <w:r w:rsidR="00F136CC" w:rsidRPr="00AA74C7">
        <w:rPr>
          <w:rFonts w:ascii="Arial" w:eastAsiaTheme="minorEastAsia" w:hAnsi="Arial" w:cs="Arial"/>
          <w:kern w:val="2"/>
          <w:sz w:val="22"/>
          <w:szCs w:val="22"/>
        </w:rPr>
        <w:t xml:space="preserve">DNA methylation </w:t>
      </w:r>
      <w:ins w:id="1089" w:author="Andreae, Emily A" w:date="2019-10-04T17:00:00Z">
        <w:r w:rsidR="00B64B84">
          <w:rPr>
            <w:rFonts w:ascii="Arial" w:eastAsiaTheme="minorEastAsia" w:hAnsi="Arial" w:cs="Arial"/>
            <w:kern w:val="2"/>
            <w:sz w:val="22"/>
            <w:szCs w:val="22"/>
          </w:rPr>
          <w:t xml:space="preserve">patterns at the promotor region of these genes </w:t>
        </w:r>
      </w:ins>
      <w:del w:id="1090" w:author="Andreae, Emily A" w:date="2019-10-04T17:00:00Z">
        <w:r w:rsidR="00F136CC" w:rsidRPr="00AA74C7" w:rsidDel="00B64B84">
          <w:rPr>
            <w:rFonts w:ascii="Arial" w:eastAsiaTheme="minorEastAsia" w:hAnsi="Arial" w:cs="Arial"/>
            <w:kern w:val="2"/>
            <w:sz w:val="22"/>
            <w:szCs w:val="22"/>
          </w:rPr>
          <w:delText>change provides</w:delText>
        </w:r>
      </w:del>
      <w:r w:rsidR="00F136CC" w:rsidRPr="00AA74C7">
        <w:rPr>
          <w:rFonts w:ascii="Arial" w:eastAsiaTheme="minorEastAsia" w:hAnsi="Arial" w:cs="Arial"/>
          <w:kern w:val="2"/>
          <w:sz w:val="22"/>
          <w:szCs w:val="22"/>
        </w:rPr>
        <w:t xml:space="preserve"> </w:t>
      </w:r>
      <w:ins w:id="1091" w:author="Andreae, Emily A" w:date="2019-10-04T17:00:00Z">
        <w:r w:rsidR="00B64B84">
          <w:rPr>
            <w:rFonts w:ascii="Arial" w:eastAsiaTheme="minorEastAsia" w:hAnsi="Arial" w:cs="Arial"/>
            <w:kern w:val="2"/>
            <w:sz w:val="22"/>
            <w:szCs w:val="22"/>
          </w:rPr>
          <w:t>supports the</w:t>
        </w:r>
      </w:ins>
      <w:ins w:id="1092" w:author="Andreae, Emily A" w:date="2019-10-04T17:01:00Z">
        <w:r w:rsidR="00B64B84">
          <w:rPr>
            <w:rFonts w:ascii="Arial" w:eastAsiaTheme="minorEastAsia" w:hAnsi="Arial" w:cs="Arial"/>
            <w:kern w:val="2"/>
            <w:sz w:val="22"/>
            <w:szCs w:val="22"/>
          </w:rPr>
          <w:t>ir</w:t>
        </w:r>
      </w:ins>
      <w:ins w:id="1093" w:author="Andreae, Emily A" w:date="2019-10-04T17:00:00Z">
        <w:r w:rsidR="00B64B84">
          <w:rPr>
            <w:rFonts w:ascii="Arial" w:eastAsiaTheme="minorEastAsia" w:hAnsi="Arial" w:cs="Arial"/>
            <w:kern w:val="2"/>
            <w:sz w:val="22"/>
            <w:szCs w:val="22"/>
          </w:rPr>
          <w:t xml:space="preserve"> </w:t>
        </w:r>
      </w:ins>
      <w:r w:rsidR="00F136CC" w:rsidRPr="00AA74C7">
        <w:rPr>
          <w:rFonts w:ascii="Arial" w:eastAsiaTheme="minorEastAsia" w:hAnsi="Arial" w:cs="Arial"/>
          <w:kern w:val="2"/>
          <w:sz w:val="22"/>
          <w:szCs w:val="22"/>
        </w:rPr>
        <w:t xml:space="preserve">potential </w:t>
      </w:r>
      <w:ins w:id="1094" w:author="Andreae, Emily A" w:date="2019-10-04T17:01:00Z">
        <w:r w:rsidR="00B64B84">
          <w:rPr>
            <w:rFonts w:ascii="Arial" w:eastAsiaTheme="minorEastAsia" w:hAnsi="Arial" w:cs="Arial"/>
            <w:kern w:val="2"/>
            <w:sz w:val="22"/>
            <w:szCs w:val="22"/>
          </w:rPr>
          <w:t xml:space="preserve">use </w:t>
        </w:r>
      </w:ins>
      <w:r w:rsidR="00F136CC" w:rsidRPr="00AA74C7">
        <w:rPr>
          <w:rFonts w:ascii="Arial" w:eastAsiaTheme="minorEastAsia" w:hAnsi="Arial" w:cs="Arial"/>
          <w:kern w:val="2"/>
          <w:sz w:val="22"/>
          <w:szCs w:val="22"/>
        </w:rPr>
        <w:t>as</w:t>
      </w:r>
      <w:r w:rsidR="00E822D5" w:rsidRPr="00AA74C7">
        <w:rPr>
          <w:rFonts w:ascii="Arial" w:eastAsiaTheme="minorEastAsia" w:hAnsi="Arial" w:cs="Arial"/>
          <w:kern w:val="2"/>
          <w:sz w:val="22"/>
          <w:szCs w:val="22"/>
        </w:rPr>
        <w:t xml:space="preserve"> adenoma </w:t>
      </w:r>
      <w:r w:rsidR="00F136CC" w:rsidRPr="00AA74C7">
        <w:rPr>
          <w:rFonts w:ascii="Arial" w:eastAsiaTheme="minorEastAsia" w:hAnsi="Arial" w:cs="Arial"/>
          <w:kern w:val="2"/>
          <w:sz w:val="22"/>
          <w:szCs w:val="22"/>
        </w:rPr>
        <w:t xml:space="preserve">biomarker. </w:t>
      </w:r>
      <w:commentRangeStart w:id="1095"/>
      <w:del w:id="1096" w:author="Andreae, Emily A" w:date="2019-10-04T17:01:00Z">
        <w:r w:rsidR="00F136CC" w:rsidRPr="00AA74C7" w:rsidDel="00B64B84">
          <w:rPr>
            <w:rFonts w:ascii="Arial" w:eastAsiaTheme="minorEastAsia" w:hAnsi="Arial" w:cs="Arial"/>
            <w:kern w:val="2"/>
            <w:sz w:val="22"/>
            <w:szCs w:val="22"/>
          </w:rPr>
          <w:delText>After getting negative correlation of expression and DNA methylation of the two genes</w:delText>
        </w:r>
        <w:r w:rsidR="00E822D5" w:rsidRPr="00AA74C7" w:rsidDel="00B64B84">
          <w:rPr>
            <w:rFonts w:ascii="Arial" w:eastAsiaTheme="minorEastAsia" w:hAnsi="Arial" w:cs="Arial"/>
            <w:kern w:val="2"/>
            <w:sz w:val="22"/>
            <w:szCs w:val="22"/>
          </w:rPr>
          <w:delText xml:space="preserve">, </w:delText>
        </w:r>
        <w:r w:rsidR="00F136CC" w:rsidRPr="00AA74C7" w:rsidDel="00B64B84">
          <w:rPr>
            <w:rFonts w:ascii="Arial" w:eastAsiaTheme="minorEastAsia" w:hAnsi="Arial" w:cs="Arial"/>
            <w:kern w:val="2"/>
            <w:sz w:val="22"/>
            <w:szCs w:val="22"/>
          </w:rPr>
          <w:delText xml:space="preserve">we </w:delText>
        </w:r>
        <w:r w:rsidR="00E822D5" w:rsidRPr="00AA74C7" w:rsidDel="00B64B84">
          <w:rPr>
            <w:rFonts w:ascii="Arial" w:eastAsiaTheme="minorEastAsia" w:hAnsi="Arial" w:cs="Arial"/>
            <w:kern w:val="2"/>
            <w:sz w:val="22"/>
            <w:szCs w:val="22"/>
          </w:rPr>
          <w:delText>only used their methylation levels to</w:delText>
        </w:r>
        <w:r w:rsidR="00F136CC" w:rsidRPr="00AA74C7" w:rsidDel="00B64B84">
          <w:rPr>
            <w:rFonts w:ascii="Arial" w:eastAsiaTheme="minorEastAsia" w:hAnsi="Arial" w:cs="Arial"/>
            <w:kern w:val="2"/>
            <w:sz w:val="22"/>
            <w:szCs w:val="22"/>
          </w:rPr>
          <w:delText xml:space="preserve"> distinguish normal and </w:delText>
        </w:r>
        <w:r w:rsidR="00E822D5" w:rsidRPr="00AA74C7" w:rsidDel="00B64B84">
          <w:rPr>
            <w:rFonts w:ascii="Arial" w:eastAsiaTheme="minorEastAsia" w:hAnsi="Arial" w:cs="Arial"/>
            <w:kern w:val="2"/>
            <w:sz w:val="22"/>
            <w:szCs w:val="22"/>
          </w:rPr>
          <w:delText xml:space="preserve">adenoma </w:delText>
        </w:r>
        <w:r w:rsidR="00F136CC" w:rsidRPr="00AA74C7" w:rsidDel="00B64B84">
          <w:rPr>
            <w:rFonts w:ascii="Arial" w:eastAsiaTheme="minorEastAsia" w:hAnsi="Arial" w:cs="Arial"/>
            <w:kern w:val="2"/>
            <w:sz w:val="22"/>
            <w:szCs w:val="22"/>
          </w:rPr>
          <w:delText xml:space="preserve">samples. The error rate of </w:delText>
        </w:r>
        <w:r w:rsidR="000268C9" w:rsidRPr="00AA74C7" w:rsidDel="00B64B84">
          <w:rPr>
            <w:rFonts w:ascii="Arial" w:eastAsiaTheme="minorEastAsia" w:hAnsi="Arial" w:cs="Arial"/>
            <w:i/>
            <w:kern w:val="2"/>
            <w:sz w:val="22"/>
            <w:szCs w:val="22"/>
          </w:rPr>
          <w:delText>ADHFE1</w:delText>
        </w:r>
        <w:r w:rsidR="00F136CC" w:rsidRPr="00AA74C7" w:rsidDel="00B64B84">
          <w:rPr>
            <w:rFonts w:ascii="Arial" w:eastAsiaTheme="minorEastAsia" w:hAnsi="Arial" w:cs="Arial"/>
            <w:kern w:val="2"/>
            <w:sz w:val="22"/>
            <w:szCs w:val="22"/>
          </w:rPr>
          <w:delText xml:space="preserve"> just </w:delText>
        </w:r>
        <w:r w:rsidR="00E822D5" w:rsidRPr="00AA74C7" w:rsidDel="00B64B84">
          <w:rPr>
            <w:rFonts w:ascii="Arial" w:eastAsiaTheme="minorEastAsia" w:hAnsi="Arial" w:cs="Arial"/>
            <w:kern w:val="2"/>
            <w:sz w:val="22"/>
            <w:szCs w:val="22"/>
          </w:rPr>
          <w:delText xml:space="preserve">got </w:delText>
        </w:r>
        <w:r w:rsidR="00F136CC" w:rsidRPr="00AA74C7" w:rsidDel="00B64B84">
          <w:rPr>
            <w:rFonts w:ascii="Arial" w:eastAsiaTheme="minorEastAsia" w:hAnsi="Arial" w:cs="Arial"/>
            <w:kern w:val="2"/>
            <w:sz w:val="22"/>
            <w:szCs w:val="22"/>
          </w:rPr>
          <w:delText xml:space="preserve">4.68% (39/833), while the </w:delText>
        </w:r>
        <w:r w:rsidR="000268C9" w:rsidRPr="00AA74C7" w:rsidDel="00B64B84">
          <w:rPr>
            <w:rFonts w:ascii="Arial" w:eastAsiaTheme="minorEastAsia" w:hAnsi="Arial" w:cs="Arial"/>
            <w:i/>
            <w:kern w:val="2"/>
            <w:sz w:val="22"/>
            <w:szCs w:val="22"/>
          </w:rPr>
          <w:delText>ACSS3</w:delText>
        </w:r>
        <w:r w:rsidR="00F136CC" w:rsidRPr="00AA74C7" w:rsidDel="00B64B84">
          <w:rPr>
            <w:rFonts w:ascii="Arial" w:eastAsiaTheme="minorEastAsia" w:hAnsi="Arial" w:cs="Arial"/>
            <w:kern w:val="2"/>
            <w:sz w:val="22"/>
            <w:szCs w:val="22"/>
          </w:rPr>
          <w:delText xml:space="preserve">’s </w:delText>
        </w:r>
        <w:r w:rsidR="00E822D5" w:rsidRPr="00AA74C7" w:rsidDel="00B64B84">
          <w:rPr>
            <w:rFonts w:ascii="Arial" w:eastAsiaTheme="minorEastAsia" w:hAnsi="Arial" w:cs="Arial"/>
            <w:kern w:val="2"/>
            <w:sz w:val="22"/>
            <w:szCs w:val="22"/>
          </w:rPr>
          <w:delText>reached</w:delText>
        </w:r>
        <w:r w:rsidR="00F136CC" w:rsidRPr="00AA74C7" w:rsidDel="00B64B84">
          <w:rPr>
            <w:rFonts w:ascii="Arial" w:eastAsiaTheme="minorEastAsia" w:hAnsi="Arial" w:cs="Arial"/>
            <w:kern w:val="2"/>
            <w:sz w:val="22"/>
            <w:szCs w:val="22"/>
          </w:rPr>
          <w:delText xml:space="preserve"> 16.68% (139/833). Furthermore, </w:delText>
        </w:r>
        <w:r w:rsidR="00E822D5" w:rsidRPr="00AA74C7" w:rsidDel="00B64B84">
          <w:rPr>
            <w:rFonts w:ascii="Arial" w:eastAsiaTheme="minorEastAsia" w:hAnsi="Arial" w:cs="Arial"/>
            <w:kern w:val="2"/>
            <w:sz w:val="22"/>
            <w:szCs w:val="22"/>
          </w:rPr>
          <w:delText xml:space="preserve">according to </w:delText>
        </w:r>
        <w:r w:rsidR="00F136CC" w:rsidRPr="00AA74C7" w:rsidDel="00B64B84">
          <w:rPr>
            <w:rFonts w:ascii="Arial" w:eastAsiaTheme="minorEastAsia" w:hAnsi="Arial" w:cs="Arial"/>
            <w:kern w:val="2"/>
            <w:sz w:val="22"/>
            <w:szCs w:val="22"/>
          </w:rPr>
          <w:delText xml:space="preserve">ROC curve of mBV of </w:delText>
        </w:r>
        <w:r w:rsidR="000268C9" w:rsidRPr="00AA74C7" w:rsidDel="00B64B84">
          <w:rPr>
            <w:rFonts w:ascii="Arial" w:eastAsiaTheme="minorEastAsia" w:hAnsi="Arial" w:cs="Arial"/>
            <w:i/>
            <w:kern w:val="2"/>
            <w:sz w:val="22"/>
            <w:szCs w:val="22"/>
          </w:rPr>
          <w:delText>ADHFE1</w:delText>
        </w:r>
        <w:r w:rsidR="00F136CC" w:rsidRPr="00AA74C7" w:rsidDel="00B64B84">
          <w:rPr>
            <w:rFonts w:ascii="Arial" w:eastAsiaTheme="minorEastAsia" w:hAnsi="Arial" w:cs="Arial"/>
            <w:kern w:val="2"/>
            <w:sz w:val="22"/>
            <w:szCs w:val="22"/>
          </w:rPr>
          <w:delText xml:space="preserve"> promoter mBV for all 833 samples, the AUC </w:delText>
        </w:r>
        <w:r w:rsidR="00E822D5" w:rsidRPr="00AA74C7" w:rsidDel="00B64B84">
          <w:rPr>
            <w:rFonts w:ascii="Arial" w:eastAsiaTheme="minorEastAsia" w:hAnsi="Arial" w:cs="Arial"/>
            <w:kern w:val="2"/>
            <w:sz w:val="22"/>
            <w:szCs w:val="22"/>
          </w:rPr>
          <w:delText xml:space="preserve">was </w:delText>
        </w:r>
        <w:r w:rsidR="00F136CC" w:rsidRPr="00AA74C7" w:rsidDel="00B64B84">
          <w:rPr>
            <w:rFonts w:ascii="Arial" w:eastAsiaTheme="minorEastAsia" w:hAnsi="Arial" w:cs="Arial"/>
            <w:kern w:val="2"/>
            <w:sz w:val="22"/>
            <w:szCs w:val="22"/>
          </w:rPr>
          <w:delText>0.968 with specificity and sensitivity as 0.946 and 0.960 (</w:delText>
        </w:r>
        <w:r w:rsidR="00F136CC" w:rsidRPr="00AA74C7" w:rsidDel="00B64B84">
          <w:rPr>
            <w:rFonts w:ascii="Arial" w:eastAsiaTheme="minorEastAsia" w:hAnsi="Arial" w:cs="Arial"/>
            <w:b/>
            <w:kern w:val="2"/>
            <w:sz w:val="22"/>
            <w:szCs w:val="22"/>
          </w:rPr>
          <w:delText xml:space="preserve">Figure </w:delText>
        </w:r>
        <w:r w:rsidR="009446D3" w:rsidRPr="00AA74C7" w:rsidDel="00B64B84">
          <w:rPr>
            <w:rFonts w:ascii="Arial" w:eastAsiaTheme="minorEastAsia" w:hAnsi="Arial" w:cs="Arial"/>
            <w:b/>
            <w:kern w:val="2"/>
            <w:sz w:val="22"/>
            <w:szCs w:val="22"/>
          </w:rPr>
          <w:delText>4F</w:delText>
        </w:r>
        <w:r w:rsidR="00F136CC" w:rsidRPr="00AA74C7" w:rsidDel="00B64B84">
          <w:rPr>
            <w:rFonts w:ascii="Arial" w:eastAsiaTheme="minorEastAsia" w:hAnsi="Arial" w:cs="Arial"/>
            <w:kern w:val="2"/>
            <w:sz w:val="22"/>
            <w:szCs w:val="22"/>
          </w:rPr>
          <w:delText xml:space="preserve">). </w:delText>
        </w:r>
        <w:r w:rsidR="00E822D5" w:rsidRPr="00AA74C7" w:rsidDel="00B64B84">
          <w:rPr>
            <w:rFonts w:ascii="Arial" w:eastAsiaTheme="minorEastAsia" w:hAnsi="Arial" w:cs="Arial"/>
            <w:kern w:val="2"/>
            <w:sz w:val="22"/>
            <w:szCs w:val="22"/>
          </w:rPr>
          <w:delText xml:space="preserve">The performance to distinguish </w:delText>
        </w:r>
        <w:r w:rsidR="00F136CC" w:rsidRPr="00AA74C7" w:rsidDel="00B64B84">
          <w:rPr>
            <w:rFonts w:ascii="Arial" w:eastAsiaTheme="minorEastAsia" w:hAnsi="Arial" w:cs="Arial"/>
            <w:kern w:val="2"/>
            <w:sz w:val="22"/>
            <w:szCs w:val="22"/>
          </w:rPr>
          <w:delText>cancer</w:delText>
        </w:r>
        <w:r w:rsidR="00E822D5" w:rsidRPr="00AA74C7" w:rsidDel="00B64B84">
          <w:rPr>
            <w:rFonts w:ascii="Arial" w:eastAsiaTheme="minorEastAsia" w:hAnsi="Arial" w:cs="Arial"/>
            <w:kern w:val="2"/>
            <w:sz w:val="22"/>
            <w:szCs w:val="22"/>
          </w:rPr>
          <w:delText xml:space="preserve"> and normal </w:delText>
        </w:r>
        <w:r w:rsidR="00F136CC" w:rsidRPr="00AA74C7" w:rsidDel="00B64B84">
          <w:rPr>
            <w:rFonts w:ascii="Arial" w:eastAsiaTheme="minorEastAsia" w:hAnsi="Arial" w:cs="Arial"/>
            <w:kern w:val="2"/>
            <w:sz w:val="22"/>
            <w:szCs w:val="22"/>
          </w:rPr>
          <w:delText>samples</w:delText>
        </w:r>
        <w:r w:rsidR="00E822D5" w:rsidRPr="00AA74C7" w:rsidDel="00B64B84">
          <w:rPr>
            <w:rFonts w:ascii="Arial" w:eastAsiaTheme="minorEastAsia" w:hAnsi="Arial" w:cs="Arial"/>
            <w:kern w:val="2"/>
            <w:sz w:val="22"/>
            <w:szCs w:val="22"/>
          </w:rPr>
          <w:delText xml:space="preserve"> was even better</w:delText>
        </w:r>
        <w:r w:rsidR="00F136CC" w:rsidRPr="00AA74C7" w:rsidDel="00B64B84">
          <w:rPr>
            <w:rFonts w:ascii="Arial" w:eastAsiaTheme="minorEastAsia" w:hAnsi="Arial" w:cs="Arial"/>
            <w:kern w:val="2"/>
            <w:sz w:val="22"/>
            <w:szCs w:val="22"/>
          </w:rPr>
          <w:delText xml:space="preserve">, </w:delText>
        </w:r>
        <w:r w:rsidR="00E822D5" w:rsidRPr="00AA74C7" w:rsidDel="00B64B84">
          <w:rPr>
            <w:rFonts w:ascii="Arial" w:eastAsiaTheme="minorEastAsia" w:hAnsi="Arial" w:cs="Arial"/>
            <w:kern w:val="2"/>
            <w:sz w:val="22"/>
            <w:szCs w:val="22"/>
          </w:rPr>
          <w:delText xml:space="preserve">and the </w:delText>
        </w:r>
        <w:r w:rsidR="00F136CC" w:rsidRPr="00AA74C7" w:rsidDel="00B64B84">
          <w:rPr>
            <w:rFonts w:ascii="Arial" w:eastAsiaTheme="minorEastAsia" w:hAnsi="Arial" w:cs="Arial"/>
            <w:kern w:val="2"/>
            <w:sz w:val="22"/>
            <w:szCs w:val="22"/>
          </w:rPr>
          <w:delText xml:space="preserve">AUC </w:delText>
        </w:r>
        <w:r w:rsidR="00E822D5" w:rsidRPr="00AA74C7" w:rsidDel="00B64B84">
          <w:rPr>
            <w:rFonts w:ascii="Arial" w:eastAsiaTheme="minorEastAsia" w:hAnsi="Arial" w:cs="Arial"/>
            <w:kern w:val="2"/>
            <w:sz w:val="22"/>
            <w:szCs w:val="22"/>
          </w:rPr>
          <w:delText xml:space="preserve">was </w:delText>
        </w:r>
        <w:r w:rsidR="00F136CC" w:rsidRPr="00AA74C7" w:rsidDel="00B64B84">
          <w:rPr>
            <w:rFonts w:ascii="Arial" w:eastAsiaTheme="minorEastAsia" w:hAnsi="Arial" w:cs="Arial"/>
            <w:kern w:val="2"/>
            <w:sz w:val="22"/>
            <w:szCs w:val="22"/>
          </w:rPr>
          <w:delText>0.978 (</w:delText>
        </w:r>
        <w:r w:rsidR="00F136CC" w:rsidRPr="00AA74C7" w:rsidDel="00B64B84">
          <w:rPr>
            <w:rFonts w:ascii="Arial" w:eastAsiaTheme="minorEastAsia" w:hAnsi="Arial" w:cs="Arial"/>
            <w:b/>
            <w:kern w:val="2"/>
            <w:sz w:val="22"/>
            <w:szCs w:val="22"/>
          </w:rPr>
          <w:delText xml:space="preserve">Figure </w:delText>
        </w:r>
        <w:r w:rsidR="00503288" w:rsidRPr="00AA74C7" w:rsidDel="00B64B84">
          <w:rPr>
            <w:rFonts w:ascii="Arial" w:eastAsiaTheme="minorEastAsia" w:hAnsi="Arial" w:cs="Arial"/>
            <w:b/>
            <w:kern w:val="2"/>
            <w:sz w:val="22"/>
            <w:szCs w:val="22"/>
          </w:rPr>
          <w:delText>S</w:delText>
        </w:r>
        <w:r w:rsidR="00BD1080" w:rsidRPr="00AA74C7" w:rsidDel="00B64B84">
          <w:rPr>
            <w:rFonts w:ascii="Arial" w:eastAsiaTheme="minorEastAsia" w:hAnsi="Arial" w:cs="Arial"/>
            <w:b/>
            <w:kern w:val="2"/>
            <w:sz w:val="22"/>
            <w:szCs w:val="22"/>
          </w:rPr>
          <w:delText>3</w:delText>
        </w:r>
        <w:r w:rsidR="00F136CC" w:rsidRPr="00AA74C7" w:rsidDel="00B64B84">
          <w:rPr>
            <w:rFonts w:ascii="Arial" w:eastAsiaTheme="minorEastAsia" w:hAnsi="Arial" w:cs="Arial"/>
            <w:kern w:val="2"/>
            <w:sz w:val="22"/>
            <w:szCs w:val="22"/>
          </w:rPr>
          <w:delText xml:space="preserve">). </w:delText>
        </w:r>
      </w:del>
      <w:commentRangeEnd w:id="1095"/>
      <w:r w:rsidR="00B64B84">
        <w:rPr>
          <w:rStyle w:val="CommentReference"/>
        </w:rPr>
        <w:commentReference w:id="1095"/>
      </w:r>
      <w:r w:rsidR="00E822D5" w:rsidRPr="00AA74C7">
        <w:rPr>
          <w:rFonts w:ascii="Arial" w:eastAsiaTheme="minorEastAsia" w:hAnsi="Arial" w:cs="Arial"/>
          <w:kern w:val="2"/>
          <w:sz w:val="22"/>
          <w:szCs w:val="22"/>
        </w:rPr>
        <w:t>It is known that</w:t>
      </w:r>
      <w:del w:id="1097" w:author="Andreae, Emily A" w:date="2019-10-04T17:02:00Z">
        <w:r w:rsidR="00E822D5" w:rsidRPr="00AA74C7" w:rsidDel="00B64B84">
          <w:rPr>
            <w:rFonts w:ascii="Arial" w:eastAsiaTheme="minorEastAsia" w:hAnsi="Arial" w:cs="Arial"/>
            <w:kern w:val="2"/>
            <w:sz w:val="22"/>
            <w:szCs w:val="22"/>
          </w:rPr>
          <w:delText xml:space="preserve"> the</w:delText>
        </w:r>
      </w:del>
      <w:r w:rsidR="00E822D5" w:rsidRPr="00AA74C7">
        <w:rPr>
          <w:rFonts w:ascii="Arial" w:eastAsiaTheme="minorEastAsia" w:hAnsi="Arial" w:cs="Arial"/>
          <w:kern w:val="2"/>
          <w:sz w:val="22"/>
          <w:szCs w:val="22"/>
        </w:rPr>
        <w:t xml:space="preserve"> </w:t>
      </w:r>
      <w:r w:rsidR="000268C9" w:rsidRPr="00AA74C7">
        <w:rPr>
          <w:rFonts w:ascii="Arial" w:eastAsiaTheme="minorEastAsia" w:hAnsi="Arial" w:cs="Arial"/>
          <w:i/>
          <w:kern w:val="2"/>
          <w:sz w:val="22"/>
          <w:szCs w:val="22"/>
        </w:rPr>
        <w:t>ADHFE1</w:t>
      </w:r>
      <w:del w:id="1098" w:author="Andreae, Emily A" w:date="2019-10-04T17:02:00Z">
        <w:r w:rsidR="00F136CC" w:rsidRPr="00AA74C7" w:rsidDel="00B64B84">
          <w:rPr>
            <w:rFonts w:ascii="Arial" w:eastAsiaTheme="minorEastAsia" w:hAnsi="Arial" w:cs="Arial"/>
            <w:kern w:val="2"/>
            <w:sz w:val="22"/>
            <w:szCs w:val="22"/>
          </w:rPr>
          <w:delText xml:space="preserve"> gene</w:delText>
        </w:r>
      </w:del>
      <w:r w:rsidR="00F136CC" w:rsidRPr="00AA74C7">
        <w:rPr>
          <w:rFonts w:ascii="Arial" w:eastAsiaTheme="minorEastAsia" w:hAnsi="Arial" w:cs="Arial"/>
          <w:kern w:val="2"/>
          <w:sz w:val="22"/>
          <w:szCs w:val="22"/>
        </w:rPr>
        <w:t xml:space="preserve"> encodes </w:t>
      </w:r>
      <w:ins w:id="1099" w:author="Andreae, Emily A" w:date="2019-10-04T17:02:00Z">
        <w:r w:rsidR="00B64B84">
          <w:rPr>
            <w:rFonts w:ascii="Arial" w:eastAsiaTheme="minorEastAsia" w:hAnsi="Arial" w:cs="Arial"/>
            <w:kern w:val="2"/>
            <w:sz w:val="22"/>
            <w:szCs w:val="22"/>
          </w:rPr>
          <w:t xml:space="preserve">for </w:t>
        </w:r>
      </w:ins>
      <w:proofErr w:type="spellStart"/>
      <w:r w:rsidR="00F136CC" w:rsidRPr="00AA74C7">
        <w:rPr>
          <w:rFonts w:ascii="Arial" w:eastAsiaTheme="minorEastAsia" w:hAnsi="Arial" w:cs="Arial"/>
          <w:kern w:val="2"/>
          <w:sz w:val="22"/>
          <w:szCs w:val="22"/>
        </w:rPr>
        <w:t>hydroxyacid</w:t>
      </w:r>
      <w:proofErr w:type="spellEnd"/>
      <w:r w:rsidR="00F136CC" w:rsidRPr="00AA74C7">
        <w:rPr>
          <w:rFonts w:ascii="Arial" w:eastAsiaTheme="minorEastAsia" w:hAnsi="Arial" w:cs="Arial"/>
          <w:kern w:val="2"/>
          <w:sz w:val="22"/>
          <w:szCs w:val="22"/>
        </w:rPr>
        <w:t>-oxoacid transhydrogenase</w:t>
      </w:r>
      <w:ins w:id="1100" w:author="Andreae, Emily A" w:date="2019-10-04T17:02:00Z">
        <w:r w:rsidR="00B64B84">
          <w:rPr>
            <w:rFonts w:ascii="Arial" w:eastAsiaTheme="minorEastAsia" w:hAnsi="Arial" w:cs="Arial"/>
            <w:kern w:val="2"/>
            <w:sz w:val="22"/>
            <w:szCs w:val="22"/>
          </w:rPr>
          <w:t xml:space="preserve"> which is</w:t>
        </w:r>
      </w:ins>
      <w:del w:id="1101" w:author="Andreae, Emily A" w:date="2019-10-04T17:02:00Z">
        <w:r w:rsidR="00F136CC" w:rsidRPr="00AA74C7" w:rsidDel="00B64B84">
          <w:rPr>
            <w:rFonts w:ascii="Arial" w:eastAsiaTheme="minorEastAsia" w:hAnsi="Arial" w:cs="Arial"/>
            <w:kern w:val="2"/>
            <w:sz w:val="22"/>
            <w:szCs w:val="22"/>
          </w:rPr>
          <w:delText>,</w:delText>
        </w:r>
      </w:del>
      <w:r w:rsidR="00F136CC" w:rsidRPr="00AA74C7">
        <w:rPr>
          <w:rFonts w:ascii="Arial" w:eastAsiaTheme="minorEastAsia" w:hAnsi="Arial" w:cs="Arial"/>
          <w:kern w:val="2"/>
          <w:sz w:val="22"/>
          <w:szCs w:val="22"/>
        </w:rPr>
        <w:t xml:space="preserve"> responsible for the oxidation of 4-hydroxybutyrate in mammalian tissues</w:t>
      </w:r>
      <w:r w:rsidR="00E822D5" w:rsidRPr="00AA74C7">
        <w:rPr>
          <w:rFonts w:ascii="Arial" w:eastAsiaTheme="minorEastAsia" w:hAnsi="Arial" w:cs="Arial"/>
          <w:kern w:val="2"/>
          <w:sz w:val="22"/>
          <w:szCs w:val="22"/>
        </w:rPr>
        <w:t>.</w:t>
      </w:r>
      <w:ins w:id="1102" w:author="Andreae, Emily A" w:date="2019-10-04T17:03:00Z">
        <w:r w:rsidR="00B64B84">
          <w:rPr>
            <w:rFonts w:ascii="Arial" w:eastAsiaTheme="minorEastAsia" w:hAnsi="Arial" w:cs="Arial"/>
            <w:kern w:val="2"/>
            <w:sz w:val="22"/>
            <w:szCs w:val="22"/>
            <w:vertAlign w:val="superscript"/>
          </w:rPr>
          <w:t>26</w:t>
        </w:r>
      </w:ins>
      <w:r w:rsidR="00E822D5" w:rsidRPr="00AA74C7">
        <w:rPr>
          <w:rFonts w:ascii="Arial" w:eastAsiaTheme="minorEastAsia" w:hAnsi="Arial" w:cs="Arial"/>
          <w:kern w:val="2"/>
          <w:sz w:val="22"/>
          <w:szCs w:val="22"/>
        </w:rPr>
        <w:t xml:space="preserve"> S</w:t>
      </w:r>
      <w:r w:rsidR="00F136CC" w:rsidRPr="00AA74C7">
        <w:rPr>
          <w:rFonts w:ascii="Arial" w:eastAsiaTheme="minorEastAsia" w:hAnsi="Arial" w:cs="Arial"/>
          <w:kern w:val="2"/>
          <w:sz w:val="22"/>
          <w:szCs w:val="22"/>
        </w:rPr>
        <w:t xml:space="preserve">ome studies </w:t>
      </w:r>
      <w:r w:rsidR="00E822D5" w:rsidRPr="00AA74C7">
        <w:rPr>
          <w:rFonts w:ascii="Arial" w:eastAsiaTheme="minorEastAsia" w:hAnsi="Arial" w:cs="Arial"/>
          <w:kern w:val="2"/>
          <w:sz w:val="22"/>
          <w:szCs w:val="22"/>
        </w:rPr>
        <w:t xml:space="preserve">have </w:t>
      </w:r>
      <w:ins w:id="1103" w:author="Andreae, Emily A" w:date="2019-10-04T17:02:00Z">
        <w:r w:rsidR="00B64B84">
          <w:rPr>
            <w:rFonts w:ascii="Arial" w:eastAsiaTheme="minorEastAsia" w:hAnsi="Arial" w:cs="Arial"/>
            <w:kern w:val="2"/>
            <w:sz w:val="22"/>
            <w:szCs w:val="22"/>
          </w:rPr>
          <w:t xml:space="preserve">also </w:t>
        </w:r>
      </w:ins>
      <w:r w:rsidR="00F136CC" w:rsidRPr="00AA74C7">
        <w:rPr>
          <w:rFonts w:ascii="Arial" w:eastAsiaTheme="minorEastAsia" w:hAnsi="Arial" w:cs="Arial"/>
          <w:kern w:val="2"/>
          <w:sz w:val="22"/>
          <w:szCs w:val="22"/>
        </w:rPr>
        <w:t>report</w:t>
      </w:r>
      <w:r w:rsidR="00E822D5" w:rsidRPr="00AA74C7">
        <w:rPr>
          <w:rFonts w:ascii="Arial" w:eastAsiaTheme="minorEastAsia" w:hAnsi="Arial" w:cs="Arial"/>
          <w:kern w:val="2"/>
          <w:sz w:val="22"/>
          <w:szCs w:val="22"/>
        </w:rPr>
        <w:t>ed</w:t>
      </w:r>
      <w:r w:rsidR="00F136CC" w:rsidRPr="00AA74C7">
        <w:rPr>
          <w:rFonts w:ascii="Arial" w:eastAsiaTheme="minorEastAsia" w:hAnsi="Arial" w:cs="Arial"/>
          <w:kern w:val="2"/>
          <w:sz w:val="22"/>
          <w:szCs w:val="22"/>
        </w:rPr>
        <w:t xml:space="preserve"> </w:t>
      </w:r>
      <w:ins w:id="1104" w:author="Andreae, Emily A" w:date="2019-10-04T17:02:00Z">
        <w:r w:rsidR="00B64B84">
          <w:rPr>
            <w:rFonts w:ascii="Arial" w:eastAsiaTheme="minorEastAsia" w:hAnsi="Arial" w:cs="Arial"/>
            <w:kern w:val="2"/>
            <w:sz w:val="22"/>
            <w:szCs w:val="22"/>
          </w:rPr>
          <w:t xml:space="preserve">that </w:t>
        </w:r>
      </w:ins>
      <w:r w:rsidR="00F136CC" w:rsidRPr="00AA74C7">
        <w:rPr>
          <w:rFonts w:ascii="Arial" w:eastAsiaTheme="minorEastAsia" w:hAnsi="Arial" w:cs="Arial"/>
          <w:kern w:val="2"/>
          <w:sz w:val="22"/>
          <w:szCs w:val="22"/>
        </w:rPr>
        <w:t>the gene is associated with cell proliferation and differentiation</w:t>
      </w:r>
      <w:commentRangeStart w:id="1105"/>
      <w:r w:rsidR="0086011E" w:rsidRPr="00AA74C7">
        <w:rPr>
          <w:rFonts w:ascii="Arial" w:eastAsiaTheme="minorEastAsia" w:hAnsi="Arial" w:cs="Arial"/>
          <w:kern w:val="2"/>
          <w:sz w:val="22"/>
          <w:szCs w:val="22"/>
        </w:rPr>
        <w:fldChar w:fldCharType="begin"/>
      </w:r>
      <w:r w:rsidR="001005EA" w:rsidRPr="00AA74C7">
        <w:rPr>
          <w:rFonts w:ascii="Arial" w:eastAsiaTheme="minorEastAsia" w:hAnsi="Arial" w:cs="Arial"/>
          <w:kern w:val="2"/>
          <w:sz w:val="22"/>
          <w:szCs w:val="22"/>
        </w:rPr>
        <w:instrText xml:space="preserve"> ADDIN EN.CITE &lt;EndNote&gt;&lt;Cite&gt;&lt;Author&gt;Deng&lt;/Author&gt;&lt;Year&gt;2002&lt;/Year&gt;&lt;RecNum&gt;45&lt;/RecNum&gt;&lt;DisplayText&gt;&lt;style face="superscript"&gt;26&lt;/style&gt;&lt;/DisplayText&gt;&lt;record&gt;&lt;rec-number&gt;45&lt;/rec-number&gt;&lt;foreign-keys&gt;&lt;key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26</w:t>
      </w:r>
      <w:r w:rsidR="0086011E" w:rsidRPr="00AA74C7">
        <w:rPr>
          <w:rFonts w:ascii="Arial" w:eastAsiaTheme="minorEastAsia" w:hAnsi="Arial" w:cs="Arial"/>
          <w:kern w:val="2"/>
          <w:sz w:val="22"/>
          <w:szCs w:val="22"/>
        </w:rPr>
        <w:fldChar w:fldCharType="end"/>
      </w:r>
      <w:r w:rsidR="00F136CC" w:rsidRPr="00AA74C7">
        <w:rPr>
          <w:rFonts w:ascii="Arial" w:eastAsiaTheme="minorEastAsia" w:hAnsi="Arial" w:cs="Arial"/>
          <w:kern w:val="2"/>
          <w:sz w:val="22"/>
          <w:szCs w:val="22"/>
        </w:rPr>
        <w:t>.</w:t>
      </w:r>
      <w:commentRangeEnd w:id="1105"/>
      <w:r w:rsidR="00B64B84">
        <w:rPr>
          <w:rStyle w:val="CommentReference"/>
        </w:rPr>
        <w:commentReference w:id="1105"/>
      </w:r>
      <w:r w:rsidR="00F136CC" w:rsidRPr="00AA74C7">
        <w:rPr>
          <w:rFonts w:ascii="Arial" w:eastAsiaTheme="minorEastAsia" w:hAnsi="Arial" w:cs="Arial"/>
          <w:kern w:val="2"/>
          <w:sz w:val="22"/>
          <w:szCs w:val="22"/>
        </w:rPr>
        <w:t xml:space="preserve"> </w:t>
      </w:r>
      <w:r w:rsidR="00E822D5" w:rsidRPr="00AA74C7">
        <w:rPr>
          <w:rFonts w:ascii="Arial" w:eastAsiaTheme="minorEastAsia" w:hAnsi="Arial" w:cs="Arial"/>
          <w:kern w:val="2"/>
          <w:sz w:val="22"/>
          <w:szCs w:val="22"/>
        </w:rPr>
        <w:t xml:space="preserve">In </w:t>
      </w:r>
      <w:ins w:id="1106" w:author="Andreae, Emily A" w:date="2019-10-04T17:04:00Z">
        <w:r w:rsidR="00B64B84">
          <w:rPr>
            <w:rFonts w:ascii="Arial" w:eastAsiaTheme="minorEastAsia" w:hAnsi="Arial" w:cs="Arial"/>
            <w:kern w:val="2"/>
            <w:sz w:val="22"/>
            <w:szCs w:val="22"/>
          </w:rPr>
          <w:t xml:space="preserve">CRC </w:t>
        </w:r>
      </w:ins>
      <w:del w:id="1107" w:author="Andreae, Emily A" w:date="2019-10-04T17:04:00Z">
        <w:r w:rsidR="00F136CC" w:rsidRPr="00AA74C7" w:rsidDel="00B64B84">
          <w:rPr>
            <w:rFonts w:ascii="Arial" w:eastAsiaTheme="minorEastAsia" w:hAnsi="Arial" w:cs="Arial"/>
            <w:kern w:val="2"/>
            <w:sz w:val="22"/>
            <w:szCs w:val="22"/>
          </w:rPr>
          <w:delText xml:space="preserve">colorectal cancer </w:delText>
        </w:r>
      </w:del>
      <w:r w:rsidR="00F136CC" w:rsidRPr="00AA74C7">
        <w:rPr>
          <w:rFonts w:ascii="Arial" w:eastAsiaTheme="minorEastAsia" w:hAnsi="Arial" w:cs="Arial"/>
          <w:kern w:val="2"/>
          <w:sz w:val="22"/>
          <w:szCs w:val="22"/>
        </w:rPr>
        <w:t xml:space="preserve">tissue, </w:t>
      </w:r>
      <w:r w:rsidR="000268C9" w:rsidRPr="00AA74C7">
        <w:rPr>
          <w:rFonts w:ascii="Arial" w:eastAsiaTheme="minorEastAsia" w:hAnsi="Arial" w:cs="Arial"/>
          <w:i/>
          <w:kern w:val="2"/>
          <w:sz w:val="22"/>
          <w:szCs w:val="22"/>
        </w:rPr>
        <w:t>ADHFE1</w:t>
      </w:r>
      <w:r w:rsidR="00F136CC" w:rsidRPr="00AA74C7">
        <w:rPr>
          <w:rFonts w:ascii="Arial" w:eastAsiaTheme="minorEastAsia" w:hAnsi="Arial" w:cs="Arial"/>
          <w:kern w:val="2"/>
          <w:sz w:val="22"/>
          <w:szCs w:val="22"/>
        </w:rPr>
        <w:t xml:space="preserve"> </w:t>
      </w:r>
      <w:ins w:id="1108" w:author="Andreae, Emily A" w:date="2019-10-04T17:04:00Z">
        <w:r w:rsidR="00B64B84">
          <w:rPr>
            <w:rFonts w:ascii="Arial" w:eastAsiaTheme="minorEastAsia" w:hAnsi="Arial" w:cs="Arial"/>
            <w:kern w:val="2"/>
            <w:sz w:val="22"/>
            <w:szCs w:val="22"/>
          </w:rPr>
          <w:t xml:space="preserve">is </w:t>
        </w:r>
      </w:ins>
      <w:del w:id="1109" w:author="Andreae, Emily A" w:date="2019-10-04T17:04:00Z">
        <w:r w:rsidR="00F136CC" w:rsidRPr="00AA74C7" w:rsidDel="00B64B84">
          <w:rPr>
            <w:rFonts w:ascii="Arial" w:eastAsiaTheme="minorEastAsia" w:hAnsi="Arial" w:cs="Arial"/>
            <w:kern w:val="2"/>
            <w:sz w:val="22"/>
            <w:szCs w:val="22"/>
          </w:rPr>
          <w:delText>gene show</w:delText>
        </w:r>
        <w:r w:rsidR="00E822D5" w:rsidRPr="00AA74C7" w:rsidDel="00B64B84">
          <w:rPr>
            <w:rFonts w:ascii="Arial" w:eastAsiaTheme="minorEastAsia" w:hAnsi="Arial" w:cs="Arial"/>
            <w:kern w:val="2"/>
            <w:sz w:val="22"/>
            <w:szCs w:val="22"/>
          </w:rPr>
          <w:delText>s</w:delText>
        </w:r>
        <w:r w:rsidR="00F136CC" w:rsidRPr="00AA74C7" w:rsidDel="00B64B84">
          <w:rPr>
            <w:rFonts w:ascii="Arial" w:eastAsiaTheme="minorEastAsia" w:hAnsi="Arial" w:cs="Arial"/>
            <w:kern w:val="2"/>
            <w:sz w:val="22"/>
            <w:szCs w:val="22"/>
          </w:rPr>
          <w:delText xml:space="preserve"> </w:delText>
        </w:r>
      </w:del>
      <w:r w:rsidR="00F136CC" w:rsidRPr="00AA74C7">
        <w:rPr>
          <w:rFonts w:ascii="Arial" w:eastAsiaTheme="minorEastAsia" w:hAnsi="Arial" w:cs="Arial"/>
          <w:kern w:val="2"/>
          <w:sz w:val="22"/>
          <w:szCs w:val="22"/>
        </w:rPr>
        <w:t>hyper</w:t>
      </w:r>
      <w:r w:rsidR="00B11C83" w:rsidRPr="00AA74C7">
        <w:rPr>
          <w:rFonts w:ascii="Arial" w:eastAsiaTheme="minorEastAsia" w:hAnsi="Arial" w:cs="Arial"/>
          <w:kern w:val="2"/>
          <w:sz w:val="22"/>
          <w:szCs w:val="22"/>
        </w:rPr>
        <w:t>-</w:t>
      </w:r>
      <w:r w:rsidR="00F136CC" w:rsidRPr="00AA74C7">
        <w:rPr>
          <w:rFonts w:ascii="Arial" w:eastAsiaTheme="minorEastAsia" w:hAnsi="Arial" w:cs="Arial"/>
          <w:kern w:val="2"/>
          <w:sz w:val="22"/>
          <w:szCs w:val="22"/>
        </w:rPr>
        <w:t>methylat</w:t>
      </w:r>
      <w:ins w:id="1110" w:author="Andreae, Emily A" w:date="2019-10-04T17:04:00Z">
        <w:r w:rsidR="00B64B84">
          <w:rPr>
            <w:rFonts w:ascii="Arial" w:eastAsiaTheme="minorEastAsia" w:hAnsi="Arial" w:cs="Arial"/>
            <w:kern w:val="2"/>
            <w:sz w:val="22"/>
            <w:szCs w:val="22"/>
          </w:rPr>
          <w:t>ed</w:t>
        </w:r>
      </w:ins>
      <w:del w:id="1111" w:author="Andreae, Emily A" w:date="2019-10-04T17:04:00Z">
        <w:r w:rsidR="00E822D5" w:rsidRPr="00AA74C7" w:rsidDel="00B64B84">
          <w:rPr>
            <w:rFonts w:ascii="Arial" w:eastAsiaTheme="minorEastAsia" w:hAnsi="Arial" w:cs="Arial"/>
            <w:kern w:val="2"/>
            <w:sz w:val="22"/>
            <w:szCs w:val="22"/>
          </w:rPr>
          <w:delText>ion</w:delText>
        </w:r>
      </w:del>
      <w:r w:rsidR="00E822D5" w:rsidRPr="00AA74C7">
        <w:rPr>
          <w:rFonts w:ascii="Arial" w:eastAsiaTheme="minorEastAsia" w:hAnsi="Arial" w:cs="Arial"/>
          <w:kern w:val="2"/>
          <w:sz w:val="22"/>
          <w:szCs w:val="22"/>
        </w:rPr>
        <w:t xml:space="preserve"> in </w:t>
      </w:r>
      <w:ins w:id="1112" w:author="Andreae, Emily A" w:date="2019-10-04T17:04:00Z">
        <w:r w:rsidR="00B64B84">
          <w:rPr>
            <w:rFonts w:ascii="Arial" w:eastAsiaTheme="minorEastAsia" w:hAnsi="Arial" w:cs="Arial"/>
            <w:kern w:val="2"/>
            <w:sz w:val="22"/>
            <w:szCs w:val="22"/>
          </w:rPr>
          <w:t xml:space="preserve">the </w:t>
        </w:r>
      </w:ins>
      <w:r w:rsidR="00E822D5" w:rsidRPr="00AA74C7">
        <w:rPr>
          <w:rFonts w:ascii="Arial" w:eastAsiaTheme="minorEastAsia" w:hAnsi="Arial" w:cs="Arial"/>
          <w:kern w:val="2"/>
          <w:sz w:val="22"/>
          <w:szCs w:val="22"/>
        </w:rPr>
        <w:t>promoter region</w:t>
      </w:r>
      <w:ins w:id="1113" w:author="Andreae, Emily A" w:date="2019-10-04T17:04:00Z">
        <w:r w:rsidR="00B64B84">
          <w:rPr>
            <w:rFonts w:ascii="Arial" w:eastAsiaTheme="minorEastAsia" w:hAnsi="Arial" w:cs="Arial"/>
            <w:kern w:val="2"/>
            <w:sz w:val="22"/>
            <w:szCs w:val="22"/>
          </w:rPr>
          <w:t xml:space="preserve"> corresponding to </w:t>
        </w:r>
        <w:proofErr w:type="spellStart"/>
        <w:r w:rsidR="00B64B84">
          <w:rPr>
            <w:rFonts w:ascii="Arial" w:eastAsiaTheme="minorEastAsia" w:hAnsi="Arial" w:cs="Arial"/>
            <w:kern w:val="2"/>
            <w:sz w:val="22"/>
            <w:szCs w:val="22"/>
          </w:rPr>
          <w:t>a</w:t>
        </w:r>
      </w:ins>
      <w:del w:id="1114" w:author="Andreae, Emily A" w:date="2019-10-04T17:04:00Z">
        <w:r w:rsidR="00F136CC" w:rsidRPr="00AA74C7" w:rsidDel="00B64B84">
          <w:rPr>
            <w:rFonts w:ascii="Arial" w:eastAsiaTheme="minorEastAsia" w:hAnsi="Arial" w:cs="Arial"/>
            <w:kern w:val="2"/>
            <w:sz w:val="22"/>
            <w:szCs w:val="22"/>
          </w:rPr>
          <w:delText xml:space="preserve"> and </w:delText>
        </w:r>
      </w:del>
      <w:r w:rsidR="00F136CC" w:rsidRPr="00AA74C7">
        <w:rPr>
          <w:rFonts w:ascii="Arial" w:eastAsiaTheme="minorEastAsia" w:hAnsi="Arial" w:cs="Arial"/>
          <w:kern w:val="2"/>
          <w:sz w:val="22"/>
          <w:szCs w:val="22"/>
        </w:rPr>
        <w:t>down</w:t>
      </w:r>
      <w:proofErr w:type="spellEnd"/>
      <w:ins w:id="1115" w:author="Andreae, Emily A" w:date="2019-10-04T17:04:00Z">
        <w:r w:rsidR="00B64B84">
          <w:rPr>
            <w:rFonts w:ascii="Arial" w:eastAsiaTheme="minorEastAsia" w:hAnsi="Arial" w:cs="Arial"/>
            <w:kern w:val="2"/>
            <w:sz w:val="22"/>
            <w:szCs w:val="22"/>
          </w:rPr>
          <w:t>-</w:t>
        </w:r>
      </w:ins>
      <w:del w:id="1116" w:author="Andreae, Emily A" w:date="2019-10-04T17:04:00Z">
        <w:r w:rsidR="00F136CC" w:rsidRPr="00AA74C7" w:rsidDel="00B64B84">
          <w:rPr>
            <w:rFonts w:ascii="Arial" w:eastAsiaTheme="minorEastAsia" w:hAnsi="Arial" w:cs="Arial"/>
            <w:kern w:val="2"/>
            <w:sz w:val="22"/>
            <w:szCs w:val="22"/>
          </w:rPr>
          <w:delText xml:space="preserve"> </w:delText>
        </w:r>
      </w:del>
      <w:r w:rsidR="00F136CC" w:rsidRPr="00AA74C7">
        <w:rPr>
          <w:rFonts w:ascii="Arial" w:eastAsiaTheme="minorEastAsia" w:hAnsi="Arial" w:cs="Arial"/>
          <w:kern w:val="2"/>
          <w:sz w:val="22"/>
          <w:szCs w:val="22"/>
        </w:rPr>
        <w:t>regulation of expression</w:t>
      </w:r>
      <w:del w:id="1117" w:author="Andreae, Emily A" w:date="2019-10-04T17:04:00Z">
        <w:r w:rsidR="00F136CC" w:rsidRPr="00AA74C7" w:rsidDel="00B64B84">
          <w:rPr>
            <w:rFonts w:ascii="Arial" w:eastAsiaTheme="minorEastAsia" w:hAnsi="Arial" w:cs="Arial"/>
            <w:kern w:val="2"/>
            <w:sz w:val="22"/>
            <w:szCs w:val="22"/>
          </w:rPr>
          <w:delText xml:space="preserve">, </w:delText>
        </w:r>
        <w:r w:rsidR="00E822D5" w:rsidRPr="00AA74C7" w:rsidDel="00B64B84">
          <w:rPr>
            <w:rFonts w:ascii="Arial" w:eastAsiaTheme="minorEastAsia" w:hAnsi="Arial" w:cs="Arial"/>
            <w:kern w:val="2"/>
            <w:sz w:val="22"/>
            <w:szCs w:val="22"/>
          </w:rPr>
          <w:delText xml:space="preserve">and </w:delText>
        </w:r>
        <w:r w:rsidR="00F136CC" w:rsidRPr="00AA74C7" w:rsidDel="00B64B84">
          <w:rPr>
            <w:rFonts w:ascii="Arial" w:eastAsiaTheme="minorEastAsia" w:hAnsi="Arial" w:cs="Arial"/>
            <w:kern w:val="2"/>
            <w:sz w:val="22"/>
            <w:szCs w:val="22"/>
          </w:rPr>
          <w:delText xml:space="preserve">it </w:delText>
        </w:r>
      </w:del>
      <w:ins w:id="1118" w:author="Andreae, Emily A" w:date="2019-10-04T17:04:00Z">
        <w:r w:rsidR="00B64B84">
          <w:rPr>
            <w:rFonts w:ascii="Arial" w:eastAsiaTheme="minorEastAsia" w:hAnsi="Arial" w:cs="Arial"/>
            <w:kern w:val="2"/>
            <w:sz w:val="22"/>
            <w:szCs w:val="22"/>
          </w:rPr>
          <w:t xml:space="preserve"> that </w:t>
        </w:r>
      </w:ins>
      <w:r w:rsidR="00F136CC" w:rsidRPr="00AA74C7">
        <w:rPr>
          <w:rFonts w:ascii="Arial" w:eastAsiaTheme="minorEastAsia" w:hAnsi="Arial" w:cs="Arial"/>
          <w:kern w:val="2"/>
          <w:sz w:val="22"/>
          <w:szCs w:val="22"/>
        </w:rPr>
        <w:t xml:space="preserve">may </w:t>
      </w:r>
      <w:r w:rsidR="002B7C2E" w:rsidRPr="00AA74C7">
        <w:rPr>
          <w:rFonts w:ascii="Arial" w:eastAsiaTheme="minorEastAsia" w:hAnsi="Arial" w:cs="Arial"/>
          <w:kern w:val="2"/>
          <w:sz w:val="22"/>
          <w:szCs w:val="22"/>
        </w:rPr>
        <w:t>facilitate</w:t>
      </w:r>
      <w:r w:rsidR="00F136CC" w:rsidRPr="00AA74C7">
        <w:rPr>
          <w:rFonts w:ascii="Arial" w:eastAsiaTheme="minorEastAsia" w:hAnsi="Arial" w:cs="Arial"/>
          <w:kern w:val="2"/>
          <w:sz w:val="22"/>
          <w:szCs w:val="22"/>
        </w:rPr>
        <w:t xml:space="preserve"> tumor </w:t>
      </w:r>
      <w:r w:rsidR="008B50E2" w:rsidRPr="00AA74C7">
        <w:rPr>
          <w:rFonts w:ascii="Arial" w:eastAsiaTheme="minorEastAsia" w:hAnsi="Arial" w:cs="Arial"/>
          <w:kern w:val="2"/>
          <w:sz w:val="22"/>
          <w:szCs w:val="22"/>
        </w:rPr>
        <w:t xml:space="preserve">growth </w:t>
      </w:r>
      <w:r w:rsidR="002959E5" w:rsidRPr="00AA74C7">
        <w:rPr>
          <w:rFonts w:ascii="Arial" w:eastAsiaTheme="minorEastAsia" w:hAnsi="Arial" w:cs="Arial"/>
          <w:kern w:val="2"/>
          <w:sz w:val="22"/>
          <w:szCs w:val="22"/>
        </w:rPr>
        <w:fldChar w:fldCharType="begin">
          <w:fldData xml:space="preserve">PEVuZE5vdGU+PENpdGU+PEF1dGhvcj5UYWU8L0F1dGhvcj48WWVhcj4yMDEzPC9ZZWFyPjxSZWNO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</w:fldData>
        </w:fldChar>
      </w:r>
      <w:r w:rsidR="001005EA" w:rsidRPr="00AA74C7">
        <w:rPr>
          <w:rFonts w:ascii="Arial" w:eastAsiaTheme="minorEastAsia" w:hAnsi="Arial" w:cs="Arial"/>
          <w:kern w:val="2"/>
          <w:sz w:val="22"/>
          <w:szCs w:val="22"/>
        </w:rPr>
        <w:instrText xml:space="preserve"> ADDIN EN.CITE </w:instrText>
      </w:r>
      <w:r w:rsidR="001005EA" w:rsidRPr="00AA74C7">
        <w:rPr>
          <w:rFonts w:ascii="Arial" w:eastAsiaTheme="minorEastAsia" w:hAnsi="Arial" w:cs="Arial"/>
          <w:kern w:val="2"/>
          <w:sz w:val="22"/>
          <w:szCs w:val="22"/>
        </w:rPr>
        <w:fldChar w:fldCharType="begin">
          <w:fldData xml:space="preserve">PEVuZE5vdGU+PENpdGU+PEF1dGhvcj5UYWU8L0F1dGhvcj48WWVhcj4yMDEzPC9ZZWFyPjxSZWNO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</w:fldData>
        </w:fldChar>
      </w:r>
      <w:r w:rsidR="001005EA" w:rsidRPr="00AA74C7">
        <w:rPr>
          <w:rFonts w:ascii="Arial" w:eastAsiaTheme="minorEastAsia" w:hAnsi="Arial" w:cs="Arial"/>
          <w:kern w:val="2"/>
          <w:sz w:val="22"/>
          <w:szCs w:val="22"/>
        </w:rPr>
        <w:instrText xml:space="preserve"> ADDIN EN.CITE.DATA </w:instrText>
      </w:r>
      <w:r w:rsidR="001005EA" w:rsidRPr="00AA74C7">
        <w:rPr>
          <w:rFonts w:ascii="Arial" w:eastAsiaTheme="minorEastAsia" w:hAnsi="Arial" w:cs="Arial"/>
          <w:kern w:val="2"/>
          <w:sz w:val="22"/>
          <w:szCs w:val="22"/>
        </w:rPr>
      </w:r>
      <w:r w:rsidR="001005EA" w:rsidRPr="00AA74C7">
        <w:rPr>
          <w:rFonts w:ascii="Arial" w:eastAsiaTheme="minorEastAsia" w:hAnsi="Arial" w:cs="Arial"/>
          <w:kern w:val="2"/>
          <w:sz w:val="22"/>
          <w:szCs w:val="22"/>
        </w:rPr>
        <w:fldChar w:fldCharType="end"/>
      </w:r>
      <w:r w:rsidR="002959E5" w:rsidRPr="00AA74C7">
        <w:rPr>
          <w:rFonts w:ascii="Arial" w:eastAsiaTheme="minorEastAsia" w:hAnsi="Arial" w:cs="Arial"/>
          <w:kern w:val="2"/>
          <w:sz w:val="22"/>
          <w:szCs w:val="22"/>
        </w:rPr>
      </w:r>
      <w:r w:rsidR="002959E5" w:rsidRPr="00AA74C7">
        <w:rPr>
          <w:rFonts w:ascii="Arial" w:eastAsiaTheme="minorEastAsia" w:hAnsi="Arial" w:cs="Arial"/>
          <w:kern w:val="2"/>
          <w:sz w:val="22"/>
          <w:szCs w:val="22"/>
        </w:rPr>
        <w:fldChar w:fldCharType="separate"/>
      </w:r>
      <w:r w:rsidR="001005EA" w:rsidRPr="00AA74C7">
        <w:rPr>
          <w:rFonts w:ascii="Arial" w:eastAsiaTheme="minorEastAsia" w:hAnsi="Arial" w:cs="Arial"/>
          <w:noProof/>
          <w:kern w:val="2"/>
          <w:sz w:val="22"/>
          <w:szCs w:val="22"/>
          <w:vertAlign w:val="superscript"/>
        </w:rPr>
        <w:t>27</w:t>
      </w:r>
      <w:r w:rsidR="002959E5" w:rsidRPr="00AA74C7">
        <w:rPr>
          <w:rFonts w:ascii="Arial" w:eastAsiaTheme="minorEastAsia" w:hAnsi="Arial" w:cs="Arial"/>
          <w:kern w:val="2"/>
          <w:sz w:val="22"/>
          <w:szCs w:val="22"/>
        </w:rPr>
        <w:fldChar w:fldCharType="end"/>
      </w:r>
      <w:r w:rsidR="00F136CC" w:rsidRPr="00AA74C7">
        <w:rPr>
          <w:rFonts w:ascii="Arial" w:eastAsiaTheme="minorEastAsia" w:hAnsi="Arial" w:cs="Arial"/>
          <w:kern w:val="2"/>
          <w:sz w:val="22"/>
          <w:szCs w:val="22"/>
        </w:rPr>
        <w:t>.</w:t>
      </w:r>
      <w:r w:rsidR="00EE467A" w:rsidRPr="00AA74C7">
        <w:rPr>
          <w:rFonts w:ascii="Arial" w:eastAsiaTheme="minorEastAsia" w:hAnsi="Arial" w:cs="Arial"/>
          <w:kern w:val="2"/>
          <w:sz w:val="22"/>
          <w:szCs w:val="22"/>
        </w:rPr>
        <w:t xml:space="preserve"> </w:t>
      </w:r>
      <w:r w:rsidR="002959E5" w:rsidRPr="00AA74C7">
        <w:rPr>
          <w:rFonts w:ascii="Arial" w:eastAsiaTheme="minorEastAsia" w:hAnsi="Arial" w:cs="Arial"/>
          <w:kern w:val="2"/>
          <w:sz w:val="22"/>
          <w:szCs w:val="22"/>
        </w:rPr>
        <w:t>O</w:t>
      </w:r>
      <w:r w:rsidR="005F75B3" w:rsidRPr="00AA74C7">
        <w:rPr>
          <w:rFonts w:ascii="Arial" w:eastAsiaTheme="minorEastAsia" w:hAnsi="Arial" w:cs="Arial"/>
          <w:kern w:val="2"/>
          <w:sz w:val="22"/>
          <w:szCs w:val="22"/>
        </w:rPr>
        <w:t xml:space="preserve">ur results suggest </w:t>
      </w:r>
      <w:ins w:id="1119" w:author="Andreae, Emily A" w:date="2019-10-04T17:05:00Z">
        <w:r w:rsidR="00B64B84">
          <w:rPr>
            <w:rFonts w:ascii="Arial" w:eastAsiaTheme="minorEastAsia" w:hAnsi="Arial" w:cs="Arial"/>
            <w:kern w:val="2"/>
            <w:sz w:val="22"/>
            <w:szCs w:val="22"/>
          </w:rPr>
          <w:t xml:space="preserve">that </w:t>
        </w:r>
      </w:ins>
      <w:r w:rsidR="005F75B3" w:rsidRPr="00AA74C7">
        <w:rPr>
          <w:rFonts w:ascii="Arial" w:eastAsiaTheme="minorEastAsia" w:hAnsi="Arial" w:cs="Arial"/>
          <w:kern w:val="2"/>
          <w:sz w:val="22"/>
          <w:szCs w:val="22"/>
        </w:rPr>
        <w:t xml:space="preserve">the </w:t>
      </w:r>
      <w:r w:rsidR="00E822D5" w:rsidRPr="00AA74C7">
        <w:rPr>
          <w:rFonts w:ascii="Arial" w:eastAsiaTheme="minorEastAsia" w:hAnsi="Arial" w:cs="Arial"/>
          <w:kern w:val="2"/>
          <w:sz w:val="22"/>
          <w:szCs w:val="22"/>
        </w:rPr>
        <w:t xml:space="preserve">methylation level of </w:t>
      </w:r>
      <w:ins w:id="1120" w:author="Andreae, Emily A" w:date="2019-10-04T17:05:00Z">
        <w:r w:rsidR="00B64B84">
          <w:rPr>
            <w:rFonts w:ascii="Arial" w:eastAsiaTheme="minorEastAsia" w:hAnsi="Arial" w:cs="Arial"/>
            <w:kern w:val="2"/>
            <w:sz w:val="22"/>
            <w:szCs w:val="22"/>
          </w:rPr>
          <w:t xml:space="preserve">the </w:t>
        </w:r>
      </w:ins>
      <w:r w:rsidR="00E822D5" w:rsidRPr="00AA74C7">
        <w:rPr>
          <w:rFonts w:ascii="Arial" w:eastAsiaTheme="minorEastAsia" w:hAnsi="Arial" w:cs="Arial"/>
          <w:i/>
          <w:iCs/>
          <w:kern w:val="2"/>
          <w:sz w:val="22"/>
          <w:szCs w:val="22"/>
        </w:rPr>
        <w:t>ADHFE1</w:t>
      </w:r>
      <w:r w:rsidR="00E822D5" w:rsidRPr="00AA74C7">
        <w:rPr>
          <w:rFonts w:ascii="Arial" w:eastAsiaTheme="minorEastAsia" w:hAnsi="Arial" w:cs="Arial"/>
          <w:kern w:val="2"/>
          <w:sz w:val="22"/>
          <w:szCs w:val="22"/>
        </w:rPr>
        <w:t xml:space="preserve"> </w:t>
      </w:r>
      <w:r w:rsidR="005F75B3" w:rsidRPr="00AA74C7">
        <w:rPr>
          <w:rFonts w:ascii="Arial" w:eastAsiaTheme="minorEastAsia" w:hAnsi="Arial" w:cs="Arial"/>
          <w:kern w:val="2"/>
          <w:sz w:val="22"/>
          <w:szCs w:val="22"/>
        </w:rPr>
        <w:t xml:space="preserve">promoter </w:t>
      </w:r>
      <w:ins w:id="1121" w:author="Andreae, Emily A" w:date="2019-10-04T17:05:00Z">
        <w:r w:rsidR="00B64B84">
          <w:rPr>
            <w:rFonts w:ascii="Arial" w:eastAsiaTheme="minorEastAsia" w:hAnsi="Arial" w:cs="Arial"/>
            <w:kern w:val="2"/>
            <w:sz w:val="22"/>
            <w:szCs w:val="22"/>
          </w:rPr>
          <w:t xml:space="preserve">is </w:t>
        </w:r>
      </w:ins>
      <w:del w:id="1122" w:author="Andreae, Emily A" w:date="2019-10-04T17:05:00Z">
        <w:r w:rsidR="005F75B3" w:rsidRPr="00AA74C7" w:rsidDel="00B64B84">
          <w:rPr>
            <w:rFonts w:ascii="Arial" w:eastAsiaTheme="minorEastAsia" w:hAnsi="Arial" w:cs="Arial"/>
            <w:kern w:val="2"/>
            <w:sz w:val="22"/>
            <w:szCs w:val="22"/>
          </w:rPr>
          <w:delText xml:space="preserve">can be </w:delText>
        </w:r>
      </w:del>
      <w:r w:rsidR="005F75B3" w:rsidRPr="00AA74C7">
        <w:rPr>
          <w:rFonts w:ascii="Arial" w:eastAsiaTheme="minorEastAsia" w:hAnsi="Arial" w:cs="Arial"/>
          <w:kern w:val="2"/>
          <w:sz w:val="22"/>
          <w:szCs w:val="22"/>
        </w:rPr>
        <w:t>a potential biomarker</w:t>
      </w:r>
      <w:del w:id="1123" w:author="Andreae, Emily A" w:date="2019-10-04T17:05:00Z">
        <w:r w:rsidR="002959E5" w:rsidRPr="00AA74C7" w:rsidDel="00B64B84">
          <w:rPr>
            <w:rFonts w:ascii="Arial" w:eastAsiaTheme="minorEastAsia" w:hAnsi="Arial" w:cs="Arial"/>
            <w:kern w:val="2"/>
            <w:sz w:val="22"/>
            <w:szCs w:val="22"/>
          </w:rPr>
          <w:delText>,</w:delText>
        </w:r>
      </w:del>
      <w:r w:rsidR="002959E5" w:rsidRPr="00AA74C7">
        <w:rPr>
          <w:rFonts w:ascii="Arial" w:eastAsiaTheme="minorEastAsia" w:hAnsi="Arial" w:cs="Arial"/>
          <w:kern w:val="2"/>
          <w:sz w:val="22"/>
          <w:szCs w:val="22"/>
        </w:rPr>
        <w:t xml:space="preserve"> </w:t>
      </w:r>
      <w:r w:rsidR="00E822D5" w:rsidRPr="00AA74C7">
        <w:rPr>
          <w:rFonts w:ascii="Arial" w:eastAsiaTheme="minorEastAsia" w:hAnsi="Arial" w:cs="Arial"/>
          <w:kern w:val="2"/>
          <w:sz w:val="22"/>
          <w:szCs w:val="22"/>
        </w:rPr>
        <w:t xml:space="preserve">for </w:t>
      </w:r>
      <w:r w:rsidR="00C24F48" w:rsidRPr="00AA74C7">
        <w:rPr>
          <w:rFonts w:ascii="Arial" w:eastAsiaTheme="minorEastAsia" w:hAnsi="Arial" w:cs="Arial"/>
          <w:kern w:val="2"/>
          <w:sz w:val="22"/>
          <w:szCs w:val="22"/>
        </w:rPr>
        <w:t>distinguish</w:t>
      </w:r>
      <w:r w:rsidR="00FD3BEB" w:rsidRPr="00AA74C7">
        <w:rPr>
          <w:rFonts w:ascii="Arial" w:eastAsiaTheme="minorEastAsia" w:hAnsi="Arial" w:cs="Arial"/>
          <w:kern w:val="2"/>
          <w:sz w:val="22"/>
          <w:szCs w:val="22"/>
        </w:rPr>
        <w:t xml:space="preserve">ing adenoma from </w:t>
      </w:r>
      <w:r w:rsidR="00C24F48" w:rsidRPr="00AA74C7">
        <w:rPr>
          <w:rFonts w:ascii="Arial" w:eastAsiaTheme="minorEastAsia" w:hAnsi="Arial" w:cs="Arial"/>
          <w:kern w:val="2"/>
          <w:sz w:val="22"/>
          <w:szCs w:val="22"/>
        </w:rPr>
        <w:t>normal tissue</w:t>
      </w:r>
      <w:r w:rsidR="00FD3BEB" w:rsidRPr="00AA74C7">
        <w:rPr>
          <w:rFonts w:ascii="Arial" w:eastAsiaTheme="minorEastAsia" w:hAnsi="Arial" w:cs="Arial"/>
          <w:kern w:val="2"/>
          <w:sz w:val="22"/>
          <w:szCs w:val="22"/>
        </w:rPr>
        <w:t xml:space="preserve"> in either traditional biopsy or liquid </w:t>
      </w:r>
      <w:r w:rsidR="002B7C2E" w:rsidRPr="00AA74C7">
        <w:rPr>
          <w:rFonts w:ascii="Arial" w:eastAsiaTheme="minorEastAsia" w:hAnsi="Arial" w:cs="Arial"/>
          <w:kern w:val="2"/>
          <w:sz w:val="22"/>
          <w:szCs w:val="22"/>
        </w:rPr>
        <w:t>biopsy</w:t>
      </w:r>
      <w:r w:rsidR="00FD3BEB" w:rsidRPr="00AA74C7">
        <w:rPr>
          <w:rFonts w:ascii="Arial" w:eastAsiaTheme="minorEastAsia" w:hAnsi="Arial" w:cs="Arial"/>
          <w:kern w:val="2"/>
          <w:sz w:val="22"/>
          <w:szCs w:val="22"/>
        </w:rPr>
        <w:t xml:space="preserve">. Further efforts </w:t>
      </w:r>
      <w:ins w:id="1124" w:author="Andreae, Emily A" w:date="2019-10-04T17:05:00Z">
        <w:r w:rsidR="00B64B84">
          <w:rPr>
            <w:rFonts w:ascii="Arial" w:eastAsiaTheme="minorEastAsia" w:hAnsi="Arial" w:cs="Arial"/>
            <w:kern w:val="2"/>
            <w:sz w:val="22"/>
            <w:szCs w:val="22"/>
          </w:rPr>
          <w:t xml:space="preserve">with a </w:t>
        </w:r>
      </w:ins>
      <w:del w:id="1125" w:author="Andreae, Emily A" w:date="2019-10-04T17:05:00Z">
        <w:r w:rsidR="00FD3BEB" w:rsidRPr="00AA74C7" w:rsidDel="00B64B84">
          <w:rPr>
            <w:rFonts w:ascii="Arial" w:eastAsiaTheme="minorEastAsia" w:hAnsi="Arial" w:cs="Arial"/>
            <w:kern w:val="2"/>
            <w:sz w:val="22"/>
            <w:szCs w:val="22"/>
          </w:rPr>
          <w:delText>in</w:delText>
        </w:r>
      </w:del>
      <w:r w:rsidR="00FD3BEB" w:rsidRPr="00AA74C7">
        <w:rPr>
          <w:rFonts w:ascii="Arial" w:eastAsiaTheme="minorEastAsia" w:hAnsi="Arial" w:cs="Arial"/>
          <w:kern w:val="2"/>
          <w:sz w:val="22"/>
          <w:szCs w:val="22"/>
        </w:rPr>
        <w:t xml:space="preserve"> large</w:t>
      </w:r>
      <w:ins w:id="1126" w:author="Andreae, Emily A" w:date="2019-10-04T17:05:00Z">
        <w:r w:rsidR="00B64B84">
          <w:rPr>
            <w:rFonts w:ascii="Arial" w:eastAsiaTheme="minorEastAsia" w:hAnsi="Arial" w:cs="Arial"/>
            <w:kern w:val="2"/>
            <w:sz w:val="22"/>
            <w:szCs w:val="22"/>
          </w:rPr>
          <w:t>r, more diverse</w:t>
        </w:r>
      </w:ins>
      <w:r w:rsidR="00FD3BEB" w:rsidRPr="00AA74C7">
        <w:rPr>
          <w:rFonts w:ascii="Arial" w:eastAsiaTheme="minorEastAsia" w:hAnsi="Arial" w:cs="Arial"/>
          <w:kern w:val="2"/>
          <w:sz w:val="22"/>
          <w:szCs w:val="22"/>
        </w:rPr>
        <w:t xml:space="preserve"> sample </w:t>
      </w:r>
      <w:ins w:id="1127" w:author="Andreae, Emily A" w:date="2019-10-04T17:05:00Z">
        <w:r w:rsidR="00B64B84">
          <w:rPr>
            <w:rFonts w:ascii="Arial" w:eastAsiaTheme="minorEastAsia" w:hAnsi="Arial" w:cs="Arial"/>
            <w:kern w:val="2"/>
            <w:sz w:val="22"/>
            <w:szCs w:val="22"/>
          </w:rPr>
          <w:t xml:space="preserve">population </w:t>
        </w:r>
      </w:ins>
      <w:del w:id="1128" w:author="Andreae, Emily A" w:date="2019-10-04T17:05:00Z">
        <w:r w:rsidR="00FD3BEB" w:rsidRPr="00AA74C7" w:rsidDel="00B64B84">
          <w:rPr>
            <w:rFonts w:ascii="Arial" w:eastAsiaTheme="minorEastAsia" w:hAnsi="Arial" w:cs="Arial"/>
            <w:kern w:val="2"/>
            <w:sz w:val="22"/>
            <w:szCs w:val="22"/>
          </w:rPr>
          <w:delText>size will</w:delText>
        </w:r>
      </w:del>
      <w:r w:rsidR="00FD3BEB" w:rsidRPr="00AA74C7">
        <w:rPr>
          <w:rFonts w:ascii="Arial" w:eastAsiaTheme="minorEastAsia" w:hAnsi="Arial" w:cs="Arial"/>
          <w:kern w:val="2"/>
          <w:sz w:val="22"/>
          <w:szCs w:val="22"/>
        </w:rPr>
        <w:t xml:space="preserve"> </w:t>
      </w:r>
      <w:proofErr w:type="gramStart"/>
      <w:ins w:id="1129" w:author="Andreae, Emily A" w:date="2019-10-04T17:05:00Z">
        <w:r w:rsidR="00B64B84">
          <w:rPr>
            <w:rFonts w:ascii="Arial" w:eastAsiaTheme="minorEastAsia" w:hAnsi="Arial" w:cs="Arial"/>
            <w:kern w:val="2"/>
            <w:sz w:val="22"/>
            <w:szCs w:val="22"/>
          </w:rPr>
          <w:t>is</w:t>
        </w:r>
      </w:ins>
      <w:del w:id="1130" w:author="Andreae, Emily A" w:date="2019-10-04T17:05:00Z">
        <w:r w:rsidR="00FD3BEB" w:rsidRPr="00AA74C7" w:rsidDel="00B64B84">
          <w:rPr>
            <w:rFonts w:ascii="Arial" w:eastAsiaTheme="minorEastAsia" w:hAnsi="Arial" w:cs="Arial"/>
            <w:kern w:val="2"/>
            <w:sz w:val="22"/>
            <w:szCs w:val="22"/>
          </w:rPr>
          <w:delText>be</w:delText>
        </w:r>
      </w:del>
      <w:r w:rsidR="00FD3BEB" w:rsidRPr="00AA74C7">
        <w:rPr>
          <w:rFonts w:ascii="Arial" w:eastAsiaTheme="minorEastAsia" w:hAnsi="Arial" w:cs="Arial"/>
          <w:kern w:val="2"/>
          <w:sz w:val="22"/>
          <w:szCs w:val="22"/>
        </w:rPr>
        <w:t xml:space="preserve"> needed</w:t>
      </w:r>
      <w:proofErr w:type="gramEnd"/>
      <w:r w:rsidR="00FD3BEB" w:rsidRPr="00AA74C7">
        <w:rPr>
          <w:rFonts w:ascii="Arial" w:eastAsiaTheme="minorEastAsia" w:hAnsi="Arial" w:cs="Arial"/>
          <w:kern w:val="2"/>
          <w:sz w:val="22"/>
          <w:szCs w:val="22"/>
        </w:rPr>
        <w:t xml:space="preserve"> to </w:t>
      </w:r>
      <w:ins w:id="1131" w:author="Andreae, Emily A" w:date="2019-10-04T17:06:00Z">
        <w:r w:rsidR="00B64B84">
          <w:rPr>
            <w:rFonts w:ascii="Arial" w:eastAsiaTheme="minorEastAsia" w:hAnsi="Arial" w:cs="Arial"/>
            <w:kern w:val="2"/>
            <w:sz w:val="22"/>
            <w:szCs w:val="22"/>
          </w:rPr>
          <w:t xml:space="preserve">validate the predictive </w:t>
        </w:r>
      </w:ins>
      <w:del w:id="1132" w:author="Andreae, Emily A" w:date="2019-10-04T17:06:00Z">
        <w:r w:rsidR="00FD3BEB" w:rsidRPr="00AA74C7" w:rsidDel="00B64B84">
          <w:rPr>
            <w:rFonts w:ascii="Arial" w:eastAsiaTheme="minorEastAsia" w:hAnsi="Arial" w:cs="Arial"/>
            <w:kern w:val="2"/>
            <w:sz w:val="22"/>
            <w:szCs w:val="22"/>
          </w:rPr>
          <w:delText xml:space="preserve">access its </w:delText>
        </w:r>
      </w:del>
      <w:r w:rsidR="00FD3BEB" w:rsidRPr="00AA74C7">
        <w:rPr>
          <w:rFonts w:ascii="Arial" w:eastAsiaTheme="minorEastAsia" w:hAnsi="Arial" w:cs="Arial"/>
          <w:kern w:val="2"/>
          <w:sz w:val="22"/>
          <w:szCs w:val="22"/>
        </w:rPr>
        <w:t>efficacy</w:t>
      </w:r>
      <w:ins w:id="1133" w:author="Andreae, Emily A" w:date="2019-10-04T17:06:00Z">
        <w:r w:rsidR="00B64B84">
          <w:rPr>
            <w:rFonts w:ascii="Arial" w:eastAsiaTheme="minorEastAsia" w:hAnsi="Arial" w:cs="Arial"/>
            <w:kern w:val="2"/>
            <w:sz w:val="22"/>
            <w:szCs w:val="22"/>
          </w:rPr>
          <w:t xml:space="preserve"> of this biomarker for CRC</w:t>
        </w:r>
      </w:ins>
      <w:r w:rsidR="00FD3BEB" w:rsidRPr="00AA74C7">
        <w:rPr>
          <w:rFonts w:ascii="Arial" w:eastAsiaTheme="minorEastAsia" w:hAnsi="Arial" w:cs="Arial"/>
          <w:kern w:val="2"/>
          <w:sz w:val="22"/>
          <w:szCs w:val="22"/>
        </w:rPr>
        <w:t>.</w:t>
      </w:r>
    </w:p>
    <w:p w14:paraId="5736E9A7" w14:textId="13DA79AB" w:rsidR="00F80442" w:rsidRPr="00AA74C7" w:rsidRDefault="00F80442" w:rsidP="00B80E58">
      <w:pPr>
        <w:spacing w:line="480" w:lineRule="auto"/>
        <w:jc w:val="both"/>
        <w:rPr>
          <w:rFonts w:ascii="Arial" w:eastAsiaTheme="minorEastAsia" w:hAnsi="Arial" w:cs="Arial"/>
          <w:kern w:val="2"/>
          <w:sz w:val="22"/>
          <w:szCs w:val="22"/>
        </w:rPr>
      </w:pPr>
    </w:p>
    <w:p w14:paraId="243A5173" w14:textId="11E110FB" w:rsidR="005B48AA" w:rsidRPr="00AA74C7" w:rsidRDefault="001C1E2E" w:rsidP="00B80E58">
      <w:pPr>
        <w:pStyle w:val="Heading2"/>
        <w:spacing w:line="480" w:lineRule="auto"/>
        <w:jc w:val="both"/>
        <w:rPr>
          <w:rFonts w:ascii="Arial" w:hAnsi="Arial" w:cs="Arial"/>
          <w:b/>
          <w:color w:val="auto"/>
          <w:sz w:val="22"/>
          <w:szCs w:val="22"/>
        </w:rPr>
      </w:pPr>
      <w:commentRangeStart w:id="1134"/>
      <w:r w:rsidRPr="00AA74C7">
        <w:rPr>
          <w:rFonts w:ascii="Arial" w:hAnsi="Arial" w:cs="Arial"/>
          <w:b/>
          <w:color w:val="auto"/>
          <w:sz w:val="22"/>
          <w:szCs w:val="22"/>
        </w:rPr>
        <w:t>Reference</w:t>
      </w:r>
      <w:commentRangeEnd w:id="1134"/>
      <w:r w:rsidR="00FE5305">
        <w:rPr>
          <w:rStyle w:val="CommentReference"/>
          <w:rFonts w:ascii="SimSun" w:eastAsia="SimSun" w:hAnsi="SimSun" w:cs="SimSun"/>
          <w:color w:val="auto"/>
        </w:rPr>
        <w:commentReference w:id="1134"/>
      </w:r>
    </w:p>
    <w:p w14:paraId="55BC1323" w14:textId="77777777" w:rsidR="005B48AA" w:rsidRPr="00AA74C7" w:rsidRDefault="005B48AA" w:rsidP="00B80E58">
      <w:pPr>
        <w:spacing w:line="480" w:lineRule="auto"/>
        <w:jc w:val="both"/>
        <w:rPr>
          <w:rFonts w:ascii="Arial" w:hAnsi="Arial" w:cs="Arial"/>
          <w:sz w:val="22"/>
          <w:szCs w:val="22"/>
        </w:rPr>
      </w:pPr>
    </w:p>
    <w:p w14:paraId="64EA2259" w14:textId="77777777" w:rsidR="001005EA" w:rsidRPr="00AA74C7" w:rsidRDefault="005B48AA" w:rsidP="00B80E58">
      <w:pPr>
        <w:pStyle w:val="EndNoteBibliography"/>
        <w:spacing w:line="480" w:lineRule="auto"/>
        <w:ind w:left="720" w:hanging="720"/>
        <w:rPr>
          <w:rFonts w:ascii="Arial" w:hAnsi="Arial" w:cs="Arial"/>
        </w:rPr>
      </w:pPr>
      <w:r w:rsidRPr="00AA74C7">
        <w:rPr>
          <w:rFonts w:ascii="Arial" w:hAnsi="Arial" w:cs="Arial"/>
          <w:sz w:val="22"/>
          <w:szCs w:val="22"/>
        </w:rPr>
        <w:fldChar w:fldCharType="begin"/>
      </w:r>
      <w:r w:rsidRPr="00AA74C7">
        <w:rPr>
          <w:rFonts w:ascii="Arial" w:hAnsi="Arial" w:cs="Arial"/>
          <w:sz w:val="22"/>
          <w:szCs w:val="22"/>
        </w:rPr>
        <w:instrText xml:space="preserve"> ADDIN EN.REFLIST </w:instrText>
      </w:r>
      <w:r w:rsidRPr="00AA74C7">
        <w:rPr>
          <w:rFonts w:ascii="Arial" w:hAnsi="Arial" w:cs="Arial"/>
          <w:sz w:val="22"/>
          <w:szCs w:val="22"/>
        </w:rPr>
        <w:fldChar w:fldCharType="separate"/>
      </w:r>
      <w:r w:rsidR="001005EA" w:rsidRPr="00AA74C7">
        <w:rPr>
          <w:rFonts w:ascii="Arial" w:hAnsi="Arial" w:cs="Arial"/>
        </w:rPr>
        <w:t>1.</w:t>
      </w:r>
      <w:r w:rsidR="001005EA" w:rsidRPr="00AA74C7">
        <w:rPr>
          <w:rFonts w:ascii="Arial" w:hAnsi="Arial" w:cs="Arial"/>
        </w:rPr>
        <w:tab/>
        <w:t xml:space="preserve">Siegel RL, Miller KD, Jemal A. Cancer statistics, 2018. </w:t>
      </w:r>
      <w:r w:rsidR="001005EA" w:rsidRPr="00AA74C7">
        <w:rPr>
          <w:rFonts w:ascii="Arial" w:hAnsi="Arial" w:cs="Arial"/>
          <w:i/>
        </w:rPr>
        <w:t>CA Cancer J Clin</w:t>
      </w:r>
      <w:r w:rsidR="001005EA" w:rsidRPr="00AA74C7">
        <w:rPr>
          <w:rFonts w:ascii="Arial" w:hAnsi="Arial" w:cs="Arial"/>
        </w:rPr>
        <w:t xml:space="preserve"> </w:t>
      </w:r>
      <w:r w:rsidR="001005EA" w:rsidRPr="00AA74C7">
        <w:rPr>
          <w:rFonts w:ascii="Arial" w:hAnsi="Arial" w:cs="Arial"/>
          <w:b/>
        </w:rPr>
        <w:t>68</w:t>
      </w:r>
      <w:r w:rsidR="001005EA" w:rsidRPr="00AA74C7">
        <w:rPr>
          <w:rFonts w:ascii="Arial" w:hAnsi="Arial" w:cs="Arial"/>
        </w:rPr>
        <w:t>, 7-30 (2018).</w:t>
      </w:r>
    </w:p>
    <w:p w14:paraId="5117ACEF" w14:textId="77777777" w:rsidR="001005EA" w:rsidRPr="00AA74C7" w:rsidRDefault="001005EA" w:rsidP="00B80E58">
      <w:pPr>
        <w:pStyle w:val="EndNoteBibliography"/>
        <w:spacing w:line="480" w:lineRule="auto"/>
        <w:rPr>
          <w:rFonts w:ascii="Arial" w:hAnsi="Arial" w:cs="Arial"/>
        </w:rPr>
      </w:pPr>
    </w:p>
    <w:p w14:paraId="2DFE40CD"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lastRenderedPageBreak/>
        <w:t>2.</w:t>
      </w:r>
      <w:r w:rsidRPr="00AA74C7">
        <w:rPr>
          <w:rFonts w:ascii="Arial" w:hAnsi="Arial" w:cs="Arial"/>
        </w:rPr>
        <w:tab/>
        <w:t>Chen W</w:t>
      </w:r>
      <w:r w:rsidRPr="00AA74C7">
        <w:rPr>
          <w:rFonts w:ascii="Arial" w:hAnsi="Arial" w:cs="Arial"/>
          <w:i/>
        </w:rPr>
        <w:t>, et al.</w:t>
      </w:r>
      <w:r w:rsidRPr="00AA74C7">
        <w:rPr>
          <w:rFonts w:ascii="Arial" w:hAnsi="Arial" w:cs="Arial"/>
        </w:rPr>
        <w:t xml:space="preserve"> Cancer statistics in China, 2015. </w:t>
      </w:r>
      <w:r w:rsidRPr="00AA74C7">
        <w:rPr>
          <w:rFonts w:ascii="Arial" w:hAnsi="Arial" w:cs="Arial"/>
          <w:i/>
        </w:rPr>
        <w:t>CA Cancer J Clin</w:t>
      </w:r>
      <w:r w:rsidRPr="00AA74C7">
        <w:rPr>
          <w:rFonts w:ascii="Arial" w:hAnsi="Arial" w:cs="Arial"/>
        </w:rPr>
        <w:t xml:space="preserve"> </w:t>
      </w:r>
      <w:r w:rsidRPr="00AA74C7">
        <w:rPr>
          <w:rFonts w:ascii="Arial" w:hAnsi="Arial" w:cs="Arial"/>
          <w:b/>
        </w:rPr>
        <w:t>66</w:t>
      </w:r>
      <w:r w:rsidRPr="00AA74C7">
        <w:rPr>
          <w:rFonts w:ascii="Arial" w:hAnsi="Arial" w:cs="Arial"/>
        </w:rPr>
        <w:t>, 115-132 (2016).</w:t>
      </w:r>
    </w:p>
    <w:p w14:paraId="041CF15E" w14:textId="77777777" w:rsidR="001005EA" w:rsidRPr="00AA74C7" w:rsidRDefault="001005EA" w:rsidP="00B80E58">
      <w:pPr>
        <w:pStyle w:val="EndNoteBibliography"/>
        <w:spacing w:line="480" w:lineRule="auto"/>
        <w:rPr>
          <w:rFonts w:ascii="Arial" w:hAnsi="Arial" w:cs="Arial"/>
        </w:rPr>
      </w:pPr>
    </w:p>
    <w:p w14:paraId="0DF6260C"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w:t>
      </w:r>
      <w:r w:rsidRPr="00AA74C7">
        <w:rPr>
          <w:rFonts w:ascii="Arial" w:hAnsi="Arial" w:cs="Arial"/>
        </w:rPr>
        <w:tab/>
        <w:t xml:space="preserve">Guo S, Diep D, Plongthongkum N, Fung HL, Zhang K, Zhang K. Identification of methylation haplotype blocks aids in deconvolution of heterogeneous tissue samples and tumor tissue-of-origin mapping from plasma DNA. </w:t>
      </w:r>
      <w:r w:rsidRPr="00AA74C7">
        <w:rPr>
          <w:rFonts w:ascii="Arial" w:hAnsi="Arial" w:cs="Arial"/>
          <w:i/>
        </w:rPr>
        <w:t>Nature genetics</w:t>
      </w:r>
      <w:r w:rsidRPr="00AA74C7">
        <w:rPr>
          <w:rFonts w:ascii="Arial" w:hAnsi="Arial" w:cs="Arial"/>
        </w:rPr>
        <w:t xml:space="preserve"> </w:t>
      </w:r>
      <w:r w:rsidRPr="00AA74C7">
        <w:rPr>
          <w:rFonts w:ascii="Arial" w:hAnsi="Arial" w:cs="Arial"/>
          <w:b/>
        </w:rPr>
        <w:t>49</w:t>
      </w:r>
      <w:r w:rsidRPr="00AA74C7">
        <w:rPr>
          <w:rFonts w:ascii="Arial" w:hAnsi="Arial" w:cs="Arial"/>
        </w:rPr>
        <w:t>, 635-642 (2017).</w:t>
      </w:r>
    </w:p>
    <w:p w14:paraId="20BF5ADD" w14:textId="77777777" w:rsidR="001005EA" w:rsidRPr="00AA74C7" w:rsidRDefault="001005EA" w:rsidP="00B80E58">
      <w:pPr>
        <w:pStyle w:val="EndNoteBibliography"/>
        <w:spacing w:line="480" w:lineRule="auto"/>
        <w:rPr>
          <w:rFonts w:ascii="Arial" w:hAnsi="Arial" w:cs="Arial"/>
        </w:rPr>
      </w:pPr>
    </w:p>
    <w:p w14:paraId="56AD0CD6"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4.</w:t>
      </w:r>
      <w:r w:rsidRPr="00AA74C7">
        <w:rPr>
          <w:rFonts w:ascii="Arial" w:hAnsi="Arial" w:cs="Arial"/>
        </w:rPr>
        <w:tab/>
        <w:t>Wang X</w:t>
      </w:r>
      <w:r w:rsidRPr="00AA74C7">
        <w:rPr>
          <w:rFonts w:ascii="Arial" w:hAnsi="Arial" w:cs="Arial"/>
          <w:i/>
        </w:rPr>
        <w:t>, et al.</w:t>
      </w:r>
      <w:r w:rsidRPr="00AA74C7">
        <w:rPr>
          <w:rFonts w:ascii="Arial" w:hAnsi="Arial" w:cs="Arial"/>
        </w:rPr>
        <w:t xml:space="preserve"> Hypermethylation reduces expression of tumor-suppressor PLZF and regulates proliferation and apoptosis in non-small-cell lung cancers. </w:t>
      </w:r>
      <w:r w:rsidRPr="00AA74C7">
        <w:rPr>
          <w:rFonts w:ascii="Arial" w:hAnsi="Arial" w:cs="Arial"/>
          <w:i/>
        </w:rPr>
        <w:t>FASEB journal : official publication of the Federation of American Societies for Experimental Biology</w:t>
      </w:r>
      <w:r w:rsidRPr="00AA74C7">
        <w:rPr>
          <w:rFonts w:ascii="Arial" w:hAnsi="Arial" w:cs="Arial"/>
        </w:rPr>
        <w:t xml:space="preserve"> </w:t>
      </w:r>
      <w:r w:rsidRPr="00AA74C7">
        <w:rPr>
          <w:rFonts w:ascii="Arial" w:hAnsi="Arial" w:cs="Arial"/>
          <w:b/>
        </w:rPr>
        <w:t>27</w:t>
      </w:r>
      <w:r w:rsidRPr="00AA74C7">
        <w:rPr>
          <w:rFonts w:ascii="Arial" w:hAnsi="Arial" w:cs="Arial"/>
        </w:rPr>
        <w:t>, 4194-4203 (2013).</w:t>
      </w:r>
    </w:p>
    <w:p w14:paraId="6A3063DE" w14:textId="77777777" w:rsidR="001005EA" w:rsidRPr="00AA74C7" w:rsidRDefault="001005EA" w:rsidP="00B80E58">
      <w:pPr>
        <w:pStyle w:val="EndNoteBibliography"/>
        <w:spacing w:line="480" w:lineRule="auto"/>
        <w:rPr>
          <w:rFonts w:ascii="Arial" w:hAnsi="Arial" w:cs="Arial"/>
        </w:rPr>
      </w:pPr>
    </w:p>
    <w:p w14:paraId="29C1D33E"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5.</w:t>
      </w:r>
      <w:r w:rsidRPr="00AA74C7">
        <w:rPr>
          <w:rFonts w:ascii="Arial" w:hAnsi="Arial" w:cs="Arial"/>
        </w:rPr>
        <w:tab/>
        <w:t>Guo S</w:t>
      </w:r>
      <w:r w:rsidRPr="00AA74C7">
        <w:rPr>
          <w:rFonts w:ascii="Arial" w:hAnsi="Arial" w:cs="Arial"/>
          <w:i/>
        </w:rPr>
        <w:t>, et al.</w:t>
      </w:r>
      <w:r w:rsidRPr="00AA74C7">
        <w:rPr>
          <w:rFonts w:ascii="Arial" w:hAnsi="Arial" w:cs="Arial"/>
        </w:rPr>
        <w:t xml:space="preserve"> Identification and validation of the methylation biomarkers of non-small cell lung cancer (NSCLC). </w:t>
      </w:r>
      <w:r w:rsidRPr="00AA74C7">
        <w:rPr>
          <w:rFonts w:ascii="Arial" w:hAnsi="Arial" w:cs="Arial"/>
          <w:i/>
        </w:rPr>
        <w:t>Clinical epigenetics</w:t>
      </w:r>
      <w:r w:rsidRPr="00AA74C7">
        <w:rPr>
          <w:rFonts w:ascii="Arial" w:hAnsi="Arial" w:cs="Arial"/>
        </w:rPr>
        <w:t xml:space="preserve"> </w:t>
      </w:r>
      <w:r w:rsidRPr="00AA74C7">
        <w:rPr>
          <w:rFonts w:ascii="Arial" w:hAnsi="Arial" w:cs="Arial"/>
          <w:b/>
        </w:rPr>
        <w:t>7</w:t>
      </w:r>
      <w:r w:rsidRPr="00AA74C7">
        <w:rPr>
          <w:rFonts w:ascii="Arial" w:hAnsi="Arial" w:cs="Arial"/>
        </w:rPr>
        <w:t>, 3 (2015).</w:t>
      </w:r>
    </w:p>
    <w:p w14:paraId="0A09253F" w14:textId="77777777" w:rsidR="001005EA" w:rsidRPr="00AA74C7" w:rsidRDefault="001005EA" w:rsidP="00B80E58">
      <w:pPr>
        <w:pStyle w:val="EndNoteBibliography"/>
        <w:spacing w:line="480" w:lineRule="auto"/>
        <w:rPr>
          <w:rFonts w:ascii="Arial" w:hAnsi="Arial" w:cs="Arial"/>
        </w:rPr>
      </w:pPr>
    </w:p>
    <w:p w14:paraId="0C4E9FF9"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6.</w:t>
      </w:r>
      <w:r w:rsidRPr="00AA74C7">
        <w:rPr>
          <w:rFonts w:ascii="Arial" w:hAnsi="Arial" w:cs="Arial"/>
        </w:rPr>
        <w:tab/>
        <w:t>Zhao Y</w:t>
      </w:r>
      <w:r w:rsidRPr="00AA74C7">
        <w:rPr>
          <w:rFonts w:ascii="Arial" w:hAnsi="Arial" w:cs="Arial"/>
          <w:i/>
        </w:rPr>
        <w:t>, et al.</w:t>
      </w:r>
      <w:r w:rsidRPr="00AA74C7">
        <w:rPr>
          <w:rFonts w:ascii="Arial" w:hAnsi="Arial" w:cs="Arial"/>
        </w:rPr>
        <w:t xml:space="preserve"> Genome-wide methylation profiling of the different stages of hepatitis B virus-related hepatocellular carcinoma development in plasma cell-free DNA reveals potential biomarkers for early detection and high-risk monitoring of hepatocellular carcinoma. </w:t>
      </w:r>
      <w:r w:rsidRPr="00AA74C7">
        <w:rPr>
          <w:rFonts w:ascii="Arial" w:hAnsi="Arial" w:cs="Arial"/>
          <w:i/>
        </w:rPr>
        <w:t>Clinical epigenetics</w:t>
      </w:r>
      <w:r w:rsidRPr="00AA74C7">
        <w:rPr>
          <w:rFonts w:ascii="Arial" w:hAnsi="Arial" w:cs="Arial"/>
        </w:rPr>
        <w:t xml:space="preserve"> </w:t>
      </w:r>
      <w:r w:rsidRPr="00AA74C7">
        <w:rPr>
          <w:rFonts w:ascii="Arial" w:hAnsi="Arial" w:cs="Arial"/>
          <w:b/>
        </w:rPr>
        <w:t>6</w:t>
      </w:r>
      <w:r w:rsidRPr="00AA74C7">
        <w:rPr>
          <w:rFonts w:ascii="Arial" w:hAnsi="Arial" w:cs="Arial"/>
        </w:rPr>
        <w:t>, 30 (2014).</w:t>
      </w:r>
    </w:p>
    <w:p w14:paraId="41E26E5B" w14:textId="77777777" w:rsidR="001005EA" w:rsidRPr="00AA74C7" w:rsidRDefault="001005EA" w:rsidP="00B80E58">
      <w:pPr>
        <w:pStyle w:val="EndNoteBibliography"/>
        <w:spacing w:line="480" w:lineRule="auto"/>
        <w:rPr>
          <w:rFonts w:ascii="Arial" w:hAnsi="Arial" w:cs="Arial"/>
        </w:rPr>
      </w:pPr>
    </w:p>
    <w:p w14:paraId="5A89FA3C"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7.</w:t>
      </w:r>
      <w:r w:rsidRPr="00AA74C7">
        <w:rPr>
          <w:rFonts w:ascii="Arial" w:hAnsi="Arial" w:cs="Arial"/>
        </w:rPr>
        <w:tab/>
        <w:t xml:space="preserve">Haikun Zhang PD, Shicheng Guo, Chengcheng Tao, Wenmin Zhao, Jiakang Wang, Ramsey Cheung, Augusto Vilanueva, Huiguo Ding, Steven J. Schrodi, Dake Zhang, Changqing Zeng. Circulating cell-free DNA based low-pass genome-wide bisulfite </w:t>
      </w:r>
      <w:r w:rsidRPr="00AA74C7">
        <w:rPr>
          <w:rFonts w:ascii="Arial" w:hAnsi="Arial" w:cs="Arial"/>
        </w:rPr>
        <w:lastRenderedPageBreak/>
        <w:t xml:space="preserve">sequencing aids non-invasive surveillance to Hepatocellular carcinoma. </w:t>
      </w:r>
      <w:r w:rsidRPr="00AA74C7">
        <w:rPr>
          <w:rFonts w:ascii="Arial" w:hAnsi="Arial" w:cs="Arial"/>
          <w:i/>
        </w:rPr>
        <w:t>Science Advance (Submitted)</w:t>
      </w:r>
      <w:r w:rsidRPr="00AA74C7">
        <w:rPr>
          <w:rFonts w:ascii="Arial" w:hAnsi="Arial" w:cs="Arial"/>
        </w:rPr>
        <w:t>,  (2019).</w:t>
      </w:r>
    </w:p>
    <w:p w14:paraId="28FCCE5D" w14:textId="77777777" w:rsidR="001005EA" w:rsidRPr="00AA74C7" w:rsidRDefault="001005EA" w:rsidP="00B80E58">
      <w:pPr>
        <w:pStyle w:val="EndNoteBibliography"/>
        <w:spacing w:line="480" w:lineRule="auto"/>
        <w:rPr>
          <w:rFonts w:ascii="Arial" w:hAnsi="Arial" w:cs="Arial"/>
        </w:rPr>
      </w:pPr>
    </w:p>
    <w:p w14:paraId="7B82A6C5"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8.</w:t>
      </w:r>
      <w:r w:rsidRPr="00AA74C7">
        <w:rPr>
          <w:rFonts w:ascii="Arial" w:hAnsi="Arial" w:cs="Arial"/>
        </w:rPr>
        <w:tab/>
        <w:t xml:space="preserve">Grady WM, Carethers JM. Genomic and epigenetic instability in colorectal cancer pathogenesis. </w:t>
      </w:r>
      <w:r w:rsidRPr="00AA74C7">
        <w:rPr>
          <w:rFonts w:ascii="Arial" w:hAnsi="Arial" w:cs="Arial"/>
          <w:i/>
        </w:rPr>
        <w:t>Gastroenterology</w:t>
      </w:r>
      <w:r w:rsidRPr="00AA74C7">
        <w:rPr>
          <w:rFonts w:ascii="Arial" w:hAnsi="Arial" w:cs="Arial"/>
        </w:rPr>
        <w:t xml:space="preserve"> </w:t>
      </w:r>
      <w:r w:rsidRPr="00AA74C7">
        <w:rPr>
          <w:rFonts w:ascii="Arial" w:hAnsi="Arial" w:cs="Arial"/>
          <w:b/>
        </w:rPr>
        <w:t>135</w:t>
      </w:r>
      <w:r w:rsidRPr="00AA74C7">
        <w:rPr>
          <w:rFonts w:ascii="Arial" w:hAnsi="Arial" w:cs="Arial"/>
        </w:rPr>
        <w:t>, 1079-1099 (2008).</w:t>
      </w:r>
    </w:p>
    <w:p w14:paraId="1262F3F8" w14:textId="77777777" w:rsidR="001005EA" w:rsidRPr="00AA74C7" w:rsidRDefault="001005EA" w:rsidP="00B80E58">
      <w:pPr>
        <w:pStyle w:val="EndNoteBibliography"/>
        <w:spacing w:line="480" w:lineRule="auto"/>
        <w:rPr>
          <w:rFonts w:ascii="Arial" w:hAnsi="Arial" w:cs="Arial"/>
        </w:rPr>
      </w:pPr>
    </w:p>
    <w:p w14:paraId="30691354"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9.</w:t>
      </w:r>
      <w:r w:rsidRPr="00AA74C7">
        <w:rPr>
          <w:rFonts w:ascii="Arial" w:hAnsi="Arial" w:cs="Arial"/>
        </w:rPr>
        <w:tab/>
        <w:t>Hidaka H</w:t>
      </w:r>
      <w:r w:rsidRPr="00AA74C7">
        <w:rPr>
          <w:rFonts w:ascii="Arial" w:hAnsi="Arial" w:cs="Arial"/>
          <w:i/>
        </w:rPr>
        <w:t>, et al.</w:t>
      </w:r>
      <w:r w:rsidRPr="00AA74C7">
        <w:rPr>
          <w:rFonts w:ascii="Arial" w:hAnsi="Arial" w:cs="Arial"/>
        </w:rPr>
        <w:t xml:space="preserve"> Comprehensive methylation analysis of imprinting-associated differentially methylated regions in colorectal cancer. </w:t>
      </w:r>
      <w:r w:rsidRPr="00AA74C7">
        <w:rPr>
          <w:rFonts w:ascii="Arial" w:hAnsi="Arial" w:cs="Arial"/>
          <w:i/>
        </w:rPr>
        <w:t>Clin Epigenetics</w:t>
      </w:r>
      <w:r w:rsidRPr="00AA74C7">
        <w:rPr>
          <w:rFonts w:ascii="Arial" w:hAnsi="Arial" w:cs="Arial"/>
        </w:rPr>
        <w:t xml:space="preserve"> </w:t>
      </w:r>
      <w:r w:rsidRPr="00AA74C7">
        <w:rPr>
          <w:rFonts w:ascii="Arial" w:hAnsi="Arial" w:cs="Arial"/>
          <w:b/>
        </w:rPr>
        <w:t>10</w:t>
      </w:r>
      <w:r w:rsidRPr="00AA74C7">
        <w:rPr>
          <w:rFonts w:ascii="Arial" w:hAnsi="Arial" w:cs="Arial"/>
        </w:rPr>
        <w:t>, 150-150 (2018).</w:t>
      </w:r>
    </w:p>
    <w:p w14:paraId="7B1D7FA2" w14:textId="77777777" w:rsidR="001005EA" w:rsidRPr="00AA74C7" w:rsidRDefault="001005EA" w:rsidP="00B80E58">
      <w:pPr>
        <w:pStyle w:val="EndNoteBibliography"/>
        <w:spacing w:line="480" w:lineRule="auto"/>
        <w:rPr>
          <w:rFonts w:ascii="Arial" w:hAnsi="Arial" w:cs="Arial"/>
        </w:rPr>
      </w:pPr>
    </w:p>
    <w:p w14:paraId="33377F97"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10.</w:t>
      </w:r>
      <w:r w:rsidRPr="00AA74C7">
        <w:rPr>
          <w:rFonts w:ascii="Arial" w:hAnsi="Arial" w:cs="Arial"/>
        </w:rPr>
        <w:tab/>
        <w:t>Shi YX</w:t>
      </w:r>
      <w:r w:rsidRPr="00AA74C7">
        <w:rPr>
          <w:rFonts w:ascii="Arial" w:hAnsi="Arial" w:cs="Arial"/>
          <w:i/>
        </w:rPr>
        <w:t>, et al.</w:t>
      </w:r>
      <w:r w:rsidRPr="00AA74C7">
        <w:rPr>
          <w:rFonts w:ascii="Arial" w:hAnsi="Arial" w:cs="Arial"/>
        </w:rPr>
        <w:t xml:space="preserve"> Genome-wide DNA methylation profiling reveals novel epigenetic signatures in squamous cell lung cancer. </w:t>
      </w:r>
      <w:r w:rsidRPr="00AA74C7">
        <w:rPr>
          <w:rFonts w:ascii="Arial" w:hAnsi="Arial" w:cs="Arial"/>
          <w:i/>
        </w:rPr>
        <w:t>BMC Genomics</w:t>
      </w:r>
      <w:r w:rsidRPr="00AA74C7">
        <w:rPr>
          <w:rFonts w:ascii="Arial" w:hAnsi="Arial" w:cs="Arial"/>
        </w:rPr>
        <w:t xml:space="preserve"> </w:t>
      </w:r>
      <w:r w:rsidRPr="00AA74C7">
        <w:rPr>
          <w:rFonts w:ascii="Arial" w:hAnsi="Arial" w:cs="Arial"/>
          <w:b/>
        </w:rPr>
        <w:t>18</w:t>
      </w:r>
      <w:r w:rsidRPr="00AA74C7">
        <w:rPr>
          <w:rFonts w:ascii="Arial" w:hAnsi="Arial" w:cs="Arial"/>
        </w:rPr>
        <w:t>, 901 (2017).</w:t>
      </w:r>
    </w:p>
    <w:p w14:paraId="2763568B" w14:textId="77777777" w:rsidR="001005EA" w:rsidRPr="00AA74C7" w:rsidRDefault="001005EA" w:rsidP="00B80E58">
      <w:pPr>
        <w:pStyle w:val="EndNoteBibliography"/>
        <w:spacing w:line="480" w:lineRule="auto"/>
        <w:rPr>
          <w:rFonts w:ascii="Arial" w:hAnsi="Arial" w:cs="Arial"/>
        </w:rPr>
      </w:pPr>
    </w:p>
    <w:p w14:paraId="66810339"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11.</w:t>
      </w:r>
      <w:r w:rsidRPr="00AA74C7">
        <w:rPr>
          <w:rFonts w:ascii="Arial" w:hAnsi="Arial" w:cs="Arial"/>
        </w:rPr>
        <w:tab/>
        <w:t xml:space="preserve">Lindqvist BM, Wingren S, Motlagh PB, Nilsson TK. Whole genome DNA methylation signature of HER2-positive breast cancer. </w:t>
      </w:r>
      <w:r w:rsidRPr="00AA74C7">
        <w:rPr>
          <w:rFonts w:ascii="Arial" w:hAnsi="Arial" w:cs="Arial"/>
          <w:i/>
        </w:rPr>
        <w:t>Epigenetics</w:t>
      </w:r>
      <w:r w:rsidRPr="00AA74C7">
        <w:rPr>
          <w:rFonts w:ascii="Arial" w:hAnsi="Arial" w:cs="Arial"/>
        </w:rPr>
        <w:t xml:space="preserve"> </w:t>
      </w:r>
      <w:r w:rsidRPr="00AA74C7">
        <w:rPr>
          <w:rFonts w:ascii="Arial" w:hAnsi="Arial" w:cs="Arial"/>
          <w:b/>
        </w:rPr>
        <w:t>9</w:t>
      </w:r>
      <w:r w:rsidRPr="00AA74C7">
        <w:rPr>
          <w:rFonts w:ascii="Arial" w:hAnsi="Arial" w:cs="Arial"/>
        </w:rPr>
        <w:t>, 1149-1162 (2014).</w:t>
      </w:r>
    </w:p>
    <w:p w14:paraId="1A3DEDA0" w14:textId="77777777" w:rsidR="001005EA" w:rsidRPr="00AA74C7" w:rsidRDefault="001005EA" w:rsidP="00B80E58">
      <w:pPr>
        <w:pStyle w:val="EndNoteBibliography"/>
        <w:spacing w:line="480" w:lineRule="auto"/>
        <w:rPr>
          <w:rFonts w:ascii="Arial" w:hAnsi="Arial" w:cs="Arial"/>
        </w:rPr>
      </w:pPr>
    </w:p>
    <w:p w14:paraId="0DE81D31"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12.</w:t>
      </w:r>
      <w:r w:rsidRPr="00AA74C7">
        <w:rPr>
          <w:rFonts w:ascii="Arial" w:hAnsi="Arial" w:cs="Arial"/>
        </w:rPr>
        <w:tab/>
        <w:t xml:space="preserve">Raggi C, Invernizzi P. Methylation and liver cancer. </w:t>
      </w:r>
      <w:r w:rsidRPr="00AA74C7">
        <w:rPr>
          <w:rFonts w:ascii="Arial" w:hAnsi="Arial" w:cs="Arial"/>
          <w:i/>
        </w:rPr>
        <w:t>Clin Res Hepatol Gastroenterol</w:t>
      </w:r>
      <w:r w:rsidRPr="00AA74C7">
        <w:rPr>
          <w:rFonts w:ascii="Arial" w:hAnsi="Arial" w:cs="Arial"/>
        </w:rPr>
        <w:t xml:space="preserve"> </w:t>
      </w:r>
      <w:r w:rsidRPr="00AA74C7">
        <w:rPr>
          <w:rFonts w:ascii="Arial" w:hAnsi="Arial" w:cs="Arial"/>
          <w:b/>
        </w:rPr>
        <w:t>37</w:t>
      </w:r>
      <w:r w:rsidRPr="00AA74C7">
        <w:rPr>
          <w:rFonts w:ascii="Arial" w:hAnsi="Arial" w:cs="Arial"/>
        </w:rPr>
        <w:t>, 564-571 (2013).</w:t>
      </w:r>
    </w:p>
    <w:p w14:paraId="564D3D9A" w14:textId="77777777" w:rsidR="001005EA" w:rsidRPr="00AA74C7" w:rsidRDefault="001005EA" w:rsidP="00B80E58">
      <w:pPr>
        <w:pStyle w:val="EndNoteBibliography"/>
        <w:spacing w:line="480" w:lineRule="auto"/>
        <w:rPr>
          <w:rFonts w:ascii="Arial" w:hAnsi="Arial" w:cs="Arial"/>
        </w:rPr>
      </w:pPr>
    </w:p>
    <w:p w14:paraId="37AF01DB"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13.</w:t>
      </w:r>
      <w:r w:rsidRPr="00AA74C7">
        <w:rPr>
          <w:rFonts w:ascii="Arial" w:hAnsi="Arial" w:cs="Arial"/>
        </w:rPr>
        <w:tab/>
        <w:t xml:space="preserve">Morris MR, Latif F. The epigenetic landscape of renal cancer. </w:t>
      </w:r>
      <w:r w:rsidRPr="00AA74C7">
        <w:rPr>
          <w:rFonts w:ascii="Arial" w:hAnsi="Arial" w:cs="Arial"/>
          <w:i/>
        </w:rPr>
        <w:t>Nat Rev Nephrol</w:t>
      </w:r>
      <w:r w:rsidRPr="00AA74C7">
        <w:rPr>
          <w:rFonts w:ascii="Arial" w:hAnsi="Arial" w:cs="Arial"/>
        </w:rPr>
        <w:t xml:space="preserve"> </w:t>
      </w:r>
      <w:r w:rsidRPr="00AA74C7">
        <w:rPr>
          <w:rFonts w:ascii="Arial" w:hAnsi="Arial" w:cs="Arial"/>
          <w:b/>
        </w:rPr>
        <w:t>13</w:t>
      </w:r>
      <w:r w:rsidRPr="00AA74C7">
        <w:rPr>
          <w:rFonts w:ascii="Arial" w:hAnsi="Arial" w:cs="Arial"/>
        </w:rPr>
        <w:t>, 47-60 (2017).</w:t>
      </w:r>
    </w:p>
    <w:p w14:paraId="6C3A2E3C" w14:textId="77777777" w:rsidR="001005EA" w:rsidRPr="00AA74C7" w:rsidRDefault="001005EA" w:rsidP="00B80E58">
      <w:pPr>
        <w:pStyle w:val="EndNoteBibliography"/>
        <w:spacing w:line="480" w:lineRule="auto"/>
        <w:rPr>
          <w:rFonts w:ascii="Arial" w:hAnsi="Arial" w:cs="Arial"/>
        </w:rPr>
      </w:pPr>
    </w:p>
    <w:p w14:paraId="72CA338B"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lastRenderedPageBreak/>
        <w:t>14.</w:t>
      </w:r>
      <w:r w:rsidRPr="00AA74C7">
        <w:rPr>
          <w:rFonts w:ascii="Arial" w:hAnsi="Arial" w:cs="Arial"/>
        </w:rPr>
        <w:tab/>
        <w:t>Herman JG</w:t>
      </w:r>
      <w:r w:rsidRPr="00AA74C7">
        <w:rPr>
          <w:rFonts w:ascii="Arial" w:hAnsi="Arial" w:cs="Arial"/>
          <w:i/>
        </w:rPr>
        <w:t>, et al.</w:t>
      </w:r>
      <w:r w:rsidRPr="00AA74C7">
        <w:rPr>
          <w:rFonts w:ascii="Arial" w:hAnsi="Arial" w:cs="Arial"/>
        </w:rPr>
        <w:t xml:space="preserve"> Inactivation of the CDKN2/p16/MTS1 gene is frequently associated with aberrant DNA methylation in all common human cancers. </w:t>
      </w:r>
      <w:r w:rsidRPr="00AA74C7">
        <w:rPr>
          <w:rFonts w:ascii="Arial" w:hAnsi="Arial" w:cs="Arial"/>
          <w:i/>
        </w:rPr>
        <w:t>Cancer Research</w:t>
      </w:r>
      <w:r w:rsidRPr="00AA74C7">
        <w:rPr>
          <w:rFonts w:ascii="Arial" w:hAnsi="Arial" w:cs="Arial"/>
        </w:rPr>
        <w:t xml:space="preserve"> </w:t>
      </w:r>
      <w:r w:rsidRPr="00AA74C7">
        <w:rPr>
          <w:rFonts w:ascii="Arial" w:hAnsi="Arial" w:cs="Arial"/>
          <w:b/>
        </w:rPr>
        <w:t>55</w:t>
      </w:r>
      <w:r w:rsidRPr="00AA74C7">
        <w:rPr>
          <w:rFonts w:ascii="Arial" w:hAnsi="Arial" w:cs="Arial"/>
        </w:rPr>
        <w:t>, 4525 (1995).</w:t>
      </w:r>
    </w:p>
    <w:p w14:paraId="703060E9" w14:textId="77777777" w:rsidR="001005EA" w:rsidRPr="00AA74C7" w:rsidRDefault="001005EA" w:rsidP="00B80E58">
      <w:pPr>
        <w:pStyle w:val="EndNoteBibliography"/>
        <w:spacing w:line="480" w:lineRule="auto"/>
        <w:rPr>
          <w:rFonts w:ascii="Arial" w:hAnsi="Arial" w:cs="Arial"/>
        </w:rPr>
      </w:pPr>
    </w:p>
    <w:p w14:paraId="713598B6"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15.</w:t>
      </w:r>
      <w:r w:rsidRPr="00AA74C7">
        <w:rPr>
          <w:rFonts w:ascii="Arial" w:hAnsi="Arial" w:cs="Arial"/>
        </w:rPr>
        <w:tab/>
        <w:t>Kane MF</w:t>
      </w:r>
      <w:r w:rsidRPr="00AA74C7">
        <w:rPr>
          <w:rFonts w:ascii="Arial" w:hAnsi="Arial" w:cs="Arial"/>
          <w:i/>
        </w:rPr>
        <w:t>, et al.</w:t>
      </w:r>
      <w:r w:rsidRPr="00AA74C7">
        <w:rPr>
          <w:rFonts w:ascii="Arial" w:hAnsi="Arial" w:cs="Arial"/>
        </w:rPr>
        <w:t xml:space="preserve"> Methylation of the hMLH1 promoter correlates with lack of expression of hMLH1 in sporadic colon tumors and mismatch repair-defective human tumor cell lines. </w:t>
      </w:r>
      <w:r w:rsidRPr="00AA74C7">
        <w:rPr>
          <w:rFonts w:ascii="Arial" w:hAnsi="Arial" w:cs="Arial"/>
          <w:i/>
        </w:rPr>
        <w:t>Cancer Research</w:t>
      </w:r>
      <w:r w:rsidRPr="00AA74C7">
        <w:rPr>
          <w:rFonts w:ascii="Arial" w:hAnsi="Arial" w:cs="Arial"/>
        </w:rPr>
        <w:t xml:space="preserve"> </w:t>
      </w:r>
      <w:r w:rsidRPr="00AA74C7">
        <w:rPr>
          <w:rFonts w:ascii="Arial" w:hAnsi="Arial" w:cs="Arial"/>
          <w:b/>
        </w:rPr>
        <w:t>57</w:t>
      </w:r>
      <w:r w:rsidRPr="00AA74C7">
        <w:rPr>
          <w:rFonts w:ascii="Arial" w:hAnsi="Arial" w:cs="Arial"/>
        </w:rPr>
        <w:t>, 808 (1997).</w:t>
      </w:r>
    </w:p>
    <w:p w14:paraId="4C79CEF5" w14:textId="77777777" w:rsidR="001005EA" w:rsidRPr="00AA74C7" w:rsidRDefault="001005EA" w:rsidP="00B80E58">
      <w:pPr>
        <w:pStyle w:val="EndNoteBibliography"/>
        <w:spacing w:line="480" w:lineRule="auto"/>
        <w:rPr>
          <w:rFonts w:ascii="Arial" w:hAnsi="Arial" w:cs="Arial"/>
        </w:rPr>
      </w:pPr>
    </w:p>
    <w:p w14:paraId="54969278"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16.</w:t>
      </w:r>
      <w:r w:rsidRPr="00AA74C7">
        <w:rPr>
          <w:rFonts w:ascii="Arial" w:hAnsi="Arial" w:cs="Arial"/>
        </w:rPr>
        <w:tab/>
        <w:t xml:space="preserve">Yoshiura K, Kanai Y, Ochiai A, Shimoyama Y, Sugimura T, Hirohashi S. Silencing of the E-cadherin invasion-suppressor gene by CpG methylation in human carcinomas. </w:t>
      </w:r>
      <w:r w:rsidRPr="00AA74C7">
        <w:rPr>
          <w:rFonts w:ascii="Arial" w:hAnsi="Arial" w:cs="Arial"/>
          <w:i/>
        </w:rPr>
        <w:t>Proceedings of the National Academy of Sciences</w:t>
      </w:r>
      <w:r w:rsidRPr="00AA74C7">
        <w:rPr>
          <w:rFonts w:ascii="Arial" w:hAnsi="Arial" w:cs="Arial"/>
        </w:rPr>
        <w:t xml:space="preserve"> </w:t>
      </w:r>
      <w:r w:rsidRPr="00AA74C7">
        <w:rPr>
          <w:rFonts w:ascii="Arial" w:hAnsi="Arial" w:cs="Arial"/>
          <w:b/>
        </w:rPr>
        <w:t>92</w:t>
      </w:r>
      <w:r w:rsidRPr="00AA74C7">
        <w:rPr>
          <w:rFonts w:ascii="Arial" w:hAnsi="Arial" w:cs="Arial"/>
        </w:rPr>
        <w:t>, 7416 (1995).</w:t>
      </w:r>
    </w:p>
    <w:p w14:paraId="0CC0422E" w14:textId="77777777" w:rsidR="001005EA" w:rsidRPr="00AA74C7" w:rsidRDefault="001005EA" w:rsidP="00B80E58">
      <w:pPr>
        <w:pStyle w:val="EndNoteBibliography"/>
        <w:spacing w:line="480" w:lineRule="auto"/>
        <w:rPr>
          <w:rFonts w:ascii="Arial" w:hAnsi="Arial" w:cs="Arial"/>
        </w:rPr>
      </w:pPr>
    </w:p>
    <w:p w14:paraId="4384D3BA"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17.</w:t>
      </w:r>
      <w:r w:rsidRPr="00AA74C7">
        <w:rPr>
          <w:rFonts w:ascii="Arial" w:hAnsi="Arial" w:cs="Arial"/>
        </w:rPr>
        <w:tab/>
        <w:t xml:space="preserve">Witold K, Anna K, Maciej T, Jakub J. Adenomas - Genetic factors in colorectal cancer prevention. </w:t>
      </w:r>
      <w:r w:rsidRPr="00AA74C7">
        <w:rPr>
          <w:rFonts w:ascii="Arial" w:hAnsi="Arial" w:cs="Arial"/>
          <w:i/>
        </w:rPr>
        <w:t>Rep Pract Oncol Radiother</w:t>
      </w:r>
      <w:r w:rsidRPr="00AA74C7">
        <w:rPr>
          <w:rFonts w:ascii="Arial" w:hAnsi="Arial" w:cs="Arial"/>
        </w:rPr>
        <w:t xml:space="preserve"> </w:t>
      </w:r>
      <w:r w:rsidRPr="00AA74C7">
        <w:rPr>
          <w:rFonts w:ascii="Arial" w:hAnsi="Arial" w:cs="Arial"/>
          <w:b/>
        </w:rPr>
        <w:t>23</w:t>
      </w:r>
      <w:r w:rsidRPr="00AA74C7">
        <w:rPr>
          <w:rFonts w:ascii="Arial" w:hAnsi="Arial" w:cs="Arial"/>
        </w:rPr>
        <w:t>, 75-83 (2018).</w:t>
      </w:r>
    </w:p>
    <w:p w14:paraId="055FE2F5" w14:textId="77777777" w:rsidR="001005EA" w:rsidRPr="00AA74C7" w:rsidRDefault="001005EA" w:rsidP="00B80E58">
      <w:pPr>
        <w:pStyle w:val="EndNoteBibliography"/>
        <w:spacing w:line="480" w:lineRule="auto"/>
        <w:rPr>
          <w:rFonts w:ascii="Arial" w:hAnsi="Arial" w:cs="Arial"/>
        </w:rPr>
      </w:pPr>
    </w:p>
    <w:p w14:paraId="71BD76AE"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18.</w:t>
      </w:r>
      <w:r w:rsidRPr="00AA74C7">
        <w:rPr>
          <w:rFonts w:ascii="Arial" w:hAnsi="Arial" w:cs="Arial"/>
        </w:rPr>
        <w:tab/>
        <w:t>Rex DK</w:t>
      </w:r>
      <w:r w:rsidRPr="00AA74C7">
        <w:rPr>
          <w:rFonts w:ascii="Arial" w:hAnsi="Arial" w:cs="Arial"/>
          <w:i/>
        </w:rPr>
        <w:t>, et al.</w:t>
      </w:r>
      <w:r w:rsidRPr="00AA74C7">
        <w:rPr>
          <w:rFonts w:ascii="Arial" w:hAnsi="Arial" w:cs="Arial"/>
        </w:rPr>
        <w:t xml:space="preserve"> American College of Gastroenterology guidelines for colorectal cancer screening 2009 [corrected]. </w:t>
      </w:r>
      <w:r w:rsidRPr="00AA74C7">
        <w:rPr>
          <w:rFonts w:ascii="Arial" w:hAnsi="Arial" w:cs="Arial"/>
          <w:i/>
        </w:rPr>
        <w:t>Am J Gastroenterol</w:t>
      </w:r>
      <w:r w:rsidRPr="00AA74C7">
        <w:rPr>
          <w:rFonts w:ascii="Arial" w:hAnsi="Arial" w:cs="Arial"/>
        </w:rPr>
        <w:t xml:space="preserve"> </w:t>
      </w:r>
      <w:r w:rsidRPr="00AA74C7">
        <w:rPr>
          <w:rFonts w:ascii="Arial" w:hAnsi="Arial" w:cs="Arial"/>
          <w:b/>
        </w:rPr>
        <w:t>104</w:t>
      </w:r>
      <w:r w:rsidRPr="00AA74C7">
        <w:rPr>
          <w:rFonts w:ascii="Arial" w:hAnsi="Arial" w:cs="Arial"/>
        </w:rPr>
        <w:t>, 739-750 (2009).</w:t>
      </w:r>
    </w:p>
    <w:p w14:paraId="7C8D466D" w14:textId="77777777" w:rsidR="001005EA" w:rsidRPr="00AA74C7" w:rsidRDefault="001005EA" w:rsidP="00B80E58">
      <w:pPr>
        <w:pStyle w:val="EndNoteBibliography"/>
        <w:spacing w:line="480" w:lineRule="auto"/>
        <w:rPr>
          <w:rFonts w:ascii="Arial" w:hAnsi="Arial" w:cs="Arial"/>
        </w:rPr>
      </w:pPr>
    </w:p>
    <w:p w14:paraId="3389756C"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19.</w:t>
      </w:r>
      <w:r w:rsidRPr="00AA74C7">
        <w:rPr>
          <w:rFonts w:ascii="Arial" w:hAnsi="Arial" w:cs="Arial"/>
        </w:rPr>
        <w:tab/>
        <w:t xml:space="preserve">Perez-Silva JG, Araujo-Voces M, Quesada V. nVenn: generalized, quasi-proportional Venn and Euler diagrams. </w:t>
      </w:r>
      <w:r w:rsidRPr="00AA74C7">
        <w:rPr>
          <w:rFonts w:ascii="Arial" w:hAnsi="Arial" w:cs="Arial"/>
          <w:i/>
        </w:rPr>
        <w:t>Bioinformatics</w:t>
      </w:r>
      <w:r w:rsidRPr="00AA74C7">
        <w:rPr>
          <w:rFonts w:ascii="Arial" w:hAnsi="Arial" w:cs="Arial"/>
        </w:rPr>
        <w:t xml:space="preserve"> </w:t>
      </w:r>
      <w:r w:rsidRPr="00AA74C7">
        <w:rPr>
          <w:rFonts w:ascii="Arial" w:hAnsi="Arial" w:cs="Arial"/>
          <w:b/>
        </w:rPr>
        <w:t>34</w:t>
      </w:r>
      <w:r w:rsidRPr="00AA74C7">
        <w:rPr>
          <w:rFonts w:ascii="Arial" w:hAnsi="Arial" w:cs="Arial"/>
        </w:rPr>
        <w:t>, 2322-2324 (2018).</w:t>
      </w:r>
    </w:p>
    <w:p w14:paraId="003198BC" w14:textId="77777777" w:rsidR="001005EA" w:rsidRPr="00AA74C7" w:rsidRDefault="001005EA" w:rsidP="00B80E58">
      <w:pPr>
        <w:pStyle w:val="EndNoteBibliography"/>
        <w:spacing w:line="480" w:lineRule="auto"/>
        <w:rPr>
          <w:rFonts w:ascii="Arial" w:hAnsi="Arial" w:cs="Arial"/>
        </w:rPr>
      </w:pPr>
    </w:p>
    <w:p w14:paraId="36C452EA"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lastRenderedPageBreak/>
        <w:t>20.</w:t>
      </w:r>
      <w:r w:rsidRPr="00AA74C7">
        <w:rPr>
          <w:rFonts w:ascii="Arial" w:hAnsi="Arial" w:cs="Arial"/>
        </w:rPr>
        <w:tab/>
        <w:t xml:space="preserve">Clemmensen C, Muller TD, Woods SC, Berthoud HR, Seeley RJ, Tschop MH. Gut-Brain Cross-Talk in Metabolic Control. </w:t>
      </w:r>
      <w:r w:rsidRPr="00AA74C7">
        <w:rPr>
          <w:rFonts w:ascii="Arial" w:hAnsi="Arial" w:cs="Arial"/>
          <w:i/>
        </w:rPr>
        <w:t>Cell</w:t>
      </w:r>
      <w:r w:rsidRPr="00AA74C7">
        <w:rPr>
          <w:rFonts w:ascii="Arial" w:hAnsi="Arial" w:cs="Arial"/>
        </w:rPr>
        <w:t xml:space="preserve"> </w:t>
      </w:r>
      <w:r w:rsidRPr="00AA74C7">
        <w:rPr>
          <w:rFonts w:ascii="Arial" w:hAnsi="Arial" w:cs="Arial"/>
          <w:b/>
        </w:rPr>
        <w:t>168</w:t>
      </w:r>
      <w:r w:rsidRPr="00AA74C7">
        <w:rPr>
          <w:rFonts w:ascii="Arial" w:hAnsi="Arial" w:cs="Arial"/>
        </w:rPr>
        <w:t>, 758-774 (2017).</w:t>
      </w:r>
    </w:p>
    <w:p w14:paraId="34E8B68C" w14:textId="77777777" w:rsidR="001005EA" w:rsidRPr="00AA74C7" w:rsidRDefault="001005EA" w:rsidP="00B80E58">
      <w:pPr>
        <w:pStyle w:val="EndNoteBibliography"/>
        <w:spacing w:line="480" w:lineRule="auto"/>
        <w:rPr>
          <w:rFonts w:ascii="Arial" w:hAnsi="Arial" w:cs="Arial"/>
        </w:rPr>
      </w:pPr>
    </w:p>
    <w:p w14:paraId="329B0F3B"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21.</w:t>
      </w:r>
      <w:r w:rsidRPr="00AA74C7">
        <w:rPr>
          <w:rFonts w:ascii="Arial" w:hAnsi="Arial" w:cs="Arial"/>
        </w:rPr>
        <w:tab/>
        <w:t>Church TR</w:t>
      </w:r>
      <w:r w:rsidRPr="00AA74C7">
        <w:rPr>
          <w:rFonts w:ascii="Arial" w:hAnsi="Arial" w:cs="Arial"/>
          <w:i/>
        </w:rPr>
        <w:t>, et al.</w:t>
      </w:r>
      <w:r w:rsidRPr="00AA74C7">
        <w:rPr>
          <w:rFonts w:ascii="Arial" w:hAnsi="Arial" w:cs="Arial"/>
        </w:rPr>
        <w:t xml:space="preserve"> Prospective evaluation of methylated SEPT9 in plasma for detection of asymptomatic colorectal cancer. </w:t>
      </w:r>
      <w:r w:rsidRPr="00AA74C7">
        <w:rPr>
          <w:rFonts w:ascii="Arial" w:hAnsi="Arial" w:cs="Arial"/>
          <w:i/>
        </w:rPr>
        <w:t>Gut</w:t>
      </w:r>
      <w:r w:rsidRPr="00AA74C7">
        <w:rPr>
          <w:rFonts w:ascii="Arial" w:hAnsi="Arial" w:cs="Arial"/>
        </w:rPr>
        <w:t xml:space="preserve"> </w:t>
      </w:r>
      <w:r w:rsidRPr="00AA74C7">
        <w:rPr>
          <w:rFonts w:ascii="Arial" w:hAnsi="Arial" w:cs="Arial"/>
          <w:b/>
        </w:rPr>
        <w:t>63</w:t>
      </w:r>
      <w:r w:rsidRPr="00AA74C7">
        <w:rPr>
          <w:rFonts w:ascii="Arial" w:hAnsi="Arial" w:cs="Arial"/>
        </w:rPr>
        <w:t>, 317-325 (2014).</w:t>
      </w:r>
    </w:p>
    <w:p w14:paraId="0CDA739A" w14:textId="77777777" w:rsidR="001005EA" w:rsidRPr="00AA74C7" w:rsidRDefault="001005EA" w:rsidP="00B80E58">
      <w:pPr>
        <w:pStyle w:val="EndNoteBibliography"/>
        <w:spacing w:line="480" w:lineRule="auto"/>
        <w:rPr>
          <w:rFonts w:ascii="Arial" w:hAnsi="Arial" w:cs="Arial"/>
        </w:rPr>
      </w:pPr>
    </w:p>
    <w:p w14:paraId="09CBD6A0"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22.</w:t>
      </w:r>
      <w:r w:rsidRPr="00AA74C7">
        <w:rPr>
          <w:rFonts w:ascii="Arial" w:hAnsi="Arial" w:cs="Arial"/>
        </w:rPr>
        <w:tab/>
        <w:t>Straussman R</w:t>
      </w:r>
      <w:r w:rsidRPr="00AA74C7">
        <w:rPr>
          <w:rFonts w:ascii="Arial" w:hAnsi="Arial" w:cs="Arial"/>
          <w:i/>
        </w:rPr>
        <w:t>, et al.</w:t>
      </w:r>
      <w:r w:rsidRPr="00AA74C7">
        <w:rPr>
          <w:rFonts w:ascii="Arial" w:hAnsi="Arial" w:cs="Arial"/>
        </w:rPr>
        <w:t xml:space="preserve"> Developmental programming of CpG island methylation profiles in the human genome. </w:t>
      </w:r>
      <w:r w:rsidRPr="00AA74C7">
        <w:rPr>
          <w:rFonts w:ascii="Arial" w:hAnsi="Arial" w:cs="Arial"/>
          <w:i/>
        </w:rPr>
        <w:t>Nat Struct Mol Biol</w:t>
      </w:r>
      <w:r w:rsidRPr="00AA74C7">
        <w:rPr>
          <w:rFonts w:ascii="Arial" w:hAnsi="Arial" w:cs="Arial"/>
        </w:rPr>
        <w:t xml:space="preserve"> </w:t>
      </w:r>
      <w:r w:rsidRPr="00AA74C7">
        <w:rPr>
          <w:rFonts w:ascii="Arial" w:hAnsi="Arial" w:cs="Arial"/>
          <w:b/>
        </w:rPr>
        <w:t>16</w:t>
      </w:r>
      <w:r w:rsidRPr="00AA74C7">
        <w:rPr>
          <w:rFonts w:ascii="Arial" w:hAnsi="Arial" w:cs="Arial"/>
        </w:rPr>
        <w:t>, 564-571 (2009).</w:t>
      </w:r>
    </w:p>
    <w:p w14:paraId="418F8038" w14:textId="77777777" w:rsidR="001005EA" w:rsidRPr="00AA74C7" w:rsidRDefault="001005EA" w:rsidP="00B80E58">
      <w:pPr>
        <w:pStyle w:val="EndNoteBibliography"/>
        <w:spacing w:line="480" w:lineRule="auto"/>
        <w:rPr>
          <w:rFonts w:ascii="Arial" w:hAnsi="Arial" w:cs="Arial"/>
        </w:rPr>
      </w:pPr>
    </w:p>
    <w:p w14:paraId="06194C82"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23.</w:t>
      </w:r>
      <w:r w:rsidRPr="00AA74C7">
        <w:rPr>
          <w:rFonts w:ascii="Arial" w:hAnsi="Arial" w:cs="Arial"/>
        </w:rPr>
        <w:tab/>
        <w:t xml:space="preserve">Swami T, Weber HC. Updates on the biology of serotonin and tryptophan hydroxylase. </w:t>
      </w:r>
      <w:r w:rsidRPr="00AA74C7">
        <w:rPr>
          <w:rFonts w:ascii="Arial" w:hAnsi="Arial" w:cs="Arial"/>
          <w:i/>
        </w:rPr>
        <w:t>Curr Opin Endocrinol Diabetes Obes</w:t>
      </w:r>
      <w:r w:rsidRPr="00AA74C7">
        <w:rPr>
          <w:rFonts w:ascii="Arial" w:hAnsi="Arial" w:cs="Arial"/>
        </w:rPr>
        <w:t xml:space="preserve"> </w:t>
      </w:r>
      <w:r w:rsidRPr="00AA74C7">
        <w:rPr>
          <w:rFonts w:ascii="Arial" w:hAnsi="Arial" w:cs="Arial"/>
          <w:b/>
        </w:rPr>
        <w:t>25</w:t>
      </w:r>
      <w:r w:rsidRPr="00AA74C7">
        <w:rPr>
          <w:rFonts w:ascii="Arial" w:hAnsi="Arial" w:cs="Arial"/>
        </w:rPr>
        <w:t>, 12-21 (2018).</w:t>
      </w:r>
    </w:p>
    <w:p w14:paraId="64D68D64" w14:textId="77777777" w:rsidR="001005EA" w:rsidRPr="00AA74C7" w:rsidRDefault="001005EA" w:rsidP="00B80E58">
      <w:pPr>
        <w:pStyle w:val="EndNoteBibliography"/>
        <w:spacing w:line="480" w:lineRule="auto"/>
        <w:rPr>
          <w:rFonts w:ascii="Arial" w:hAnsi="Arial" w:cs="Arial"/>
        </w:rPr>
      </w:pPr>
    </w:p>
    <w:p w14:paraId="310DE567"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24.</w:t>
      </w:r>
      <w:r w:rsidRPr="00AA74C7">
        <w:rPr>
          <w:rFonts w:ascii="Arial" w:hAnsi="Arial" w:cs="Arial"/>
        </w:rPr>
        <w:tab/>
        <w:t xml:space="preserve">Xiaolong G, Junhai P, Yichang L, Hongkan W, Wei Z, Xianfa W. Intestinal Crosstalk between Microbiota and Serotonin and its Impact on Gut Motility. </w:t>
      </w:r>
      <w:r w:rsidRPr="00AA74C7">
        <w:rPr>
          <w:rFonts w:ascii="Arial" w:hAnsi="Arial" w:cs="Arial"/>
          <w:i/>
        </w:rPr>
        <w:t>Current Pharmaceutical Biotechnology</w:t>
      </w:r>
      <w:r w:rsidRPr="00AA74C7">
        <w:rPr>
          <w:rFonts w:ascii="Arial" w:hAnsi="Arial" w:cs="Arial"/>
        </w:rPr>
        <w:t xml:space="preserve"> </w:t>
      </w:r>
      <w:r w:rsidRPr="00AA74C7">
        <w:rPr>
          <w:rFonts w:ascii="Arial" w:hAnsi="Arial" w:cs="Arial"/>
          <w:b/>
        </w:rPr>
        <w:t>19</w:t>
      </w:r>
      <w:r w:rsidRPr="00AA74C7">
        <w:rPr>
          <w:rFonts w:ascii="Arial" w:hAnsi="Arial" w:cs="Arial"/>
        </w:rPr>
        <w:t>, 190-195 (2018).</w:t>
      </w:r>
    </w:p>
    <w:p w14:paraId="47B16D36" w14:textId="77777777" w:rsidR="001005EA" w:rsidRPr="00AA74C7" w:rsidRDefault="001005EA" w:rsidP="00B80E58">
      <w:pPr>
        <w:pStyle w:val="EndNoteBibliography"/>
        <w:spacing w:line="480" w:lineRule="auto"/>
        <w:rPr>
          <w:rFonts w:ascii="Arial" w:hAnsi="Arial" w:cs="Arial"/>
        </w:rPr>
      </w:pPr>
    </w:p>
    <w:p w14:paraId="2608960B"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25.</w:t>
      </w:r>
      <w:r w:rsidRPr="00AA74C7">
        <w:rPr>
          <w:rFonts w:ascii="Arial" w:hAnsi="Arial" w:cs="Arial"/>
        </w:rPr>
        <w:tab/>
        <w:t xml:space="preserve">Berke JD. What does dopamine mean? </w:t>
      </w:r>
      <w:r w:rsidRPr="00AA74C7">
        <w:rPr>
          <w:rFonts w:ascii="Arial" w:hAnsi="Arial" w:cs="Arial"/>
          <w:i/>
        </w:rPr>
        <w:t>Nat Neurosci</w:t>
      </w:r>
      <w:r w:rsidRPr="00AA74C7">
        <w:rPr>
          <w:rFonts w:ascii="Arial" w:hAnsi="Arial" w:cs="Arial"/>
        </w:rPr>
        <w:t xml:space="preserve"> </w:t>
      </w:r>
      <w:r w:rsidRPr="00AA74C7">
        <w:rPr>
          <w:rFonts w:ascii="Arial" w:hAnsi="Arial" w:cs="Arial"/>
          <w:b/>
        </w:rPr>
        <w:t>21</w:t>
      </w:r>
      <w:r w:rsidRPr="00AA74C7">
        <w:rPr>
          <w:rFonts w:ascii="Arial" w:hAnsi="Arial" w:cs="Arial"/>
        </w:rPr>
        <w:t>, 787-793 (2018).</w:t>
      </w:r>
    </w:p>
    <w:p w14:paraId="30C46F13" w14:textId="77777777" w:rsidR="001005EA" w:rsidRPr="00AA74C7" w:rsidRDefault="001005EA" w:rsidP="00B80E58">
      <w:pPr>
        <w:pStyle w:val="EndNoteBibliography"/>
        <w:spacing w:line="480" w:lineRule="auto"/>
        <w:rPr>
          <w:rFonts w:ascii="Arial" w:hAnsi="Arial" w:cs="Arial"/>
        </w:rPr>
      </w:pPr>
    </w:p>
    <w:p w14:paraId="0A132D86"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26.</w:t>
      </w:r>
      <w:r w:rsidRPr="00AA74C7">
        <w:rPr>
          <w:rFonts w:ascii="Arial" w:hAnsi="Arial" w:cs="Arial"/>
        </w:rPr>
        <w:tab/>
        <w:t>Deng Y</w:t>
      </w:r>
      <w:r w:rsidRPr="00AA74C7">
        <w:rPr>
          <w:rFonts w:ascii="Arial" w:hAnsi="Arial" w:cs="Arial"/>
          <w:i/>
        </w:rPr>
        <w:t>, et al.</w:t>
      </w:r>
      <w:r w:rsidRPr="00AA74C7">
        <w:rPr>
          <w:rFonts w:ascii="Arial" w:hAnsi="Arial" w:cs="Arial"/>
        </w:rPr>
        <w:t xml:space="preserve"> Cloning and characterization of a novel human alcohol dehydrogenase gene (ADHFe1). </w:t>
      </w:r>
      <w:r w:rsidRPr="00AA74C7">
        <w:rPr>
          <w:rFonts w:ascii="Arial" w:hAnsi="Arial" w:cs="Arial"/>
          <w:i/>
        </w:rPr>
        <w:t>DNA Seq</w:t>
      </w:r>
      <w:r w:rsidRPr="00AA74C7">
        <w:rPr>
          <w:rFonts w:ascii="Arial" w:hAnsi="Arial" w:cs="Arial"/>
        </w:rPr>
        <w:t xml:space="preserve"> </w:t>
      </w:r>
      <w:r w:rsidRPr="00AA74C7">
        <w:rPr>
          <w:rFonts w:ascii="Arial" w:hAnsi="Arial" w:cs="Arial"/>
          <w:b/>
        </w:rPr>
        <w:t>13</w:t>
      </w:r>
      <w:r w:rsidRPr="00AA74C7">
        <w:rPr>
          <w:rFonts w:ascii="Arial" w:hAnsi="Arial" w:cs="Arial"/>
        </w:rPr>
        <w:t>, 301-306 (2002).</w:t>
      </w:r>
    </w:p>
    <w:p w14:paraId="758E88BF" w14:textId="77777777" w:rsidR="001005EA" w:rsidRPr="00AA74C7" w:rsidRDefault="001005EA" w:rsidP="00B80E58">
      <w:pPr>
        <w:pStyle w:val="EndNoteBibliography"/>
        <w:spacing w:line="480" w:lineRule="auto"/>
        <w:rPr>
          <w:rFonts w:ascii="Arial" w:hAnsi="Arial" w:cs="Arial"/>
        </w:rPr>
      </w:pPr>
    </w:p>
    <w:p w14:paraId="256C6632"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lastRenderedPageBreak/>
        <w:t>27.</w:t>
      </w:r>
      <w:r w:rsidRPr="00AA74C7">
        <w:rPr>
          <w:rFonts w:ascii="Arial" w:hAnsi="Arial" w:cs="Arial"/>
        </w:rPr>
        <w:tab/>
        <w:t>Tae CH</w:t>
      </w:r>
      <w:r w:rsidRPr="00AA74C7">
        <w:rPr>
          <w:rFonts w:ascii="Arial" w:hAnsi="Arial" w:cs="Arial"/>
          <w:i/>
        </w:rPr>
        <w:t>, et al.</w:t>
      </w:r>
      <w:r w:rsidRPr="00AA74C7">
        <w:rPr>
          <w:rFonts w:ascii="Arial" w:hAnsi="Arial" w:cs="Arial"/>
        </w:rPr>
        <w:t xml:space="preserve"> Alcohol dehydrogenase, iron containing, 1 promoter hypermethylation associated with colorectal cancer differentiation. </w:t>
      </w:r>
      <w:r w:rsidRPr="00AA74C7">
        <w:rPr>
          <w:rFonts w:ascii="Arial" w:hAnsi="Arial" w:cs="Arial"/>
          <w:i/>
        </w:rPr>
        <w:t>BMC Cancer</w:t>
      </w:r>
      <w:r w:rsidRPr="00AA74C7">
        <w:rPr>
          <w:rFonts w:ascii="Arial" w:hAnsi="Arial" w:cs="Arial"/>
        </w:rPr>
        <w:t xml:space="preserve"> </w:t>
      </w:r>
      <w:r w:rsidRPr="00AA74C7">
        <w:rPr>
          <w:rFonts w:ascii="Arial" w:hAnsi="Arial" w:cs="Arial"/>
          <w:b/>
        </w:rPr>
        <w:t>13</w:t>
      </w:r>
      <w:r w:rsidRPr="00AA74C7">
        <w:rPr>
          <w:rFonts w:ascii="Arial" w:hAnsi="Arial" w:cs="Arial"/>
        </w:rPr>
        <w:t>, 142 (2013).</w:t>
      </w:r>
    </w:p>
    <w:p w14:paraId="753F3BD5" w14:textId="77777777" w:rsidR="001005EA" w:rsidRPr="00AA74C7" w:rsidRDefault="001005EA" w:rsidP="00B80E58">
      <w:pPr>
        <w:pStyle w:val="EndNoteBibliography"/>
        <w:spacing w:line="480" w:lineRule="auto"/>
        <w:rPr>
          <w:rFonts w:ascii="Arial" w:hAnsi="Arial" w:cs="Arial"/>
        </w:rPr>
      </w:pPr>
    </w:p>
    <w:p w14:paraId="52DFE2E2"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28.</w:t>
      </w:r>
      <w:r w:rsidRPr="00AA74C7">
        <w:rPr>
          <w:rFonts w:ascii="Arial" w:hAnsi="Arial" w:cs="Arial"/>
        </w:rPr>
        <w:tab/>
        <w:t>Wang D</w:t>
      </w:r>
      <w:r w:rsidRPr="00AA74C7">
        <w:rPr>
          <w:rFonts w:ascii="Arial" w:hAnsi="Arial" w:cs="Arial"/>
          <w:i/>
        </w:rPr>
        <w:t>, et al.</w:t>
      </w:r>
      <w:r w:rsidRPr="00AA74C7">
        <w:rPr>
          <w:rFonts w:ascii="Arial" w:hAnsi="Arial" w:cs="Arial"/>
        </w:rPr>
        <w:t xml:space="preserve"> IMA: an R package for high-throughput analysis of Illumina's 450K Infinium methylation data. </w:t>
      </w:r>
      <w:r w:rsidRPr="00AA74C7">
        <w:rPr>
          <w:rFonts w:ascii="Arial" w:hAnsi="Arial" w:cs="Arial"/>
          <w:i/>
        </w:rPr>
        <w:t>Bioinformatics</w:t>
      </w:r>
      <w:r w:rsidRPr="00AA74C7">
        <w:rPr>
          <w:rFonts w:ascii="Arial" w:hAnsi="Arial" w:cs="Arial"/>
        </w:rPr>
        <w:t xml:space="preserve"> </w:t>
      </w:r>
      <w:r w:rsidRPr="00AA74C7">
        <w:rPr>
          <w:rFonts w:ascii="Arial" w:hAnsi="Arial" w:cs="Arial"/>
          <w:b/>
        </w:rPr>
        <w:t>28</w:t>
      </w:r>
      <w:r w:rsidRPr="00AA74C7">
        <w:rPr>
          <w:rFonts w:ascii="Arial" w:hAnsi="Arial" w:cs="Arial"/>
        </w:rPr>
        <w:t>, 729-730 (2012).</w:t>
      </w:r>
    </w:p>
    <w:p w14:paraId="63C7DE4A" w14:textId="77777777" w:rsidR="001005EA" w:rsidRPr="00AA74C7" w:rsidRDefault="001005EA" w:rsidP="00B80E58">
      <w:pPr>
        <w:pStyle w:val="EndNoteBibliography"/>
        <w:spacing w:line="480" w:lineRule="auto"/>
        <w:rPr>
          <w:rFonts w:ascii="Arial" w:hAnsi="Arial" w:cs="Arial"/>
        </w:rPr>
      </w:pPr>
    </w:p>
    <w:p w14:paraId="5DD60954"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29.</w:t>
      </w:r>
      <w:r w:rsidRPr="00AA74C7">
        <w:rPr>
          <w:rFonts w:ascii="Arial" w:hAnsi="Arial" w:cs="Arial"/>
        </w:rPr>
        <w:tab/>
        <w:t>Qu X</w:t>
      </w:r>
      <w:r w:rsidRPr="00AA74C7">
        <w:rPr>
          <w:rFonts w:ascii="Arial" w:hAnsi="Arial" w:cs="Arial"/>
          <w:i/>
        </w:rPr>
        <w:t>, et al.</w:t>
      </w:r>
      <w:r w:rsidRPr="00AA74C7">
        <w:rPr>
          <w:rFonts w:ascii="Arial" w:hAnsi="Arial" w:cs="Arial"/>
        </w:rPr>
        <w:t xml:space="preserve"> Integrated genomic analysis of colorectal cancer progression reveals activation of EGFR through demethylation of the EREG promoter. </w:t>
      </w:r>
      <w:r w:rsidRPr="00AA74C7">
        <w:rPr>
          <w:rFonts w:ascii="Arial" w:hAnsi="Arial" w:cs="Arial"/>
          <w:i/>
        </w:rPr>
        <w:t>Oncogene</w:t>
      </w:r>
      <w:r w:rsidRPr="00AA74C7">
        <w:rPr>
          <w:rFonts w:ascii="Arial" w:hAnsi="Arial" w:cs="Arial"/>
        </w:rPr>
        <w:t xml:space="preserve"> </w:t>
      </w:r>
      <w:r w:rsidRPr="00AA74C7">
        <w:rPr>
          <w:rFonts w:ascii="Arial" w:hAnsi="Arial" w:cs="Arial"/>
          <w:b/>
        </w:rPr>
        <w:t>35</w:t>
      </w:r>
      <w:r w:rsidRPr="00AA74C7">
        <w:rPr>
          <w:rFonts w:ascii="Arial" w:hAnsi="Arial" w:cs="Arial"/>
        </w:rPr>
        <w:t>, 6403-6415 (2016).</w:t>
      </w:r>
    </w:p>
    <w:p w14:paraId="241D050D" w14:textId="77777777" w:rsidR="001005EA" w:rsidRPr="00AA74C7" w:rsidRDefault="001005EA" w:rsidP="00B80E58">
      <w:pPr>
        <w:pStyle w:val="EndNoteBibliography"/>
        <w:spacing w:line="480" w:lineRule="auto"/>
        <w:rPr>
          <w:rFonts w:ascii="Arial" w:hAnsi="Arial" w:cs="Arial"/>
        </w:rPr>
      </w:pPr>
    </w:p>
    <w:p w14:paraId="1F482868"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30.</w:t>
      </w:r>
      <w:r w:rsidRPr="00AA74C7">
        <w:rPr>
          <w:rFonts w:ascii="Arial" w:hAnsi="Arial" w:cs="Arial"/>
        </w:rPr>
        <w:tab/>
        <w:t xml:space="preserve">consortium B. Quantitative comparison of DNA methylation assays for biomarker development and clinical applications. </w:t>
      </w:r>
      <w:r w:rsidRPr="00AA74C7">
        <w:rPr>
          <w:rFonts w:ascii="Arial" w:hAnsi="Arial" w:cs="Arial"/>
          <w:i/>
        </w:rPr>
        <w:t>Nat Biotechnol</w:t>
      </w:r>
      <w:r w:rsidRPr="00AA74C7">
        <w:rPr>
          <w:rFonts w:ascii="Arial" w:hAnsi="Arial" w:cs="Arial"/>
        </w:rPr>
        <w:t xml:space="preserve"> </w:t>
      </w:r>
      <w:r w:rsidRPr="00AA74C7">
        <w:rPr>
          <w:rFonts w:ascii="Arial" w:hAnsi="Arial" w:cs="Arial"/>
          <w:b/>
        </w:rPr>
        <w:t>34</w:t>
      </w:r>
      <w:r w:rsidRPr="00AA74C7">
        <w:rPr>
          <w:rFonts w:ascii="Arial" w:hAnsi="Arial" w:cs="Arial"/>
        </w:rPr>
        <w:t>, 726-737 (2016).</w:t>
      </w:r>
    </w:p>
    <w:p w14:paraId="5850B562" w14:textId="77777777" w:rsidR="001005EA" w:rsidRPr="00AA74C7" w:rsidRDefault="001005EA" w:rsidP="00B80E58">
      <w:pPr>
        <w:pStyle w:val="EndNoteBibliography"/>
        <w:spacing w:line="480" w:lineRule="auto"/>
        <w:rPr>
          <w:rFonts w:ascii="Arial" w:hAnsi="Arial" w:cs="Arial"/>
        </w:rPr>
      </w:pPr>
    </w:p>
    <w:p w14:paraId="503926BA"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31.</w:t>
      </w:r>
      <w:r w:rsidRPr="00AA74C7">
        <w:rPr>
          <w:rFonts w:ascii="Arial" w:hAnsi="Arial" w:cs="Arial"/>
        </w:rPr>
        <w:tab/>
        <w:t xml:space="preserve">Kang K, Bae JH, Han K, Kim ES, Kim TO, Yi JM. A Genome-Wide Methylation Approach Identifies a New Hypermethylated Gene Panel in Ulcerative Colitis. </w:t>
      </w:r>
      <w:r w:rsidRPr="00AA74C7">
        <w:rPr>
          <w:rFonts w:ascii="Arial" w:hAnsi="Arial" w:cs="Arial"/>
          <w:i/>
        </w:rPr>
        <w:t>Int J Mol Sci</w:t>
      </w:r>
      <w:r w:rsidRPr="00AA74C7">
        <w:rPr>
          <w:rFonts w:ascii="Arial" w:hAnsi="Arial" w:cs="Arial"/>
        </w:rPr>
        <w:t xml:space="preserve"> </w:t>
      </w:r>
      <w:r w:rsidRPr="00AA74C7">
        <w:rPr>
          <w:rFonts w:ascii="Arial" w:hAnsi="Arial" w:cs="Arial"/>
          <w:b/>
        </w:rPr>
        <w:t>17</w:t>
      </w:r>
      <w:r w:rsidRPr="00AA74C7">
        <w:rPr>
          <w:rFonts w:ascii="Arial" w:hAnsi="Arial" w:cs="Arial"/>
        </w:rPr>
        <w:t>,  (2016).</w:t>
      </w:r>
    </w:p>
    <w:p w14:paraId="1007CDC1" w14:textId="77777777" w:rsidR="001005EA" w:rsidRPr="00AA74C7" w:rsidRDefault="001005EA" w:rsidP="00B80E58">
      <w:pPr>
        <w:pStyle w:val="EndNoteBibliography"/>
        <w:spacing w:line="480" w:lineRule="auto"/>
        <w:rPr>
          <w:rFonts w:ascii="Arial" w:hAnsi="Arial" w:cs="Arial"/>
        </w:rPr>
      </w:pPr>
    </w:p>
    <w:p w14:paraId="18D5404C"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32.</w:t>
      </w:r>
      <w:r w:rsidRPr="00AA74C7">
        <w:rPr>
          <w:rFonts w:ascii="Arial" w:hAnsi="Arial" w:cs="Arial"/>
        </w:rPr>
        <w:tab/>
        <w:t>Barrow TM</w:t>
      </w:r>
      <w:r w:rsidRPr="00AA74C7">
        <w:rPr>
          <w:rFonts w:ascii="Arial" w:hAnsi="Arial" w:cs="Arial"/>
          <w:i/>
        </w:rPr>
        <w:t>, et al.</w:t>
      </w:r>
      <w:r w:rsidRPr="00AA74C7">
        <w:rPr>
          <w:rFonts w:ascii="Arial" w:hAnsi="Arial" w:cs="Arial"/>
        </w:rPr>
        <w:t xml:space="preserve"> Smoking is associated with hypermethylation of the APC 1A promoter in colorectal cancer: the ColoCare Study. </w:t>
      </w:r>
      <w:r w:rsidRPr="00AA74C7">
        <w:rPr>
          <w:rFonts w:ascii="Arial" w:hAnsi="Arial" w:cs="Arial"/>
          <w:i/>
        </w:rPr>
        <w:t>J Pathol</w:t>
      </w:r>
      <w:r w:rsidRPr="00AA74C7">
        <w:rPr>
          <w:rFonts w:ascii="Arial" w:hAnsi="Arial" w:cs="Arial"/>
        </w:rPr>
        <w:t xml:space="preserve"> </w:t>
      </w:r>
      <w:r w:rsidRPr="00AA74C7">
        <w:rPr>
          <w:rFonts w:ascii="Arial" w:hAnsi="Arial" w:cs="Arial"/>
          <w:b/>
        </w:rPr>
        <w:t>243</w:t>
      </w:r>
      <w:r w:rsidRPr="00AA74C7">
        <w:rPr>
          <w:rFonts w:ascii="Arial" w:hAnsi="Arial" w:cs="Arial"/>
        </w:rPr>
        <w:t>, 366-375 (2017).</w:t>
      </w:r>
    </w:p>
    <w:p w14:paraId="3A6784EF" w14:textId="77777777" w:rsidR="001005EA" w:rsidRPr="00AA74C7" w:rsidRDefault="001005EA" w:rsidP="00B80E58">
      <w:pPr>
        <w:pStyle w:val="EndNoteBibliography"/>
        <w:spacing w:line="480" w:lineRule="auto"/>
        <w:rPr>
          <w:rFonts w:ascii="Arial" w:hAnsi="Arial" w:cs="Arial"/>
        </w:rPr>
      </w:pPr>
    </w:p>
    <w:p w14:paraId="78E77022"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33.</w:t>
      </w:r>
      <w:r w:rsidRPr="00AA74C7">
        <w:rPr>
          <w:rFonts w:ascii="Arial" w:hAnsi="Arial" w:cs="Arial"/>
        </w:rPr>
        <w:tab/>
        <w:t>Damaso E</w:t>
      </w:r>
      <w:r w:rsidRPr="00AA74C7">
        <w:rPr>
          <w:rFonts w:ascii="Arial" w:hAnsi="Arial" w:cs="Arial"/>
          <w:i/>
        </w:rPr>
        <w:t>, et al.</w:t>
      </w:r>
      <w:r w:rsidRPr="00AA74C7">
        <w:rPr>
          <w:rFonts w:ascii="Arial" w:hAnsi="Arial" w:cs="Arial"/>
        </w:rPr>
        <w:t xml:space="preserve"> Primary constitutional MLH1 epimutations: a focal epigenetic event. </w:t>
      </w:r>
      <w:r w:rsidRPr="00AA74C7">
        <w:rPr>
          <w:rFonts w:ascii="Arial" w:hAnsi="Arial" w:cs="Arial"/>
          <w:i/>
        </w:rPr>
        <w:t>Br J Cancer</w:t>
      </w:r>
      <w:r w:rsidRPr="00AA74C7">
        <w:rPr>
          <w:rFonts w:ascii="Arial" w:hAnsi="Arial" w:cs="Arial"/>
        </w:rPr>
        <w:t xml:space="preserve"> </w:t>
      </w:r>
      <w:r w:rsidRPr="00AA74C7">
        <w:rPr>
          <w:rFonts w:ascii="Arial" w:hAnsi="Arial" w:cs="Arial"/>
          <w:b/>
        </w:rPr>
        <w:t>119</w:t>
      </w:r>
      <w:r w:rsidRPr="00AA74C7">
        <w:rPr>
          <w:rFonts w:ascii="Arial" w:hAnsi="Arial" w:cs="Arial"/>
        </w:rPr>
        <w:t>, 978-987 (2018).</w:t>
      </w:r>
    </w:p>
    <w:p w14:paraId="7B2D4705" w14:textId="77777777" w:rsidR="001005EA" w:rsidRPr="00AA74C7" w:rsidRDefault="001005EA" w:rsidP="00B80E58">
      <w:pPr>
        <w:pStyle w:val="EndNoteBibliography"/>
        <w:spacing w:line="480" w:lineRule="auto"/>
        <w:rPr>
          <w:rFonts w:ascii="Arial" w:hAnsi="Arial" w:cs="Arial"/>
        </w:rPr>
      </w:pPr>
    </w:p>
    <w:p w14:paraId="0EEB3857"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lastRenderedPageBreak/>
        <w:t>34.</w:t>
      </w:r>
      <w:r w:rsidRPr="00AA74C7">
        <w:rPr>
          <w:rFonts w:ascii="Arial" w:hAnsi="Arial" w:cs="Arial"/>
        </w:rPr>
        <w:tab/>
        <w:t>Bormann F</w:t>
      </w:r>
      <w:r w:rsidRPr="00AA74C7">
        <w:rPr>
          <w:rFonts w:ascii="Arial" w:hAnsi="Arial" w:cs="Arial"/>
          <w:i/>
        </w:rPr>
        <w:t>, et al.</w:t>
      </w:r>
      <w:r w:rsidRPr="00AA74C7">
        <w:rPr>
          <w:rFonts w:ascii="Arial" w:hAnsi="Arial" w:cs="Arial"/>
        </w:rPr>
        <w:t xml:space="preserve"> Cell-of-Origin DNA Methylation Signatures Are Maintained during Colorectal Carcinogenesis. </w:t>
      </w:r>
      <w:r w:rsidRPr="00AA74C7">
        <w:rPr>
          <w:rFonts w:ascii="Arial" w:hAnsi="Arial" w:cs="Arial"/>
          <w:i/>
        </w:rPr>
        <w:t>Cell Rep</w:t>
      </w:r>
      <w:r w:rsidRPr="00AA74C7">
        <w:rPr>
          <w:rFonts w:ascii="Arial" w:hAnsi="Arial" w:cs="Arial"/>
        </w:rPr>
        <w:t xml:space="preserve"> </w:t>
      </w:r>
      <w:r w:rsidRPr="00AA74C7">
        <w:rPr>
          <w:rFonts w:ascii="Arial" w:hAnsi="Arial" w:cs="Arial"/>
          <w:b/>
        </w:rPr>
        <w:t>23</w:t>
      </w:r>
      <w:r w:rsidRPr="00AA74C7">
        <w:rPr>
          <w:rFonts w:ascii="Arial" w:hAnsi="Arial" w:cs="Arial"/>
        </w:rPr>
        <w:t>, 3407-3418 (2018).</w:t>
      </w:r>
    </w:p>
    <w:p w14:paraId="6C4ADAA0" w14:textId="77777777" w:rsidR="001005EA" w:rsidRPr="00AA74C7" w:rsidRDefault="001005EA" w:rsidP="00B80E58">
      <w:pPr>
        <w:pStyle w:val="EndNoteBibliography"/>
        <w:spacing w:line="480" w:lineRule="auto"/>
        <w:rPr>
          <w:rFonts w:ascii="Arial" w:hAnsi="Arial" w:cs="Arial"/>
        </w:rPr>
      </w:pPr>
    </w:p>
    <w:p w14:paraId="63E8696F"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35.</w:t>
      </w:r>
      <w:r w:rsidRPr="00AA74C7">
        <w:rPr>
          <w:rFonts w:ascii="Arial" w:hAnsi="Arial" w:cs="Arial"/>
        </w:rPr>
        <w:tab/>
        <w:t>Aryee MJ</w:t>
      </w:r>
      <w:r w:rsidRPr="00AA74C7">
        <w:rPr>
          <w:rFonts w:ascii="Arial" w:hAnsi="Arial" w:cs="Arial"/>
          <w:i/>
        </w:rPr>
        <w:t>, et al.</w:t>
      </w:r>
      <w:r w:rsidRPr="00AA74C7">
        <w:rPr>
          <w:rFonts w:ascii="Arial" w:hAnsi="Arial" w:cs="Arial"/>
        </w:rPr>
        <w:t xml:space="preserve"> Minfi: a flexible and comprehensive Bioconductor package for the analysis of Infinium DNA methylation microarrays. </w:t>
      </w:r>
      <w:r w:rsidRPr="00AA74C7">
        <w:rPr>
          <w:rFonts w:ascii="Arial" w:hAnsi="Arial" w:cs="Arial"/>
          <w:i/>
        </w:rPr>
        <w:t>Bioinformatics</w:t>
      </w:r>
      <w:r w:rsidRPr="00AA74C7">
        <w:rPr>
          <w:rFonts w:ascii="Arial" w:hAnsi="Arial" w:cs="Arial"/>
        </w:rPr>
        <w:t xml:space="preserve"> </w:t>
      </w:r>
      <w:r w:rsidRPr="00AA74C7">
        <w:rPr>
          <w:rFonts w:ascii="Arial" w:hAnsi="Arial" w:cs="Arial"/>
          <w:b/>
        </w:rPr>
        <w:t>30</w:t>
      </w:r>
      <w:r w:rsidRPr="00AA74C7">
        <w:rPr>
          <w:rFonts w:ascii="Arial" w:hAnsi="Arial" w:cs="Arial"/>
        </w:rPr>
        <w:t>, 1363-1369 (2014).</w:t>
      </w:r>
    </w:p>
    <w:p w14:paraId="35DF9B06" w14:textId="77777777" w:rsidR="001005EA" w:rsidRPr="00AA74C7" w:rsidRDefault="001005EA" w:rsidP="00B80E58">
      <w:pPr>
        <w:pStyle w:val="EndNoteBibliography"/>
        <w:spacing w:line="480" w:lineRule="auto"/>
        <w:rPr>
          <w:rFonts w:ascii="Arial" w:hAnsi="Arial" w:cs="Arial"/>
        </w:rPr>
      </w:pPr>
    </w:p>
    <w:p w14:paraId="6409D92D"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36.</w:t>
      </w:r>
      <w:r w:rsidRPr="00AA74C7">
        <w:rPr>
          <w:rFonts w:ascii="Arial" w:hAnsi="Arial" w:cs="Arial"/>
        </w:rPr>
        <w:tab/>
        <w:t xml:space="preserve">Wiener ALaM. Classification and Regression by randomForest. </w:t>
      </w:r>
      <w:r w:rsidRPr="00AA74C7">
        <w:rPr>
          <w:rFonts w:ascii="Arial" w:hAnsi="Arial" w:cs="Arial"/>
          <w:i/>
        </w:rPr>
        <w:t>R News</w:t>
      </w:r>
      <w:r w:rsidRPr="00AA74C7">
        <w:rPr>
          <w:rFonts w:ascii="Arial" w:hAnsi="Arial" w:cs="Arial"/>
        </w:rPr>
        <w:t xml:space="preserve"> </w:t>
      </w:r>
      <w:r w:rsidRPr="00AA74C7">
        <w:rPr>
          <w:rFonts w:ascii="Arial" w:hAnsi="Arial" w:cs="Arial"/>
          <w:b/>
        </w:rPr>
        <w:t>2</w:t>
      </w:r>
      <w:r w:rsidRPr="00AA74C7">
        <w:rPr>
          <w:rFonts w:ascii="Arial" w:hAnsi="Arial" w:cs="Arial"/>
        </w:rPr>
        <w:t>, 18-22 (2002).</w:t>
      </w:r>
    </w:p>
    <w:p w14:paraId="13450A02" w14:textId="77777777" w:rsidR="001005EA" w:rsidRPr="00AA74C7" w:rsidRDefault="001005EA" w:rsidP="00B80E58">
      <w:pPr>
        <w:pStyle w:val="EndNoteBibliography"/>
        <w:spacing w:line="480" w:lineRule="auto"/>
        <w:rPr>
          <w:rFonts w:ascii="Arial" w:hAnsi="Arial" w:cs="Arial"/>
        </w:rPr>
      </w:pPr>
    </w:p>
    <w:p w14:paraId="6C19B9EC"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37.</w:t>
      </w:r>
      <w:r w:rsidRPr="00AA74C7">
        <w:rPr>
          <w:rFonts w:ascii="Arial" w:hAnsi="Arial" w:cs="Arial"/>
        </w:rPr>
        <w:tab/>
        <w:t xml:space="preserve">Ripley WNVaBD. </w:t>
      </w:r>
      <w:r w:rsidRPr="00AA74C7">
        <w:rPr>
          <w:rFonts w:ascii="Arial" w:hAnsi="Arial" w:cs="Arial"/>
          <w:i/>
        </w:rPr>
        <w:t>Modern Applied Statistics with S</w:t>
      </w:r>
      <w:r w:rsidRPr="00AA74C7">
        <w:rPr>
          <w:rFonts w:ascii="Arial" w:hAnsi="Arial" w:cs="Arial"/>
        </w:rPr>
        <w:t>, Fourth edn. Springer (2002).</w:t>
      </w:r>
    </w:p>
    <w:p w14:paraId="0D15E16C" w14:textId="77777777" w:rsidR="001005EA" w:rsidRPr="00AA74C7" w:rsidRDefault="001005EA" w:rsidP="00B80E58">
      <w:pPr>
        <w:pStyle w:val="EndNoteBibliography"/>
        <w:spacing w:line="480" w:lineRule="auto"/>
        <w:rPr>
          <w:rFonts w:ascii="Arial" w:hAnsi="Arial" w:cs="Arial"/>
        </w:rPr>
      </w:pPr>
    </w:p>
    <w:p w14:paraId="5136EB83"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38.</w:t>
      </w:r>
      <w:r w:rsidRPr="00AA74C7">
        <w:rPr>
          <w:rFonts w:ascii="Arial" w:hAnsi="Arial" w:cs="Arial"/>
        </w:rPr>
        <w:tab/>
        <w:t>Robin X</w:t>
      </w:r>
      <w:r w:rsidRPr="00AA74C7">
        <w:rPr>
          <w:rFonts w:ascii="Arial" w:hAnsi="Arial" w:cs="Arial"/>
          <w:i/>
        </w:rPr>
        <w:t>, et al.</w:t>
      </w:r>
      <w:r w:rsidRPr="00AA74C7">
        <w:rPr>
          <w:rFonts w:ascii="Arial" w:hAnsi="Arial" w:cs="Arial"/>
        </w:rPr>
        <w:t xml:space="preserve"> pROC: an open-source package for R and S+ to analyze and compare ROC curves. </w:t>
      </w:r>
      <w:r w:rsidRPr="00AA74C7">
        <w:rPr>
          <w:rFonts w:ascii="Arial" w:hAnsi="Arial" w:cs="Arial"/>
          <w:i/>
        </w:rPr>
        <w:t>BMC Bioinformatics</w:t>
      </w:r>
      <w:r w:rsidRPr="00AA74C7">
        <w:rPr>
          <w:rFonts w:ascii="Arial" w:hAnsi="Arial" w:cs="Arial"/>
        </w:rPr>
        <w:t xml:space="preserve"> </w:t>
      </w:r>
      <w:r w:rsidRPr="00AA74C7">
        <w:rPr>
          <w:rFonts w:ascii="Arial" w:hAnsi="Arial" w:cs="Arial"/>
          <w:b/>
        </w:rPr>
        <w:t>12</w:t>
      </w:r>
      <w:r w:rsidRPr="00AA74C7">
        <w:rPr>
          <w:rFonts w:ascii="Arial" w:hAnsi="Arial" w:cs="Arial"/>
        </w:rPr>
        <w:t>, 77 (2011).</w:t>
      </w:r>
    </w:p>
    <w:p w14:paraId="6B14934A" w14:textId="77777777" w:rsidR="001005EA" w:rsidRPr="00AA74C7" w:rsidRDefault="001005EA" w:rsidP="00B80E58">
      <w:pPr>
        <w:pStyle w:val="EndNoteBibliography"/>
        <w:spacing w:line="480" w:lineRule="auto"/>
        <w:rPr>
          <w:rFonts w:ascii="Arial" w:hAnsi="Arial" w:cs="Arial"/>
        </w:rPr>
      </w:pPr>
    </w:p>
    <w:p w14:paraId="72FAD100"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39.</w:t>
      </w:r>
      <w:r w:rsidRPr="00AA74C7">
        <w:rPr>
          <w:rFonts w:ascii="Arial" w:hAnsi="Arial" w:cs="Arial"/>
        </w:rPr>
        <w:tab/>
        <w:t xml:space="preserve">Hinton GE. Visualizing High-Dimensional Data Using t-SNE. </w:t>
      </w:r>
      <w:r w:rsidRPr="00AA74C7">
        <w:rPr>
          <w:rFonts w:ascii="Arial" w:hAnsi="Arial" w:cs="Arial"/>
          <w:i/>
        </w:rPr>
        <w:t>Journal of Machine Learning Research</w:t>
      </w:r>
      <w:r w:rsidRPr="00AA74C7">
        <w:rPr>
          <w:rFonts w:ascii="Arial" w:hAnsi="Arial" w:cs="Arial"/>
        </w:rPr>
        <w:t xml:space="preserve"> </w:t>
      </w:r>
      <w:r w:rsidRPr="00AA74C7">
        <w:rPr>
          <w:rFonts w:ascii="Arial" w:hAnsi="Arial" w:cs="Arial"/>
          <w:b/>
        </w:rPr>
        <w:t>9</w:t>
      </w:r>
      <w:r w:rsidRPr="00AA74C7">
        <w:rPr>
          <w:rFonts w:ascii="Arial" w:hAnsi="Arial" w:cs="Arial"/>
        </w:rPr>
        <w:t>, 2579-2605 (2008).</w:t>
      </w:r>
    </w:p>
    <w:p w14:paraId="3DB2A4F4" w14:textId="77777777" w:rsidR="001005EA" w:rsidRPr="00AA74C7" w:rsidRDefault="001005EA" w:rsidP="00B80E58">
      <w:pPr>
        <w:pStyle w:val="EndNoteBibliography"/>
        <w:spacing w:line="480" w:lineRule="auto"/>
        <w:rPr>
          <w:rFonts w:ascii="Arial" w:hAnsi="Arial" w:cs="Arial"/>
        </w:rPr>
      </w:pPr>
    </w:p>
    <w:p w14:paraId="0E71C53E"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40.</w:t>
      </w:r>
      <w:r w:rsidRPr="00AA74C7">
        <w:rPr>
          <w:rFonts w:ascii="Arial" w:hAnsi="Arial" w:cs="Arial"/>
        </w:rPr>
        <w:tab/>
        <w:t xml:space="preserve">Huang da W, Sherman BT, Lempicki RA. Systematic and integrative analysis of large gene lists using DAVID bioinformatics resources. </w:t>
      </w:r>
      <w:r w:rsidRPr="00AA74C7">
        <w:rPr>
          <w:rFonts w:ascii="Arial" w:hAnsi="Arial" w:cs="Arial"/>
          <w:i/>
        </w:rPr>
        <w:t>Nat Protoc</w:t>
      </w:r>
      <w:r w:rsidRPr="00AA74C7">
        <w:rPr>
          <w:rFonts w:ascii="Arial" w:hAnsi="Arial" w:cs="Arial"/>
        </w:rPr>
        <w:t xml:space="preserve"> </w:t>
      </w:r>
      <w:r w:rsidRPr="00AA74C7">
        <w:rPr>
          <w:rFonts w:ascii="Arial" w:hAnsi="Arial" w:cs="Arial"/>
          <w:b/>
        </w:rPr>
        <w:t>4</w:t>
      </w:r>
      <w:r w:rsidRPr="00AA74C7">
        <w:rPr>
          <w:rFonts w:ascii="Arial" w:hAnsi="Arial" w:cs="Arial"/>
        </w:rPr>
        <w:t>, 44-57 (2009).</w:t>
      </w:r>
    </w:p>
    <w:p w14:paraId="09B32B73" w14:textId="77777777" w:rsidR="001005EA" w:rsidRPr="00AA74C7" w:rsidRDefault="001005EA" w:rsidP="00B80E58">
      <w:pPr>
        <w:pStyle w:val="EndNoteBibliography"/>
        <w:spacing w:line="480" w:lineRule="auto"/>
        <w:rPr>
          <w:rFonts w:ascii="Arial" w:hAnsi="Arial" w:cs="Arial"/>
        </w:rPr>
      </w:pPr>
    </w:p>
    <w:p w14:paraId="5F100E77"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t>41.</w:t>
      </w:r>
      <w:r w:rsidRPr="00AA74C7">
        <w:rPr>
          <w:rFonts w:ascii="Arial" w:hAnsi="Arial" w:cs="Arial"/>
        </w:rPr>
        <w:tab/>
        <w:t xml:space="preserve">Huang DW, Sherman BT, Lempicki RA. Bioinformatics enrichment tools: paths toward the comprehensive functional analysis of large gene lists. </w:t>
      </w:r>
      <w:r w:rsidRPr="00AA74C7">
        <w:rPr>
          <w:rFonts w:ascii="Arial" w:hAnsi="Arial" w:cs="Arial"/>
          <w:i/>
        </w:rPr>
        <w:t>Nucleic Acids Res</w:t>
      </w:r>
      <w:r w:rsidRPr="00AA74C7">
        <w:rPr>
          <w:rFonts w:ascii="Arial" w:hAnsi="Arial" w:cs="Arial"/>
        </w:rPr>
        <w:t xml:space="preserve"> </w:t>
      </w:r>
      <w:r w:rsidRPr="00AA74C7">
        <w:rPr>
          <w:rFonts w:ascii="Arial" w:hAnsi="Arial" w:cs="Arial"/>
          <w:b/>
        </w:rPr>
        <w:t>37</w:t>
      </w:r>
      <w:r w:rsidRPr="00AA74C7">
        <w:rPr>
          <w:rFonts w:ascii="Arial" w:hAnsi="Arial" w:cs="Arial"/>
        </w:rPr>
        <w:t>, 1-13 (2009).</w:t>
      </w:r>
    </w:p>
    <w:p w14:paraId="76A98C78" w14:textId="77777777" w:rsidR="001005EA" w:rsidRPr="00AA74C7" w:rsidRDefault="001005EA" w:rsidP="00B80E58">
      <w:pPr>
        <w:pStyle w:val="EndNoteBibliography"/>
        <w:spacing w:line="480" w:lineRule="auto"/>
        <w:rPr>
          <w:rFonts w:ascii="Arial" w:hAnsi="Arial" w:cs="Arial"/>
        </w:rPr>
      </w:pPr>
    </w:p>
    <w:p w14:paraId="301F71A1" w14:textId="77777777" w:rsidR="001005EA" w:rsidRPr="00AA74C7" w:rsidRDefault="001005EA" w:rsidP="00B80E58">
      <w:pPr>
        <w:pStyle w:val="EndNoteBibliography"/>
        <w:spacing w:line="480" w:lineRule="auto"/>
        <w:ind w:left="720" w:hanging="720"/>
        <w:rPr>
          <w:rFonts w:ascii="Arial" w:hAnsi="Arial" w:cs="Arial"/>
        </w:rPr>
      </w:pPr>
      <w:r w:rsidRPr="00AA74C7">
        <w:rPr>
          <w:rFonts w:ascii="Arial" w:hAnsi="Arial" w:cs="Arial"/>
        </w:rPr>
        <w:lastRenderedPageBreak/>
        <w:t>42.</w:t>
      </w:r>
      <w:r w:rsidRPr="00AA74C7">
        <w:rPr>
          <w:rFonts w:ascii="Arial" w:hAnsi="Arial" w:cs="Arial"/>
        </w:rPr>
        <w:tab/>
        <w:t xml:space="preserve">Kramer A, Green J, Pollard J, Jr., Tugendreich S. Causal analysis approaches in Ingenuity Pathway Analysis. </w:t>
      </w:r>
      <w:r w:rsidRPr="00AA74C7">
        <w:rPr>
          <w:rFonts w:ascii="Arial" w:hAnsi="Arial" w:cs="Arial"/>
          <w:i/>
        </w:rPr>
        <w:t>Bioinformatics</w:t>
      </w:r>
      <w:r w:rsidRPr="00AA74C7">
        <w:rPr>
          <w:rFonts w:ascii="Arial" w:hAnsi="Arial" w:cs="Arial"/>
        </w:rPr>
        <w:t xml:space="preserve"> </w:t>
      </w:r>
      <w:r w:rsidRPr="00AA74C7">
        <w:rPr>
          <w:rFonts w:ascii="Arial" w:hAnsi="Arial" w:cs="Arial"/>
          <w:b/>
        </w:rPr>
        <w:t>30</w:t>
      </w:r>
      <w:r w:rsidRPr="00AA74C7">
        <w:rPr>
          <w:rFonts w:ascii="Arial" w:hAnsi="Arial" w:cs="Arial"/>
        </w:rPr>
        <w:t>, 523-530 (2014).</w:t>
      </w:r>
    </w:p>
    <w:p w14:paraId="3F9657A8" w14:textId="77777777" w:rsidR="001005EA" w:rsidRPr="00AA74C7" w:rsidRDefault="001005EA" w:rsidP="00B80E58">
      <w:pPr>
        <w:pStyle w:val="EndNoteBibliography"/>
        <w:spacing w:line="480" w:lineRule="auto"/>
        <w:rPr>
          <w:rFonts w:ascii="Arial" w:hAnsi="Arial" w:cs="Arial"/>
        </w:rPr>
      </w:pPr>
    </w:p>
    <w:p w14:paraId="778A49FB" w14:textId="3B10CD27" w:rsidR="00D932E1" w:rsidRPr="00AA74C7" w:rsidRDefault="005B48AA" w:rsidP="00B80E58">
      <w:pPr>
        <w:spacing w:line="480" w:lineRule="auto"/>
        <w:jc w:val="both"/>
        <w:rPr>
          <w:rFonts w:ascii="Arial" w:hAnsi="Arial" w:cs="Arial"/>
          <w:sz w:val="22"/>
          <w:szCs w:val="22"/>
        </w:rPr>
      </w:pPr>
      <w:r w:rsidRPr="00AA74C7">
        <w:rPr>
          <w:rFonts w:ascii="Arial" w:hAnsi="Arial" w:cs="Arial"/>
          <w:sz w:val="22"/>
          <w:szCs w:val="22"/>
        </w:rPr>
        <w:fldChar w:fldCharType="end"/>
      </w:r>
    </w:p>
    <w:p w14:paraId="33A62C11" w14:textId="6BB09B93" w:rsidR="002B7C2E" w:rsidRPr="00AA74C7" w:rsidRDefault="002B7C2E" w:rsidP="00B80E58">
      <w:pPr>
        <w:spacing w:line="480" w:lineRule="auto"/>
        <w:jc w:val="both"/>
        <w:rPr>
          <w:rFonts w:ascii="Arial" w:hAnsi="Arial" w:cs="Arial"/>
          <w:sz w:val="22"/>
          <w:szCs w:val="22"/>
        </w:rPr>
      </w:pPr>
      <w:r w:rsidRPr="00AA74C7">
        <w:rPr>
          <w:rFonts w:ascii="Arial" w:hAnsi="Arial" w:cs="Arial"/>
          <w:sz w:val="22"/>
          <w:szCs w:val="22"/>
        </w:rPr>
        <w:br w:type="page"/>
      </w:r>
    </w:p>
    <w:p w14:paraId="2427B139" w14:textId="11386344" w:rsidR="00D25AAF" w:rsidRPr="00AA74C7" w:rsidRDefault="00D25AAF" w:rsidP="00B80E58">
      <w:pPr>
        <w:pStyle w:val="Heading2"/>
        <w:spacing w:line="480" w:lineRule="auto"/>
        <w:jc w:val="both"/>
        <w:rPr>
          <w:rFonts w:ascii="Arial" w:hAnsi="Arial" w:cs="Arial"/>
          <w:b/>
          <w:color w:val="auto"/>
          <w:sz w:val="22"/>
          <w:szCs w:val="22"/>
        </w:rPr>
      </w:pPr>
      <w:commentRangeStart w:id="1135"/>
      <w:r w:rsidRPr="00AA74C7">
        <w:rPr>
          <w:rFonts w:ascii="Arial" w:hAnsi="Arial" w:cs="Arial"/>
          <w:b/>
          <w:color w:val="auto"/>
          <w:sz w:val="22"/>
          <w:szCs w:val="22"/>
        </w:rPr>
        <w:lastRenderedPageBreak/>
        <w:t>Figur</w:t>
      </w:r>
      <w:r w:rsidR="009D78BC">
        <w:rPr>
          <w:rFonts w:ascii="Arial" w:hAnsi="Arial" w:cs="Arial"/>
          <w:b/>
          <w:color w:val="auto"/>
          <w:sz w:val="22"/>
          <w:szCs w:val="22"/>
        </w:rPr>
        <w:t>e Legends</w:t>
      </w:r>
      <w:r w:rsidRPr="00AA74C7">
        <w:rPr>
          <w:rFonts w:ascii="Arial" w:hAnsi="Arial" w:cs="Arial"/>
          <w:b/>
          <w:color w:val="auto"/>
          <w:sz w:val="22"/>
          <w:szCs w:val="22"/>
        </w:rPr>
        <w:t xml:space="preserve"> </w:t>
      </w:r>
      <w:commentRangeEnd w:id="1135"/>
      <w:r w:rsidR="009D78BC">
        <w:rPr>
          <w:rStyle w:val="CommentReference"/>
          <w:rFonts w:ascii="SimSun" w:eastAsia="SimSun" w:hAnsi="SimSun" w:cs="SimSun"/>
          <w:color w:val="auto"/>
        </w:rPr>
        <w:commentReference w:id="1135"/>
      </w:r>
    </w:p>
    <w:p w14:paraId="51E96E6B" w14:textId="01B36676" w:rsidR="00E87FD4" w:rsidRPr="00AA74C7" w:rsidRDefault="00E87FD4" w:rsidP="00B80E58">
      <w:pPr>
        <w:spacing w:line="480" w:lineRule="auto"/>
        <w:jc w:val="both"/>
        <w:rPr>
          <w:rFonts w:ascii="Arial" w:hAnsi="Arial" w:cs="Arial"/>
          <w:sz w:val="22"/>
          <w:szCs w:val="22"/>
        </w:rPr>
      </w:pPr>
    </w:p>
    <w:p w14:paraId="033DDC63" w14:textId="4599943E" w:rsidR="00E87FD4" w:rsidRPr="00AA74C7" w:rsidRDefault="00830E1B" w:rsidP="00B80E58">
      <w:pPr>
        <w:spacing w:line="480" w:lineRule="auto"/>
        <w:jc w:val="both"/>
        <w:rPr>
          <w:rFonts w:ascii="Arial" w:hAnsi="Arial" w:cs="Arial"/>
          <w:sz w:val="22"/>
          <w:szCs w:val="22"/>
        </w:rPr>
      </w:pPr>
      <w:r w:rsidRPr="00AA74C7">
        <w:rPr>
          <w:rFonts w:ascii="Arial" w:hAnsi="Arial" w:cs="Arial"/>
          <w:noProof/>
          <w:lang w:eastAsia="en-US"/>
        </w:rPr>
        <w:drawing>
          <wp:inline distT="0" distB="0" distL="0" distR="0" wp14:anchorId="55387CCB" wp14:editId="73186A75">
            <wp:extent cx="5723116" cy="7414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116" cy="7414903"/>
                    </a:xfrm>
                    <a:prstGeom prst="rect">
                      <a:avLst/>
                    </a:prstGeom>
                  </pic:spPr>
                </pic:pic>
              </a:graphicData>
            </a:graphic>
          </wp:inline>
        </w:drawing>
      </w:r>
    </w:p>
    <w:p w14:paraId="773C6973" w14:textId="4D923EF4" w:rsidR="00E87FD4" w:rsidRPr="00AA74C7" w:rsidRDefault="00E87FD4" w:rsidP="00B80E58">
      <w:pPr>
        <w:spacing w:line="480" w:lineRule="auto"/>
        <w:jc w:val="both"/>
        <w:rPr>
          <w:rFonts w:ascii="Arial" w:eastAsiaTheme="minorEastAsia" w:hAnsi="Arial" w:cs="Arial"/>
          <w:b/>
          <w:kern w:val="2"/>
          <w:sz w:val="22"/>
          <w:szCs w:val="22"/>
        </w:rPr>
      </w:pPr>
      <w:r w:rsidRPr="00AA74C7">
        <w:rPr>
          <w:rFonts w:ascii="Arial" w:hAnsi="Arial" w:cs="Arial"/>
          <w:sz w:val="22"/>
          <w:szCs w:val="22"/>
        </w:rPr>
        <w:t>Figure 1. Genome-wide DNA methylation of low-grade adenoma (</w:t>
      </w:r>
      <w:r w:rsidR="00055AEA" w:rsidRPr="00AA74C7">
        <w:rPr>
          <w:rFonts w:ascii="Arial" w:hAnsi="Arial" w:cs="Arial"/>
          <w:sz w:val="22"/>
          <w:szCs w:val="22"/>
        </w:rPr>
        <w:t>LGA</w:t>
      </w:r>
      <w:r w:rsidRPr="00AA74C7">
        <w:rPr>
          <w:rFonts w:ascii="Arial" w:hAnsi="Arial" w:cs="Arial"/>
          <w:sz w:val="22"/>
          <w:szCs w:val="22"/>
        </w:rPr>
        <w:t>), high-grade colorectal adenoma (</w:t>
      </w:r>
      <w:r w:rsidR="00055AEA" w:rsidRPr="00AA74C7">
        <w:rPr>
          <w:rFonts w:ascii="Arial" w:hAnsi="Arial" w:cs="Arial"/>
          <w:sz w:val="22"/>
          <w:szCs w:val="22"/>
        </w:rPr>
        <w:t>HGA</w:t>
      </w:r>
      <w:r w:rsidRPr="00AA74C7">
        <w:rPr>
          <w:rFonts w:ascii="Arial" w:hAnsi="Arial" w:cs="Arial"/>
          <w:sz w:val="22"/>
          <w:szCs w:val="22"/>
        </w:rPr>
        <w:t xml:space="preserve">) and normal colorectal tissue. (A): </w:t>
      </w:r>
      <w:proofErr w:type="spellStart"/>
      <w:r w:rsidRPr="00AA74C7">
        <w:rPr>
          <w:rFonts w:ascii="Arial" w:hAnsi="Arial" w:cs="Arial"/>
          <w:sz w:val="22"/>
          <w:szCs w:val="22"/>
        </w:rPr>
        <w:t>tSNE</w:t>
      </w:r>
      <w:proofErr w:type="spellEnd"/>
      <w:r w:rsidRPr="00AA74C7">
        <w:rPr>
          <w:rFonts w:ascii="Arial" w:hAnsi="Arial" w:cs="Arial"/>
          <w:sz w:val="22"/>
          <w:szCs w:val="22"/>
        </w:rPr>
        <w:t xml:space="preserve"> analysis </w:t>
      </w:r>
      <w:ins w:id="1136" w:author="Andreae, Emily A" w:date="2019-10-04T17:07:00Z">
        <w:r w:rsidR="00342249">
          <w:rPr>
            <w:rFonts w:ascii="Arial" w:hAnsi="Arial" w:cs="Arial"/>
            <w:sz w:val="22"/>
            <w:szCs w:val="22"/>
          </w:rPr>
          <w:t xml:space="preserve">highlights </w:t>
        </w:r>
      </w:ins>
      <w:del w:id="1137" w:author="Andreae, Emily A" w:date="2019-10-04T17:07:00Z">
        <w:r w:rsidRPr="00AA74C7" w:rsidDel="00342249">
          <w:rPr>
            <w:rFonts w:ascii="Arial" w:hAnsi="Arial" w:cs="Arial"/>
            <w:sz w:val="22"/>
            <w:szCs w:val="22"/>
          </w:rPr>
          <w:delText xml:space="preserve">to show </w:delText>
        </w:r>
      </w:del>
      <w:r w:rsidRPr="00AA74C7">
        <w:rPr>
          <w:rFonts w:ascii="Arial" w:hAnsi="Arial" w:cs="Arial"/>
          <w:sz w:val="22"/>
          <w:szCs w:val="22"/>
        </w:rPr>
        <w:t xml:space="preserve">the data structure and sample </w:t>
      </w:r>
      <w:r w:rsidRPr="00AA74C7">
        <w:rPr>
          <w:rFonts w:ascii="Arial" w:hAnsi="Arial" w:cs="Arial"/>
          <w:sz w:val="22"/>
          <w:szCs w:val="22"/>
        </w:rPr>
        <w:lastRenderedPageBreak/>
        <w:t>relationship</w:t>
      </w:r>
      <w:ins w:id="1138" w:author="Andreae, Emily A" w:date="2019-10-04T17:07:00Z">
        <w:r w:rsidR="00342249">
          <w:rPr>
            <w:rFonts w:ascii="Arial" w:hAnsi="Arial" w:cs="Arial"/>
            <w:sz w:val="22"/>
            <w:szCs w:val="22"/>
          </w:rPr>
          <w:t xml:space="preserve"> among the sample groups</w:t>
        </w:r>
      </w:ins>
      <w:r w:rsidRPr="00AA74C7">
        <w:rPr>
          <w:rFonts w:ascii="Arial" w:hAnsi="Arial" w:cs="Arial"/>
          <w:sz w:val="22"/>
          <w:szCs w:val="22"/>
        </w:rPr>
        <w:t xml:space="preserve">. (B): PCA analysis </w:t>
      </w:r>
      <w:ins w:id="1139" w:author="Andreae, Emily A" w:date="2019-10-04T17:07:00Z">
        <w:r w:rsidR="00342249">
          <w:rPr>
            <w:rFonts w:ascii="Arial" w:hAnsi="Arial" w:cs="Arial"/>
            <w:sz w:val="22"/>
            <w:szCs w:val="22"/>
          </w:rPr>
          <w:t xml:space="preserve">confirms </w:t>
        </w:r>
      </w:ins>
      <w:del w:id="1140" w:author="Andreae, Emily A" w:date="2019-10-04T17:07:00Z">
        <w:r w:rsidRPr="00AA74C7" w:rsidDel="00342249">
          <w:rPr>
            <w:rFonts w:ascii="Arial" w:hAnsi="Arial" w:cs="Arial"/>
            <w:sz w:val="22"/>
            <w:szCs w:val="22"/>
          </w:rPr>
          <w:delText xml:space="preserve">to show </w:delText>
        </w:r>
      </w:del>
      <w:r w:rsidRPr="00AA74C7">
        <w:rPr>
          <w:rFonts w:ascii="Arial" w:hAnsi="Arial" w:cs="Arial"/>
          <w:sz w:val="22"/>
          <w:szCs w:val="22"/>
        </w:rPr>
        <w:t>the data structure and sample relationship</w:t>
      </w:r>
      <w:ins w:id="1141" w:author="Andreae, Emily A" w:date="2019-10-04T17:07:00Z">
        <w:r w:rsidR="00342249">
          <w:rPr>
            <w:rFonts w:ascii="Arial" w:hAnsi="Arial" w:cs="Arial"/>
            <w:sz w:val="22"/>
            <w:szCs w:val="22"/>
          </w:rPr>
          <w:t xml:space="preserve"> of the </w:t>
        </w:r>
        <w:proofErr w:type="spellStart"/>
        <w:r w:rsidR="00342249">
          <w:rPr>
            <w:rFonts w:ascii="Arial" w:hAnsi="Arial" w:cs="Arial"/>
            <w:sz w:val="22"/>
            <w:szCs w:val="22"/>
          </w:rPr>
          <w:t>tSNE</w:t>
        </w:r>
        <w:proofErr w:type="spellEnd"/>
        <w:r w:rsidR="00342249">
          <w:rPr>
            <w:rFonts w:ascii="Arial" w:hAnsi="Arial" w:cs="Arial"/>
            <w:sz w:val="22"/>
            <w:szCs w:val="22"/>
          </w:rPr>
          <w:t xml:space="preserve"> analysis</w:t>
        </w:r>
      </w:ins>
      <w:r w:rsidRPr="00AA74C7">
        <w:rPr>
          <w:rFonts w:ascii="Arial" w:hAnsi="Arial" w:cs="Arial"/>
          <w:sz w:val="22"/>
          <w:szCs w:val="22"/>
        </w:rPr>
        <w:t>. (C): Average methylation level</w:t>
      </w:r>
      <w:ins w:id="1142" w:author="Andreae, Emily A" w:date="2019-10-04T17:08:00Z">
        <w:r w:rsidR="00794CAA">
          <w:rPr>
            <w:rFonts w:ascii="Arial" w:hAnsi="Arial" w:cs="Arial"/>
            <w:sz w:val="22"/>
            <w:szCs w:val="22"/>
          </w:rPr>
          <w:t>s</w:t>
        </w:r>
      </w:ins>
      <w:r w:rsidRPr="00AA74C7">
        <w:rPr>
          <w:rFonts w:ascii="Arial" w:hAnsi="Arial" w:cs="Arial"/>
          <w:sz w:val="22"/>
          <w:szCs w:val="22"/>
        </w:rPr>
        <w:t xml:space="preserve"> of N</w:t>
      </w:r>
      <w:ins w:id="1143" w:author="Andreae, Emily A" w:date="2019-10-04T17:08:00Z">
        <w:r w:rsidR="00794CAA">
          <w:rPr>
            <w:rFonts w:ascii="Arial" w:hAnsi="Arial" w:cs="Arial"/>
            <w:sz w:val="22"/>
            <w:szCs w:val="22"/>
          </w:rPr>
          <w:t>ormal</w:t>
        </w:r>
      </w:ins>
      <w:ins w:id="1144" w:author="Andreae, Emily A" w:date="2019-10-04T17:10:00Z">
        <w:r w:rsidR="00794CAA">
          <w:rPr>
            <w:rFonts w:ascii="Arial" w:hAnsi="Arial" w:cs="Arial"/>
            <w:sz w:val="22"/>
            <w:szCs w:val="22"/>
          </w:rPr>
          <w:t xml:space="preserve"> (N)</w:t>
        </w:r>
      </w:ins>
      <w:r w:rsidRPr="00AA74C7">
        <w:rPr>
          <w:rFonts w:ascii="Arial" w:hAnsi="Arial" w:cs="Arial"/>
          <w:sz w:val="22"/>
          <w:szCs w:val="22"/>
        </w:rPr>
        <w:t xml:space="preserve">, </w:t>
      </w:r>
      <w:r w:rsidR="00055AEA" w:rsidRPr="00AA74C7">
        <w:rPr>
          <w:rFonts w:ascii="Arial" w:hAnsi="Arial" w:cs="Arial"/>
          <w:sz w:val="22"/>
          <w:szCs w:val="22"/>
        </w:rPr>
        <w:t>LGA</w:t>
      </w:r>
      <w:ins w:id="1145" w:author="Andreae, Emily A" w:date="2019-10-04T17:08:00Z">
        <w:r w:rsidR="00794CAA">
          <w:rPr>
            <w:rFonts w:ascii="Arial" w:hAnsi="Arial" w:cs="Arial"/>
            <w:sz w:val="22"/>
            <w:szCs w:val="22"/>
          </w:rPr>
          <w:t>,</w:t>
        </w:r>
      </w:ins>
      <w:r w:rsidRPr="00AA74C7">
        <w:rPr>
          <w:rFonts w:ascii="Arial" w:hAnsi="Arial" w:cs="Arial"/>
          <w:sz w:val="22"/>
          <w:szCs w:val="22"/>
        </w:rPr>
        <w:t xml:space="preserve"> and </w:t>
      </w:r>
      <w:r w:rsidR="00055AEA" w:rsidRPr="00AA74C7">
        <w:rPr>
          <w:rFonts w:ascii="Arial" w:hAnsi="Arial" w:cs="Arial"/>
          <w:sz w:val="22"/>
          <w:szCs w:val="22"/>
        </w:rPr>
        <w:t>HGA</w:t>
      </w:r>
      <w:ins w:id="1146" w:author="Andreae, Emily A" w:date="2019-10-04T17:08:00Z">
        <w:r w:rsidR="00794CAA">
          <w:rPr>
            <w:rFonts w:ascii="Arial" w:hAnsi="Arial" w:cs="Arial"/>
            <w:sz w:val="22"/>
            <w:szCs w:val="22"/>
          </w:rPr>
          <w:t xml:space="preserve"> samples</w:t>
        </w:r>
      </w:ins>
      <w:r w:rsidRPr="00AA74C7">
        <w:rPr>
          <w:rFonts w:ascii="Arial" w:hAnsi="Arial" w:cs="Arial"/>
          <w:sz w:val="22"/>
          <w:szCs w:val="22"/>
        </w:rPr>
        <w:t>. (D):</w:t>
      </w:r>
      <w:r w:rsidRPr="00AA74C7" w:rsidDel="00250CF9">
        <w:rPr>
          <w:rFonts w:ascii="Arial" w:hAnsi="Arial" w:cs="Arial"/>
          <w:sz w:val="22"/>
          <w:szCs w:val="22"/>
        </w:rPr>
        <w:t xml:space="preserve"> </w:t>
      </w:r>
      <w:r w:rsidRPr="00AA74C7">
        <w:rPr>
          <w:rFonts w:ascii="Arial" w:hAnsi="Arial" w:cs="Arial"/>
          <w:sz w:val="22"/>
          <w:szCs w:val="22"/>
        </w:rPr>
        <w:t xml:space="preserve">Density plot </w:t>
      </w:r>
      <w:ins w:id="1147" w:author="Andreae, Emily A" w:date="2019-10-04T17:08:00Z">
        <w:r w:rsidR="00794CAA">
          <w:rPr>
            <w:rFonts w:ascii="Arial" w:hAnsi="Arial" w:cs="Arial"/>
            <w:sz w:val="22"/>
            <w:szCs w:val="22"/>
          </w:rPr>
          <w:t>reveals</w:t>
        </w:r>
      </w:ins>
      <w:del w:id="1148" w:author="Andreae, Emily A" w:date="2019-10-04T17:08:00Z">
        <w:r w:rsidRPr="00AA74C7" w:rsidDel="00794CAA">
          <w:rPr>
            <w:rFonts w:ascii="Arial" w:hAnsi="Arial" w:cs="Arial"/>
            <w:sz w:val="22"/>
            <w:szCs w:val="22"/>
          </w:rPr>
          <w:delText>to show</w:delText>
        </w:r>
      </w:del>
      <w:r w:rsidRPr="00AA74C7">
        <w:rPr>
          <w:rFonts w:ascii="Arial" w:hAnsi="Arial" w:cs="Arial"/>
          <w:sz w:val="22"/>
          <w:szCs w:val="22"/>
        </w:rPr>
        <w:t xml:space="preserve"> the distribution of the whole array probes </w:t>
      </w:r>
      <w:ins w:id="1149" w:author="Andreae, Emily A" w:date="2019-10-04T17:10:00Z">
        <w:r w:rsidR="00794CAA">
          <w:rPr>
            <w:rFonts w:ascii="Arial" w:hAnsi="Arial" w:cs="Arial"/>
            <w:sz w:val="22"/>
            <w:szCs w:val="22"/>
          </w:rPr>
          <w:t xml:space="preserve">for </w:t>
        </w:r>
      </w:ins>
      <w:del w:id="1150" w:author="Andreae, Emily A" w:date="2019-10-04T17:10:00Z">
        <w:r w:rsidRPr="00AA74C7" w:rsidDel="00794CAA">
          <w:rPr>
            <w:rFonts w:ascii="Arial" w:hAnsi="Arial" w:cs="Arial"/>
            <w:sz w:val="22"/>
            <w:szCs w:val="22"/>
          </w:rPr>
          <w:delText xml:space="preserve">cross </w:delText>
        </w:r>
      </w:del>
      <w:r w:rsidRPr="00AA74C7">
        <w:rPr>
          <w:rFonts w:ascii="Arial" w:hAnsi="Arial" w:cs="Arial"/>
          <w:sz w:val="22"/>
          <w:szCs w:val="22"/>
        </w:rPr>
        <w:t xml:space="preserve">N, </w:t>
      </w:r>
      <w:r w:rsidR="00055AEA" w:rsidRPr="00AA74C7">
        <w:rPr>
          <w:rFonts w:ascii="Arial" w:hAnsi="Arial" w:cs="Arial"/>
          <w:sz w:val="22"/>
          <w:szCs w:val="22"/>
        </w:rPr>
        <w:t>LGA</w:t>
      </w:r>
      <w:ins w:id="1151" w:author="Andreae, Emily A" w:date="2019-10-04T17:10:00Z">
        <w:r w:rsidR="00794CAA">
          <w:rPr>
            <w:rFonts w:ascii="Arial" w:hAnsi="Arial" w:cs="Arial"/>
            <w:sz w:val="22"/>
            <w:szCs w:val="22"/>
          </w:rPr>
          <w:t>,</w:t>
        </w:r>
      </w:ins>
      <w:r w:rsidRPr="00AA74C7">
        <w:rPr>
          <w:rFonts w:ascii="Arial" w:hAnsi="Arial" w:cs="Arial"/>
          <w:sz w:val="22"/>
          <w:szCs w:val="22"/>
        </w:rPr>
        <w:t xml:space="preserve"> and </w:t>
      </w:r>
      <w:r w:rsidR="00055AEA" w:rsidRPr="00AA74C7">
        <w:rPr>
          <w:rFonts w:ascii="Arial" w:hAnsi="Arial" w:cs="Arial"/>
          <w:sz w:val="22"/>
          <w:szCs w:val="22"/>
        </w:rPr>
        <w:t>HGA</w:t>
      </w:r>
      <w:ins w:id="1152" w:author="Andreae, Emily A" w:date="2019-10-04T17:10:00Z">
        <w:r w:rsidR="00794CAA">
          <w:rPr>
            <w:rFonts w:ascii="Arial" w:hAnsi="Arial" w:cs="Arial"/>
            <w:sz w:val="22"/>
            <w:szCs w:val="22"/>
          </w:rPr>
          <w:t xml:space="preserve"> samples</w:t>
        </w:r>
      </w:ins>
      <w:r w:rsidRPr="00AA74C7">
        <w:rPr>
          <w:rFonts w:ascii="Arial" w:hAnsi="Arial" w:cs="Arial"/>
          <w:sz w:val="22"/>
          <w:szCs w:val="22"/>
        </w:rPr>
        <w:t xml:space="preserve">. (E): Number of sites </w:t>
      </w:r>
      <w:r w:rsidR="00A430E9" w:rsidRPr="00AA74C7">
        <w:rPr>
          <w:rFonts w:ascii="Arial" w:hAnsi="Arial" w:cs="Arial"/>
          <w:sz w:val="22"/>
          <w:szCs w:val="22"/>
        </w:rPr>
        <w:t xml:space="preserve">in β ranging from 0.7 to 0.9. (F): </w:t>
      </w:r>
      <w:del w:id="1153" w:author="Andreae, Emily A" w:date="2019-10-04T17:10:00Z">
        <w:r w:rsidR="000B5D48" w:rsidRPr="00AA74C7" w:rsidDel="00794CAA">
          <w:rPr>
            <w:rFonts w:ascii="Arial" w:hAnsi="Arial" w:cs="Arial"/>
            <w:sz w:val="22"/>
            <w:szCs w:val="22"/>
          </w:rPr>
          <w:delText>The h</w:delText>
        </w:r>
      </w:del>
      <w:proofErr w:type="spellStart"/>
      <w:ins w:id="1154" w:author="Andreae, Emily A" w:date="2019-10-04T17:10:00Z">
        <w:r w:rsidR="00794CAA">
          <w:rPr>
            <w:rFonts w:ascii="Arial" w:hAnsi="Arial" w:cs="Arial"/>
            <w:sz w:val="22"/>
            <w:szCs w:val="22"/>
          </w:rPr>
          <w:t>H</w:t>
        </w:r>
      </w:ins>
      <w:r w:rsidR="000B5D48" w:rsidRPr="00AA74C7">
        <w:rPr>
          <w:rFonts w:ascii="Arial" w:hAnsi="Arial" w:cs="Arial"/>
          <w:sz w:val="22"/>
          <w:szCs w:val="22"/>
        </w:rPr>
        <w:t>eatmap</w:t>
      </w:r>
      <w:proofErr w:type="spellEnd"/>
      <w:r w:rsidR="000B5D48" w:rsidRPr="00AA74C7">
        <w:rPr>
          <w:rFonts w:ascii="Arial" w:hAnsi="Arial" w:cs="Arial"/>
          <w:sz w:val="22"/>
          <w:szCs w:val="22"/>
        </w:rPr>
        <w:t xml:space="preserve"> of </w:t>
      </w:r>
      <w:r w:rsidR="00A430E9" w:rsidRPr="00AA74C7">
        <w:rPr>
          <w:rFonts w:ascii="Arial" w:hAnsi="Arial" w:cs="Arial"/>
          <w:sz w:val="22"/>
          <w:szCs w:val="22"/>
        </w:rPr>
        <w:t xml:space="preserve">the 209 </w:t>
      </w:r>
      <w:r w:rsidR="000B5D48" w:rsidRPr="00AA74C7">
        <w:rPr>
          <w:rFonts w:ascii="Arial" w:hAnsi="Arial" w:cs="Arial"/>
          <w:sz w:val="22"/>
          <w:szCs w:val="22"/>
        </w:rPr>
        <w:t xml:space="preserve">hyper-methylated DMSs of in-house datasets </w:t>
      </w:r>
      <w:ins w:id="1155" w:author="Andreae, Emily A" w:date="2019-10-04T17:10:00Z">
        <w:r w:rsidR="00794CAA">
          <w:rPr>
            <w:rFonts w:ascii="Arial" w:hAnsi="Arial" w:cs="Arial"/>
            <w:sz w:val="22"/>
            <w:szCs w:val="22"/>
          </w:rPr>
          <w:t xml:space="preserve">and samples from </w:t>
        </w:r>
      </w:ins>
      <w:r w:rsidR="000B5D48" w:rsidRPr="00AA74C7">
        <w:rPr>
          <w:rFonts w:ascii="Arial" w:hAnsi="Arial" w:cs="Arial"/>
          <w:sz w:val="22"/>
          <w:szCs w:val="22"/>
        </w:rPr>
        <w:t xml:space="preserve">504 public cancer datasets. </w:t>
      </w:r>
      <w:r w:rsidR="00A430E9" w:rsidRPr="00AA74C7">
        <w:rPr>
          <w:rFonts w:ascii="Arial" w:hAnsi="Arial" w:cs="Arial"/>
          <w:sz w:val="22"/>
          <w:szCs w:val="22"/>
        </w:rPr>
        <w:t>(G</w:t>
      </w:r>
      <w:r w:rsidRPr="00AA74C7">
        <w:rPr>
          <w:rFonts w:ascii="Arial" w:hAnsi="Arial" w:cs="Arial"/>
          <w:sz w:val="22"/>
          <w:szCs w:val="22"/>
        </w:rPr>
        <w:t xml:space="preserve">): DMR between </w:t>
      </w:r>
      <w:r w:rsidR="00055AEA" w:rsidRPr="00AA74C7">
        <w:rPr>
          <w:rFonts w:ascii="Arial" w:hAnsi="Arial" w:cs="Arial"/>
          <w:sz w:val="22"/>
          <w:szCs w:val="22"/>
        </w:rPr>
        <w:t>LGA</w:t>
      </w:r>
      <w:r w:rsidRPr="00AA74C7">
        <w:rPr>
          <w:rFonts w:ascii="Arial" w:hAnsi="Arial" w:cs="Arial"/>
          <w:sz w:val="22"/>
          <w:szCs w:val="22"/>
        </w:rPr>
        <w:t xml:space="preserve"> and normal tissues, </w:t>
      </w:r>
      <w:r w:rsidR="00055AEA" w:rsidRPr="00AA74C7">
        <w:rPr>
          <w:rFonts w:ascii="Arial" w:hAnsi="Arial" w:cs="Arial"/>
          <w:sz w:val="22"/>
          <w:szCs w:val="22"/>
        </w:rPr>
        <w:t>HGA</w:t>
      </w:r>
      <w:r w:rsidRPr="00AA74C7">
        <w:rPr>
          <w:rFonts w:ascii="Arial" w:hAnsi="Arial" w:cs="Arial"/>
          <w:sz w:val="22"/>
          <w:szCs w:val="22"/>
        </w:rPr>
        <w:t xml:space="preserve"> and normal tissue, and </w:t>
      </w:r>
      <w:r w:rsidR="00055AEA" w:rsidRPr="00AA74C7">
        <w:rPr>
          <w:rFonts w:ascii="Arial" w:hAnsi="Arial" w:cs="Arial"/>
          <w:sz w:val="22"/>
          <w:szCs w:val="22"/>
        </w:rPr>
        <w:t>HGA</w:t>
      </w:r>
      <w:r w:rsidRPr="00AA74C7">
        <w:rPr>
          <w:rFonts w:ascii="Arial" w:hAnsi="Arial" w:cs="Arial"/>
          <w:sz w:val="22"/>
          <w:szCs w:val="22"/>
        </w:rPr>
        <w:t xml:space="preserve"> and </w:t>
      </w:r>
      <w:r w:rsidR="00055AEA" w:rsidRPr="00AA74C7">
        <w:rPr>
          <w:rFonts w:ascii="Arial" w:hAnsi="Arial" w:cs="Arial"/>
          <w:sz w:val="22"/>
          <w:szCs w:val="22"/>
        </w:rPr>
        <w:t>LGA</w:t>
      </w:r>
      <w:r w:rsidR="00A430E9" w:rsidRPr="00AA74C7">
        <w:rPr>
          <w:rFonts w:ascii="Arial" w:hAnsi="Arial" w:cs="Arial"/>
          <w:sz w:val="22"/>
          <w:szCs w:val="22"/>
        </w:rPr>
        <w:t>. (H</w:t>
      </w:r>
      <w:r w:rsidRPr="00AA74C7">
        <w:rPr>
          <w:rFonts w:ascii="Arial" w:hAnsi="Arial" w:cs="Arial"/>
          <w:sz w:val="22"/>
          <w:szCs w:val="22"/>
        </w:rPr>
        <w:t xml:space="preserve">): Venn graph </w:t>
      </w:r>
      <w:ins w:id="1156" w:author="Andreae, Emily A" w:date="2019-10-04T17:11:00Z">
        <w:r w:rsidR="00794CAA">
          <w:rPr>
            <w:rFonts w:ascii="Arial" w:hAnsi="Arial" w:cs="Arial"/>
            <w:sz w:val="22"/>
            <w:szCs w:val="22"/>
          </w:rPr>
          <w:t xml:space="preserve">highlights the relationships among </w:t>
        </w:r>
      </w:ins>
      <w:del w:id="1157" w:author="Andreae, Emily A" w:date="2019-10-04T17:11:00Z">
        <w:r w:rsidRPr="00AA74C7" w:rsidDel="00794CAA">
          <w:rPr>
            <w:rFonts w:ascii="Arial" w:hAnsi="Arial" w:cs="Arial"/>
            <w:sz w:val="22"/>
            <w:szCs w:val="22"/>
          </w:rPr>
          <w:delText xml:space="preserve">to show </w:delText>
        </w:r>
      </w:del>
      <w:proofErr w:type="spellStart"/>
      <w:r w:rsidRPr="00AA74C7">
        <w:rPr>
          <w:rFonts w:ascii="Arial" w:hAnsi="Arial" w:cs="Arial"/>
          <w:sz w:val="22"/>
          <w:szCs w:val="22"/>
        </w:rPr>
        <w:t>all</w:t>
      </w:r>
      <w:del w:id="1158" w:author="Andreae, Emily A" w:date="2019-10-04T17:11:00Z">
        <w:r w:rsidRPr="00AA74C7" w:rsidDel="00794CAA">
          <w:rPr>
            <w:rFonts w:ascii="Arial" w:hAnsi="Arial" w:cs="Arial"/>
            <w:sz w:val="22"/>
            <w:szCs w:val="22"/>
          </w:rPr>
          <w:delText xml:space="preserve"> the above </w:delText>
        </w:r>
      </w:del>
      <w:r w:rsidRPr="00AA74C7">
        <w:rPr>
          <w:rFonts w:ascii="Arial" w:hAnsi="Arial" w:cs="Arial"/>
          <w:sz w:val="22"/>
          <w:szCs w:val="22"/>
        </w:rPr>
        <w:t>DMRs</w:t>
      </w:r>
      <w:proofErr w:type="spellEnd"/>
      <w:r w:rsidRPr="00AA74C7">
        <w:rPr>
          <w:rFonts w:ascii="Arial" w:hAnsi="Arial" w:cs="Arial"/>
          <w:sz w:val="22"/>
          <w:szCs w:val="22"/>
        </w:rPr>
        <w:t>.</w:t>
      </w:r>
    </w:p>
    <w:p w14:paraId="50598330" w14:textId="34FBDE23" w:rsidR="00475509" w:rsidRPr="00AA74C7" w:rsidRDefault="00475509" w:rsidP="00B80E58">
      <w:pPr>
        <w:spacing w:line="480" w:lineRule="auto"/>
        <w:jc w:val="both"/>
        <w:rPr>
          <w:rFonts w:ascii="Arial" w:hAnsi="Arial" w:cs="Arial"/>
          <w:sz w:val="22"/>
          <w:szCs w:val="22"/>
        </w:rPr>
      </w:pPr>
    </w:p>
    <w:p w14:paraId="55EF55BB" w14:textId="661787ED" w:rsidR="00E87FD4" w:rsidRPr="00AA74C7" w:rsidRDefault="00E87FD4" w:rsidP="00B80E58">
      <w:pPr>
        <w:spacing w:line="480" w:lineRule="auto"/>
        <w:jc w:val="both"/>
        <w:rPr>
          <w:rFonts w:ascii="Arial" w:hAnsi="Arial" w:cs="Arial"/>
          <w:sz w:val="22"/>
          <w:szCs w:val="22"/>
        </w:rPr>
      </w:pPr>
      <w:r w:rsidRPr="00AA74C7">
        <w:rPr>
          <w:rFonts w:ascii="Arial" w:hAnsi="Arial" w:cs="Arial"/>
          <w:noProof/>
          <w:sz w:val="22"/>
          <w:szCs w:val="22"/>
          <w:lang w:eastAsia="en-US"/>
        </w:rPr>
        <w:drawing>
          <wp:inline distT="0" distB="0" distL="0" distR="0" wp14:anchorId="2154EBC2" wp14:editId="51E52B3F">
            <wp:extent cx="6642100" cy="21177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2100" cy="2117725"/>
                    </a:xfrm>
                    <a:prstGeom prst="rect">
                      <a:avLst/>
                    </a:prstGeom>
                  </pic:spPr>
                </pic:pic>
              </a:graphicData>
            </a:graphic>
          </wp:inline>
        </w:drawing>
      </w:r>
    </w:p>
    <w:p w14:paraId="59B8CB1D" w14:textId="2C5AA5F1" w:rsidR="00E87FD4" w:rsidRPr="00AA74C7" w:rsidRDefault="00E87FD4" w:rsidP="00B80E58">
      <w:pPr>
        <w:spacing w:line="480" w:lineRule="auto"/>
        <w:jc w:val="both"/>
        <w:rPr>
          <w:rFonts w:ascii="Arial" w:hAnsi="Arial" w:cs="Arial"/>
          <w:sz w:val="22"/>
          <w:szCs w:val="22"/>
        </w:rPr>
      </w:pPr>
      <w:r w:rsidRPr="00AA74C7">
        <w:rPr>
          <w:rFonts w:ascii="Arial" w:hAnsi="Arial" w:cs="Arial"/>
          <w:sz w:val="22"/>
          <w:szCs w:val="22"/>
        </w:rPr>
        <w:t>Figure 2. Enrichment analysis show</w:t>
      </w:r>
      <w:ins w:id="1159" w:author="Andreae, Emily A" w:date="2019-10-04T17:11:00Z">
        <w:r w:rsidR="00794CAA">
          <w:rPr>
            <w:rFonts w:ascii="Arial" w:hAnsi="Arial" w:cs="Arial"/>
            <w:sz w:val="22"/>
            <w:szCs w:val="22"/>
          </w:rPr>
          <w:t xml:space="preserve">s the top 15-20 terms </w:t>
        </w:r>
      </w:ins>
      <w:ins w:id="1160" w:author="Andreae, Emily A" w:date="2019-10-04T17:12:00Z">
        <w:r w:rsidR="00794CAA">
          <w:rPr>
            <w:rFonts w:ascii="Arial" w:hAnsi="Arial" w:cs="Arial"/>
            <w:sz w:val="22"/>
            <w:szCs w:val="22"/>
          </w:rPr>
          <w:t>associate</w:t>
        </w:r>
      </w:ins>
      <w:ins w:id="1161" w:author="Andreae, Emily A" w:date="2019-10-04T17:11:00Z">
        <w:r w:rsidR="00794CAA">
          <w:rPr>
            <w:rFonts w:ascii="Arial" w:hAnsi="Arial" w:cs="Arial"/>
            <w:sz w:val="22"/>
            <w:szCs w:val="22"/>
          </w:rPr>
          <w:t>d with methylation differences between LGA and HGA.</w:t>
        </w:r>
      </w:ins>
      <w:del w:id="1162" w:author="Andreae, Emily A" w:date="2019-10-04T17:11:00Z">
        <w:r w:rsidRPr="00AA74C7" w:rsidDel="00794CAA">
          <w:rPr>
            <w:rFonts w:ascii="Arial" w:hAnsi="Arial" w:cs="Arial"/>
            <w:sz w:val="22"/>
            <w:szCs w:val="22"/>
          </w:rPr>
          <w:delText>n</w:delText>
        </w:r>
      </w:del>
      <w:r w:rsidRPr="00AA74C7">
        <w:rPr>
          <w:rFonts w:ascii="Arial" w:hAnsi="Arial" w:cs="Arial"/>
          <w:sz w:val="22"/>
          <w:szCs w:val="22"/>
        </w:rPr>
        <w:t xml:space="preserve"> </w:t>
      </w:r>
      <w:del w:id="1163" w:author="Andreae, Emily A" w:date="2019-10-04T17:12:00Z">
        <w:r w:rsidRPr="00AA74C7" w:rsidDel="00794CAA">
          <w:rPr>
            <w:rFonts w:ascii="Arial" w:hAnsi="Arial" w:cs="Arial"/>
            <w:sz w:val="22"/>
            <w:szCs w:val="22"/>
          </w:rPr>
          <w:delText xml:space="preserve">Nervous system was associated with adenoma development. </w:delText>
        </w:r>
      </w:del>
      <w:r w:rsidRPr="00AA74C7">
        <w:rPr>
          <w:rFonts w:ascii="Arial" w:hAnsi="Arial" w:cs="Arial"/>
          <w:sz w:val="22"/>
          <w:szCs w:val="22"/>
        </w:rPr>
        <w:t>(A) GO and KEGG analysis of the genes</w:t>
      </w:r>
      <w:ins w:id="1164" w:author="Andreae, Emily A" w:date="2019-10-04T17:12:00Z">
        <w:r w:rsidR="00794CAA">
          <w:rPr>
            <w:rFonts w:ascii="Arial" w:hAnsi="Arial" w:cs="Arial"/>
            <w:sz w:val="22"/>
            <w:szCs w:val="22"/>
          </w:rPr>
          <w:t xml:space="preserve"> with DMRs associated with LGA and HGA</w:t>
        </w:r>
      </w:ins>
      <w:del w:id="1165" w:author="Andreae, Emily A" w:date="2019-10-04T17:12:00Z">
        <w:r w:rsidRPr="00AA74C7" w:rsidDel="00794CAA">
          <w:rPr>
            <w:rFonts w:ascii="Arial" w:hAnsi="Arial" w:cs="Arial"/>
            <w:sz w:val="22"/>
            <w:szCs w:val="22"/>
          </w:rPr>
          <w:delText xml:space="preserve"> the </w:delText>
        </w:r>
        <w:r w:rsidR="00055AEA" w:rsidRPr="00AA74C7" w:rsidDel="00794CAA">
          <w:rPr>
            <w:rFonts w:ascii="Arial" w:hAnsi="Arial" w:cs="Arial"/>
            <w:sz w:val="22"/>
            <w:szCs w:val="22"/>
          </w:rPr>
          <w:delText>LGA VS HGA</w:delText>
        </w:r>
        <w:r w:rsidRPr="00AA74C7" w:rsidDel="00794CAA">
          <w:rPr>
            <w:rFonts w:ascii="Arial" w:hAnsi="Arial" w:cs="Arial"/>
            <w:sz w:val="22"/>
            <w:szCs w:val="22"/>
          </w:rPr>
          <w:delText xml:space="preserve"> DMRs located on</w:delText>
        </w:r>
      </w:del>
      <w:r w:rsidRPr="00AA74C7">
        <w:rPr>
          <w:rFonts w:ascii="Arial" w:hAnsi="Arial" w:cs="Arial"/>
          <w:sz w:val="22"/>
          <w:szCs w:val="22"/>
        </w:rPr>
        <w:t xml:space="preserve">. (B) GO analysis of the genes </w:t>
      </w:r>
      <w:ins w:id="1166" w:author="Andreae, Emily A" w:date="2019-10-04T17:13:00Z">
        <w:r w:rsidR="00794CAA">
          <w:rPr>
            <w:rFonts w:ascii="Arial" w:hAnsi="Arial" w:cs="Arial"/>
            <w:sz w:val="22"/>
            <w:szCs w:val="22"/>
          </w:rPr>
          <w:t xml:space="preserve">with alterations in </w:t>
        </w:r>
      </w:ins>
      <w:del w:id="1167" w:author="Andreae, Emily A" w:date="2019-10-04T17:13:00Z">
        <w:r w:rsidRPr="00AA74C7" w:rsidDel="00794CAA">
          <w:rPr>
            <w:rFonts w:ascii="Arial" w:hAnsi="Arial" w:cs="Arial"/>
            <w:sz w:val="22"/>
            <w:szCs w:val="22"/>
          </w:rPr>
          <w:delText xml:space="preserve">different </w:delText>
        </w:r>
      </w:del>
      <w:r w:rsidRPr="00AA74C7">
        <w:rPr>
          <w:rFonts w:ascii="Arial" w:hAnsi="Arial" w:cs="Arial"/>
          <w:sz w:val="22"/>
          <w:szCs w:val="22"/>
        </w:rPr>
        <w:t xml:space="preserve">DMRs </w:t>
      </w:r>
      <w:del w:id="1168" w:author="Andreae, Emily A" w:date="2019-10-04T17:13:00Z">
        <w:r w:rsidRPr="00AA74C7" w:rsidDel="00794CAA">
          <w:rPr>
            <w:rFonts w:ascii="Arial" w:hAnsi="Arial" w:cs="Arial"/>
            <w:sz w:val="22"/>
            <w:szCs w:val="22"/>
          </w:rPr>
          <w:delText xml:space="preserve">located on, </w:delText>
        </w:r>
      </w:del>
      <w:r w:rsidRPr="00AA74C7">
        <w:rPr>
          <w:rFonts w:ascii="Arial" w:hAnsi="Arial" w:cs="Arial"/>
          <w:sz w:val="22"/>
          <w:szCs w:val="22"/>
        </w:rPr>
        <w:t xml:space="preserve">including </w:t>
      </w:r>
      <w:ins w:id="1169" w:author="Andreae, Emily A" w:date="2019-10-04T17:13:00Z">
        <w:r w:rsidR="00794CAA">
          <w:rPr>
            <w:rFonts w:ascii="Arial" w:hAnsi="Arial" w:cs="Arial"/>
            <w:sz w:val="22"/>
            <w:szCs w:val="22"/>
          </w:rPr>
          <w:t>differences in</w:t>
        </w:r>
      </w:ins>
      <w:del w:id="1170" w:author="Andreae, Emily A" w:date="2019-10-04T17:13:00Z">
        <w:r w:rsidRPr="00AA74C7" w:rsidDel="00794CAA">
          <w:rPr>
            <w:rFonts w:ascii="Arial" w:hAnsi="Arial" w:cs="Arial"/>
            <w:sz w:val="22"/>
            <w:szCs w:val="22"/>
          </w:rPr>
          <w:delText>the</w:delText>
        </w:r>
      </w:del>
      <w:r w:rsidRPr="00AA74C7">
        <w:rPr>
          <w:rFonts w:ascii="Arial" w:hAnsi="Arial" w:cs="Arial"/>
          <w:sz w:val="22"/>
          <w:szCs w:val="22"/>
        </w:rPr>
        <w:t xml:space="preserve"> DMR</w:t>
      </w:r>
      <w:ins w:id="1171" w:author="Andreae, Emily A" w:date="2019-10-04T17:13:00Z">
        <w:r w:rsidR="00794CAA">
          <w:rPr>
            <w:rFonts w:ascii="Arial" w:hAnsi="Arial" w:cs="Arial"/>
            <w:sz w:val="22"/>
            <w:szCs w:val="22"/>
          </w:rPr>
          <w:t>s</w:t>
        </w:r>
      </w:ins>
      <w:r w:rsidRPr="00AA74C7">
        <w:rPr>
          <w:rFonts w:ascii="Arial" w:hAnsi="Arial" w:cs="Arial"/>
          <w:sz w:val="22"/>
          <w:szCs w:val="22"/>
        </w:rPr>
        <w:t xml:space="preserve"> only in </w:t>
      </w:r>
      <w:r w:rsidR="00055AEA" w:rsidRPr="00AA74C7">
        <w:rPr>
          <w:rFonts w:ascii="Arial" w:hAnsi="Arial" w:cs="Arial"/>
          <w:sz w:val="22"/>
          <w:szCs w:val="22"/>
        </w:rPr>
        <w:t xml:space="preserve">LGA </w:t>
      </w:r>
      <w:ins w:id="1172" w:author="Andreae, Emily A" w:date="2019-10-04T17:13:00Z">
        <w:r w:rsidR="00794CAA">
          <w:rPr>
            <w:rFonts w:ascii="Arial" w:hAnsi="Arial" w:cs="Arial"/>
            <w:sz w:val="22"/>
            <w:szCs w:val="22"/>
          </w:rPr>
          <w:t>vs</w:t>
        </w:r>
      </w:ins>
      <w:del w:id="1173" w:author="Andreae, Emily A" w:date="2019-10-04T17:13:00Z">
        <w:r w:rsidR="00055AEA" w:rsidRPr="00AA74C7" w:rsidDel="00794CAA">
          <w:rPr>
            <w:rFonts w:ascii="Arial" w:hAnsi="Arial" w:cs="Arial"/>
            <w:sz w:val="22"/>
            <w:szCs w:val="22"/>
          </w:rPr>
          <w:delText>VS</w:delText>
        </w:r>
      </w:del>
      <w:r w:rsidR="00055AEA" w:rsidRPr="00AA74C7">
        <w:rPr>
          <w:rFonts w:ascii="Arial" w:hAnsi="Arial" w:cs="Arial"/>
          <w:sz w:val="22"/>
          <w:szCs w:val="22"/>
        </w:rPr>
        <w:t xml:space="preserve"> HGA</w:t>
      </w:r>
      <w:r w:rsidRPr="00AA74C7">
        <w:rPr>
          <w:rFonts w:ascii="Arial" w:hAnsi="Arial" w:cs="Arial"/>
          <w:sz w:val="22"/>
          <w:szCs w:val="22"/>
        </w:rPr>
        <w:t xml:space="preserve">, only in </w:t>
      </w:r>
      <w:r w:rsidR="00055AEA" w:rsidRPr="00AA74C7">
        <w:rPr>
          <w:rFonts w:ascii="Arial" w:hAnsi="Arial" w:cs="Arial"/>
          <w:sz w:val="22"/>
          <w:szCs w:val="22"/>
        </w:rPr>
        <w:t xml:space="preserve">LGA </w:t>
      </w:r>
      <w:ins w:id="1174" w:author="Andreae, Emily A" w:date="2019-10-04T17:13:00Z">
        <w:r w:rsidR="00794CAA">
          <w:rPr>
            <w:rFonts w:ascii="Arial" w:hAnsi="Arial" w:cs="Arial"/>
            <w:sz w:val="22"/>
            <w:szCs w:val="22"/>
          </w:rPr>
          <w:t>vs</w:t>
        </w:r>
      </w:ins>
      <w:del w:id="1175" w:author="Andreae, Emily A" w:date="2019-10-04T17:13:00Z">
        <w:r w:rsidR="00055AEA" w:rsidRPr="00AA74C7" w:rsidDel="00794CAA">
          <w:rPr>
            <w:rFonts w:ascii="Arial" w:hAnsi="Arial" w:cs="Arial"/>
            <w:sz w:val="22"/>
            <w:szCs w:val="22"/>
          </w:rPr>
          <w:delText>VS</w:delText>
        </w:r>
      </w:del>
      <w:r w:rsidR="00055AEA" w:rsidRPr="00AA74C7">
        <w:rPr>
          <w:rFonts w:ascii="Arial" w:hAnsi="Arial" w:cs="Arial"/>
          <w:sz w:val="22"/>
          <w:szCs w:val="22"/>
        </w:rPr>
        <w:t xml:space="preserve"> </w:t>
      </w:r>
      <w:r w:rsidR="00CC26C7" w:rsidRPr="00AA74C7">
        <w:rPr>
          <w:rFonts w:ascii="Arial" w:hAnsi="Arial" w:cs="Arial"/>
          <w:sz w:val="22"/>
          <w:szCs w:val="22"/>
        </w:rPr>
        <w:t>Normal</w:t>
      </w:r>
      <w:r w:rsidRPr="00AA74C7">
        <w:rPr>
          <w:rFonts w:ascii="Arial" w:hAnsi="Arial" w:cs="Arial"/>
          <w:sz w:val="22"/>
          <w:szCs w:val="22"/>
        </w:rPr>
        <w:t xml:space="preserve">, and </w:t>
      </w:r>
      <w:ins w:id="1176" w:author="Andreae, Emily A" w:date="2019-10-04T17:13:00Z">
        <w:r w:rsidR="00794CAA">
          <w:rPr>
            <w:rFonts w:ascii="Arial" w:hAnsi="Arial" w:cs="Arial"/>
            <w:sz w:val="22"/>
            <w:szCs w:val="22"/>
          </w:rPr>
          <w:t xml:space="preserve">areas where </w:t>
        </w:r>
      </w:ins>
      <w:r w:rsidR="00055AEA" w:rsidRPr="00AA74C7">
        <w:rPr>
          <w:rFonts w:ascii="Arial" w:hAnsi="Arial" w:cs="Arial"/>
          <w:sz w:val="22"/>
          <w:szCs w:val="22"/>
        </w:rPr>
        <w:t xml:space="preserve">LGA </w:t>
      </w:r>
      <w:ins w:id="1177" w:author="Andreae, Emily A" w:date="2019-10-04T17:13:00Z">
        <w:r w:rsidR="00794CAA">
          <w:rPr>
            <w:rFonts w:ascii="Arial" w:hAnsi="Arial" w:cs="Arial"/>
            <w:sz w:val="22"/>
            <w:szCs w:val="22"/>
          </w:rPr>
          <w:t>vs</w:t>
        </w:r>
      </w:ins>
      <w:del w:id="1178" w:author="Andreae, Emily A" w:date="2019-10-04T17:13:00Z">
        <w:r w:rsidR="00055AEA" w:rsidRPr="00AA74C7" w:rsidDel="00794CAA">
          <w:rPr>
            <w:rFonts w:ascii="Arial" w:hAnsi="Arial" w:cs="Arial"/>
            <w:sz w:val="22"/>
            <w:szCs w:val="22"/>
          </w:rPr>
          <w:delText>VS</w:delText>
        </w:r>
      </w:del>
      <w:r w:rsidR="00055AEA" w:rsidRPr="00AA74C7">
        <w:rPr>
          <w:rFonts w:ascii="Arial" w:hAnsi="Arial" w:cs="Arial"/>
          <w:sz w:val="22"/>
          <w:szCs w:val="22"/>
        </w:rPr>
        <w:t xml:space="preserve"> HGA</w:t>
      </w:r>
      <w:r w:rsidRPr="00AA74C7">
        <w:rPr>
          <w:rFonts w:ascii="Arial" w:hAnsi="Arial" w:cs="Arial"/>
          <w:sz w:val="22"/>
          <w:szCs w:val="22"/>
        </w:rPr>
        <w:t xml:space="preserve"> and </w:t>
      </w:r>
      <w:r w:rsidR="00055AEA" w:rsidRPr="00AA74C7">
        <w:rPr>
          <w:rFonts w:ascii="Arial" w:hAnsi="Arial" w:cs="Arial"/>
          <w:sz w:val="22"/>
          <w:szCs w:val="22"/>
        </w:rPr>
        <w:t xml:space="preserve">LGA </w:t>
      </w:r>
      <w:ins w:id="1179" w:author="Andreae, Emily A" w:date="2019-10-04T17:13:00Z">
        <w:r w:rsidR="00794CAA">
          <w:rPr>
            <w:rFonts w:ascii="Arial" w:hAnsi="Arial" w:cs="Arial"/>
            <w:sz w:val="22"/>
            <w:szCs w:val="22"/>
          </w:rPr>
          <w:t>vs</w:t>
        </w:r>
      </w:ins>
      <w:del w:id="1180" w:author="Andreae, Emily A" w:date="2019-10-04T17:13:00Z">
        <w:r w:rsidR="00055AEA" w:rsidRPr="00AA74C7" w:rsidDel="00794CAA">
          <w:rPr>
            <w:rFonts w:ascii="Arial" w:hAnsi="Arial" w:cs="Arial"/>
            <w:sz w:val="22"/>
            <w:szCs w:val="22"/>
          </w:rPr>
          <w:delText>VS</w:delText>
        </w:r>
      </w:del>
      <w:r w:rsidR="00055AEA" w:rsidRPr="00AA74C7">
        <w:rPr>
          <w:rFonts w:ascii="Arial" w:hAnsi="Arial" w:cs="Arial"/>
          <w:sz w:val="22"/>
          <w:szCs w:val="22"/>
        </w:rPr>
        <w:t xml:space="preserve"> </w:t>
      </w:r>
      <w:r w:rsidR="00CC26C7" w:rsidRPr="00AA74C7">
        <w:rPr>
          <w:rFonts w:ascii="Arial" w:hAnsi="Arial" w:cs="Arial"/>
          <w:sz w:val="22"/>
          <w:szCs w:val="22"/>
        </w:rPr>
        <w:t>Normal</w:t>
      </w:r>
      <w:r w:rsidRPr="00AA74C7">
        <w:rPr>
          <w:rFonts w:ascii="Arial" w:hAnsi="Arial" w:cs="Arial"/>
          <w:sz w:val="22"/>
          <w:szCs w:val="22"/>
        </w:rPr>
        <w:t xml:space="preserve"> overlapped. </w:t>
      </w:r>
    </w:p>
    <w:p w14:paraId="3D85BC62" w14:textId="4E98C302" w:rsidR="00E87FD4" w:rsidRPr="00AA74C7" w:rsidRDefault="00E87FD4" w:rsidP="00B80E58">
      <w:pPr>
        <w:spacing w:line="480" w:lineRule="auto"/>
        <w:jc w:val="both"/>
        <w:rPr>
          <w:rFonts w:ascii="Arial" w:hAnsi="Arial" w:cs="Arial"/>
          <w:sz w:val="22"/>
          <w:szCs w:val="22"/>
        </w:rPr>
      </w:pPr>
    </w:p>
    <w:p w14:paraId="268A0B20" w14:textId="5A427C4E" w:rsidR="00E87FD4" w:rsidRPr="00AA74C7" w:rsidRDefault="00E87FD4" w:rsidP="00B80E58">
      <w:pPr>
        <w:pStyle w:val="HTMLPreformatted"/>
        <w:shd w:val="clear" w:color="auto" w:fill="FFFFFF"/>
        <w:spacing w:line="480" w:lineRule="auto"/>
        <w:jc w:val="both"/>
        <w:rPr>
          <w:rFonts w:ascii="Arial" w:eastAsiaTheme="minorEastAsia" w:hAnsi="Arial" w:cs="Arial"/>
          <w:kern w:val="2"/>
          <w:sz w:val="22"/>
          <w:szCs w:val="22"/>
        </w:rPr>
      </w:pPr>
      <w:r w:rsidRPr="00AA74C7">
        <w:rPr>
          <w:rFonts w:ascii="Arial" w:hAnsi="Arial" w:cs="Arial"/>
          <w:noProof/>
          <w:sz w:val="22"/>
          <w:szCs w:val="22"/>
          <w:lang w:eastAsia="en-US"/>
        </w:rPr>
        <w:lastRenderedPageBreak/>
        <w:drawing>
          <wp:inline distT="0" distB="0" distL="0" distR="0" wp14:anchorId="709E39DD" wp14:editId="011ED870">
            <wp:extent cx="6553200" cy="677492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297" cy="6784330"/>
                    </a:xfrm>
                    <a:prstGeom prst="rect">
                      <a:avLst/>
                    </a:prstGeom>
                  </pic:spPr>
                </pic:pic>
              </a:graphicData>
            </a:graphic>
          </wp:inline>
        </w:drawing>
      </w:r>
    </w:p>
    <w:p w14:paraId="18D9A511" w14:textId="2E7E7A64" w:rsidR="00E87FD4" w:rsidRPr="00AA74C7" w:rsidRDefault="00E87FD4" w:rsidP="00B80E58">
      <w:pPr>
        <w:spacing w:line="480" w:lineRule="auto"/>
        <w:jc w:val="both"/>
        <w:rPr>
          <w:rFonts w:ascii="Arial" w:eastAsiaTheme="minorEastAsia" w:hAnsi="Arial" w:cs="Arial"/>
          <w:kern w:val="2"/>
          <w:sz w:val="22"/>
          <w:szCs w:val="22"/>
        </w:rPr>
      </w:pPr>
      <w:commentRangeStart w:id="1181"/>
      <w:r w:rsidRPr="00AA74C7">
        <w:rPr>
          <w:rFonts w:ascii="Arial" w:eastAsiaTheme="minorEastAsia" w:hAnsi="Arial" w:cs="Arial"/>
          <w:kern w:val="2"/>
          <w:sz w:val="22"/>
          <w:szCs w:val="22"/>
        </w:rPr>
        <w:t xml:space="preserve">Figure 3. </w:t>
      </w:r>
      <w:commentRangeEnd w:id="1181"/>
      <w:r w:rsidR="00794CAA">
        <w:rPr>
          <w:rStyle w:val="CommentReference"/>
        </w:rPr>
        <w:commentReference w:id="1181"/>
      </w:r>
      <w:r w:rsidRPr="00AA74C7">
        <w:rPr>
          <w:rFonts w:ascii="Arial" w:eastAsiaTheme="minorEastAsia" w:hAnsi="Arial" w:cs="Arial"/>
          <w:kern w:val="2"/>
          <w:sz w:val="22"/>
          <w:szCs w:val="22"/>
        </w:rPr>
        <w:t xml:space="preserve">Hyper-methylated </w:t>
      </w:r>
      <w:proofErr w:type="spellStart"/>
      <w:r w:rsidRPr="00AA74C7">
        <w:rPr>
          <w:rFonts w:ascii="Arial" w:eastAsiaTheme="minorEastAsia" w:hAnsi="Arial" w:cs="Arial"/>
          <w:kern w:val="2"/>
          <w:sz w:val="22"/>
          <w:szCs w:val="22"/>
        </w:rPr>
        <w:t>CpG</w:t>
      </w:r>
      <w:proofErr w:type="spellEnd"/>
      <w:r w:rsidRPr="00AA74C7">
        <w:rPr>
          <w:rFonts w:ascii="Arial" w:eastAsiaTheme="minorEastAsia" w:hAnsi="Arial" w:cs="Arial"/>
          <w:kern w:val="2"/>
          <w:sz w:val="22"/>
          <w:szCs w:val="22"/>
        </w:rPr>
        <w:t xml:space="preserve"> sites showed better diagnostic performance than the hypo-methylated pattern. (A): Cluster analysis based on hyper-DMSs among normal, adenoma and cancer samples. (B): Cluster analysis based on hypo-DMSs among normal, adenoma and cancer samples. </w:t>
      </w:r>
      <w:proofErr w:type="gramStart"/>
      <w:r w:rsidRPr="00AA74C7">
        <w:rPr>
          <w:rFonts w:ascii="Arial" w:eastAsiaTheme="minorEastAsia" w:hAnsi="Arial" w:cs="Arial"/>
          <w:kern w:val="2"/>
          <w:sz w:val="22"/>
          <w:szCs w:val="22"/>
        </w:rPr>
        <w:t xml:space="preserve">(C): Random forest prediction performance based on hyper and hypo-DMSs. (D): Neural network prediction performance based on hyper and hypo-DMSs. (E): </w:t>
      </w:r>
      <w:proofErr w:type="spellStart"/>
      <w:r w:rsidRPr="00AA74C7">
        <w:rPr>
          <w:rFonts w:ascii="Arial" w:hAnsi="Arial" w:cs="Arial"/>
          <w:sz w:val="22"/>
          <w:szCs w:val="22"/>
        </w:rPr>
        <w:t>tSNE</w:t>
      </w:r>
      <w:proofErr w:type="spellEnd"/>
      <w:r w:rsidRPr="00AA74C7">
        <w:rPr>
          <w:rFonts w:ascii="Arial" w:hAnsi="Arial" w:cs="Arial"/>
          <w:sz w:val="22"/>
          <w:szCs w:val="22"/>
        </w:rPr>
        <w:t xml:space="preserve"> analysis </w:t>
      </w:r>
      <w:ins w:id="1182" w:author="Andreae, Emily A" w:date="2019-10-04T17:14:00Z">
        <w:r w:rsidR="00794CAA">
          <w:rPr>
            <w:rFonts w:ascii="Arial" w:hAnsi="Arial" w:cs="Arial"/>
            <w:sz w:val="22"/>
            <w:szCs w:val="22"/>
          </w:rPr>
          <w:t xml:space="preserve">highlights </w:t>
        </w:r>
      </w:ins>
      <w:del w:id="1183" w:author="Andreae, Emily A" w:date="2019-10-04T17:14:00Z">
        <w:r w:rsidRPr="00AA74C7" w:rsidDel="00794CAA">
          <w:rPr>
            <w:rFonts w:ascii="Arial" w:hAnsi="Arial" w:cs="Arial"/>
            <w:sz w:val="22"/>
            <w:szCs w:val="22"/>
          </w:rPr>
          <w:delText xml:space="preserve">to show </w:delText>
        </w:r>
      </w:del>
      <w:r w:rsidRPr="00AA74C7">
        <w:rPr>
          <w:rFonts w:ascii="Arial" w:hAnsi="Arial" w:cs="Arial"/>
          <w:sz w:val="22"/>
          <w:szCs w:val="22"/>
        </w:rPr>
        <w:t>the data structure and sample relationship</w:t>
      </w:r>
      <w:r w:rsidRPr="00AA74C7">
        <w:rPr>
          <w:rFonts w:ascii="Arial" w:eastAsiaTheme="minorEastAsia" w:hAnsi="Arial" w:cs="Arial"/>
          <w:kern w:val="2"/>
          <w:sz w:val="22"/>
          <w:szCs w:val="22"/>
        </w:rPr>
        <w:t xml:space="preserve"> based on hyper-DMSs. (F): </w:t>
      </w:r>
      <w:proofErr w:type="spellStart"/>
      <w:r w:rsidRPr="00AA74C7">
        <w:rPr>
          <w:rFonts w:ascii="Arial" w:hAnsi="Arial" w:cs="Arial"/>
          <w:sz w:val="22"/>
          <w:szCs w:val="22"/>
        </w:rPr>
        <w:t>tSNE</w:t>
      </w:r>
      <w:proofErr w:type="spellEnd"/>
      <w:r w:rsidRPr="00AA74C7">
        <w:rPr>
          <w:rFonts w:ascii="Arial" w:hAnsi="Arial" w:cs="Arial"/>
          <w:sz w:val="22"/>
          <w:szCs w:val="22"/>
        </w:rPr>
        <w:t xml:space="preserve"> analysis </w:t>
      </w:r>
      <w:ins w:id="1184" w:author="Andreae, Emily A" w:date="2019-10-04T17:15:00Z">
        <w:r w:rsidR="00794CAA">
          <w:rPr>
            <w:rFonts w:ascii="Arial" w:hAnsi="Arial" w:cs="Arial"/>
            <w:sz w:val="22"/>
            <w:szCs w:val="22"/>
          </w:rPr>
          <w:t>highlights</w:t>
        </w:r>
      </w:ins>
      <w:del w:id="1185" w:author="Andreae, Emily A" w:date="2019-10-04T17:15:00Z">
        <w:r w:rsidRPr="00AA74C7" w:rsidDel="00794CAA">
          <w:rPr>
            <w:rFonts w:ascii="Arial" w:hAnsi="Arial" w:cs="Arial"/>
            <w:sz w:val="22"/>
            <w:szCs w:val="22"/>
          </w:rPr>
          <w:delText>to show</w:delText>
        </w:r>
      </w:del>
      <w:r w:rsidRPr="00AA74C7">
        <w:rPr>
          <w:rFonts w:ascii="Arial" w:hAnsi="Arial" w:cs="Arial"/>
          <w:sz w:val="22"/>
          <w:szCs w:val="22"/>
        </w:rPr>
        <w:t xml:space="preserve"> the data structure and sample relationship</w:t>
      </w:r>
      <w:r w:rsidRPr="00AA74C7">
        <w:rPr>
          <w:rFonts w:ascii="Arial" w:eastAsiaTheme="minorEastAsia" w:hAnsi="Arial" w:cs="Arial"/>
          <w:kern w:val="2"/>
          <w:sz w:val="22"/>
          <w:szCs w:val="22"/>
        </w:rPr>
        <w:t xml:space="preserve"> based </w:t>
      </w:r>
      <w:r w:rsidRPr="00AA74C7">
        <w:rPr>
          <w:rFonts w:ascii="Arial" w:eastAsiaTheme="minorEastAsia" w:hAnsi="Arial" w:cs="Arial"/>
          <w:kern w:val="2"/>
          <w:sz w:val="22"/>
          <w:szCs w:val="22"/>
        </w:rPr>
        <w:lastRenderedPageBreak/>
        <w:t xml:space="preserve">on hypo-DMSs. (G): </w:t>
      </w:r>
      <w:r w:rsidRPr="00AA74C7">
        <w:rPr>
          <w:rFonts w:ascii="Arial" w:hAnsi="Arial" w:cs="Arial"/>
          <w:sz w:val="22"/>
          <w:szCs w:val="22"/>
        </w:rPr>
        <w:t>Average methylation level of hyper and hypo-DMSs</w:t>
      </w:r>
      <w:r w:rsidRPr="00AA74C7">
        <w:rPr>
          <w:rFonts w:ascii="Arial" w:eastAsiaTheme="minorEastAsia" w:hAnsi="Arial" w:cs="Arial"/>
          <w:kern w:val="2"/>
          <w:sz w:val="22"/>
          <w:szCs w:val="22"/>
        </w:rPr>
        <w:t xml:space="preserve"> (H): ROC curve of hyper-</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 xml:space="preserve"> and hypo-</w:t>
      </w:r>
      <w:proofErr w:type="spellStart"/>
      <w:r w:rsidRPr="00AA74C7">
        <w:rPr>
          <w:rFonts w:ascii="Arial" w:eastAsiaTheme="minorEastAsia" w:hAnsi="Arial" w:cs="Arial"/>
          <w:kern w:val="2"/>
          <w:sz w:val="22"/>
          <w:szCs w:val="22"/>
        </w:rPr>
        <w:t>mBV</w:t>
      </w:r>
      <w:proofErr w:type="spellEnd"/>
      <w:r w:rsidRPr="00AA74C7">
        <w:rPr>
          <w:rFonts w:ascii="Arial" w:eastAsiaTheme="minorEastAsia" w:hAnsi="Arial" w:cs="Arial"/>
          <w:kern w:val="2"/>
          <w:sz w:val="22"/>
          <w:szCs w:val="22"/>
        </w:rPr>
        <w:t>.</w:t>
      </w:r>
      <w:proofErr w:type="gramEnd"/>
    </w:p>
    <w:p w14:paraId="557E0189" w14:textId="5E0DCE7E" w:rsidR="00E87FD4" w:rsidRPr="00AA74C7" w:rsidRDefault="00E87FD4" w:rsidP="00B80E58">
      <w:pPr>
        <w:spacing w:line="480" w:lineRule="auto"/>
        <w:jc w:val="both"/>
        <w:rPr>
          <w:rFonts w:ascii="Arial" w:hAnsi="Arial" w:cs="Arial"/>
          <w:sz w:val="22"/>
          <w:szCs w:val="22"/>
        </w:rPr>
      </w:pPr>
    </w:p>
    <w:p w14:paraId="6C5E943D" w14:textId="6ED7B99F" w:rsidR="00E87FD4" w:rsidRPr="00AA74C7" w:rsidRDefault="00A20AED" w:rsidP="00B80E58">
      <w:pPr>
        <w:pStyle w:val="HTMLPreformatted"/>
        <w:shd w:val="clear" w:color="auto" w:fill="FFFFFF"/>
        <w:spacing w:line="480" w:lineRule="auto"/>
        <w:jc w:val="both"/>
        <w:rPr>
          <w:rFonts w:ascii="Arial" w:eastAsiaTheme="minorEastAsia" w:hAnsi="Arial" w:cs="Arial"/>
          <w:kern w:val="2"/>
          <w:sz w:val="22"/>
          <w:szCs w:val="22"/>
        </w:rPr>
      </w:pPr>
      <w:r w:rsidRPr="00AA74C7">
        <w:rPr>
          <w:rFonts w:ascii="Arial" w:hAnsi="Arial" w:cs="Arial"/>
          <w:noProof/>
        </w:rPr>
        <w:t xml:space="preserve"> </w:t>
      </w:r>
      <w:r w:rsidRPr="00AA74C7">
        <w:rPr>
          <w:rFonts w:ascii="Arial" w:hAnsi="Arial" w:cs="Arial"/>
          <w:noProof/>
          <w:lang w:eastAsia="en-US"/>
        </w:rPr>
        <w:drawing>
          <wp:inline distT="0" distB="0" distL="0" distR="0" wp14:anchorId="15A68311" wp14:editId="2FFEE198">
            <wp:extent cx="5753599" cy="72396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599" cy="7239627"/>
                    </a:xfrm>
                    <a:prstGeom prst="rect">
                      <a:avLst/>
                    </a:prstGeom>
                  </pic:spPr>
                </pic:pic>
              </a:graphicData>
            </a:graphic>
          </wp:inline>
        </w:drawing>
      </w:r>
    </w:p>
    <w:p w14:paraId="0369DC01" w14:textId="77777777" w:rsidR="00E87FD4" w:rsidRPr="00AA74C7" w:rsidRDefault="00E87FD4" w:rsidP="00B80E58">
      <w:pPr>
        <w:pStyle w:val="HTMLPreformatted"/>
        <w:shd w:val="clear" w:color="auto" w:fill="FFFFFF"/>
        <w:spacing w:line="480" w:lineRule="auto"/>
        <w:jc w:val="both"/>
        <w:rPr>
          <w:rFonts w:ascii="Arial" w:eastAsiaTheme="minorEastAsia" w:hAnsi="Arial" w:cs="Arial"/>
          <w:kern w:val="2"/>
          <w:sz w:val="22"/>
          <w:szCs w:val="22"/>
        </w:rPr>
      </w:pPr>
    </w:p>
    <w:p w14:paraId="4888BB44" w14:textId="6A399D49" w:rsidR="003F2564" w:rsidRPr="00AA74C7" w:rsidRDefault="00E87FD4" w:rsidP="00B80E58">
      <w:pPr>
        <w:pStyle w:val="HTMLPreformatted"/>
        <w:shd w:val="clear" w:color="auto" w:fill="FFFFFF"/>
        <w:spacing w:line="480" w:lineRule="auto"/>
        <w:jc w:val="both"/>
        <w:rPr>
          <w:rFonts w:ascii="Arial" w:eastAsia="Arial" w:hAnsi="Arial" w:cs="Arial"/>
          <w:sz w:val="22"/>
          <w:szCs w:val="22"/>
        </w:rPr>
      </w:pPr>
      <w:r w:rsidRPr="00AA74C7">
        <w:rPr>
          <w:rFonts w:ascii="Arial" w:eastAsiaTheme="minorEastAsia" w:hAnsi="Arial" w:cs="Arial"/>
          <w:kern w:val="2"/>
          <w:sz w:val="22"/>
          <w:szCs w:val="22"/>
        </w:rPr>
        <w:lastRenderedPageBreak/>
        <w:t xml:space="preserve">Figure 4. DNA methylation </w:t>
      </w:r>
      <w:r w:rsidR="000268C9" w:rsidRPr="00AA74C7">
        <w:rPr>
          <w:rFonts w:ascii="Arial" w:eastAsia="Arial" w:hAnsi="Arial" w:cs="Arial"/>
          <w:i/>
          <w:sz w:val="22"/>
          <w:szCs w:val="22"/>
        </w:rPr>
        <w:t>ADHFE1</w:t>
      </w:r>
      <w:r w:rsidRPr="00AA74C7">
        <w:rPr>
          <w:rFonts w:ascii="Arial" w:eastAsia="Arial" w:hAnsi="Arial" w:cs="Arial"/>
          <w:sz w:val="22"/>
          <w:szCs w:val="22"/>
        </w:rPr>
        <w:t xml:space="preserve"> and </w:t>
      </w:r>
      <w:r w:rsidR="000268C9" w:rsidRPr="00AA74C7">
        <w:rPr>
          <w:rFonts w:ascii="Arial" w:eastAsia="Arial" w:hAnsi="Arial" w:cs="Arial"/>
          <w:i/>
          <w:sz w:val="22"/>
          <w:szCs w:val="22"/>
        </w:rPr>
        <w:t>ACSS3</w:t>
      </w:r>
      <w:r w:rsidRPr="00AA74C7">
        <w:rPr>
          <w:rFonts w:ascii="Arial" w:eastAsia="Arial" w:hAnsi="Arial" w:cs="Arial"/>
          <w:sz w:val="22"/>
          <w:szCs w:val="22"/>
        </w:rPr>
        <w:t xml:space="preserve"> in Normal, </w:t>
      </w:r>
      <w:r w:rsidR="00055AEA" w:rsidRPr="00AA74C7">
        <w:rPr>
          <w:rFonts w:ascii="Arial" w:eastAsia="Arial" w:hAnsi="Arial" w:cs="Arial"/>
          <w:sz w:val="22"/>
          <w:szCs w:val="22"/>
        </w:rPr>
        <w:t>LGA</w:t>
      </w:r>
      <w:ins w:id="1186" w:author="Andreae, Emily A" w:date="2019-10-04T17:15:00Z">
        <w:r w:rsidR="00794CAA">
          <w:rPr>
            <w:rFonts w:ascii="Arial" w:eastAsia="Arial" w:hAnsi="Arial" w:cs="Arial"/>
            <w:sz w:val="22"/>
            <w:szCs w:val="22"/>
          </w:rPr>
          <w:t>,</w:t>
        </w:r>
      </w:ins>
      <w:r w:rsidRPr="00AA74C7">
        <w:rPr>
          <w:rFonts w:ascii="Arial" w:eastAsia="Arial" w:hAnsi="Arial" w:cs="Arial"/>
          <w:sz w:val="22"/>
          <w:szCs w:val="22"/>
        </w:rPr>
        <w:t xml:space="preserve"> and </w:t>
      </w:r>
      <w:r w:rsidR="00055AEA" w:rsidRPr="00AA74C7">
        <w:rPr>
          <w:rFonts w:ascii="Arial" w:eastAsia="Arial" w:hAnsi="Arial" w:cs="Arial"/>
          <w:sz w:val="22"/>
          <w:szCs w:val="22"/>
        </w:rPr>
        <w:t>HGA</w:t>
      </w:r>
      <w:r w:rsidRPr="00AA74C7">
        <w:rPr>
          <w:rFonts w:ascii="Arial" w:eastAsia="Arial" w:hAnsi="Arial" w:cs="Arial"/>
          <w:sz w:val="22"/>
          <w:szCs w:val="22"/>
        </w:rPr>
        <w:t xml:space="preserve">. (A): </w:t>
      </w:r>
      <w:commentRangeStart w:id="1187"/>
      <w:ins w:id="1188" w:author="Andreae, Emily A" w:date="2019-10-04T17:15:00Z">
        <w:r w:rsidR="00794CAA">
          <w:rPr>
            <w:rFonts w:ascii="Arial" w:eastAsia="Arial" w:hAnsi="Arial" w:cs="Arial"/>
            <w:sz w:val="22"/>
            <w:szCs w:val="22"/>
          </w:rPr>
          <w:t>P</w:t>
        </w:r>
      </w:ins>
      <w:del w:id="1189" w:author="Andreae, Emily A" w:date="2019-10-04T17:15:00Z">
        <w:r w:rsidRPr="00AA74C7" w:rsidDel="00794CAA">
          <w:rPr>
            <w:rFonts w:ascii="Arial" w:eastAsia="Arial" w:hAnsi="Arial" w:cs="Arial"/>
            <w:sz w:val="22"/>
            <w:szCs w:val="22"/>
          </w:rPr>
          <w:delText>p</w:delText>
        </w:r>
      </w:del>
      <w:r w:rsidRPr="00AA74C7">
        <w:rPr>
          <w:rFonts w:ascii="Arial" w:eastAsia="Arial" w:hAnsi="Arial" w:cs="Arial"/>
          <w:sz w:val="22"/>
          <w:szCs w:val="22"/>
        </w:rPr>
        <w:t>athway of et</w:t>
      </w:r>
      <w:r w:rsidRPr="00AA74C7">
        <w:rPr>
          <w:rFonts w:ascii="Arial" w:eastAsiaTheme="minorEastAsia" w:hAnsi="Arial" w:cs="Arial"/>
          <w:kern w:val="2"/>
          <w:sz w:val="22"/>
          <w:szCs w:val="22"/>
        </w:rPr>
        <w:t>hanol degradation II.</w:t>
      </w:r>
      <w:r w:rsidRPr="00AA74C7">
        <w:rPr>
          <w:rFonts w:ascii="Arial" w:eastAsia="Arial" w:hAnsi="Arial" w:cs="Arial"/>
          <w:sz w:val="22"/>
          <w:szCs w:val="22"/>
        </w:rPr>
        <w:t xml:space="preserve"> </w:t>
      </w:r>
      <w:commentRangeEnd w:id="1187"/>
      <w:r w:rsidR="00794CAA">
        <w:rPr>
          <w:rStyle w:val="CommentReference"/>
        </w:rPr>
        <w:commentReference w:id="1187"/>
      </w:r>
      <w:r w:rsidRPr="00AA74C7">
        <w:rPr>
          <w:rFonts w:ascii="Arial" w:eastAsia="Arial" w:hAnsi="Arial" w:cs="Arial"/>
          <w:sz w:val="22"/>
          <w:szCs w:val="22"/>
        </w:rPr>
        <w:t xml:space="preserve">(B): </w:t>
      </w:r>
      <w:ins w:id="1190" w:author="Andreae, Emily A" w:date="2019-10-04T17:16:00Z">
        <w:r w:rsidR="00794CAA">
          <w:rPr>
            <w:rFonts w:ascii="Arial" w:eastAsia="Arial" w:hAnsi="Arial" w:cs="Arial"/>
            <w:sz w:val="22"/>
            <w:szCs w:val="22"/>
          </w:rPr>
          <w:t>R</w:t>
        </w:r>
      </w:ins>
      <w:del w:id="1191" w:author="Andreae, Emily A" w:date="2019-10-04T17:16:00Z">
        <w:r w:rsidRPr="00AA74C7" w:rsidDel="00794CAA">
          <w:rPr>
            <w:rFonts w:ascii="Arial" w:eastAsia="Arial" w:hAnsi="Arial" w:cs="Arial"/>
            <w:sz w:val="22"/>
            <w:szCs w:val="22"/>
          </w:rPr>
          <w:delText>r</w:delText>
        </w:r>
      </w:del>
      <w:r w:rsidRPr="00AA74C7">
        <w:rPr>
          <w:rFonts w:ascii="Arial" w:eastAsia="Arial" w:hAnsi="Arial" w:cs="Arial"/>
          <w:sz w:val="22"/>
          <w:szCs w:val="22"/>
        </w:rPr>
        <w:t xml:space="preserve">elationship between DNA methylation and gene expression of </w:t>
      </w:r>
      <w:r w:rsidR="000268C9" w:rsidRPr="00AA74C7">
        <w:rPr>
          <w:rFonts w:ascii="Arial" w:eastAsia="Arial" w:hAnsi="Arial" w:cs="Arial"/>
          <w:i/>
          <w:sz w:val="22"/>
          <w:szCs w:val="22"/>
        </w:rPr>
        <w:t>ADHFE1</w:t>
      </w:r>
      <w:r w:rsidRPr="00AA74C7">
        <w:rPr>
          <w:rFonts w:ascii="Arial" w:eastAsia="Arial" w:hAnsi="Arial" w:cs="Arial"/>
          <w:sz w:val="22"/>
          <w:szCs w:val="22"/>
        </w:rPr>
        <w:t xml:space="preserve">. (C): </w:t>
      </w:r>
      <w:ins w:id="1192" w:author="Andreae, Emily A" w:date="2019-10-04T17:16:00Z">
        <w:r w:rsidR="00794CAA">
          <w:rPr>
            <w:rFonts w:ascii="Arial" w:eastAsia="Arial" w:hAnsi="Arial" w:cs="Arial"/>
            <w:sz w:val="22"/>
            <w:szCs w:val="22"/>
          </w:rPr>
          <w:t>R</w:t>
        </w:r>
      </w:ins>
      <w:del w:id="1193" w:author="Andreae, Emily A" w:date="2019-10-04T17:16:00Z">
        <w:r w:rsidRPr="00AA74C7" w:rsidDel="00794CAA">
          <w:rPr>
            <w:rFonts w:ascii="Arial" w:eastAsia="Arial" w:hAnsi="Arial" w:cs="Arial"/>
            <w:sz w:val="22"/>
            <w:szCs w:val="22"/>
          </w:rPr>
          <w:delText>r</w:delText>
        </w:r>
      </w:del>
      <w:r w:rsidRPr="00AA74C7">
        <w:rPr>
          <w:rFonts w:ascii="Arial" w:eastAsia="Arial" w:hAnsi="Arial" w:cs="Arial"/>
          <w:sz w:val="22"/>
          <w:szCs w:val="22"/>
        </w:rPr>
        <w:t xml:space="preserve">elationship between DNA methylation and gene expression of </w:t>
      </w:r>
      <w:r w:rsidR="000268C9" w:rsidRPr="00AA74C7">
        <w:rPr>
          <w:rFonts w:ascii="Arial" w:eastAsia="Arial" w:hAnsi="Arial" w:cs="Arial"/>
          <w:i/>
          <w:sz w:val="22"/>
          <w:szCs w:val="22"/>
        </w:rPr>
        <w:t>ACSS3</w:t>
      </w:r>
      <w:r w:rsidRPr="00AA74C7">
        <w:rPr>
          <w:rFonts w:ascii="Arial" w:eastAsia="Arial" w:hAnsi="Arial" w:cs="Arial"/>
          <w:sz w:val="22"/>
          <w:szCs w:val="22"/>
        </w:rPr>
        <w:t xml:space="preserve">. (D): </w:t>
      </w:r>
      <w:r w:rsidR="00C72FE7" w:rsidRPr="00AA74C7">
        <w:rPr>
          <w:rFonts w:ascii="Arial" w:eastAsia="Arial" w:hAnsi="Arial" w:cs="Arial"/>
          <w:sz w:val="22"/>
          <w:szCs w:val="22"/>
        </w:rPr>
        <w:t xml:space="preserve">Left </w:t>
      </w:r>
      <w:ins w:id="1194" w:author="Andreae, Emily A" w:date="2019-10-04T17:16:00Z">
        <w:r w:rsidR="00794CAA">
          <w:rPr>
            <w:rFonts w:ascii="Arial" w:eastAsia="Arial" w:hAnsi="Arial" w:cs="Arial"/>
            <w:sz w:val="22"/>
            <w:szCs w:val="22"/>
          </w:rPr>
          <w:t>panel</w:t>
        </w:r>
      </w:ins>
      <w:del w:id="1195" w:author="Andreae, Emily A" w:date="2019-10-04T17:16:00Z">
        <w:r w:rsidR="00C72FE7" w:rsidRPr="00AA74C7" w:rsidDel="00794CAA">
          <w:rPr>
            <w:rFonts w:ascii="Arial" w:eastAsia="Arial" w:hAnsi="Arial" w:cs="Arial"/>
            <w:sz w:val="22"/>
            <w:szCs w:val="22"/>
          </w:rPr>
          <w:delText>part</w:delText>
        </w:r>
      </w:del>
      <w:r w:rsidR="00C72FE7" w:rsidRPr="00AA74C7">
        <w:rPr>
          <w:rFonts w:ascii="Arial" w:eastAsia="Arial" w:hAnsi="Arial" w:cs="Arial"/>
          <w:sz w:val="22"/>
          <w:szCs w:val="22"/>
        </w:rPr>
        <w:t xml:space="preserve"> is </w:t>
      </w:r>
      <w:r w:rsidR="003F2564" w:rsidRPr="00AA74C7">
        <w:rPr>
          <w:rFonts w:ascii="Arial" w:eastAsia="Arial" w:hAnsi="Arial" w:cs="Arial"/>
          <w:sz w:val="22"/>
          <w:szCs w:val="22"/>
        </w:rPr>
        <w:t>identification of cutoff</w:t>
      </w:r>
      <w:ins w:id="1196" w:author="Andreae, Emily A" w:date="2019-10-04T17:16:00Z">
        <w:r w:rsidR="00794CAA">
          <w:rPr>
            <w:rFonts w:ascii="Arial" w:eastAsia="Arial" w:hAnsi="Arial" w:cs="Arial"/>
            <w:sz w:val="22"/>
            <w:szCs w:val="22"/>
          </w:rPr>
          <w:t xml:space="preserve"> where </w:t>
        </w:r>
        <w:proofErr w:type="spellStart"/>
        <w:r w:rsidR="00794CAA">
          <w:rPr>
            <w:rFonts w:ascii="Arial" w:eastAsia="Arial" w:hAnsi="Arial" w:cs="Arial"/>
            <w:sz w:val="22"/>
            <w:szCs w:val="22"/>
          </w:rPr>
          <w:t>the</w:t>
        </w:r>
      </w:ins>
      <w:del w:id="1197" w:author="Andreae, Emily A" w:date="2019-10-04T17:16:00Z">
        <w:r w:rsidR="003F2564" w:rsidRPr="00AA74C7" w:rsidDel="00794CAA">
          <w:rPr>
            <w:rFonts w:ascii="Arial" w:eastAsia="Arial" w:hAnsi="Arial" w:cs="Arial"/>
            <w:sz w:val="22"/>
            <w:szCs w:val="22"/>
          </w:rPr>
          <w:delText xml:space="preserve">, </w:delText>
        </w:r>
      </w:del>
      <w:proofErr w:type="gramStart"/>
      <w:r w:rsidR="003F2564" w:rsidRPr="00AA74C7">
        <w:rPr>
          <w:rFonts w:ascii="Arial" w:eastAsia="Arial" w:hAnsi="Arial" w:cs="Arial"/>
          <w:sz w:val="22"/>
          <w:szCs w:val="22"/>
        </w:rPr>
        <w:t>X</w:t>
      </w:r>
      <w:proofErr w:type="spellEnd"/>
      <w:r w:rsidR="003F2564" w:rsidRPr="00AA74C7">
        <w:rPr>
          <w:rFonts w:ascii="Arial" w:eastAsia="Arial" w:hAnsi="Arial" w:cs="Arial"/>
          <w:sz w:val="22"/>
          <w:szCs w:val="22"/>
        </w:rPr>
        <w:t xml:space="preserve"> axis</w:t>
      </w:r>
      <w:proofErr w:type="gramEnd"/>
      <w:r w:rsidR="003F2564" w:rsidRPr="00AA74C7">
        <w:rPr>
          <w:rFonts w:ascii="Arial" w:eastAsia="Arial" w:hAnsi="Arial" w:cs="Arial"/>
          <w:sz w:val="22"/>
          <w:szCs w:val="22"/>
        </w:rPr>
        <w:t xml:space="preserve"> is sample number of classification error; Right </w:t>
      </w:r>
      <w:ins w:id="1198" w:author="Andreae, Emily A" w:date="2019-10-04T17:16:00Z">
        <w:r w:rsidR="00794CAA">
          <w:rPr>
            <w:rFonts w:ascii="Arial" w:eastAsia="Arial" w:hAnsi="Arial" w:cs="Arial"/>
            <w:sz w:val="22"/>
            <w:szCs w:val="22"/>
          </w:rPr>
          <w:t>panel</w:t>
        </w:r>
      </w:ins>
      <w:del w:id="1199" w:author="Andreae, Emily A" w:date="2019-10-04T17:16:00Z">
        <w:r w:rsidR="003F2564" w:rsidRPr="00AA74C7" w:rsidDel="00794CAA">
          <w:rPr>
            <w:rFonts w:ascii="Arial" w:eastAsia="Arial" w:hAnsi="Arial" w:cs="Arial"/>
            <w:sz w:val="22"/>
            <w:szCs w:val="22"/>
          </w:rPr>
          <w:delText>part</w:delText>
        </w:r>
      </w:del>
      <w:r w:rsidR="003F2564" w:rsidRPr="00AA74C7">
        <w:rPr>
          <w:rFonts w:ascii="Arial" w:eastAsia="Arial" w:hAnsi="Arial" w:cs="Arial"/>
          <w:sz w:val="22"/>
          <w:szCs w:val="22"/>
        </w:rPr>
        <w:t xml:space="preserve"> is DNA methylation of </w:t>
      </w:r>
      <w:r w:rsidR="003F2564" w:rsidRPr="00AA74C7">
        <w:rPr>
          <w:rFonts w:ascii="Arial" w:eastAsia="Arial" w:hAnsi="Arial" w:cs="Arial"/>
          <w:i/>
          <w:sz w:val="22"/>
          <w:szCs w:val="22"/>
        </w:rPr>
        <w:t>ADHFE1</w:t>
      </w:r>
      <w:r w:rsidR="003F2564" w:rsidRPr="00AA74C7">
        <w:rPr>
          <w:rFonts w:ascii="Arial" w:eastAsia="Arial" w:hAnsi="Arial" w:cs="Arial"/>
          <w:sz w:val="22"/>
          <w:szCs w:val="22"/>
        </w:rPr>
        <w:t xml:space="preserve"> in normal, adenoma</w:t>
      </w:r>
      <w:ins w:id="1200" w:author="Andreae, Emily A" w:date="2019-10-04T17:16:00Z">
        <w:r w:rsidR="00794CAA">
          <w:rPr>
            <w:rFonts w:ascii="Arial" w:eastAsia="Arial" w:hAnsi="Arial" w:cs="Arial"/>
            <w:sz w:val="22"/>
            <w:szCs w:val="22"/>
          </w:rPr>
          <w:t>,</w:t>
        </w:r>
      </w:ins>
      <w:r w:rsidR="003F2564" w:rsidRPr="00AA74C7">
        <w:rPr>
          <w:rFonts w:ascii="Arial" w:eastAsia="Arial" w:hAnsi="Arial" w:cs="Arial"/>
          <w:sz w:val="22"/>
          <w:szCs w:val="22"/>
        </w:rPr>
        <w:t xml:space="preserve"> and cancer samples.</w:t>
      </w:r>
      <w:r w:rsidRPr="00AA74C7">
        <w:rPr>
          <w:rFonts w:ascii="Arial" w:eastAsia="Arial" w:hAnsi="Arial" w:cs="Arial"/>
          <w:sz w:val="22"/>
          <w:szCs w:val="22"/>
        </w:rPr>
        <w:t xml:space="preserve"> (E): </w:t>
      </w:r>
      <w:proofErr w:type="spellStart"/>
      <w:ins w:id="1201" w:author="Andreae, Emily A" w:date="2019-10-04T17:16:00Z">
        <w:r w:rsidR="00794CAA">
          <w:rPr>
            <w:rFonts w:ascii="Arial" w:eastAsia="Arial" w:hAnsi="Arial" w:cs="Arial"/>
            <w:sz w:val="22"/>
            <w:szCs w:val="22"/>
          </w:rPr>
          <w:t>H</w:t>
        </w:r>
      </w:ins>
      <w:del w:id="1202" w:author="Andreae, Emily A" w:date="2019-10-04T17:16:00Z">
        <w:r w:rsidR="003F2564" w:rsidRPr="00AA74C7" w:rsidDel="00794CAA">
          <w:rPr>
            <w:rFonts w:ascii="Arial" w:eastAsia="Arial" w:hAnsi="Arial" w:cs="Arial"/>
            <w:sz w:val="22"/>
            <w:szCs w:val="22"/>
          </w:rPr>
          <w:delText>The h</w:delText>
        </w:r>
      </w:del>
      <w:r w:rsidR="003F2564" w:rsidRPr="00AA74C7">
        <w:rPr>
          <w:rFonts w:ascii="Arial" w:eastAsia="Arial" w:hAnsi="Arial" w:cs="Arial"/>
          <w:sz w:val="22"/>
          <w:szCs w:val="22"/>
        </w:rPr>
        <w:t>eatmap</w:t>
      </w:r>
      <w:proofErr w:type="spellEnd"/>
      <w:r w:rsidR="003F2564" w:rsidRPr="00AA74C7">
        <w:rPr>
          <w:rFonts w:ascii="Arial" w:eastAsia="Arial" w:hAnsi="Arial" w:cs="Arial"/>
          <w:sz w:val="22"/>
          <w:szCs w:val="22"/>
        </w:rPr>
        <w:t xml:space="preserve"> of sites within </w:t>
      </w:r>
      <w:r w:rsidR="003F2564" w:rsidRPr="00794CAA">
        <w:rPr>
          <w:rFonts w:ascii="Arial" w:eastAsia="Arial" w:hAnsi="Arial" w:cs="Arial"/>
          <w:i/>
          <w:sz w:val="22"/>
          <w:szCs w:val="22"/>
          <w:rPrChange w:id="1203" w:author="Andreae, Emily A" w:date="2019-10-04T17:17:00Z">
            <w:rPr>
              <w:rFonts w:ascii="Arial" w:eastAsia="Arial" w:hAnsi="Arial" w:cs="Arial"/>
              <w:sz w:val="22"/>
              <w:szCs w:val="22"/>
            </w:rPr>
          </w:rPrChange>
        </w:rPr>
        <w:t>ADHFE1</w:t>
      </w:r>
      <w:r w:rsidR="003F2564" w:rsidRPr="00AA74C7">
        <w:rPr>
          <w:rFonts w:ascii="Arial" w:eastAsia="Arial" w:hAnsi="Arial" w:cs="Arial"/>
          <w:sz w:val="22"/>
          <w:szCs w:val="22"/>
        </w:rPr>
        <w:t xml:space="preserve"> promoter in normal, adenoma and cancer samples. (F): ROC of the prediction of </w:t>
      </w:r>
      <w:r w:rsidR="003F2564" w:rsidRPr="00AA74C7">
        <w:rPr>
          <w:rFonts w:ascii="Arial" w:eastAsia="Arial" w:hAnsi="Arial" w:cs="Arial"/>
          <w:i/>
          <w:sz w:val="22"/>
          <w:szCs w:val="22"/>
        </w:rPr>
        <w:t>ADHFE1</w:t>
      </w:r>
      <w:r w:rsidR="003F2564" w:rsidRPr="00AA74C7">
        <w:rPr>
          <w:rFonts w:ascii="Arial" w:eastAsia="Arial" w:hAnsi="Arial" w:cs="Arial"/>
          <w:sz w:val="22"/>
          <w:szCs w:val="22"/>
        </w:rPr>
        <w:t xml:space="preserve"> for colorectal adenoma and can</w:t>
      </w:r>
      <w:ins w:id="1204" w:author="Andreae, Emily A" w:date="2019-10-04T17:17:00Z">
        <w:r w:rsidR="00794CAA">
          <w:rPr>
            <w:rFonts w:ascii="Arial" w:eastAsia="Arial" w:hAnsi="Arial" w:cs="Arial"/>
            <w:sz w:val="22"/>
            <w:szCs w:val="22"/>
          </w:rPr>
          <w:t>c</w:t>
        </w:r>
      </w:ins>
      <w:r w:rsidR="003F2564" w:rsidRPr="00AA74C7">
        <w:rPr>
          <w:rFonts w:ascii="Arial" w:eastAsia="Arial" w:hAnsi="Arial" w:cs="Arial"/>
          <w:sz w:val="22"/>
          <w:szCs w:val="22"/>
        </w:rPr>
        <w:t xml:space="preserve">er. (G): DNA methylation of </w:t>
      </w:r>
      <w:r w:rsidR="003F2564" w:rsidRPr="00AA74C7">
        <w:rPr>
          <w:rFonts w:ascii="Arial" w:eastAsia="Arial" w:hAnsi="Arial" w:cs="Arial"/>
          <w:i/>
          <w:sz w:val="22"/>
          <w:szCs w:val="22"/>
        </w:rPr>
        <w:t>ACSS3</w:t>
      </w:r>
      <w:r w:rsidR="003F2564" w:rsidRPr="00AA74C7">
        <w:rPr>
          <w:rFonts w:ascii="Arial" w:eastAsia="Arial" w:hAnsi="Arial" w:cs="Arial"/>
          <w:sz w:val="22"/>
          <w:szCs w:val="22"/>
        </w:rPr>
        <w:t xml:space="preserve"> in normal, adenoma</w:t>
      </w:r>
      <w:ins w:id="1205" w:author="Andreae, Emily A" w:date="2019-10-04T17:17:00Z">
        <w:r w:rsidR="00794CAA">
          <w:rPr>
            <w:rFonts w:ascii="Arial" w:eastAsia="Arial" w:hAnsi="Arial" w:cs="Arial"/>
            <w:sz w:val="22"/>
            <w:szCs w:val="22"/>
          </w:rPr>
          <w:t>,</w:t>
        </w:r>
      </w:ins>
      <w:r w:rsidR="003F2564" w:rsidRPr="00AA74C7">
        <w:rPr>
          <w:rFonts w:ascii="Arial" w:eastAsia="Arial" w:hAnsi="Arial" w:cs="Arial"/>
          <w:sz w:val="22"/>
          <w:szCs w:val="22"/>
        </w:rPr>
        <w:t xml:space="preserve"> and cancer samples. (H): ROC comparison of </w:t>
      </w:r>
      <w:r w:rsidR="003F2564" w:rsidRPr="00AA74C7">
        <w:rPr>
          <w:rFonts w:ascii="Arial" w:eastAsia="Arial" w:hAnsi="Arial" w:cs="Arial"/>
          <w:i/>
          <w:sz w:val="22"/>
          <w:szCs w:val="22"/>
        </w:rPr>
        <w:t>ADHFE1</w:t>
      </w:r>
      <w:r w:rsidR="003F2564" w:rsidRPr="00AA74C7">
        <w:rPr>
          <w:rFonts w:ascii="Arial" w:eastAsia="Arial" w:hAnsi="Arial" w:cs="Arial"/>
          <w:sz w:val="22"/>
          <w:szCs w:val="22"/>
        </w:rPr>
        <w:t xml:space="preserve"> and </w:t>
      </w:r>
      <w:r w:rsidR="003F2564" w:rsidRPr="00AA74C7">
        <w:rPr>
          <w:rFonts w:ascii="Arial" w:eastAsia="Arial" w:hAnsi="Arial" w:cs="Arial"/>
          <w:i/>
          <w:sz w:val="22"/>
          <w:szCs w:val="22"/>
        </w:rPr>
        <w:t>SEPT9</w:t>
      </w:r>
      <w:r w:rsidR="003F2564" w:rsidRPr="00AA74C7">
        <w:rPr>
          <w:rFonts w:ascii="Arial" w:eastAsia="Arial" w:hAnsi="Arial" w:cs="Arial"/>
          <w:sz w:val="22"/>
          <w:szCs w:val="22"/>
        </w:rPr>
        <w:t xml:space="preserve">. (I): DNA methylation of </w:t>
      </w:r>
      <w:r w:rsidR="003F2564" w:rsidRPr="00AA74C7">
        <w:rPr>
          <w:rFonts w:ascii="Arial" w:eastAsia="Arial" w:hAnsi="Arial" w:cs="Arial"/>
          <w:i/>
          <w:sz w:val="22"/>
          <w:szCs w:val="22"/>
        </w:rPr>
        <w:t>SEPT9</w:t>
      </w:r>
      <w:r w:rsidR="003F2564" w:rsidRPr="00AA74C7">
        <w:rPr>
          <w:rFonts w:ascii="Arial" w:eastAsia="Arial" w:hAnsi="Arial" w:cs="Arial"/>
          <w:sz w:val="22"/>
          <w:szCs w:val="22"/>
        </w:rPr>
        <w:t xml:space="preserve"> in normal, adenoma</w:t>
      </w:r>
      <w:ins w:id="1206" w:author="Andreae, Emily A" w:date="2019-10-04T17:17:00Z">
        <w:r w:rsidR="00794CAA">
          <w:rPr>
            <w:rFonts w:ascii="Arial" w:eastAsia="Arial" w:hAnsi="Arial" w:cs="Arial"/>
            <w:sz w:val="22"/>
            <w:szCs w:val="22"/>
          </w:rPr>
          <w:t>,</w:t>
        </w:r>
      </w:ins>
      <w:r w:rsidR="003F2564" w:rsidRPr="00AA74C7">
        <w:rPr>
          <w:rFonts w:ascii="Arial" w:eastAsia="Arial" w:hAnsi="Arial" w:cs="Arial"/>
          <w:sz w:val="22"/>
          <w:szCs w:val="22"/>
        </w:rPr>
        <w:t xml:space="preserve"> and cancer samples.</w:t>
      </w:r>
    </w:p>
    <w:p w14:paraId="34FEDA1B" w14:textId="77777777" w:rsidR="00DE618A" w:rsidRPr="00AA74C7" w:rsidRDefault="00DE618A" w:rsidP="00B80E58">
      <w:pPr>
        <w:spacing w:line="480" w:lineRule="auto"/>
        <w:jc w:val="both"/>
        <w:rPr>
          <w:rFonts w:ascii="Arial" w:hAnsi="Arial" w:cs="Arial"/>
          <w:sz w:val="22"/>
          <w:szCs w:val="22"/>
        </w:rPr>
      </w:pPr>
    </w:p>
    <w:p w14:paraId="10EC0D04" w14:textId="5CB22FDD" w:rsidR="007C3E92" w:rsidRPr="00AA74C7" w:rsidRDefault="007C3E92" w:rsidP="00B80E58">
      <w:pPr>
        <w:pStyle w:val="HTMLPreformatted"/>
        <w:shd w:val="clear" w:color="auto" w:fill="FFFFFF"/>
        <w:spacing w:line="480" w:lineRule="auto"/>
        <w:jc w:val="both"/>
        <w:rPr>
          <w:rFonts w:ascii="Arial" w:eastAsiaTheme="minorEastAsia" w:hAnsi="Arial" w:cs="Arial"/>
          <w:kern w:val="2"/>
          <w:sz w:val="22"/>
          <w:szCs w:val="22"/>
        </w:rPr>
      </w:pPr>
      <w:r w:rsidRPr="00AA74C7">
        <w:rPr>
          <w:rFonts w:ascii="Arial" w:eastAsiaTheme="minorEastAsia" w:hAnsi="Arial" w:cs="Arial"/>
          <w:kern w:val="2"/>
          <w:sz w:val="22"/>
          <w:szCs w:val="22"/>
        </w:rPr>
        <w:t xml:space="preserve">Table 1. Prediction performance based on hyper-DMS and hypo-MDS to distinguish </w:t>
      </w:r>
      <w:ins w:id="1207" w:author="Andreae, Emily A" w:date="2019-10-04T17:17:00Z">
        <w:r w:rsidR="00794CAA">
          <w:rPr>
            <w:rFonts w:ascii="Arial" w:eastAsiaTheme="minorEastAsia" w:hAnsi="Arial" w:cs="Arial"/>
            <w:kern w:val="2"/>
            <w:sz w:val="22"/>
            <w:szCs w:val="22"/>
          </w:rPr>
          <w:t xml:space="preserve">between </w:t>
        </w:r>
      </w:ins>
      <w:r w:rsidRPr="00AA74C7">
        <w:rPr>
          <w:rFonts w:ascii="Arial" w:eastAsiaTheme="minorEastAsia" w:hAnsi="Arial" w:cs="Arial"/>
          <w:kern w:val="2"/>
          <w:sz w:val="22"/>
          <w:szCs w:val="22"/>
        </w:rPr>
        <w:t>disease and normal</w:t>
      </w:r>
      <w:ins w:id="1208" w:author="Andreae, Emily A" w:date="2019-10-04T17:17:00Z">
        <w:r w:rsidR="00794CAA">
          <w:rPr>
            <w:rFonts w:ascii="Arial" w:eastAsiaTheme="minorEastAsia" w:hAnsi="Arial" w:cs="Arial"/>
            <w:kern w:val="2"/>
            <w:sz w:val="22"/>
            <w:szCs w:val="22"/>
          </w:rPr>
          <w:t xml:space="preserve"> colorectal tissues.</w:t>
        </w:r>
      </w:ins>
    </w:p>
    <w:tbl>
      <w:tblPr>
        <w:tblW w:w="10088" w:type="dxa"/>
        <w:tblLook w:val="04A0" w:firstRow="1" w:lastRow="0" w:firstColumn="1" w:lastColumn="0" w:noHBand="0" w:noVBand="1"/>
      </w:tblPr>
      <w:tblGrid>
        <w:gridCol w:w="1920"/>
        <w:gridCol w:w="1388"/>
        <w:gridCol w:w="1600"/>
        <w:gridCol w:w="1158"/>
        <w:gridCol w:w="1142"/>
        <w:gridCol w:w="1320"/>
        <w:gridCol w:w="1560"/>
      </w:tblGrid>
      <w:tr w:rsidR="001F1606" w:rsidRPr="00AA74C7" w14:paraId="438B3E30" w14:textId="77777777" w:rsidTr="00801526">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4ABC06C1"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2A5BEBB6"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Methylation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236E778A"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5FECBB7A"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17E12910"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33F11A50"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Specificity</w:t>
            </w:r>
          </w:p>
        </w:tc>
      </w:tr>
      <w:tr w:rsidR="001F1606" w:rsidRPr="00AA74C7" w14:paraId="14FC346D" w14:textId="77777777" w:rsidTr="00801526">
        <w:trPr>
          <w:trHeight w:val="320"/>
        </w:trPr>
        <w:tc>
          <w:tcPr>
            <w:tcW w:w="1920" w:type="dxa"/>
            <w:vMerge/>
            <w:tcBorders>
              <w:top w:val="single" w:sz="4" w:space="0" w:color="auto"/>
              <w:left w:val="nil"/>
              <w:bottom w:val="single" w:sz="4" w:space="0" w:color="000000"/>
              <w:right w:val="nil"/>
            </w:tcBorders>
            <w:vAlign w:val="center"/>
            <w:hideMark/>
          </w:tcPr>
          <w:p w14:paraId="4FDD8A15" w14:textId="77777777" w:rsidR="007C3E92" w:rsidRPr="00AA74C7" w:rsidRDefault="007C3E92" w:rsidP="00B80E58">
            <w:pPr>
              <w:spacing w:line="480" w:lineRule="auto"/>
              <w:jc w:val="both"/>
              <w:rPr>
                <w:rFonts w:ascii="Arial" w:eastAsia="DengXian" w:hAnsi="Arial" w:cs="Arial"/>
                <w:sz w:val="22"/>
                <w:szCs w:val="22"/>
              </w:rPr>
            </w:pPr>
          </w:p>
        </w:tc>
        <w:tc>
          <w:tcPr>
            <w:tcW w:w="1388" w:type="dxa"/>
            <w:vMerge/>
            <w:tcBorders>
              <w:top w:val="single" w:sz="4" w:space="0" w:color="auto"/>
              <w:left w:val="nil"/>
              <w:bottom w:val="single" w:sz="4" w:space="0" w:color="000000"/>
              <w:right w:val="nil"/>
            </w:tcBorders>
            <w:vAlign w:val="center"/>
            <w:hideMark/>
          </w:tcPr>
          <w:p w14:paraId="01072EE2" w14:textId="77777777" w:rsidR="007C3E92" w:rsidRPr="00AA74C7" w:rsidRDefault="007C3E92" w:rsidP="00B80E58">
            <w:pPr>
              <w:spacing w:line="480" w:lineRule="auto"/>
              <w:jc w:val="both"/>
              <w:rPr>
                <w:rFonts w:ascii="Arial" w:eastAsia="DengXian" w:hAnsi="Arial" w:cs="Arial"/>
                <w:sz w:val="22"/>
                <w:szCs w:val="22"/>
              </w:rPr>
            </w:pPr>
          </w:p>
        </w:tc>
        <w:tc>
          <w:tcPr>
            <w:tcW w:w="1600" w:type="dxa"/>
            <w:vMerge/>
            <w:tcBorders>
              <w:top w:val="single" w:sz="4" w:space="0" w:color="auto"/>
              <w:left w:val="nil"/>
              <w:bottom w:val="single" w:sz="4" w:space="0" w:color="000000"/>
              <w:right w:val="nil"/>
            </w:tcBorders>
            <w:vAlign w:val="center"/>
            <w:hideMark/>
          </w:tcPr>
          <w:p w14:paraId="0B9E531F" w14:textId="77777777" w:rsidR="007C3E92" w:rsidRPr="00AA74C7" w:rsidRDefault="007C3E92" w:rsidP="00B80E58">
            <w:pPr>
              <w:spacing w:line="480" w:lineRule="auto"/>
              <w:jc w:val="both"/>
              <w:rPr>
                <w:rFonts w:ascii="Arial" w:eastAsia="DengXian" w:hAnsi="Arial" w:cs="Arial"/>
                <w:sz w:val="22"/>
                <w:szCs w:val="22"/>
              </w:rPr>
            </w:pPr>
          </w:p>
        </w:tc>
        <w:tc>
          <w:tcPr>
            <w:tcW w:w="1158" w:type="dxa"/>
            <w:tcBorders>
              <w:top w:val="nil"/>
              <w:left w:val="nil"/>
              <w:bottom w:val="single" w:sz="4" w:space="0" w:color="auto"/>
              <w:right w:val="nil"/>
            </w:tcBorders>
            <w:shd w:val="clear" w:color="auto" w:fill="auto"/>
            <w:noWrap/>
            <w:vAlign w:val="center"/>
            <w:hideMark/>
          </w:tcPr>
          <w:p w14:paraId="53E77686"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Disease</w:t>
            </w:r>
          </w:p>
        </w:tc>
        <w:tc>
          <w:tcPr>
            <w:tcW w:w="1142" w:type="dxa"/>
            <w:tcBorders>
              <w:top w:val="nil"/>
              <w:left w:val="nil"/>
              <w:bottom w:val="single" w:sz="4" w:space="0" w:color="auto"/>
              <w:right w:val="nil"/>
            </w:tcBorders>
            <w:shd w:val="clear" w:color="auto" w:fill="auto"/>
            <w:noWrap/>
            <w:vAlign w:val="center"/>
            <w:hideMark/>
          </w:tcPr>
          <w:p w14:paraId="71BAC2BD"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Normal</w:t>
            </w:r>
          </w:p>
        </w:tc>
        <w:tc>
          <w:tcPr>
            <w:tcW w:w="1320" w:type="dxa"/>
            <w:vMerge/>
            <w:tcBorders>
              <w:top w:val="single" w:sz="4" w:space="0" w:color="auto"/>
              <w:left w:val="nil"/>
              <w:bottom w:val="single" w:sz="4" w:space="0" w:color="000000"/>
              <w:right w:val="nil"/>
            </w:tcBorders>
            <w:vAlign w:val="center"/>
            <w:hideMark/>
          </w:tcPr>
          <w:p w14:paraId="24CDBCE8" w14:textId="77777777" w:rsidR="007C3E92" w:rsidRPr="00AA74C7" w:rsidRDefault="007C3E92" w:rsidP="00B80E58">
            <w:pPr>
              <w:spacing w:line="480" w:lineRule="auto"/>
              <w:jc w:val="both"/>
              <w:rPr>
                <w:rFonts w:ascii="Arial" w:eastAsia="DengXian" w:hAnsi="Arial" w:cs="Arial"/>
                <w:sz w:val="22"/>
                <w:szCs w:val="22"/>
              </w:rPr>
            </w:pPr>
          </w:p>
        </w:tc>
        <w:tc>
          <w:tcPr>
            <w:tcW w:w="1560" w:type="dxa"/>
            <w:vMerge/>
            <w:tcBorders>
              <w:top w:val="single" w:sz="4" w:space="0" w:color="auto"/>
              <w:left w:val="nil"/>
              <w:bottom w:val="single" w:sz="4" w:space="0" w:color="000000"/>
              <w:right w:val="nil"/>
            </w:tcBorders>
            <w:vAlign w:val="center"/>
            <w:hideMark/>
          </w:tcPr>
          <w:p w14:paraId="03D4C7A8" w14:textId="77777777" w:rsidR="007C3E92" w:rsidRPr="00AA74C7" w:rsidRDefault="007C3E92" w:rsidP="00B80E58">
            <w:pPr>
              <w:spacing w:line="480" w:lineRule="auto"/>
              <w:jc w:val="both"/>
              <w:rPr>
                <w:rFonts w:ascii="Arial" w:eastAsia="DengXian" w:hAnsi="Arial" w:cs="Arial"/>
                <w:sz w:val="22"/>
                <w:szCs w:val="22"/>
              </w:rPr>
            </w:pPr>
          </w:p>
        </w:tc>
      </w:tr>
      <w:tr w:rsidR="001F1606" w:rsidRPr="00AA74C7" w14:paraId="16B8A320" w14:textId="77777777" w:rsidTr="00801526">
        <w:trPr>
          <w:trHeight w:val="320"/>
        </w:trPr>
        <w:tc>
          <w:tcPr>
            <w:tcW w:w="1920" w:type="dxa"/>
            <w:vMerge w:val="restart"/>
            <w:tcBorders>
              <w:top w:val="nil"/>
              <w:left w:val="nil"/>
              <w:bottom w:val="nil"/>
              <w:right w:val="nil"/>
            </w:tcBorders>
            <w:shd w:val="clear" w:color="auto" w:fill="auto"/>
            <w:noWrap/>
            <w:vAlign w:val="center"/>
            <w:hideMark/>
          </w:tcPr>
          <w:p w14:paraId="2A73FC83"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Random Forest</w:t>
            </w:r>
          </w:p>
        </w:tc>
        <w:tc>
          <w:tcPr>
            <w:tcW w:w="1388" w:type="dxa"/>
            <w:vMerge w:val="restart"/>
            <w:tcBorders>
              <w:top w:val="nil"/>
              <w:left w:val="nil"/>
              <w:bottom w:val="nil"/>
              <w:right w:val="nil"/>
            </w:tcBorders>
            <w:shd w:val="clear" w:color="auto" w:fill="auto"/>
            <w:noWrap/>
            <w:vAlign w:val="center"/>
            <w:hideMark/>
          </w:tcPr>
          <w:p w14:paraId="3EAAE8EF"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3DB6ED4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2DB93EBE"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532</w:t>
            </w:r>
          </w:p>
        </w:tc>
        <w:tc>
          <w:tcPr>
            <w:tcW w:w="1142" w:type="dxa"/>
            <w:tcBorders>
              <w:top w:val="nil"/>
              <w:left w:val="nil"/>
              <w:bottom w:val="nil"/>
              <w:right w:val="nil"/>
            </w:tcBorders>
            <w:shd w:val="clear" w:color="auto" w:fill="auto"/>
            <w:noWrap/>
            <w:vAlign w:val="center"/>
            <w:hideMark/>
          </w:tcPr>
          <w:p w14:paraId="36A8CE39"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23</w:t>
            </w:r>
          </w:p>
        </w:tc>
        <w:tc>
          <w:tcPr>
            <w:tcW w:w="1320" w:type="dxa"/>
            <w:vMerge w:val="restart"/>
            <w:tcBorders>
              <w:top w:val="nil"/>
              <w:left w:val="nil"/>
              <w:bottom w:val="nil"/>
              <w:right w:val="nil"/>
            </w:tcBorders>
            <w:shd w:val="clear" w:color="auto" w:fill="auto"/>
            <w:noWrap/>
            <w:vAlign w:val="center"/>
            <w:hideMark/>
          </w:tcPr>
          <w:p w14:paraId="04FC3A53"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0.959</w:t>
            </w:r>
          </w:p>
        </w:tc>
        <w:tc>
          <w:tcPr>
            <w:tcW w:w="1560" w:type="dxa"/>
            <w:vMerge w:val="restart"/>
            <w:tcBorders>
              <w:top w:val="nil"/>
              <w:left w:val="nil"/>
              <w:bottom w:val="nil"/>
              <w:right w:val="nil"/>
            </w:tcBorders>
            <w:shd w:val="clear" w:color="auto" w:fill="auto"/>
            <w:noWrap/>
            <w:vAlign w:val="center"/>
            <w:hideMark/>
          </w:tcPr>
          <w:p w14:paraId="5B563EEB"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 xml:space="preserve">0.860 </w:t>
            </w:r>
          </w:p>
        </w:tc>
      </w:tr>
      <w:tr w:rsidR="001F1606" w:rsidRPr="00AA74C7" w14:paraId="3530273E" w14:textId="77777777" w:rsidTr="00801526">
        <w:trPr>
          <w:trHeight w:val="320"/>
        </w:trPr>
        <w:tc>
          <w:tcPr>
            <w:tcW w:w="1920" w:type="dxa"/>
            <w:vMerge/>
            <w:tcBorders>
              <w:top w:val="nil"/>
              <w:left w:val="nil"/>
              <w:bottom w:val="nil"/>
              <w:right w:val="nil"/>
            </w:tcBorders>
            <w:vAlign w:val="center"/>
            <w:hideMark/>
          </w:tcPr>
          <w:p w14:paraId="4456CFBA" w14:textId="77777777" w:rsidR="007C3E92" w:rsidRPr="00AA74C7" w:rsidRDefault="007C3E92" w:rsidP="00B80E58">
            <w:pPr>
              <w:spacing w:line="480" w:lineRule="auto"/>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516BE8E3" w14:textId="77777777" w:rsidR="007C3E92" w:rsidRPr="00AA74C7" w:rsidRDefault="007C3E92" w:rsidP="00B80E58">
            <w:pPr>
              <w:spacing w:line="480" w:lineRule="auto"/>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33D22FE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1843F7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39</w:t>
            </w:r>
          </w:p>
        </w:tc>
        <w:tc>
          <w:tcPr>
            <w:tcW w:w="1142" w:type="dxa"/>
            <w:tcBorders>
              <w:top w:val="nil"/>
              <w:left w:val="nil"/>
              <w:bottom w:val="nil"/>
              <w:right w:val="nil"/>
            </w:tcBorders>
            <w:shd w:val="clear" w:color="auto" w:fill="auto"/>
            <w:noWrap/>
            <w:vAlign w:val="center"/>
            <w:hideMark/>
          </w:tcPr>
          <w:p w14:paraId="6983281E"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239</w:t>
            </w:r>
          </w:p>
        </w:tc>
        <w:tc>
          <w:tcPr>
            <w:tcW w:w="1320" w:type="dxa"/>
            <w:vMerge/>
            <w:tcBorders>
              <w:top w:val="nil"/>
              <w:left w:val="nil"/>
              <w:bottom w:val="nil"/>
              <w:right w:val="nil"/>
            </w:tcBorders>
            <w:vAlign w:val="center"/>
            <w:hideMark/>
          </w:tcPr>
          <w:p w14:paraId="67A70513" w14:textId="77777777" w:rsidR="007C3E92" w:rsidRPr="00AA74C7" w:rsidRDefault="007C3E92" w:rsidP="00B80E58">
            <w:pPr>
              <w:spacing w:line="480" w:lineRule="auto"/>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0D7AA59D" w14:textId="77777777" w:rsidR="007C3E92" w:rsidRPr="00AA74C7" w:rsidRDefault="007C3E92" w:rsidP="00B80E58">
            <w:pPr>
              <w:spacing w:line="480" w:lineRule="auto"/>
              <w:jc w:val="both"/>
              <w:rPr>
                <w:rFonts w:ascii="Arial" w:eastAsia="DengXian" w:hAnsi="Arial" w:cs="Arial"/>
                <w:sz w:val="22"/>
                <w:szCs w:val="22"/>
              </w:rPr>
            </w:pPr>
          </w:p>
        </w:tc>
      </w:tr>
      <w:tr w:rsidR="001F1606" w:rsidRPr="00AA74C7" w14:paraId="052EE93B" w14:textId="77777777" w:rsidTr="00801526">
        <w:trPr>
          <w:trHeight w:val="320"/>
        </w:trPr>
        <w:tc>
          <w:tcPr>
            <w:tcW w:w="1920" w:type="dxa"/>
            <w:vMerge/>
            <w:tcBorders>
              <w:top w:val="nil"/>
              <w:left w:val="nil"/>
              <w:bottom w:val="nil"/>
              <w:right w:val="nil"/>
            </w:tcBorders>
            <w:vAlign w:val="center"/>
            <w:hideMark/>
          </w:tcPr>
          <w:p w14:paraId="135E39A3" w14:textId="77777777" w:rsidR="007C3E92" w:rsidRPr="00AA74C7" w:rsidRDefault="007C3E92" w:rsidP="00B80E58">
            <w:pPr>
              <w:spacing w:line="480" w:lineRule="auto"/>
              <w:jc w:val="both"/>
              <w:rPr>
                <w:rFonts w:ascii="Arial" w:eastAsia="DengXian" w:hAnsi="Arial" w:cs="Arial"/>
                <w:sz w:val="22"/>
                <w:szCs w:val="22"/>
              </w:rPr>
            </w:pPr>
          </w:p>
        </w:tc>
        <w:tc>
          <w:tcPr>
            <w:tcW w:w="1388" w:type="dxa"/>
            <w:vMerge w:val="restart"/>
            <w:tcBorders>
              <w:top w:val="nil"/>
              <w:left w:val="nil"/>
              <w:bottom w:val="nil"/>
              <w:right w:val="nil"/>
            </w:tcBorders>
            <w:shd w:val="clear" w:color="auto" w:fill="auto"/>
            <w:noWrap/>
            <w:vAlign w:val="center"/>
            <w:hideMark/>
          </w:tcPr>
          <w:p w14:paraId="20D5D9F7"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717919A"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6E39959D"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507</w:t>
            </w:r>
          </w:p>
        </w:tc>
        <w:tc>
          <w:tcPr>
            <w:tcW w:w="1142" w:type="dxa"/>
            <w:tcBorders>
              <w:top w:val="nil"/>
              <w:left w:val="nil"/>
              <w:bottom w:val="nil"/>
              <w:right w:val="nil"/>
            </w:tcBorders>
            <w:shd w:val="clear" w:color="auto" w:fill="auto"/>
            <w:noWrap/>
            <w:vAlign w:val="center"/>
            <w:hideMark/>
          </w:tcPr>
          <w:p w14:paraId="322D8B9E"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48</w:t>
            </w:r>
          </w:p>
        </w:tc>
        <w:tc>
          <w:tcPr>
            <w:tcW w:w="1320" w:type="dxa"/>
            <w:vMerge w:val="restart"/>
            <w:tcBorders>
              <w:top w:val="nil"/>
              <w:left w:val="nil"/>
              <w:bottom w:val="nil"/>
              <w:right w:val="nil"/>
            </w:tcBorders>
            <w:shd w:val="clear" w:color="auto" w:fill="auto"/>
            <w:noWrap/>
            <w:vAlign w:val="center"/>
            <w:hideMark/>
          </w:tcPr>
          <w:p w14:paraId="1851EF50"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0.914</w:t>
            </w:r>
          </w:p>
        </w:tc>
        <w:tc>
          <w:tcPr>
            <w:tcW w:w="1560" w:type="dxa"/>
            <w:vMerge w:val="restart"/>
            <w:tcBorders>
              <w:top w:val="nil"/>
              <w:left w:val="nil"/>
              <w:bottom w:val="nil"/>
              <w:right w:val="nil"/>
            </w:tcBorders>
            <w:shd w:val="clear" w:color="auto" w:fill="auto"/>
            <w:noWrap/>
            <w:vAlign w:val="center"/>
            <w:hideMark/>
          </w:tcPr>
          <w:p w14:paraId="1A568B69"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0.601</w:t>
            </w:r>
          </w:p>
        </w:tc>
      </w:tr>
      <w:tr w:rsidR="001F1606" w:rsidRPr="00AA74C7" w14:paraId="5CB809C6" w14:textId="77777777" w:rsidTr="00801526">
        <w:trPr>
          <w:trHeight w:val="320"/>
        </w:trPr>
        <w:tc>
          <w:tcPr>
            <w:tcW w:w="1920" w:type="dxa"/>
            <w:vMerge/>
            <w:tcBorders>
              <w:top w:val="nil"/>
              <w:left w:val="nil"/>
              <w:bottom w:val="nil"/>
              <w:right w:val="nil"/>
            </w:tcBorders>
            <w:vAlign w:val="center"/>
            <w:hideMark/>
          </w:tcPr>
          <w:p w14:paraId="73B624BE" w14:textId="77777777" w:rsidR="007C3E92" w:rsidRPr="00AA74C7" w:rsidRDefault="007C3E92" w:rsidP="00B80E58">
            <w:pPr>
              <w:spacing w:line="480" w:lineRule="auto"/>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2DAC8296" w14:textId="77777777" w:rsidR="007C3E92" w:rsidRPr="00AA74C7" w:rsidRDefault="007C3E92" w:rsidP="00B80E58">
            <w:pPr>
              <w:spacing w:line="480" w:lineRule="auto"/>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4E1A8E2E"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6BCD64CF"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111</w:t>
            </w:r>
          </w:p>
        </w:tc>
        <w:tc>
          <w:tcPr>
            <w:tcW w:w="1142" w:type="dxa"/>
            <w:tcBorders>
              <w:top w:val="nil"/>
              <w:left w:val="nil"/>
              <w:bottom w:val="nil"/>
              <w:right w:val="nil"/>
            </w:tcBorders>
            <w:shd w:val="clear" w:color="auto" w:fill="auto"/>
            <w:noWrap/>
            <w:vAlign w:val="center"/>
            <w:hideMark/>
          </w:tcPr>
          <w:p w14:paraId="41A13AD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167</w:t>
            </w:r>
          </w:p>
        </w:tc>
        <w:tc>
          <w:tcPr>
            <w:tcW w:w="1320" w:type="dxa"/>
            <w:vMerge/>
            <w:tcBorders>
              <w:top w:val="nil"/>
              <w:left w:val="nil"/>
              <w:bottom w:val="nil"/>
              <w:right w:val="nil"/>
            </w:tcBorders>
            <w:vAlign w:val="center"/>
            <w:hideMark/>
          </w:tcPr>
          <w:p w14:paraId="615ACAEE" w14:textId="77777777" w:rsidR="007C3E92" w:rsidRPr="00AA74C7" w:rsidRDefault="007C3E92" w:rsidP="00B80E58">
            <w:pPr>
              <w:spacing w:line="480" w:lineRule="auto"/>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7327E639" w14:textId="77777777" w:rsidR="007C3E92" w:rsidRPr="00AA74C7" w:rsidRDefault="007C3E92" w:rsidP="00B80E58">
            <w:pPr>
              <w:spacing w:line="480" w:lineRule="auto"/>
              <w:jc w:val="both"/>
              <w:rPr>
                <w:rFonts w:ascii="Arial" w:eastAsia="DengXian" w:hAnsi="Arial" w:cs="Arial"/>
                <w:sz w:val="22"/>
                <w:szCs w:val="22"/>
              </w:rPr>
            </w:pPr>
          </w:p>
        </w:tc>
      </w:tr>
      <w:tr w:rsidR="001F1606" w:rsidRPr="00AA74C7" w14:paraId="049A60BA" w14:textId="77777777" w:rsidTr="00801526">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1B5BCE8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Neural Network</w:t>
            </w:r>
          </w:p>
        </w:tc>
        <w:tc>
          <w:tcPr>
            <w:tcW w:w="1388" w:type="dxa"/>
            <w:vMerge w:val="restart"/>
            <w:tcBorders>
              <w:top w:val="nil"/>
              <w:left w:val="nil"/>
              <w:bottom w:val="nil"/>
              <w:right w:val="nil"/>
            </w:tcBorders>
            <w:shd w:val="clear" w:color="auto" w:fill="auto"/>
            <w:noWrap/>
            <w:vAlign w:val="center"/>
            <w:hideMark/>
          </w:tcPr>
          <w:p w14:paraId="2C0E72C6"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4155E11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6A8C397"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537</w:t>
            </w:r>
          </w:p>
        </w:tc>
        <w:tc>
          <w:tcPr>
            <w:tcW w:w="1142" w:type="dxa"/>
            <w:tcBorders>
              <w:top w:val="nil"/>
              <w:left w:val="nil"/>
              <w:bottom w:val="nil"/>
              <w:right w:val="nil"/>
            </w:tcBorders>
            <w:shd w:val="clear" w:color="auto" w:fill="auto"/>
            <w:noWrap/>
            <w:vAlign w:val="center"/>
            <w:hideMark/>
          </w:tcPr>
          <w:p w14:paraId="63642CFA"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18</w:t>
            </w:r>
          </w:p>
        </w:tc>
        <w:tc>
          <w:tcPr>
            <w:tcW w:w="1320" w:type="dxa"/>
            <w:vMerge w:val="restart"/>
            <w:tcBorders>
              <w:top w:val="nil"/>
              <w:left w:val="nil"/>
              <w:bottom w:val="nil"/>
              <w:right w:val="nil"/>
            </w:tcBorders>
            <w:shd w:val="clear" w:color="auto" w:fill="auto"/>
            <w:noWrap/>
            <w:vAlign w:val="center"/>
            <w:hideMark/>
          </w:tcPr>
          <w:p w14:paraId="151E6AB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0.968</w:t>
            </w:r>
          </w:p>
        </w:tc>
        <w:tc>
          <w:tcPr>
            <w:tcW w:w="1560" w:type="dxa"/>
            <w:vMerge w:val="restart"/>
            <w:tcBorders>
              <w:top w:val="nil"/>
              <w:left w:val="nil"/>
              <w:bottom w:val="nil"/>
              <w:right w:val="nil"/>
            </w:tcBorders>
            <w:shd w:val="clear" w:color="auto" w:fill="auto"/>
            <w:noWrap/>
            <w:vAlign w:val="center"/>
            <w:hideMark/>
          </w:tcPr>
          <w:p w14:paraId="4AF06D3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0.727</w:t>
            </w:r>
          </w:p>
        </w:tc>
      </w:tr>
      <w:tr w:rsidR="001F1606" w:rsidRPr="00AA74C7" w14:paraId="039B929F" w14:textId="77777777" w:rsidTr="00801526">
        <w:trPr>
          <w:trHeight w:val="320"/>
        </w:trPr>
        <w:tc>
          <w:tcPr>
            <w:tcW w:w="1920" w:type="dxa"/>
            <w:vMerge/>
            <w:tcBorders>
              <w:top w:val="nil"/>
              <w:left w:val="nil"/>
              <w:bottom w:val="single" w:sz="4" w:space="0" w:color="000000"/>
              <w:right w:val="nil"/>
            </w:tcBorders>
            <w:vAlign w:val="center"/>
            <w:hideMark/>
          </w:tcPr>
          <w:p w14:paraId="317D6436" w14:textId="77777777" w:rsidR="007C3E92" w:rsidRPr="00AA74C7" w:rsidRDefault="007C3E92" w:rsidP="00B80E58">
            <w:pPr>
              <w:spacing w:line="480" w:lineRule="auto"/>
              <w:jc w:val="both"/>
              <w:rPr>
                <w:rFonts w:ascii="Arial" w:eastAsia="DengXian" w:hAnsi="Arial" w:cs="Arial"/>
                <w:sz w:val="22"/>
                <w:szCs w:val="22"/>
              </w:rPr>
            </w:pPr>
          </w:p>
        </w:tc>
        <w:tc>
          <w:tcPr>
            <w:tcW w:w="1388" w:type="dxa"/>
            <w:vMerge/>
            <w:tcBorders>
              <w:top w:val="nil"/>
              <w:left w:val="nil"/>
              <w:bottom w:val="nil"/>
              <w:right w:val="nil"/>
            </w:tcBorders>
            <w:vAlign w:val="center"/>
            <w:hideMark/>
          </w:tcPr>
          <w:p w14:paraId="327A3EA4" w14:textId="77777777" w:rsidR="007C3E92" w:rsidRPr="00AA74C7" w:rsidRDefault="007C3E92" w:rsidP="00B80E58">
            <w:pPr>
              <w:spacing w:line="480" w:lineRule="auto"/>
              <w:jc w:val="both"/>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16C1D6F2"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55FD2B0"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76</w:t>
            </w:r>
          </w:p>
        </w:tc>
        <w:tc>
          <w:tcPr>
            <w:tcW w:w="1142" w:type="dxa"/>
            <w:tcBorders>
              <w:top w:val="nil"/>
              <w:left w:val="nil"/>
              <w:bottom w:val="nil"/>
              <w:right w:val="nil"/>
            </w:tcBorders>
            <w:shd w:val="clear" w:color="auto" w:fill="auto"/>
            <w:noWrap/>
            <w:vAlign w:val="center"/>
            <w:hideMark/>
          </w:tcPr>
          <w:p w14:paraId="68227C6E"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202</w:t>
            </w:r>
          </w:p>
        </w:tc>
        <w:tc>
          <w:tcPr>
            <w:tcW w:w="1320" w:type="dxa"/>
            <w:vMerge/>
            <w:tcBorders>
              <w:top w:val="nil"/>
              <w:left w:val="nil"/>
              <w:bottom w:val="nil"/>
              <w:right w:val="nil"/>
            </w:tcBorders>
            <w:vAlign w:val="center"/>
            <w:hideMark/>
          </w:tcPr>
          <w:p w14:paraId="0E0C87A4" w14:textId="77777777" w:rsidR="007C3E92" w:rsidRPr="00AA74C7" w:rsidRDefault="007C3E92" w:rsidP="00B80E58">
            <w:pPr>
              <w:spacing w:line="480" w:lineRule="auto"/>
              <w:jc w:val="both"/>
              <w:rPr>
                <w:rFonts w:ascii="Arial" w:eastAsia="DengXian" w:hAnsi="Arial" w:cs="Arial"/>
                <w:sz w:val="22"/>
                <w:szCs w:val="22"/>
              </w:rPr>
            </w:pPr>
          </w:p>
        </w:tc>
        <w:tc>
          <w:tcPr>
            <w:tcW w:w="1560" w:type="dxa"/>
            <w:vMerge/>
            <w:tcBorders>
              <w:top w:val="nil"/>
              <w:left w:val="nil"/>
              <w:bottom w:val="nil"/>
              <w:right w:val="nil"/>
            </w:tcBorders>
            <w:vAlign w:val="center"/>
            <w:hideMark/>
          </w:tcPr>
          <w:p w14:paraId="11BC65D7" w14:textId="77777777" w:rsidR="007C3E92" w:rsidRPr="00AA74C7" w:rsidRDefault="007C3E92" w:rsidP="00B80E58">
            <w:pPr>
              <w:spacing w:line="480" w:lineRule="auto"/>
              <w:jc w:val="both"/>
              <w:rPr>
                <w:rFonts w:ascii="Arial" w:eastAsia="DengXian" w:hAnsi="Arial" w:cs="Arial"/>
                <w:sz w:val="22"/>
                <w:szCs w:val="22"/>
              </w:rPr>
            </w:pPr>
          </w:p>
        </w:tc>
      </w:tr>
      <w:tr w:rsidR="001F1606" w:rsidRPr="00AA74C7" w14:paraId="4471D94D" w14:textId="77777777" w:rsidTr="00801526">
        <w:trPr>
          <w:trHeight w:val="320"/>
        </w:trPr>
        <w:tc>
          <w:tcPr>
            <w:tcW w:w="1920" w:type="dxa"/>
            <w:vMerge/>
            <w:tcBorders>
              <w:top w:val="nil"/>
              <w:left w:val="nil"/>
              <w:bottom w:val="single" w:sz="4" w:space="0" w:color="000000"/>
              <w:right w:val="nil"/>
            </w:tcBorders>
            <w:vAlign w:val="center"/>
            <w:hideMark/>
          </w:tcPr>
          <w:p w14:paraId="02548301" w14:textId="77777777" w:rsidR="007C3E92" w:rsidRPr="00AA74C7" w:rsidRDefault="007C3E92" w:rsidP="00B80E58">
            <w:pPr>
              <w:spacing w:line="480" w:lineRule="auto"/>
              <w:jc w:val="both"/>
              <w:rPr>
                <w:rFonts w:ascii="Arial" w:eastAsia="DengXian" w:hAnsi="Arial" w:cs="Arial"/>
                <w:sz w:val="22"/>
                <w:szCs w:val="22"/>
              </w:rPr>
            </w:pPr>
          </w:p>
        </w:tc>
        <w:tc>
          <w:tcPr>
            <w:tcW w:w="1388" w:type="dxa"/>
            <w:vMerge w:val="restart"/>
            <w:tcBorders>
              <w:top w:val="nil"/>
              <w:left w:val="nil"/>
              <w:bottom w:val="single" w:sz="4" w:space="0" w:color="000000"/>
              <w:right w:val="nil"/>
            </w:tcBorders>
            <w:shd w:val="clear" w:color="auto" w:fill="auto"/>
            <w:noWrap/>
            <w:vAlign w:val="center"/>
            <w:hideMark/>
          </w:tcPr>
          <w:p w14:paraId="7F327B66"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EB5078B"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1EF4A46"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406</w:t>
            </w:r>
          </w:p>
        </w:tc>
        <w:tc>
          <w:tcPr>
            <w:tcW w:w="1142" w:type="dxa"/>
            <w:tcBorders>
              <w:top w:val="nil"/>
              <w:left w:val="nil"/>
              <w:bottom w:val="nil"/>
              <w:right w:val="nil"/>
            </w:tcBorders>
            <w:shd w:val="clear" w:color="auto" w:fill="auto"/>
            <w:noWrap/>
            <w:vAlign w:val="center"/>
            <w:hideMark/>
          </w:tcPr>
          <w:p w14:paraId="24010CB0"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57508AB0"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7E5581B"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0.701</w:t>
            </w:r>
          </w:p>
        </w:tc>
      </w:tr>
      <w:tr w:rsidR="007C3E92" w:rsidRPr="00AA74C7" w14:paraId="305529B3" w14:textId="77777777" w:rsidTr="00801526">
        <w:trPr>
          <w:trHeight w:val="320"/>
        </w:trPr>
        <w:tc>
          <w:tcPr>
            <w:tcW w:w="1920" w:type="dxa"/>
            <w:vMerge/>
            <w:tcBorders>
              <w:top w:val="nil"/>
              <w:left w:val="nil"/>
              <w:bottom w:val="single" w:sz="4" w:space="0" w:color="000000"/>
              <w:right w:val="nil"/>
            </w:tcBorders>
            <w:vAlign w:val="center"/>
            <w:hideMark/>
          </w:tcPr>
          <w:p w14:paraId="5EAA427A" w14:textId="77777777" w:rsidR="007C3E92" w:rsidRPr="00AA74C7" w:rsidRDefault="007C3E92" w:rsidP="00B80E58">
            <w:pPr>
              <w:spacing w:line="480" w:lineRule="auto"/>
              <w:jc w:val="both"/>
              <w:rPr>
                <w:rFonts w:ascii="Arial" w:eastAsia="DengXian" w:hAnsi="Arial" w:cs="Arial"/>
                <w:sz w:val="22"/>
                <w:szCs w:val="22"/>
              </w:rPr>
            </w:pPr>
          </w:p>
        </w:tc>
        <w:tc>
          <w:tcPr>
            <w:tcW w:w="1388" w:type="dxa"/>
            <w:vMerge/>
            <w:tcBorders>
              <w:top w:val="nil"/>
              <w:left w:val="nil"/>
              <w:bottom w:val="single" w:sz="4" w:space="0" w:color="000000"/>
              <w:right w:val="nil"/>
            </w:tcBorders>
            <w:vAlign w:val="center"/>
            <w:hideMark/>
          </w:tcPr>
          <w:p w14:paraId="44C5248D" w14:textId="77777777" w:rsidR="007C3E92" w:rsidRPr="00AA74C7" w:rsidRDefault="007C3E92" w:rsidP="00B80E58">
            <w:pPr>
              <w:spacing w:line="480" w:lineRule="auto"/>
              <w:jc w:val="both"/>
              <w:rPr>
                <w:rFonts w:ascii="Arial" w:eastAsia="DengXian" w:hAnsi="Arial" w:cs="Arial"/>
                <w:sz w:val="22"/>
                <w:szCs w:val="22"/>
              </w:rPr>
            </w:pPr>
          </w:p>
        </w:tc>
        <w:tc>
          <w:tcPr>
            <w:tcW w:w="1600" w:type="dxa"/>
            <w:tcBorders>
              <w:top w:val="nil"/>
              <w:left w:val="nil"/>
              <w:bottom w:val="single" w:sz="4" w:space="0" w:color="auto"/>
              <w:right w:val="nil"/>
            </w:tcBorders>
            <w:shd w:val="clear" w:color="auto" w:fill="auto"/>
            <w:noWrap/>
            <w:vAlign w:val="center"/>
            <w:hideMark/>
          </w:tcPr>
          <w:p w14:paraId="5A181415"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Normal</w:t>
            </w:r>
          </w:p>
        </w:tc>
        <w:tc>
          <w:tcPr>
            <w:tcW w:w="1158" w:type="dxa"/>
            <w:tcBorders>
              <w:top w:val="nil"/>
              <w:left w:val="nil"/>
              <w:bottom w:val="single" w:sz="4" w:space="0" w:color="auto"/>
              <w:right w:val="nil"/>
            </w:tcBorders>
            <w:shd w:val="clear" w:color="auto" w:fill="auto"/>
            <w:noWrap/>
            <w:vAlign w:val="center"/>
            <w:hideMark/>
          </w:tcPr>
          <w:p w14:paraId="68C741D1"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83</w:t>
            </w:r>
          </w:p>
        </w:tc>
        <w:tc>
          <w:tcPr>
            <w:tcW w:w="1142" w:type="dxa"/>
            <w:tcBorders>
              <w:top w:val="nil"/>
              <w:left w:val="nil"/>
              <w:bottom w:val="single" w:sz="4" w:space="0" w:color="auto"/>
              <w:right w:val="nil"/>
            </w:tcBorders>
            <w:shd w:val="clear" w:color="auto" w:fill="auto"/>
            <w:noWrap/>
            <w:vAlign w:val="center"/>
            <w:hideMark/>
          </w:tcPr>
          <w:p w14:paraId="3F34E71C" w14:textId="77777777" w:rsidR="007C3E92" w:rsidRPr="00AA74C7" w:rsidRDefault="007C3E92" w:rsidP="00B80E58">
            <w:pPr>
              <w:spacing w:line="480" w:lineRule="auto"/>
              <w:jc w:val="both"/>
              <w:rPr>
                <w:rFonts w:ascii="Arial" w:eastAsia="DengXian" w:hAnsi="Arial" w:cs="Arial"/>
                <w:sz w:val="22"/>
                <w:szCs w:val="22"/>
              </w:rPr>
            </w:pPr>
            <w:r w:rsidRPr="00AA74C7">
              <w:rPr>
                <w:rFonts w:ascii="Arial" w:eastAsia="DengXian" w:hAnsi="Arial" w:cs="Arial"/>
                <w:sz w:val="22"/>
                <w:szCs w:val="22"/>
              </w:rPr>
              <w:t>195</w:t>
            </w:r>
          </w:p>
        </w:tc>
        <w:tc>
          <w:tcPr>
            <w:tcW w:w="1320" w:type="dxa"/>
            <w:vMerge/>
            <w:tcBorders>
              <w:top w:val="nil"/>
              <w:left w:val="nil"/>
              <w:bottom w:val="single" w:sz="4" w:space="0" w:color="000000"/>
              <w:right w:val="nil"/>
            </w:tcBorders>
            <w:vAlign w:val="center"/>
            <w:hideMark/>
          </w:tcPr>
          <w:p w14:paraId="6B93047F" w14:textId="77777777" w:rsidR="007C3E92" w:rsidRPr="00AA74C7" w:rsidRDefault="007C3E92" w:rsidP="00B80E58">
            <w:pPr>
              <w:spacing w:line="480" w:lineRule="auto"/>
              <w:jc w:val="both"/>
              <w:rPr>
                <w:rFonts w:ascii="Arial" w:eastAsia="DengXian" w:hAnsi="Arial" w:cs="Arial"/>
                <w:sz w:val="22"/>
                <w:szCs w:val="22"/>
              </w:rPr>
            </w:pPr>
          </w:p>
        </w:tc>
        <w:tc>
          <w:tcPr>
            <w:tcW w:w="1560" w:type="dxa"/>
            <w:vMerge/>
            <w:tcBorders>
              <w:top w:val="nil"/>
              <w:left w:val="nil"/>
              <w:bottom w:val="single" w:sz="4" w:space="0" w:color="000000"/>
              <w:right w:val="nil"/>
            </w:tcBorders>
            <w:vAlign w:val="center"/>
            <w:hideMark/>
          </w:tcPr>
          <w:p w14:paraId="0220687D" w14:textId="77777777" w:rsidR="007C3E92" w:rsidRPr="00AA74C7" w:rsidRDefault="007C3E92" w:rsidP="00B80E58">
            <w:pPr>
              <w:spacing w:line="480" w:lineRule="auto"/>
              <w:jc w:val="both"/>
              <w:rPr>
                <w:rFonts w:ascii="Arial" w:eastAsia="DengXian" w:hAnsi="Arial" w:cs="Arial"/>
                <w:sz w:val="22"/>
                <w:szCs w:val="22"/>
              </w:rPr>
            </w:pPr>
          </w:p>
        </w:tc>
      </w:tr>
    </w:tbl>
    <w:p w14:paraId="204A2EE3" w14:textId="7083BCB5" w:rsidR="00D141FA" w:rsidRPr="00AA74C7" w:rsidRDefault="00D141FA" w:rsidP="00B80E58">
      <w:pPr>
        <w:spacing w:line="480" w:lineRule="auto"/>
        <w:jc w:val="both"/>
        <w:rPr>
          <w:rFonts w:ascii="Arial" w:hAnsi="Arial" w:cs="Arial"/>
          <w:sz w:val="22"/>
          <w:szCs w:val="22"/>
        </w:rPr>
      </w:pPr>
    </w:p>
    <w:sectPr w:rsidR="00D141FA" w:rsidRPr="00AA74C7" w:rsidSect="00697A73">
      <w:footerReference w:type="default" r:id="rId18"/>
      <w:pgSz w:w="11900" w:h="16840"/>
      <w:pgMar w:top="720" w:right="720" w:bottom="720" w:left="72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reae, Emily A" w:date="2019-10-03T12:53:00Z" w:initials="AEA">
    <w:p w14:paraId="136D9DDC" w14:textId="49A1CB1D" w:rsidR="009867FF" w:rsidRDefault="009867FF">
      <w:pPr>
        <w:pStyle w:val="CommentText"/>
      </w:pPr>
      <w:r>
        <w:rPr>
          <w:rStyle w:val="CommentReference"/>
        </w:rPr>
        <w:annotationRef/>
      </w:r>
      <w:r>
        <w:t>Title needs to be 120 characters (including spaces) or less</w:t>
      </w:r>
    </w:p>
  </w:comment>
  <w:comment w:id="31" w:author="Andreae, Emily A" w:date="2019-10-03T12:53:00Z" w:initials="AEA">
    <w:p w14:paraId="3C8F36CC" w14:textId="559B2A4F" w:rsidR="009867FF" w:rsidRDefault="009867FF">
      <w:pPr>
        <w:pStyle w:val="CommentText"/>
      </w:pPr>
      <w:r>
        <w:rPr>
          <w:rStyle w:val="CommentReference"/>
        </w:rPr>
        <w:annotationRef/>
      </w:r>
      <w:r>
        <w:t>Need to include academic degrees of all authors.</w:t>
      </w:r>
    </w:p>
  </w:comment>
  <w:comment w:id="33" w:author="Andreae, Emily A" w:date="2019-10-04T11:32:00Z" w:initials="AEA">
    <w:p w14:paraId="0BAAC4DB" w14:textId="68B74433" w:rsidR="009867FF" w:rsidRDefault="009867FF">
      <w:pPr>
        <w:pStyle w:val="CommentText"/>
      </w:pPr>
      <w:r>
        <w:rPr>
          <w:rStyle w:val="CommentReference"/>
        </w:rPr>
        <w:annotationRef/>
      </w:r>
      <w:r>
        <w:t>Per request of the editorial staff, “</w:t>
      </w:r>
      <w:r w:rsidRPr="00C72EB1">
        <w:t>Identify the author who is accepting full responsibility for the conduct of the study. He or she must have had access to the data and have control of the decision to publish.</w:t>
      </w:r>
      <w:r>
        <w:t>”</w:t>
      </w:r>
    </w:p>
  </w:comment>
  <w:comment w:id="34" w:author="Andreae, Emily A" w:date="2019-10-04T11:37:00Z" w:initials="AEA">
    <w:p w14:paraId="34E71042" w14:textId="707AF2C2" w:rsidR="009867FF" w:rsidRDefault="009867FF">
      <w:pPr>
        <w:pStyle w:val="CommentText"/>
      </w:pPr>
      <w:r>
        <w:rPr>
          <w:rStyle w:val="CommentReference"/>
        </w:rPr>
        <w:annotationRef/>
      </w:r>
      <w:r>
        <w:t xml:space="preserve">Please list contributions for Drs. </w:t>
      </w:r>
      <w:proofErr w:type="spellStart"/>
      <w:r>
        <w:t>Shrodi</w:t>
      </w:r>
      <w:proofErr w:type="spellEnd"/>
      <w:r>
        <w:t xml:space="preserve"> and Glurich. If they didn’t contribute substantially to the manuscript, you can thank them for their help in the “Acknowledgements” section.</w:t>
      </w:r>
    </w:p>
  </w:comment>
  <w:comment w:id="46" w:author="Andreae, Emily A" w:date="2019-10-03T12:52:00Z" w:initials="AEA">
    <w:p w14:paraId="3BB297CF" w14:textId="647BE172" w:rsidR="009867FF" w:rsidRDefault="009867FF">
      <w:pPr>
        <w:pStyle w:val="CommentText"/>
      </w:pPr>
      <w:r>
        <w:rPr>
          <w:rStyle w:val="CommentReference"/>
        </w:rPr>
        <w:annotationRef/>
      </w:r>
      <w:r>
        <w:t>Short bullet points (15 words or less)</w:t>
      </w:r>
    </w:p>
  </w:comment>
  <w:comment w:id="52" w:author="Andreae, Emily A" w:date="2019-10-04T11:43:00Z" w:initials="AEA">
    <w:p w14:paraId="0A80919F" w14:textId="64F10988" w:rsidR="009867FF" w:rsidRDefault="009867FF">
      <w:pPr>
        <w:pStyle w:val="CommentText"/>
      </w:pPr>
      <w:r>
        <w:rPr>
          <w:rStyle w:val="CommentReference"/>
        </w:rPr>
        <w:annotationRef/>
      </w:r>
      <w:r>
        <w:t>I broadened this statement a bit; otherwise, you’d need to provide a citation to back up this statement.</w:t>
      </w:r>
    </w:p>
  </w:comment>
  <w:comment w:id="112" w:author="Andreae, Emily A" w:date="2019-10-03T13:03:00Z" w:initials="AEA">
    <w:p w14:paraId="03EDB659" w14:textId="2D49BBD1" w:rsidR="009867FF" w:rsidRDefault="009867FF">
      <w:pPr>
        <w:pStyle w:val="CommentText"/>
      </w:pPr>
      <w:r>
        <w:rPr>
          <w:rStyle w:val="CommentReference"/>
        </w:rPr>
        <w:annotationRef/>
      </w:r>
      <w:r>
        <w:t>This journal limits original research articles to 3,000 words not including abstract, references, tables, or figure legends.</w:t>
      </w:r>
    </w:p>
  </w:comment>
  <w:comment w:id="114" w:author="Andreae, Emily A" w:date="2019-10-04T11:58:00Z" w:initials="AEA">
    <w:p w14:paraId="535D7951" w14:textId="3D85BEAA" w:rsidR="009867FF" w:rsidRDefault="009867FF">
      <w:pPr>
        <w:pStyle w:val="CommentText"/>
      </w:pPr>
      <w:r>
        <w:rPr>
          <w:rStyle w:val="CommentReference"/>
        </w:rPr>
        <w:annotationRef/>
      </w:r>
      <w:r>
        <w:t>Please add a reference or two for this statement. A review article would work well in this case.</w:t>
      </w:r>
    </w:p>
  </w:comment>
  <w:comment w:id="125" w:author="Andreae, Emily A" w:date="2019-10-04T11:59:00Z" w:initials="AEA">
    <w:p w14:paraId="2E453F3D" w14:textId="7B57DCC3" w:rsidR="009867FF" w:rsidRDefault="009867FF">
      <w:pPr>
        <w:pStyle w:val="CommentText"/>
      </w:pPr>
      <w:r>
        <w:rPr>
          <w:rStyle w:val="CommentReference"/>
        </w:rPr>
        <w:annotationRef/>
      </w:r>
      <w:r>
        <w:t>Unnecessary information at this point. You could probably mention this in the Discussion section in the context of developmental differences between gut and neural tissues if you like.</w:t>
      </w:r>
    </w:p>
  </w:comment>
  <w:comment w:id="144" w:author="Andreae, Emily A" w:date="2019-10-04T12:03:00Z" w:initials="AEA">
    <w:p w14:paraId="1BFFB4CB" w14:textId="7CF030FF" w:rsidR="009867FF" w:rsidRDefault="009867FF">
      <w:pPr>
        <w:pStyle w:val="CommentText"/>
      </w:pPr>
      <w:r>
        <w:rPr>
          <w:rStyle w:val="CommentReference"/>
        </w:rPr>
        <w:annotationRef/>
      </w:r>
      <w:r>
        <w:t>Please write out this abbreviation.</w:t>
      </w:r>
    </w:p>
  </w:comment>
  <w:comment w:id="154" w:author="Andreae, Emily A" w:date="2019-10-04T12:05:00Z" w:initials="AEA">
    <w:p w14:paraId="754E661E" w14:textId="1E1BA5B8" w:rsidR="009867FF" w:rsidRDefault="009867FF">
      <w:pPr>
        <w:pStyle w:val="CommentText"/>
      </w:pPr>
      <w:r>
        <w:rPr>
          <w:rStyle w:val="CommentReference"/>
        </w:rPr>
        <w:annotationRef/>
      </w:r>
      <w:r>
        <w:t>Please add references here. Again, a comprehensive review article would suffice.</w:t>
      </w:r>
    </w:p>
  </w:comment>
  <w:comment w:id="164" w:author="Andreae, Emily A" w:date="2019-10-04T12:43:00Z" w:initials="AEA">
    <w:p w14:paraId="4CC868D9" w14:textId="1BC6C36E" w:rsidR="009867FF" w:rsidRDefault="009867FF">
      <w:pPr>
        <w:pStyle w:val="CommentText"/>
      </w:pPr>
      <w:r>
        <w:rPr>
          <w:rStyle w:val="CommentReference"/>
        </w:rPr>
        <w:annotationRef/>
      </w:r>
      <w:r>
        <w:t>Please add a reference or two here. A review article and/or some important papers in the field would suffice.</w:t>
      </w:r>
    </w:p>
  </w:comment>
  <w:comment w:id="178" w:author="Andreae, Emily A" w:date="2019-10-04T12:49:00Z" w:initials="AEA">
    <w:p w14:paraId="5828291C" w14:textId="50654A40" w:rsidR="009867FF" w:rsidRDefault="009867FF">
      <w:pPr>
        <w:pStyle w:val="CommentText"/>
      </w:pPr>
      <w:r>
        <w:rPr>
          <w:rStyle w:val="CommentReference"/>
        </w:rPr>
        <w:annotationRef/>
      </w:r>
      <w:r>
        <w:t>Please add a reference here. A recent epidemiological study and/or current practice guideline would work here.</w:t>
      </w:r>
    </w:p>
  </w:comment>
  <w:comment w:id="189" w:author="Andreae, Emily A" w:date="2019-10-04T12:51:00Z" w:initials="AEA">
    <w:p w14:paraId="23F1C8F8" w14:textId="340BAFF2" w:rsidR="009867FF" w:rsidRDefault="009867FF">
      <w:pPr>
        <w:pStyle w:val="CommentText"/>
      </w:pPr>
      <w:r>
        <w:rPr>
          <w:rStyle w:val="CommentReference"/>
        </w:rPr>
        <w:annotationRef/>
      </w:r>
      <w:r>
        <w:t>It’s okay to transition right into the distinguishing features of low- and high-grade adenoma at this point.</w:t>
      </w:r>
    </w:p>
  </w:comment>
  <w:comment w:id="191" w:author="Andreae, Emily A" w:date="2019-10-04T12:54:00Z" w:initials="AEA">
    <w:p w14:paraId="6B6FB08E" w14:textId="6C1F41E9" w:rsidR="009867FF" w:rsidRDefault="009867FF">
      <w:pPr>
        <w:pStyle w:val="CommentText"/>
      </w:pPr>
      <w:r>
        <w:rPr>
          <w:rStyle w:val="CommentReference"/>
        </w:rPr>
        <w:annotationRef/>
      </w:r>
      <w:r>
        <w:t>Please add a reference highlighting the pathological differences between these subtypes.</w:t>
      </w:r>
    </w:p>
  </w:comment>
  <w:comment w:id="278" w:author="Andreae, Emily A" w:date="2019-10-04T13:19:00Z" w:initials="AEA">
    <w:p w14:paraId="52D3A8C8" w14:textId="339CD037" w:rsidR="009867FF" w:rsidRPr="007D4051" w:rsidRDefault="009867FF">
      <w:pPr>
        <w:pStyle w:val="CommentText"/>
      </w:pPr>
      <w:r>
        <w:rPr>
          <w:rStyle w:val="CommentReference"/>
        </w:rPr>
        <w:annotationRef/>
      </w:r>
      <w:r w:rsidRPr="007D4051">
        <w:rPr>
          <w:i/>
        </w:rPr>
        <w:t xml:space="preserve">American Journal of Gastroenterology </w:t>
      </w:r>
      <w:r>
        <w:t>places the Methods section right after the Introduction, so I moved this section up in the manuscript.</w:t>
      </w:r>
    </w:p>
  </w:comment>
  <w:comment w:id="282" w:author="Andreae, Emily A" w:date="2019-10-04T13:23:00Z" w:initials="AEA">
    <w:p w14:paraId="20D03B2C" w14:textId="3F1C7BFC" w:rsidR="009867FF" w:rsidRDefault="009867FF">
      <w:pPr>
        <w:pStyle w:val="CommentText"/>
      </w:pPr>
      <w:r>
        <w:rPr>
          <w:rStyle w:val="CommentReference"/>
        </w:rPr>
        <w:annotationRef/>
      </w:r>
      <w:r>
        <w:t>Please list the procedure used for patients who were providing normal tissue samples. Was this a routine biopsy for an inflammatory disease or Celiac disease?</w:t>
      </w:r>
    </w:p>
  </w:comment>
  <w:comment w:id="285" w:author="Andreae, Emily A" w:date="2019-10-04T13:22:00Z" w:initials="AEA">
    <w:p w14:paraId="58DD885A" w14:textId="6C3C0B69" w:rsidR="009867FF" w:rsidRDefault="009867FF">
      <w:pPr>
        <w:pStyle w:val="CommentText"/>
      </w:pPr>
      <w:r>
        <w:rPr>
          <w:rStyle w:val="CommentReference"/>
        </w:rPr>
        <w:annotationRef/>
      </w:r>
      <w:r>
        <w:t>Since the section order has changed, these headings in the file names will need to be adjusted.</w:t>
      </w:r>
    </w:p>
  </w:comment>
  <w:comment w:id="292" w:author="Andreae, Emily A" w:date="2019-10-04T13:26:00Z" w:initials="AEA">
    <w:p w14:paraId="3D9A97D7" w14:textId="2ED808FE" w:rsidR="009867FF" w:rsidRDefault="009867FF">
      <w:pPr>
        <w:pStyle w:val="CommentText"/>
      </w:pPr>
      <w:r>
        <w:rPr>
          <w:rStyle w:val="CommentReference"/>
        </w:rPr>
        <w:annotationRef/>
      </w:r>
      <w:r w:rsidRPr="000D6504">
        <w:rPr>
          <w:i/>
        </w:rPr>
        <w:t xml:space="preserve">American Journal of Gastroenterology </w:t>
      </w:r>
      <w:r>
        <w:t>articles generally include this information in research articles.</w:t>
      </w:r>
    </w:p>
  </w:comment>
  <w:comment w:id="303" w:author="Andreae, Emily A" w:date="2019-10-04T14:09:00Z" w:initials="AEA">
    <w:p w14:paraId="50F5552D" w14:textId="002BA361" w:rsidR="009867FF" w:rsidRDefault="009867FF">
      <w:pPr>
        <w:pStyle w:val="CommentText"/>
      </w:pPr>
      <w:r>
        <w:rPr>
          <w:rStyle w:val="CommentReference"/>
        </w:rPr>
        <w:annotationRef/>
      </w:r>
      <w:r>
        <w:t>Please confirm your version number for this software.</w:t>
      </w:r>
    </w:p>
  </w:comment>
  <w:comment w:id="318" w:author="Andreae, Emily A" w:date="2019-10-04T14:07:00Z" w:initials="AEA">
    <w:p w14:paraId="22147C57" w14:textId="427B6115" w:rsidR="009867FF" w:rsidRDefault="009867FF">
      <w:pPr>
        <w:pStyle w:val="CommentText"/>
      </w:pPr>
      <w:r>
        <w:rPr>
          <w:rStyle w:val="CommentReference"/>
        </w:rPr>
        <w:annotationRef/>
      </w:r>
      <w:r>
        <w:t>Please list the feature or command prompt for this software program.</w:t>
      </w:r>
    </w:p>
  </w:comment>
  <w:comment w:id="320" w:author="Andreae, Emily A" w:date="2019-10-04T15:01:00Z" w:initials="AEA">
    <w:p w14:paraId="5615CBE3" w14:textId="3DED0F9C" w:rsidR="009867FF" w:rsidRDefault="009867FF">
      <w:pPr>
        <w:pStyle w:val="CommentText"/>
      </w:pPr>
      <w:r>
        <w:rPr>
          <w:rStyle w:val="CommentReference"/>
        </w:rPr>
        <w:annotationRef/>
      </w:r>
      <w:r>
        <w:t>Generally speaking, numbers from zero to ten are written out. (Ten can also be displayed numerically, depending on preference.)</w:t>
      </w:r>
    </w:p>
  </w:comment>
  <w:comment w:id="326" w:author="Andreae, Emily A" w:date="2019-10-04T14:09:00Z" w:initials="AEA">
    <w:p w14:paraId="0FC55690" w14:textId="114EDEB6" w:rsidR="009867FF" w:rsidRDefault="009867FF">
      <w:pPr>
        <w:pStyle w:val="CommentText"/>
      </w:pPr>
      <w:r>
        <w:rPr>
          <w:rStyle w:val="CommentReference"/>
        </w:rPr>
        <w:annotationRef/>
      </w:r>
      <w:r>
        <w:t>Please write out this abbreviation.</w:t>
      </w:r>
    </w:p>
  </w:comment>
  <w:comment w:id="329" w:author="Andreae, Emily A" w:date="2019-10-04T14:25:00Z" w:initials="AEA">
    <w:p w14:paraId="01954315" w14:textId="5B6234AF" w:rsidR="009867FF" w:rsidRDefault="009867FF">
      <w:pPr>
        <w:pStyle w:val="CommentText"/>
      </w:pPr>
      <w:r>
        <w:rPr>
          <w:rStyle w:val="CommentReference"/>
        </w:rPr>
        <w:annotationRef/>
      </w:r>
      <w:r>
        <w:t>Three prime UTR?</w:t>
      </w:r>
    </w:p>
  </w:comment>
  <w:comment w:id="408" w:author="Andreae, Emily A" w:date="2019-10-04T14:42:00Z" w:initials="AEA">
    <w:p w14:paraId="0BC136EA" w14:textId="2FAD701A" w:rsidR="009867FF" w:rsidRDefault="009867FF">
      <w:pPr>
        <w:pStyle w:val="CommentText"/>
      </w:pPr>
      <w:r>
        <w:rPr>
          <w:rStyle w:val="CommentReference"/>
        </w:rPr>
        <w:annotationRef/>
      </w:r>
      <w:r>
        <w:t>To help cut down on number of words, it’s okay to use abbreviations for this and similar terms for the rest of the manuscript. The only possible exception would be if Low-grade adenoma was the first word in the sentence. (Note that this formatting requirement is journal-dependent, so it’s not a hard and fast grammar rule.)</w:t>
      </w:r>
    </w:p>
  </w:comment>
  <w:comment w:id="418" w:author="Andreae, Emily A" w:date="2019-10-04T14:40:00Z" w:initials="AEA">
    <w:p w14:paraId="30360217" w14:textId="32DA92CD" w:rsidR="009867FF" w:rsidRDefault="009867FF">
      <w:pPr>
        <w:pStyle w:val="CommentText"/>
      </w:pPr>
      <w:r>
        <w:rPr>
          <w:rStyle w:val="CommentReference"/>
        </w:rPr>
        <w:annotationRef/>
      </w:r>
      <w:r>
        <w:t>Since the formatting of this journal puts the Methods section before the Results section, it’s okay to nix this part.</w:t>
      </w:r>
    </w:p>
  </w:comment>
  <w:comment w:id="443" w:author="Andreae, Emily A" w:date="2019-10-04T14:48:00Z" w:initials="AEA">
    <w:p w14:paraId="468C49D1" w14:textId="57212247" w:rsidR="009867FF" w:rsidRDefault="009867FF">
      <w:pPr>
        <w:pStyle w:val="CommentText"/>
      </w:pPr>
      <w:r>
        <w:rPr>
          <w:rStyle w:val="CommentReference"/>
        </w:rPr>
        <w:annotationRef/>
      </w:r>
      <w:r>
        <w:t>Figure 1E denotes Cancer as a purple color in the legend, yet there is no Cancer section presented in the corresponding bar graph. Maybe move this legend next to Figure 1F instead?</w:t>
      </w:r>
    </w:p>
  </w:comment>
  <w:comment w:id="449" w:author="Andreae, Emily A" w:date="2019-10-04T14:50:00Z" w:initials="AEA">
    <w:p w14:paraId="435514B3" w14:textId="4EB4ED94" w:rsidR="009867FF" w:rsidRDefault="009867FF">
      <w:pPr>
        <w:pStyle w:val="CommentText"/>
      </w:pPr>
      <w:r>
        <w:rPr>
          <w:rStyle w:val="CommentReference"/>
        </w:rPr>
        <w:annotationRef/>
      </w:r>
      <w:r>
        <w:t>This would be a good section to place in the Discussion section, as it is a general conclusion based on your results.</w:t>
      </w:r>
    </w:p>
  </w:comment>
  <w:comment w:id="473" w:author="Andreae, Emily A" w:date="2019-10-04T14:55:00Z" w:initials="AEA">
    <w:p w14:paraId="62F9557C" w14:textId="03A96747" w:rsidR="009867FF" w:rsidRDefault="009867FF">
      <w:pPr>
        <w:pStyle w:val="CommentText"/>
      </w:pPr>
      <w:r>
        <w:rPr>
          <w:rStyle w:val="CommentReference"/>
        </w:rPr>
        <w:annotationRef/>
      </w:r>
      <w:r>
        <w:t>This would be a good sentence to move to the Discussion section.</w:t>
      </w:r>
    </w:p>
  </w:comment>
  <w:comment w:id="509" w:author="Andreae, Emily A" w:date="2019-10-04T15:06:00Z" w:initials="AEA">
    <w:p w14:paraId="4ECCEFCB" w14:textId="740A0931" w:rsidR="009867FF" w:rsidRDefault="009867FF">
      <w:pPr>
        <w:pStyle w:val="CommentText"/>
      </w:pPr>
      <w:r>
        <w:rPr>
          <w:rStyle w:val="CommentReference"/>
        </w:rPr>
        <w:annotationRef/>
      </w:r>
      <w:r>
        <w:t>Please confirm I’ve added the correct reference here.</w:t>
      </w:r>
    </w:p>
  </w:comment>
  <w:comment w:id="709" w:author="Andreae, Emily A" w:date="2019-10-04T15:36:00Z" w:initials="AEA">
    <w:p w14:paraId="446CA4CF" w14:textId="5808220F" w:rsidR="009867FF" w:rsidRDefault="009867FF">
      <w:pPr>
        <w:pStyle w:val="CommentText"/>
      </w:pPr>
      <w:r>
        <w:rPr>
          <w:rStyle w:val="CommentReference"/>
        </w:rPr>
        <w:annotationRef/>
      </w:r>
      <w:r>
        <w:t>I would put Figure 3C and 3D side by side and move 3E and 3F down so that you’d have a four 2-panel figure.</w:t>
      </w:r>
    </w:p>
  </w:comment>
  <w:comment w:id="822" w:author="Andreae, Emily A" w:date="2019-10-04T16:11:00Z" w:initials="AEA">
    <w:p w14:paraId="44B3E1AD" w14:textId="7DB95950" w:rsidR="003719FB" w:rsidRDefault="003719FB">
      <w:pPr>
        <w:pStyle w:val="CommentText"/>
      </w:pPr>
      <w:r>
        <w:rPr>
          <w:rStyle w:val="CommentReference"/>
        </w:rPr>
        <w:annotationRef/>
      </w:r>
      <w:r>
        <w:t>Place Figures 4E and F side by side. Figure 4D should be placed on its own line within figure 4.</w:t>
      </w:r>
    </w:p>
  </w:comment>
  <w:comment w:id="869" w:author="Andreae, Emily A" w:date="2019-10-04T16:19:00Z" w:initials="AEA">
    <w:p w14:paraId="02DC0838" w14:textId="0A707126" w:rsidR="0081325D" w:rsidRDefault="0081325D">
      <w:pPr>
        <w:pStyle w:val="CommentText"/>
      </w:pPr>
      <w:r>
        <w:rPr>
          <w:rStyle w:val="CommentReference"/>
        </w:rPr>
        <w:annotationRef/>
      </w:r>
      <w:r>
        <w:t>Please add a reference to a review article here.</w:t>
      </w:r>
    </w:p>
  </w:comment>
  <w:comment w:id="969" w:author="Andreae, Emily A" w:date="2019-10-04T16:34:00Z" w:initials="AEA">
    <w:p w14:paraId="7A15ADD5" w14:textId="0C4AD5CE" w:rsidR="006E3F42" w:rsidRDefault="006E3F42">
      <w:pPr>
        <w:pStyle w:val="CommentText"/>
      </w:pPr>
      <w:r>
        <w:rPr>
          <w:rStyle w:val="CommentReference"/>
        </w:rPr>
        <w:annotationRef/>
      </w:r>
      <w:r>
        <w:t>Have you also considered the developmental similarities and differences between neurons and mucosal epithelial cells? DNA methylation patterning during embryogenesis and tissue organization may also be a factor in CRC carcinogenesis.</w:t>
      </w:r>
    </w:p>
  </w:comment>
  <w:comment w:id="1009" w:author="Andreae, Emily A" w:date="2019-10-04T16:43:00Z" w:initials="AEA">
    <w:p w14:paraId="63CAD2A5" w14:textId="25E9CDB9" w:rsidR="008913DA" w:rsidRDefault="008913DA">
      <w:pPr>
        <w:pStyle w:val="CommentText"/>
      </w:pPr>
      <w:r>
        <w:rPr>
          <w:rStyle w:val="CommentReference"/>
        </w:rPr>
        <w:annotationRef/>
      </w:r>
      <w:r>
        <w:t>Please cite a review article here.</w:t>
      </w:r>
    </w:p>
  </w:comment>
  <w:comment w:id="1061" w:author="Andreae, Emily A" w:date="2019-10-04T16:53:00Z" w:initials="AEA">
    <w:p w14:paraId="19756C3A" w14:textId="2EAA2FF3" w:rsidR="007D7102" w:rsidRDefault="007D7102">
      <w:pPr>
        <w:pStyle w:val="CommentText"/>
      </w:pPr>
      <w:r>
        <w:rPr>
          <w:rStyle w:val="CommentReference"/>
        </w:rPr>
        <w:annotationRef/>
      </w:r>
      <w:r>
        <w:t>There’s no need to re-state these results here.</w:t>
      </w:r>
    </w:p>
  </w:comment>
  <w:comment w:id="1095" w:author="Andreae, Emily A" w:date="2019-10-04T17:01:00Z" w:initials="AEA">
    <w:p w14:paraId="3F2D015C" w14:textId="69EC3C05" w:rsidR="00B64B84" w:rsidRDefault="00B64B84">
      <w:pPr>
        <w:pStyle w:val="CommentText"/>
      </w:pPr>
      <w:r>
        <w:rPr>
          <w:rStyle w:val="CommentReference"/>
        </w:rPr>
        <w:annotationRef/>
      </w:r>
      <w:r>
        <w:t>There’s no need to restate these results here.</w:t>
      </w:r>
    </w:p>
  </w:comment>
  <w:comment w:id="1105" w:author="Andreae, Emily A" w:date="2019-10-04T17:03:00Z" w:initials="AEA">
    <w:p w14:paraId="34DA1F86" w14:textId="776DDA36" w:rsidR="00B64B84" w:rsidRDefault="00B64B84">
      <w:pPr>
        <w:pStyle w:val="CommentText"/>
      </w:pPr>
      <w:r>
        <w:rPr>
          <w:rStyle w:val="CommentReference"/>
        </w:rPr>
        <w:annotationRef/>
      </w:r>
      <w:r>
        <w:t>Unless this is a review article, please add additional references here.</w:t>
      </w:r>
    </w:p>
  </w:comment>
  <w:comment w:id="1134" w:author="Andreae, Emily A" w:date="2019-10-03T13:05:00Z" w:initials="AEA">
    <w:p w14:paraId="422619E5" w14:textId="56D41E0A" w:rsidR="009867FF" w:rsidRDefault="009867FF">
      <w:pPr>
        <w:pStyle w:val="CommentText"/>
      </w:pPr>
      <w:r>
        <w:rPr>
          <w:rStyle w:val="CommentReference"/>
        </w:rPr>
        <w:annotationRef/>
      </w:r>
      <w:r>
        <w:t>It looks like you’re using a citation management software program. If so, you’ll need to convert your references to AMA 10</w:t>
      </w:r>
      <w:r w:rsidRPr="00FE5305">
        <w:rPr>
          <w:vertAlign w:val="superscript"/>
        </w:rPr>
        <w:t>th</w:t>
      </w:r>
      <w:r>
        <w:t xml:space="preserve"> edition reference formatting.</w:t>
      </w:r>
    </w:p>
  </w:comment>
  <w:comment w:id="1135" w:author="Andreae, Emily A" w:date="2019-10-03T12:56:00Z" w:initials="AEA">
    <w:p w14:paraId="68B340C3" w14:textId="77777777" w:rsidR="009867FF" w:rsidRDefault="009867FF">
      <w:pPr>
        <w:pStyle w:val="CommentText"/>
      </w:pPr>
      <w:r>
        <w:rPr>
          <w:rStyle w:val="CommentReference"/>
        </w:rPr>
        <w:annotationRef/>
      </w:r>
      <w:r>
        <w:t>Figures need to be uploaded as separate files on the editorial submission website in TIFF, PPT, JPG, or EPS format at a resolution of 1,200 dpi. Artwork should be displayed as the actual size (or slightly larger) it will be for publication. Small images: at least 3.4 inches wide; Large images: at least 7 inches wide. Crop out as much surrounding white or black space surrounding the image as possible.</w:t>
      </w:r>
    </w:p>
    <w:p w14:paraId="095041EA" w14:textId="77777777" w:rsidR="009867FF" w:rsidRDefault="009867FF">
      <w:pPr>
        <w:pStyle w:val="CommentText"/>
      </w:pPr>
    </w:p>
    <w:p w14:paraId="4145A380" w14:textId="0C6B2CA2" w:rsidR="009867FF" w:rsidRDefault="009867FF">
      <w:pPr>
        <w:pStyle w:val="CommentText"/>
      </w:pPr>
      <w:r>
        <w:t>Note that there may be publication charges associated with print reproduction of color figures.</w:t>
      </w:r>
    </w:p>
  </w:comment>
  <w:comment w:id="1181" w:author="Andreae, Emily A" w:date="2019-10-04T17:14:00Z" w:initials="AEA">
    <w:p w14:paraId="584210A3" w14:textId="759BAA38" w:rsidR="00794CAA" w:rsidRDefault="00794CAA">
      <w:pPr>
        <w:pStyle w:val="CommentText"/>
      </w:pPr>
      <w:r>
        <w:rPr>
          <w:rStyle w:val="CommentReference"/>
        </w:rPr>
        <w:annotationRef/>
      </w:r>
      <w:r>
        <w:t>Capitalize sensitivity and specificity in your figures.</w:t>
      </w:r>
    </w:p>
  </w:comment>
  <w:comment w:id="1187" w:author="Andreae, Emily A" w:date="2019-10-04T17:15:00Z" w:initials="AEA">
    <w:p w14:paraId="00ACC261" w14:textId="528443A7" w:rsidR="00794CAA" w:rsidRDefault="00794CAA">
      <w:pPr>
        <w:pStyle w:val="CommentText"/>
      </w:pPr>
      <w:r>
        <w:rPr>
          <w:rStyle w:val="CommentReference"/>
        </w:rPr>
        <w:annotationRef/>
      </w:r>
      <w:r>
        <w:t>Unless this figure was generated from scratch, please cite your source and get reprint permissions from the publisher for these diagrams.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6D9DDC" w15:done="0"/>
  <w15:commentEx w15:paraId="3C8F36CC" w15:done="0"/>
  <w15:commentEx w15:paraId="0BAAC4DB" w15:done="0"/>
  <w15:commentEx w15:paraId="34E71042" w15:done="0"/>
  <w15:commentEx w15:paraId="3BB297CF" w15:done="0"/>
  <w15:commentEx w15:paraId="0A80919F" w15:done="0"/>
  <w15:commentEx w15:paraId="03EDB659" w15:done="0"/>
  <w15:commentEx w15:paraId="535D7951" w15:done="0"/>
  <w15:commentEx w15:paraId="2E453F3D" w15:done="0"/>
  <w15:commentEx w15:paraId="1BFFB4CB" w15:done="0"/>
  <w15:commentEx w15:paraId="754E661E" w15:done="0"/>
  <w15:commentEx w15:paraId="4CC868D9" w15:done="0"/>
  <w15:commentEx w15:paraId="5828291C" w15:done="0"/>
  <w15:commentEx w15:paraId="23F1C8F8" w15:done="0"/>
  <w15:commentEx w15:paraId="6B6FB08E" w15:done="0"/>
  <w15:commentEx w15:paraId="52D3A8C8" w15:done="0"/>
  <w15:commentEx w15:paraId="20D03B2C" w15:done="0"/>
  <w15:commentEx w15:paraId="58DD885A" w15:done="0"/>
  <w15:commentEx w15:paraId="3D9A97D7" w15:done="0"/>
  <w15:commentEx w15:paraId="50F5552D" w15:done="0"/>
  <w15:commentEx w15:paraId="22147C57" w15:done="0"/>
  <w15:commentEx w15:paraId="5615CBE3" w15:done="0"/>
  <w15:commentEx w15:paraId="0FC55690" w15:done="0"/>
  <w15:commentEx w15:paraId="01954315" w15:done="0"/>
  <w15:commentEx w15:paraId="0BC136EA" w15:done="0"/>
  <w15:commentEx w15:paraId="30360217" w15:done="0"/>
  <w15:commentEx w15:paraId="468C49D1" w15:done="0"/>
  <w15:commentEx w15:paraId="435514B3" w15:done="0"/>
  <w15:commentEx w15:paraId="62F9557C" w15:done="0"/>
  <w15:commentEx w15:paraId="4ECCEFCB" w15:done="0"/>
  <w15:commentEx w15:paraId="446CA4CF" w15:done="0"/>
  <w15:commentEx w15:paraId="44B3E1AD" w15:done="0"/>
  <w15:commentEx w15:paraId="02DC0838" w15:done="0"/>
  <w15:commentEx w15:paraId="7A15ADD5" w15:done="0"/>
  <w15:commentEx w15:paraId="63CAD2A5" w15:done="0"/>
  <w15:commentEx w15:paraId="19756C3A" w15:done="0"/>
  <w15:commentEx w15:paraId="3F2D015C" w15:done="0"/>
  <w15:commentEx w15:paraId="34DA1F86" w15:done="0"/>
  <w15:commentEx w15:paraId="422619E5" w15:done="0"/>
  <w15:commentEx w15:paraId="4145A380" w15:done="0"/>
  <w15:commentEx w15:paraId="584210A3" w15:done="0"/>
  <w15:commentEx w15:paraId="00ACC26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B5BC7E" w14:textId="77777777" w:rsidR="009867FF" w:rsidRDefault="009867FF" w:rsidP="00773B1D">
      <w:r>
        <w:separator/>
      </w:r>
    </w:p>
  </w:endnote>
  <w:endnote w:type="continuationSeparator" w:id="0">
    <w:p w14:paraId="579A6C63" w14:textId="77777777" w:rsidR="009867FF" w:rsidRDefault="009867FF"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6238964"/>
      <w:docPartObj>
        <w:docPartGallery w:val="Page Numbers (Bottom of Page)"/>
        <w:docPartUnique/>
      </w:docPartObj>
    </w:sdtPr>
    <w:sdtEndPr>
      <w:rPr>
        <w:noProof/>
      </w:rPr>
    </w:sdtEndPr>
    <w:sdtContent>
      <w:p w14:paraId="16F32DF1" w14:textId="1231F3B1" w:rsidR="009867FF" w:rsidRDefault="009867FF">
        <w:pPr>
          <w:pStyle w:val="Footer"/>
          <w:jc w:val="center"/>
        </w:pPr>
        <w:r>
          <w:fldChar w:fldCharType="begin"/>
        </w:r>
        <w:r>
          <w:instrText xml:space="preserve"> PAGE   \* MERGEFORMAT </w:instrText>
        </w:r>
        <w:r>
          <w:fldChar w:fldCharType="separate"/>
        </w:r>
        <w:r w:rsidR="00E67740">
          <w:rPr>
            <w:noProof/>
          </w:rPr>
          <w:t>21</w:t>
        </w:r>
        <w:r>
          <w:rPr>
            <w:noProof/>
          </w:rPr>
          <w:fldChar w:fldCharType="end"/>
        </w:r>
      </w:p>
    </w:sdtContent>
  </w:sdt>
  <w:p w14:paraId="50BE0973" w14:textId="77777777" w:rsidR="009867FF" w:rsidRDefault="00986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BE32A6" w14:textId="77777777" w:rsidR="009867FF" w:rsidRDefault="009867FF" w:rsidP="00773B1D">
      <w:r>
        <w:separator/>
      </w:r>
    </w:p>
  </w:footnote>
  <w:footnote w:type="continuationSeparator" w:id="0">
    <w:p w14:paraId="321B42B4" w14:textId="77777777" w:rsidR="009867FF" w:rsidRDefault="009867FF"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ae, Emily A">
    <w15:presenceInfo w15:providerId="AD" w15:userId="S-1-5-21-2000478354-1637723038-1606980848-1759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45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refev2i2v9r1epa545dvf6stszwdw00vdp&quot;&gt;MGD&lt;record-ids&gt;&lt;item&gt;191&lt;/item&gt;&lt;/record-ids&gt;&lt;/item&gt;&lt;/Libraries&gt;"/>
  </w:docVars>
  <w:rsids>
    <w:rsidRoot w:val="0089090A"/>
    <w:rsid w:val="00001032"/>
    <w:rsid w:val="00001BE7"/>
    <w:rsid w:val="000021EF"/>
    <w:rsid w:val="00003056"/>
    <w:rsid w:val="0000488A"/>
    <w:rsid w:val="00007767"/>
    <w:rsid w:val="00012712"/>
    <w:rsid w:val="00012799"/>
    <w:rsid w:val="00016CC3"/>
    <w:rsid w:val="00021897"/>
    <w:rsid w:val="000268C9"/>
    <w:rsid w:val="00040163"/>
    <w:rsid w:val="00040C21"/>
    <w:rsid w:val="00041AD3"/>
    <w:rsid w:val="000461F4"/>
    <w:rsid w:val="00050739"/>
    <w:rsid w:val="00054047"/>
    <w:rsid w:val="00055AEA"/>
    <w:rsid w:val="000576F5"/>
    <w:rsid w:val="00062B10"/>
    <w:rsid w:val="00062B8B"/>
    <w:rsid w:val="00062CDC"/>
    <w:rsid w:val="0006643C"/>
    <w:rsid w:val="00070DAA"/>
    <w:rsid w:val="000809F6"/>
    <w:rsid w:val="00080FA6"/>
    <w:rsid w:val="0008577E"/>
    <w:rsid w:val="00091ED7"/>
    <w:rsid w:val="000A230B"/>
    <w:rsid w:val="000B3FE0"/>
    <w:rsid w:val="000B4047"/>
    <w:rsid w:val="000B5D48"/>
    <w:rsid w:val="000C26FB"/>
    <w:rsid w:val="000D6504"/>
    <w:rsid w:val="000E1B22"/>
    <w:rsid w:val="000E497C"/>
    <w:rsid w:val="000E76D7"/>
    <w:rsid w:val="000F06EC"/>
    <w:rsid w:val="000F0C28"/>
    <w:rsid w:val="000F0C57"/>
    <w:rsid w:val="000F47BC"/>
    <w:rsid w:val="000F5031"/>
    <w:rsid w:val="000F7CBE"/>
    <w:rsid w:val="001005EA"/>
    <w:rsid w:val="00100FF9"/>
    <w:rsid w:val="001038B0"/>
    <w:rsid w:val="001050CE"/>
    <w:rsid w:val="00105BA5"/>
    <w:rsid w:val="001072E3"/>
    <w:rsid w:val="00107569"/>
    <w:rsid w:val="00120713"/>
    <w:rsid w:val="001218F4"/>
    <w:rsid w:val="00121E25"/>
    <w:rsid w:val="00126042"/>
    <w:rsid w:val="00131915"/>
    <w:rsid w:val="00131BA8"/>
    <w:rsid w:val="00131DAE"/>
    <w:rsid w:val="00147CB2"/>
    <w:rsid w:val="00147DC3"/>
    <w:rsid w:val="001515E7"/>
    <w:rsid w:val="00155494"/>
    <w:rsid w:val="0017309A"/>
    <w:rsid w:val="00175652"/>
    <w:rsid w:val="00176445"/>
    <w:rsid w:val="001773D3"/>
    <w:rsid w:val="0018002D"/>
    <w:rsid w:val="00180F99"/>
    <w:rsid w:val="001849AE"/>
    <w:rsid w:val="00184DF1"/>
    <w:rsid w:val="001A1B68"/>
    <w:rsid w:val="001A3091"/>
    <w:rsid w:val="001A5A65"/>
    <w:rsid w:val="001A6659"/>
    <w:rsid w:val="001A74F1"/>
    <w:rsid w:val="001C1E2E"/>
    <w:rsid w:val="001D0A11"/>
    <w:rsid w:val="001D1605"/>
    <w:rsid w:val="001E13AA"/>
    <w:rsid w:val="001E30E1"/>
    <w:rsid w:val="001E5A98"/>
    <w:rsid w:val="001F1606"/>
    <w:rsid w:val="001F17B7"/>
    <w:rsid w:val="001F3908"/>
    <w:rsid w:val="00200FEE"/>
    <w:rsid w:val="0020464D"/>
    <w:rsid w:val="00204C26"/>
    <w:rsid w:val="0021046C"/>
    <w:rsid w:val="00212325"/>
    <w:rsid w:val="00212E92"/>
    <w:rsid w:val="00224416"/>
    <w:rsid w:val="00226E92"/>
    <w:rsid w:val="00233196"/>
    <w:rsid w:val="002344F4"/>
    <w:rsid w:val="00237846"/>
    <w:rsid w:val="00241815"/>
    <w:rsid w:val="00242187"/>
    <w:rsid w:val="0024399B"/>
    <w:rsid w:val="00244B7F"/>
    <w:rsid w:val="002477EE"/>
    <w:rsid w:val="00250CF9"/>
    <w:rsid w:val="00255B2A"/>
    <w:rsid w:val="002647E8"/>
    <w:rsid w:val="002657C6"/>
    <w:rsid w:val="00266D0F"/>
    <w:rsid w:val="0027159C"/>
    <w:rsid w:val="00271D33"/>
    <w:rsid w:val="00275FF1"/>
    <w:rsid w:val="002767B5"/>
    <w:rsid w:val="0027718F"/>
    <w:rsid w:val="0027790C"/>
    <w:rsid w:val="00281350"/>
    <w:rsid w:val="00282DB1"/>
    <w:rsid w:val="002860D2"/>
    <w:rsid w:val="00290869"/>
    <w:rsid w:val="002959E5"/>
    <w:rsid w:val="002A519D"/>
    <w:rsid w:val="002B0EAD"/>
    <w:rsid w:val="002B1447"/>
    <w:rsid w:val="002B7C2E"/>
    <w:rsid w:val="002C04D3"/>
    <w:rsid w:val="002C0EC8"/>
    <w:rsid w:val="002C1801"/>
    <w:rsid w:val="002C1AFF"/>
    <w:rsid w:val="002C4FDF"/>
    <w:rsid w:val="002C5A7B"/>
    <w:rsid w:val="002D3B90"/>
    <w:rsid w:val="002D40B6"/>
    <w:rsid w:val="002D4994"/>
    <w:rsid w:val="002E482F"/>
    <w:rsid w:val="002E5382"/>
    <w:rsid w:val="002F06A9"/>
    <w:rsid w:val="002F26BA"/>
    <w:rsid w:val="002F4BEB"/>
    <w:rsid w:val="002F4C09"/>
    <w:rsid w:val="002F65E7"/>
    <w:rsid w:val="002F7076"/>
    <w:rsid w:val="00303FF8"/>
    <w:rsid w:val="0031084F"/>
    <w:rsid w:val="003114B1"/>
    <w:rsid w:val="0031237A"/>
    <w:rsid w:val="00312F56"/>
    <w:rsid w:val="003156D3"/>
    <w:rsid w:val="00315F7A"/>
    <w:rsid w:val="0032042B"/>
    <w:rsid w:val="00324E5E"/>
    <w:rsid w:val="00326140"/>
    <w:rsid w:val="00333B60"/>
    <w:rsid w:val="00335A9C"/>
    <w:rsid w:val="00342249"/>
    <w:rsid w:val="003423ED"/>
    <w:rsid w:val="00342667"/>
    <w:rsid w:val="00350BE4"/>
    <w:rsid w:val="003527E8"/>
    <w:rsid w:val="003535D0"/>
    <w:rsid w:val="00363DBE"/>
    <w:rsid w:val="0036554C"/>
    <w:rsid w:val="00366ADA"/>
    <w:rsid w:val="003707AC"/>
    <w:rsid w:val="003719FB"/>
    <w:rsid w:val="00375FAD"/>
    <w:rsid w:val="00376553"/>
    <w:rsid w:val="00382868"/>
    <w:rsid w:val="00383730"/>
    <w:rsid w:val="003841FD"/>
    <w:rsid w:val="00384397"/>
    <w:rsid w:val="00391AD7"/>
    <w:rsid w:val="003960DF"/>
    <w:rsid w:val="003B12DB"/>
    <w:rsid w:val="003B4DB1"/>
    <w:rsid w:val="003B50FB"/>
    <w:rsid w:val="003C5AC7"/>
    <w:rsid w:val="003C6100"/>
    <w:rsid w:val="003C635F"/>
    <w:rsid w:val="003D2439"/>
    <w:rsid w:val="003F2564"/>
    <w:rsid w:val="003F2A45"/>
    <w:rsid w:val="004005F6"/>
    <w:rsid w:val="004053CA"/>
    <w:rsid w:val="00406390"/>
    <w:rsid w:val="00412B10"/>
    <w:rsid w:val="00413B78"/>
    <w:rsid w:val="0041437C"/>
    <w:rsid w:val="0041625C"/>
    <w:rsid w:val="004179D1"/>
    <w:rsid w:val="00422153"/>
    <w:rsid w:val="00423D91"/>
    <w:rsid w:val="00424367"/>
    <w:rsid w:val="004245CD"/>
    <w:rsid w:val="00426C2D"/>
    <w:rsid w:val="004270D3"/>
    <w:rsid w:val="00432A35"/>
    <w:rsid w:val="00432AB9"/>
    <w:rsid w:val="00433553"/>
    <w:rsid w:val="00433C17"/>
    <w:rsid w:val="0044021B"/>
    <w:rsid w:val="00440249"/>
    <w:rsid w:val="004404F9"/>
    <w:rsid w:val="00440BCB"/>
    <w:rsid w:val="004436CD"/>
    <w:rsid w:val="0044627E"/>
    <w:rsid w:val="004479B3"/>
    <w:rsid w:val="004564F5"/>
    <w:rsid w:val="0046236C"/>
    <w:rsid w:val="004623E9"/>
    <w:rsid w:val="00464CDD"/>
    <w:rsid w:val="00475509"/>
    <w:rsid w:val="004770D7"/>
    <w:rsid w:val="004844A3"/>
    <w:rsid w:val="00493CD2"/>
    <w:rsid w:val="00497341"/>
    <w:rsid w:val="004A0799"/>
    <w:rsid w:val="004B211F"/>
    <w:rsid w:val="004B442C"/>
    <w:rsid w:val="004C0508"/>
    <w:rsid w:val="004C6F9B"/>
    <w:rsid w:val="004D1A1C"/>
    <w:rsid w:val="004D453C"/>
    <w:rsid w:val="004D4A78"/>
    <w:rsid w:val="004E2CBD"/>
    <w:rsid w:val="004E2FDE"/>
    <w:rsid w:val="004E6ACD"/>
    <w:rsid w:val="004F2163"/>
    <w:rsid w:val="004F44FD"/>
    <w:rsid w:val="00502C60"/>
    <w:rsid w:val="00503288"/>
    <w:rsid w:val="005036BF"/>
    <w:rsid w:val="005127C1"/>
    <w:rsid w:val="00513880"/>
    <w:rsid w:val="005219E2"/>
    <w:rsid w:val="0052352F"/>
    <w:rsid w:val="00526D0E"/>
    <w:rsid w:val="00527313"/>
    <w:rsid w:val="0053281F"/>
    <w:rsid w:val="00550A47"/>
    <w:rsid w:val="005544C8"/>
    <w:rsid w:val="00557F40"/>
    <w:rsid w:val="00565874"/>
    <w:rsid w:val="00567E10"/>
    <w:rsid w:val="00570D85"/>
    <w:rsid w:val="005711BF"/>
    <w:rsid w:val="00571CC8"/>
    <w:rsid w:val="00571F05"/>
    <w:rsid w:val="00572555"/>
    <w:rsid w:val="00572598"/>
    <w:rsid w:val="00576AAC"/>
    <w:rsid w:val="00581676"/>
    <w:rsid w:val="00581F7C"/>
    <w:rsid w:val="00582641"/>
    <w:rsid w:val="00582DE8"/>
    <w:rsid w:val="005850C6"/>
    <w:rsid w:val="005934F5"/>
    <w:rsid w:val="00597B8C"/>
    <w:rsid w:val="005A070B"/>
    <w:rsid w:val="005A0C44"/>
    <w:rsid w:val="005A596A"/>
    <w:rsid w:val="005A65CE"/>
    <w:rsid w:val="005B2613"/>
    <w:rsid w:val="005B48AA"/>
    <w:rsid w:val="005B5FE3"/>
    <w:rsid w:val="005B763E"/>
    <w:rsid w:val="005C0250"/>
    <w:rsid w:val="005C30C8"/>
    <w:rsid w:val="005C3AE2"/>
    <w:rsid w:val="005D2A3D"/>
    <w:rsid w:val="005D6D8A"/>
    <w:rsid w:val="005D70EF"/>
    <w:rsid w:val="005F0DC4"/>
    <w:rsid w:val="005F107B"/>
    <w:rsid w:val="005F357B"/>
    <w:rsid w:val="005F35D6"/>
    <w:rsid w:val="005F75B3"/>
    <w:rsid w:val="006010F8"/>
    <w:rsid w:val="0060420C"/>
    <w:rsid w:val="00611E8A"/>
    <w:rsid w:val="00615DF7"/>
    <w:rsid w:val="00622F7E"/>
    <w:rsid w:val="00624CB2"/>
    <w:rsid w:val="0062696D"/>
    <w:rsid w:val="006308B6"/>
    <w:rsid w:val="00632290"/>
    <w:rsid w:val="00637729"/>
    <w:rsid w:val="0064391A"/>
    <w:rsid w:val="00645704"/>
    <w:rsid w:val="006457BC"/>
    <w:rsid w:val="00663114"/>
    <w:rsid w:val="006645C4"/>
    <w:rsid w:val="00666E60"/>
    <w:rsid w:val="0067017C"/>
    <w:rsid w:val="00673EFA"/>
    <w:rsid w:val="0067462E"/>
    <w:rsid w:val="00674A98"/>
    <w:rsid w:val="00677B6D"/>
    <w:rsid w:val="0068186B"/>
    <w:rsid w:val="00684CD4"/>
    <w:rsid w:val="0068755A"/>
    <w:rsid w:val="00695731"/>
    <w:rsid w:val="006967FD"/>
    <w:rsid w:val="00697A73"/>
    <w:rsid w:val="006A1486"/>
    <w:rsid w:val="006A33B9"/>
    <w:rsid w:val="006A5425"/>
    <w:rsid w:val="006A78C8"/>
    <w:rsid w:val="006B0086"/>
    <w:rsid w:val="006B1ADE"/>
    <w:rsid w:val="006B49C6"/>
    <w:rsid w:val="006B5E1E"/>
    <w:rsid w:val="006C24A2"/>
    <w:rsid w:val="006D3959"/>
    <w:rsid w:val="006D48B3"/>
    <w:rsid w:val="006E06A3"/>
    <w:rsid w:val="006E33D3"/>
    <w:rsid w:val="006E3F42"/>
    <w:rsid w:val="006E601C"/>
    <w:rsid w:val="006E7D8A"/>
    <w:rsid w:val="006F2C66"/>
    <w:rsid w:val="006F7D5A"/>
    <w:rsid w:val="007029C8"/>
    <w:rsid w:val="00705AAF"/>
    <w:rsid w:val="007062AA"/>
    <w:rsid w:val="00706C0D"/>
    <w:rsid w:val="00710606"/>
    <w:rsid w:val="00710DE0"/>
    <w:rsid w:val="0071177E"/>
    <w:rsid w:val="00713390"/>
    <w:rsid w:val="007144CB"/>
    <w:rsid w:val="00716901"/>
    <w:rsid w:val="00717049"/>
    <w:rsid w:val="00717BAE"/>
    <w:rsid w:val="007212F5"/>
    <w:rsid w:val="00721322"/>
    <w:rsid w:val="00721705"/>
    <w:rsid w:val="00722210"/>
    <w:rsid w:val="00724D32"/>
    <w:rsid w:val="00725662"/>
    <w:rsid w:val="00726F8B"/>
    <w:rsid w:val="0072736B"/>
    <w:rsid w:val="007302D3"/>
    <w:rsid w:val="00731795"/>
    <w:rsid w:val="00731BB7"/>
    <w:rsid w:val="00743D48"/>
    <w:rsid w:val="00745EA7"/>
    <w:rsid w:val="0074703B"/>
    <w:rsid w:val="00747E71"/>
    <w:rsid w:val="007621A3"/>
    <w:rsid w:val="00762D0C"/>
    <w:rsid w:val="00763AEC"/>
    <w:rsid w:val="00764528"/>
    <w:rsid w:val="0077393D"/>
    <w:rsid w:val="00773B1D"/>
    <w:rsid w:val="0077526A"/>
    <w:rsid w:val="00775350"/>
    <w:rsid w:val="00777158"/>
    <w:rsid w:val="00785627"/>
    <w:rsid w:val="00786DC0"/>
    <w:rsid w:val="00794CAA"/>
    <w:rsid w:val="007A1D9A"/>
    <w:rsid w:val="007A702E"/>
    <w:rsid w:val="007B06AE"/>
    <w:rsid w:val="007B3196"/>
    <w:rsid w:val="007B7635"/>
    <w:rsid w:val="007C3E92"/>
    <w:rsid w:val="007C5952"/>
    <w:rsid w:val="007C59B1"/>
    <w:rsid w:val="007C7B9D"/>
    <w:rsid w:val="007D202F"/>
    <w:rsid w:val="007D4051"/>
    <w:rsid w:val="007D7102"/>
    <w:rsid w:val="007E7ADF"/>
    <w:rsid w:val="007F2477"/>
    <w:rsid w:val="007F5633"/>
    <w:rsid w:val="007F59E1"/>
    <w:rsid w:val="00801526"/>
    <w:rsid w:val="008104CB"/>
    <w:rsid w:val="0081325D"/>
    <w:rsid w:val="00816400"/>
    <w:rsid w:val="0081723F"/>
    <w:rsid w:val="00823739"/>
    <w:rsid w:val="0082668A"/>
    <w:rsid w:val="00830E1B"/>
    <w:rsid w:val="00832CE7"/>
    <w:rsid w:val="00835B76"/>
    <w:rsid w:val="00835F74"/>
    <w:rsid w:val="008378E1"/>
    <w:rsid w:val="00841104"/>
    <w:rsid w:val="00844A48"/>
    <w:rsid w:val="008452E3"/>
    <w:rsid w:val="008519EF"/>
    <w:rsid w:val="0086011E"/>
    <w:rsid w:val="008606F2"/>
    <w:rsid w:val="00864E73"/>
    <w:rsid w:val="008671F4"/>
    <w:rsid w:val="00870549"/>
    <w:rsid w:val="0087514B"/>
    <w:rsid w:val="008766D6"/>
    <w:rsid w:val="00882B33"/>
    <w:rsid w:val="00884525"/>
    <w:rsid w:val="0089090A"/>
    <w:rsid w:val="008913DA"/>
    <w:rsid w:val="008922B0"/>
    <w:rsid w:val="00893AAF"/>
    <w:rsid w:val="0089639C"/>
    <w:rsid w:val="008B2BCA"/>
    <w:rsid w:val="008B4D20"/>
    <w:rsid w:val="008B50E2"/>
    <w:rsid w:val="008B5B90"/>
    <w:rsid w:val="008C0195"/>
    <w:rsid w:val="008C51DA"/>
    <w:rsid w:val="008D066A"/>
    <w:rsid w:val="008D0731"/>
    <w:rsid w:val="008D1243"/>
    <w:rsid w:val="008D2263"/>
    <w:rsid w:val="008D4D6D"/>
    <w:rsid w:val="008E1390"/>
    <w:rsid w:val="008E4646"/>
    <w:rsid w:val="008F0C2C"/>
    <w:rsid w:val="008F2D79"/>
    <w:rsid w:val="008F4CA3"/>
    <w:rsid w:val="008F5FF7"/>
    <w:rsid w:val="009000F6"/>
    <w:rsid w:val="009036D6"/>
    <w:rsid w:val="00903BBA"/>
    <w:rsid w:val="00905268"/>
    <w:rsid w:val="00913E0C"/>
    <w:rsid w:val="00913E75"/>
    <w:rsid w:val="00922F21"/>
    <w:rsid w:val="009243C4"/>
    <w:rsid w:val="009248EF"/>
    <w:rsid w:val="0093550D"/>
    <w:rsid w:val="00936557"/>
    <w:rsid w:val="0094359C"/>
    <w:rsid w:val="009446D3"/>
    <w:rsid w:val="00953186"/>
    <w:rsid w:val="0095704A"/>
    <w:rsid w:val="00977AFF"/>
    <w:rsid w:val="00986464"/>
    <w:rsid w:val="009867FF"/>
    <w:rsid w:val="00991DA1"/>
    <w:rsid w:val="009A2E2D"/>
    <w:rsid w:val="009A3C7F"/>
    <w:rsid w:val="009A6457"/>
    <w:rsid w:val="009B777C"/>
    <w:rsid w:val="009C14B1"/>
    <w:rsid w:val="009C2AA9"/>
    <w:rsid w:val="009D08D9"/>
    <w:rsid w:val="009D78BC"/>
    <w:rsid w:val="009D7F36"/>
    <w:rsid w:val="009E09CE"/>
    <w:rsid w:val="009F042F"/>
    <w:rsid w:val="009F3D43"/>
    <w:rsid w:val="00A03CB4"/>
    <w:rsid w:val="00A04E47"/>
    <w:rsid w:val="00A135E4"/>
    <w:rsid w:val="00A20AED"/>
    <w:rsid w:val="00A236E8"/>
    <w:rsid w:val="00A257EF"/>
    <w:rsid w:val="00A26E8D"/>
    <w:rsid w:val="00A317E1"/>
    <w:rsid w:val="00A318D5"/>
    <w:rsid w:val="00A31A8A"/>
    <w:rsid w:val="00A344B2"/>
    <w:rsid w:val="00A372C9"/>
    <w:rsid w:val="00A41876"/>
    <w:rsid w:val="00A430E9"/>
    <w:rsid w:val="00A4460C"/>
    <w:rsid w:val="00A5045A"/>
    <w:rsid w:val="00A53321"/>
    <w:rsid w:val="00A53CDE"/>
    <w:rsid w:val="00A639CF"/>
    <w:rsid w:val="00A640F6"/>
    <w:rsid w:val="00A64496"/>
    <w:rsid w:val="00A67B7D"/>
    <w:rsid w:val="00A67DB6"/>
    <w:rsid w:val="00A72275"/>
    <w:rsid w:val="00A72503"/>
    <w:rsid w:val="00A73853"/>
    <w:rsid w:val="00A77D20"/>
    <w:rsid w:val="00A8098C"/>
    <w:rsid w:val="00A87621"/>
    <w:rsid w:val="00A96933"/>
    <w:rsid w:val="00AA040D"/>
    <w:rsid w:val="00AA0E29"/>
    <w:rsid w:val="00AA205C"/>
    <w:rsid w:val="00AA633E"/>
    <w:rsid w:val="00AA6FC0"/>
    <w:rsid w:val="00AA74C7"/>
    <w:rsid w:val="00AB0D6A"/>
    <w:rsid w:val="00AB0EA6"/>
    <w:rsid w:val="00AB6B6A"/>
    <w:rsid w:val="00AC056E"/>
    <w:rsid w:val="00AC1A19"/>
    <w:rsid w:val="00AE442F"/>
    <w:rsid w:val="00AE53F3"/>
    <w:rsid w:val="00AE7F64"/>
    <w:rsid w:val="00AF03F3"/>
    <w:rsid w:val="00AF0C9B"/>
    <w:rsid w:val="00AF5E91"/>
    <w:rsid w:val="00B02001"/>
    <w:rsid w:val="00B05BC1"/>
    <w:rsid w:val="00B11C83"/>
    <w:rsid w:val="00B13F75"/>
    <w:rsid w:val="00B16DC5"/>
    <w:rsid w:val="00B217E5"/>
    <w:rsid w:val="00B21D36"/>
    <w:rsid w:val="00B2304B"/>
    <w:rsid w:val="00B25E17"/>
    <w:rsid w:val="00B327E0"/>
    <w:rsid w:val="00B35CE6"/>
    <w:rsid w:val="00B36EA7"/>
    <w:rsid w:val="00B3722A"/>
    <w:rsid w:val="00B37DA4"/>
    <w:rsid w:val="00B40EB5"/>
    <w:rsid w:val="00B40EEC"/>
    <w:rsid w:val="00B473B9"/>
    <w:rsid w:val="00B4741D"/>
    <w:rsid w:val="00B55BF8"/>
    <w:rsid w:val="00B569EB"/>
    <w:rsid w:val="00B61E0A"/>
    <w:rsid w:val="00B62D48"/>
    <w:rsid w:val="00B64B46"/>
    <w:rsid w:val="00B64B84"/>
    <w:rsid w:val="00B668A3"/>
    <w:rsid w:val="00B7798C"/>
    <w:rsid w:val="00B80E58"/>
    <w:rsid w:val="00B85A4E"/>
    <w:rsid w:val="00BA0BDE"/>
    <w:rsid w:val="00BC06A1"/>
    <w:rsid w:val="00BC2476"/>
    <w:rsid w:val="00BC3A47"/>
    <w:rsid w:val="00BD0380"/>
    <w:rsid w:val="00BD1080"/>
    <w:rsid w:val="00BD1114"/>
    <w:rsid w:val="00BD5387"/>
    <w:rsid w:val="00BE34A2"/>
    <w:rsid w:val="00BE3D90"/>
    <w:rsid w:val="00BF1A9B"/>
    <w:rsid w:val="00BF3A0A"/>
    <w:rsid w:val="00BF3E08"/>
    <w:rsid w:val="00C025E6"/>
    <w:rsid w:val="00C1110B"/>
    <w:rsid w:val="00C11308"/>
    <w:rsid w:val="00C13A0B"/>
    <w:rsid w:val="00C1487C"/>
    <w:rsid w:val="00C212D1"/>
    <w:rsid w:val="00C21CA7"/>
    <w:rsid w:val="00C22925"/>
    <w:rsid w:val="00C24F48"/>
    <w:rsid w:val="00C33218"/>
    <w:rsid w:val="00C36596"/>
    <w:rsid w:val="00C4510D"/>
    <w:rsid w:val="00C45DD1"/>
    <w:rsid w:val="00C46DCD"/>
    <w:rsid w:val="00C531B9"/>
    <w:rsid w:val="00C62EE0"/>
    <w:rsid w:val="00C71B18"/>
    <w:rsid w:val="00C72EB1"/>
    <w:rsid w:val="00C72FE7"/>
    <w:rsid w:val="00C73F6C"/>
    <w:rsid w:val="00C87CF6"/>
    <w:rsid w:val="00C94C50"/>
    <w:rsid w:val="00CA474B"/>
    <w:rsid w:val="00CA4E95"/>
    <w:rsid w:val="00CA7039"/>
    <w:rsid w:val="00CB061B"/>
    <w:rsid w:val="00CB3AD5"/>
    <w:rsid w:val="00CC080D"/>
    <w:rsid w:val="00CC26C7"/>
    <w:rsid w:val="00CC3368"/>
    <w:rsid w:val="00CC3E4C"/>
    <w:rsid w:val="00CC4BF8"/>
    <w:rsid w:val="00CC6B95"/>
    <w:rsid w:val="00CD3741"/>
    <w:rsid w:val="00CE50B1"/>
    <w:rsid w:val="00CE5826"/>
    <w:rsid w:val="00CE69ED"/>
    <w:rsid w:val="00CF5087"/>
    <w:rsid w:val="00CF69A2"/>
    <w:rsid w:val="00CF709E"/>
    <w:rsid w:val="00D03363"/>
    <w:rsid w:val="00D05C67"/>
    <w:rsid w:val="00D05FDC"/>
    <w:rsid w:val="00D06038"/>
    <w:rsid w:val="00D060E9"/>
    <w:rsid w:val="00D06699"/>
    <w:rsid w:val="00D141FA"/>
    <w:rsid w:val="00D1667F"/>
    <w:rsid w:val="00D25AAF"/>
    <w:rsid w:val="00D4029F"/>
    <w:rsid w:val="00D45FDB"/>
    <w:rsid w:val="00D4616A"/>
    <w:rsid w:val="00D47BCB"/>
    <w:rsid w:val="00D5179C"/>
    <w:rsid w:val="00D5349C"/>
    <w:rsid w:val="00D602DC"/>
    <w:rsid w:val="00D64837"/>
    <w:rsid w:val="00D83EA7"/>
    <w:rsid w:val="00D932E1"/>
    <w:rsid w:val="00D97890"/>
    <w:rsid w:val="00D97D34"/>
    <w:rsid w:val="00DA3EBA"/>
    <w:rsid w:val="00DA5F37"/>
    <w:rsid w:val="00DA7073"/>
    <w:rsid w:val="00DB3EE0"/>
    <w:rsid w:val="00DB5DF6"/>
    <w:rsid w:val="00DD1CC8"/>
    <w:rsid w:val="00DD3117"/>
    <w:rsid w:val="00DD66BF"/>
    <w:rsid w:val="00DD6D90"/>
    <w:rsid w:val="00DE326B"/>
    <w:rsid w:val="00DE4627"/>
    <w:rsid w:val="00DE58C9"/>
    <w:rsid w:val="00DE618A"/>
    <w:rsid w:val="00E00493"/>
    <w:rsid w:val="00E040B1"/>
    <w:rsid w:val="00E07192"/>
    <w:rsid w:val="00E151AB"/>
    <w:rsid w:val="00E20B2B"/>
    <w:rsid w:val="00E21D97"/>
    <w:rsid w:val="00E22AC1"/>
    <w:rsid w:val="00E2315A"/>
    <w:rsid w:val="00E25E6F"/>
    <w:rsid w:val="00E31D38"/>
    <w:rsid w:val="00E3421D"/>
    <w:rsid w:val="00E35A67"/>
    <w:rsid w:val="00E47BE2"/>
    <w:rsid w:val="00E47C6A"/>
    <w:rsid w:val="00E536C8"/>
    <w:rsid w:val="00E60B2F"/>
    <w:rsid w:val="00E65DC3"/>
    <w:rsid w:val="00E67740"/>
    <w:rsid w:val="00E71F9C"/>
    <w:rsid w:val="00E822D5"/>
    <w:rsid w:val="00E841EC"/>
    <w:rsid w:val="00E851FD"/>
    <w:rsid w:val="00E86F97"/>
    <w:rsid w:val="00E87FD4"/>
    <w:rsid w:val="00E95E6C"/>
    <w:rsid w:val="00E965E9"/>
    <w:rsid w:val="00E96A82"/>
    <w:rsid w:val="00EA1EB1"/>
    <w:rsid w:val="00EA2DA1"/>
    <w:rsid w:val="00EA731A"/>
    <w:rsid w:val="00EB5FD2"/>
    <w:rsid w:val="00EC258A"/>
    <w:rsid w:val="00ED4191"/>
    <w:rsid w:val="00ED47E5"/>
    <w:rsid w:val="00EE2497"/>
    <w:rsid w:val="00EE306C"/>
    <w:rsid w:val="00EE467A"/>
    <w:rsid w:val="00EE57A7"/>
    <w:rsid w:val="00EE5923"/>
    <w:rsid w:val="00EF2CED"/>
    <w:rsid w:val="00EF56BA"/>
    <w:rsid w:val="00EF5CE9"/>
    <w:rsid w:val="00F00C2B"/>
    <w:rsid w:val="00F136CC"/>
    <w:rsid w:val="00F147F6"/>
    <w:rsid w:val="00F2054F"/>
    <w:rsid w:val="00F21B10"/>
    <w:rsid w:val="00F25014"/>
    <w:rsid w:val="00F30383"/>
    <w:rsid w:val="00F32309"/>
    <w:rsid w:val="00F329D8"/>
    <w:rsid w:val="00F3398E"/>
    <w:rsid w:val="00F36804"/>
    <w:rsid w:val="00F406D3"/>
    <w:rsid w:val="00F42959"/>
    <w:rsid w:val="00F44BF9"/>
    <w:rsid w:val="00F6173C"/>
    <w:rsid w:val="00F71CE9"/>
    <w:rsid w:val="00F76E83"/>
    <w:rsid w:val="00F80442"/>
    <w:rsid w:val="00F83089"/>
    <w:rsid w:val="00F86AD5"/>
    <w:rsid w:val="00F90355"/>
    <w:rsid w:val="00F91E76"/>
    <w:rsid w:val="00F92D2C"/>
    <w:rsid w:val="00F935A9"/>
    <w:rsid w:val="00FB06B5"/>
    <w:rsid w:val="00FB22E0"/>
    <w:rsid w:val="00FB583E"/>
    <w:rsid w:val="00FC650F"/>
    <w:rsid w:val="00FD351C"/>
    <w:rsid w:val="00FD3BEB"/>
    <w:rsid w:val="00FD41D4"/>
    <w:rsid w:val="00FD6D0A"/>
    <w:rsid w:val="00FE08F6"/>
    <w:rsid w:val="00FE1705"/>
    <w:rsid w:val="00FE5190"/>
    <w:rsid w:val="00FE5305"/>
    <w:rsid w:val="00FE5536"/>
    <w:rsid w:val="00FE5B09"/>
    <w:rsid w:val="00FE7F8B"/>
    <w:rsid w:val="00FF0561"/>
    <w:rsid w:val="00FF1EB7"/>
    <w:rsid w:val="00FF3BC0"/>
    <w:rsid w:val="00FF4588"/>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15A"/>
    <w:rPr>
      <w:rFonts w:ascii="SimSun" w:eastAsia="SimSun" w:hAnsi="SimSun" w:cs="SimSun"/>
      <w:kern w:val="0"/>
    </w:rPr>
  </w:style>
  <w:style w:type="paragraph" w:styleId="Heading1">
    <w:name w:val="heading 1"/>
    <w:basedOn w:val="Normal"/>
    <w:next w:val="Normal"/>
    <w:link w:val="Heading1Char"/>
    <w:uiPriority w:val="9"/>
    <w:qFormat/>
    <w:rsid w:val="00DD311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9090A"/>
    <w:rPr>
      <w:rFonts w:asciiTheme="majorHAnsi" w:eastAsiaTheme="majorEastAsia" w:hAnsiTheme="majorHAnsi" w:cstheme="majorBidi"/>
      <w:b/>
      <w:bCs/>
      <w:i/>
      <w:iCs/>
      <w:color w:val="4472C4" w:themeColor="accent1"/>
      <w:kern w:val="0"/>
      <w:lang w:eastAsia="en-US"/>
    </w:rPr>
  </w:style>
  <w:style w:type="paragraph" w:styleId="HTMLPreformatted">
    <w:name w:val="HTML Preformatted"/>
    <w:basedOn w:val="Normal"/>
    <w:link w:val="HTMLPreformattedChar"/>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9090A"/>
    <w:rPr>
      <w:rFonts w:ascii="SimSun" w:eastAsia="SimSun" w:hAnsi="SimSun" w:cs="SimSun"/>
      <w:kern w:val="0"/>
    </w:rPr>
  </w:style>
  <w:style w:type="character" w:styleId="Hyperlink">
    <w:name w:val="Hyperlink"/>
    <w:basedOn w:val="DefaultParagraphFont"/>
    <w:uiPriority w:val="99"/>
    <w:unhideWhenUsed/>
    <w:rsid w:val="0089090A"/>
    <w:rPr>
      <w:color w:val="0000FF"/>
      <w:u w:val="single"/>
    </w:rPr>
  </w:style>
  <w:style w:type="paragraph" w:styleId="BalloonText">
    <w:name w:val="Balloon Text"/>
    <w:basedOn w:val="Normal"/>
    <w:link w:val="BalloonTextChar"/>
    <w:uiPriority w:val="99"/>
    <w:semiHidden/>
    <w:unhideWhenUsed/>
    <w:rsid w:val="000021EF"/>
    <w:rPr>
      <w:sz w:val="18"/>
      <w:szCs w:val="18"/>
    </w:rPr>
  </w:style>
  <w:style w:type="character" w:customStyle="1" w:styleId="BalloonTextChar">
    <w:name w:val="Balloon Text Char"/>
    <w:basedOn w:val="DefaultParagraphFont"/>
    <w:link w:val="BalloonText"/>
    <w:uiPriority w:val="99"/>
    <w:semiHidden/>
    <w:rsid w:val="000021EF"/>
    <w:rPr>
      <w:rFonts w:ascii="SimSun" w:eastAsia="SimSun" w:hAnsi="SimSun" w:cs="SimSun"/>
      <w:kern w:val="0"/>
      <w:sz w:val="18"/>
      <w:szCs w:val="18"/>
    </w:rPr>
  </w:style>
  <w:style w:type="paragraph" w:styleId="Revision">
    <w:name w:val="Revision"/>
    <w:hidden/>
    <w:uiPriority w:val="99"/>
    <w:semiHidden/>
    <w:rsid w:val="00F3398E"/>
    <w:rPr>
      <w:rFonts w:ascii="SimSun" w:eastAsia="SimSun" w:hAnsi="SimSun" w:cs="SimSun"/>
      <w:kern w:val="0"/>
    </w:rPr>
  </w:style>
  <w:style w:type="character" w:styleId="Strong">
    <w:name w:val="Strong"/>
    <w:basedOn w:val="DefaultParagraphFont"/>
    <w:uiPriority w:val="22"/>
    <w:qFormat/>
    <w:rsid w:val="004270D3"/>
    <w:rPr>
      <w:b/>
      <w:bCs/>
    </w:rPr>
  </w:style>
  <w:style w:type="character" w:customStyle="1" w:styleId="apple-converted-space">
    <w:name w:val="apple-converted-space"/>
    <w:basedOn w:val="DefaultParagraphFont"/>
    <w:rsid w:val="004270D3"/>
  </w:style>
  <w:style w:type="character" w:styleId="CommentReference">
    <w:name w:val="annotation reference"/>
    <w:basedOn w:val="DefaultParagraphFont"/>
    <w:uiPriority w:val="99"/>
    <w:semiHidden/>
    <w:unhideWhenUsed/>
    <w:rsid w:val="00062B10"/>
    <w:rPr>
      <w:sz w:val="16"/>
      <w:szCs w:val="16"/>
    </w:rPr>
  </w:style>
  <w:style w:type="paragraph" w:styleId="CommentText">
    <w:name w:val="annotation text"/>
    <w:basedOn w:val="Normal"/>
    <w:link w:val="CommentTextChar"/>
    <w:uiPriority w:val="99"/>
    <w:unhideWhenUsed/>
    <w:rsid w:val="00062B10"/>
    <w:rPr>
      <w:sz w:val="20"/>
      <w:szCs w:val="20"/>
    </w:rPr>
  </w:style>
  <w:style w:type="character" w:customStyle="1" w:styleId="CommentTextChar">
    <w:name w:val="Comment Text Char"/>
    <w:basedOn w:val="DefaultParagraphFont"/>
    <w:link w:val="CommentText"/>
    <w:uiPriority w:val="99"/>
    <w:rsid w:val="00062B10"/>
    <w:rPr>
      <w:rFonts w:ascii="SimSun" w:eastAsia="SimSun" w:hAnsi="SimSun" w:cs="SimSun"/>
      <w:kern w:val="0"/>
      <w:sz w:val="20"/>
      <w:szCs w:val="20"/>
    </w:rPr>
  </w:style>
  <w:style w:type="paragraph" w:styleId="CommentSubject">
    <w:name w:val="annotation subject"/>
    <w:basedOn w:val="CommentText"/>
    <w:next w:val="CommentText"/>
    <w:link w:val="CommentSubjectChar"/>
    <w:uiPriority w:val="99"/>
    <w:semiHidden/>
    <w:unhideWhenUsed/>
    <w:rsid w:val="00062B10"/>
    <w:rPr>
      <w:b/>
      <w:bCs/>
    </w:rPr>
  </w:style>
  <w:style w:type="character" w:customStyle="1" w:styleId="CommentSubjectChar">
    <w:name w:val="Comment Subject Char"/>
    <w:basedOn w:val="CommentTextChar"/>
    <w:link w:val="CommentSubject"/>
    <w:uiPriority w:val="99"/>
    <w:semiHidden/>
    <w:rsid w:val="00062B10"/>
    <w:rPr>
      <w:rFonts w:ascii="SimSun" w:eastAsia="SimSun" w:hAnsi="SimSun" w:cs="SimSun"/>
      <w:b/>
      <w:bCs/>
      <w:kern w:val="0"/>
      <w:sz w:val="20"/>
      <w:szCs w:val="20"/>
    </w:rPr>
  </w:style>
  <w:style w:type="character" w:customStyle="1" w:styleId="Heading2Char">
    <w:name w:val="Heading 2 Char"/>
    <w:basedOn w:val="DefaultParagraphFont"/>
    <w:link w:val="Heading2"/>
    <w:uiPriority w:val="9"/>
    <w:rsid w:val="001A3091"/>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E65DC3"/>
    <w:pPr>
      <w:ind w:left="720"/>
      <w:contextualSpacing/>
    </w:pPr>
  </w:style>
  <w:style w:type="character" w:styleId="SubtleEmphasis">
    <w:name w:val="Subtle Emphasis"/>
    <w:basedOn w:val="DefaultParagraphFont"/>
    <w:uiPriority w:val="19"/>
    <w:qFormat/>
    <w:rsid w:val="007C59B1"/>
    <w:rPr>
      <w:i/>
      <w:iCs/>
      <w:color w:val="404040" w:themeColor="text1" w:themeTint="BF"/>
    </w:rPr>
  </w:style>
  <w:style w:type="paragraph" w:customStyle="1" w:styleId="EndNoteBibliographyTitle">
    <w:name w:val="EndNote Bibliography Title"/>
    <w:basedOn w:val="Normal"/>
    <w:link w:val="EndNoteBibliographyTitle0"/>
    <w:rsid w:val="005B48AA"/>
    <w:pPr>
      <w:jc w:val="center"/>
    </w:pPr>
    <w:rPr>
      <w:noProof/>
    </w:rPr>
  </w:style>
  <w:style w:type="character" w:customStyle="1" w:styleId="EndNoteBibliographyTitle0">
    <w:name w:val="EndNote Bibliography Title 字符"/>
    <w:basedOn w:val="DefaultParagraphFont"/>
    <w:link w:val="EndNoteBibliographyTitle"/>
    <w:rsid w:val="005B48AA"/>
    <w:rPr>
      <w:rFonts w:ascii="SimSun" w:eastAsia="SimSun" w:hAnsi="SimSun" w:cs="SimSun"/>
      <w:noProof/>
      <w:kern w:val="0"/>
    </w:rPr>
  </w:style>
  <w:style w:type="paragraph" w:customStyle="1" w:styleId="EndNoteBibliography">
    <w:name w:val="EndNote Bibliography"/>
    <w:basedOn w:val="Normal"/>
    <w:link w:val="EndNoteBibliography0"/>
    <w:rsid w:val="005B48AA"/>
    <w:rPr>
      <w:noProof/>
    </w:rPr>
  </w:style>
  <w:style w:type="character" w:customStyle="1" w:styleId="EndNoteBibliography0">
    <w:name w:val="EndNote Bibliography 字符"/>
    <w:basedOn w:val="DefaultParagraphFont"/>
    <w:link w:val="EndNoteBibliography"/>
    <w:rsid w:val="005B48AA"/>
    <w:rPr>
      <w:rFonts w:ascii="SimSun" w:eastAsia="SimSun" w:hAnsi="SimSun" w:cs="SimSun"/>
      <w:noProof/>
      <w:kern w:val="0"/>
    </w:rPr>
  </w:style>
  <w:style w:type="character" w:customStyle="1" w:styleId="Heading1Char">
    <w:name w:val="Heading 1 Char"/>
    <w:basedOn w:val="DefaultParagraphFont"/>
    <w:link w:val="Heading1"/>
    <w:uiPriority w:val="9"/>
    <w:rsid w:val="00DD3117"/>
    <w:rPr>
      <w:rFonts w:ascii="SimSun" w:eastAsia="SimSun" w:hAnsi="SimSun" w:cs="SimSun"/>
      <w:b/>
      <w:bCs/>
      <w:kern w:val="44"/>
      <w:sz w:val="44"/>
      <w:szCs w:val="44"/>
    </w:rPr>
  </w:style>
  <w:style w:type="character" w:styleId="Emphasis">
    <w:name w:val="Emphasis"/>
    <w:basedOn w:val="DefaultParagraphFont"/>
    <w:uiPriority w:val="20"/>
    <w:qFormat/>
    <w:rsid w:val="00105BA5"/>
    <w:rPr>
      <w:i/>
      <w:iCs/>
    </w:rPr>
  </w:style>
  <w:style w:type="paragraph" w:styleId="Header">
    <w:name w:val="header"/>
    <w:basedOn w:val="Normal"/>
    <w:link w:val="HeaderChar"/>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3B1D"/>
    <w:rPr>
      <w:rFonts w:ascii="SimSun" w:eastAsia="SimSun" w:hAnsi="SimSun" w:cs="SimSun"/>
      <w:kern w:val="0"/>
      <w:sz w:val="18"/>
      <w:szCs w:val="18"/>
    </w:rPr>
  </w:style>
  <w:style w:type="paragraph" w:styleId="Footer">
    <w:name w:val="footer"/>
    <w:basedOn w:val="Normal"/>
    <w:link w:val="FooterChar"/>
    <w:uiPriority w:val="99"/>
    <w:unhideWhenUsed/>
    <w:rsid w:val="00773B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3B1D"/>
    <w:rPr>
      <w:rFonts w:ascii="SimSun" w:eastAsia="SimSun" w:hAnsi="SimSun" w:cs="SimSun"/>
      <w:kern w:val="0"/>
      <w:sz w:val="18"/>
      <w:szCs w:val="18"/>
    </w:rPr>
  </w:style>
  <w:style w:type="character" w:customStyle="1" w:styleId="rcptname2">
    <w:name w:val="rcptname2"/>
    <w:basedOn w:val="DefaultParagraphFont"/>
    <w:rsid w:val="005036BF"/>
  </w:style>
  <w:style w:type="character" w:styleId="LineNumber">
    <w:name w:val="line number"/>
    <w:basedOn w:val="DefaultParagraphFont"/>
    <w:uiPriority w:val="99"/>
    <w:semiHidden/>
    <w:unhideWhenUsed/>
    <w:rsid w:val="00697A73"/>
  </w:style>
  <w:style w:type="paragraph" w:styleId="NormalWeb">
    <w:name w:val="Normal (Web)"/>
    <w:basedOn w:val="Normal"/>
    <w:uiPriority w:val="99"/>
    <w:semiHidden/>
    <w:unhideWhenUsed/>
    <w:rsid w:val="002B7C2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057850">
      <w:bodyDiv w:val="1"/>
      <w:marLeft w:val="0"/>
      <w:marRight w:val="0"/>
      <w:marTop w:val="0"/>
      <w:marBottom w:val="0"/>
      <w:divBdr>
        <w:top w:val="none" w:sz="0" w:space="0" w:color="auto"/>
        <w:left w:val="none" w:sz="0" w:space="0" w:color="auto"/>
        <w:bottom w:val="none" w:sz="0" w:space="0" w:color="auto"/>
        <w:right w:val="none" w:sz="0" w:space="0" w:color="auto"/>
      </w:divBdr>
    </w:div>
    <w:div w:id="1006135247">
      <w:bodyDiv w:val="1"/>
      <w:marLeft w:val="0"/>
      <w:marRight w:val="0"/>
      <w:marTop w:val="0"/>
      <w:marBottom w:val="0"/>
      <w:divBdr>
        <w:top w:val="none" w:sz="0" w:space="0" w:color="auto"/>
        <w:left w:val="none" w:sz="0" w:space="0" w:color="auto"/>
        <w:bottom w:val="none" w:sz="0" w:space="0" w:color="auto"/>
        <w:right w:val="none" w:sz="0" w:space="0" w:color="auto"/>
      </w:divBdr>
    </w:div>
    <w:div w:id="1244147786">
      <w:bodyDiv w:val="1"/>
      <w:marLeft w:val="0"/>
      <w:marRight w:val="0"/>
      <w:marTop w:val="0"/>
      <w:marBottom w:val="0"/>
      <w:divBdr>
        <w:top w:val="none" w:sz="0" w:space="0" w:color="auto"/>
        <w:left w:val="none" w:sz="0" w:space="0" w:color="auto"/>
        <w:bottom w:val="none" w:sz="0" w:space="0" w:color="auto"/>
        <w:right w:val="none" w:sz="0" w:space="0" w:color="auto"/>
      </w:divBdr>
    </w:div>
    <w:div w:id="1362978407">
      <w:bodyDiv w:val="1"/>
      <w:marLeft w:val="0"/>
      <w:marRight w:val="0"/>
      <w:marTop w:val="0"/>
      <w:marBottom w:val="0"/>
      <w:divBdr>
        <w:top w:val="none" w:sz="0" w:space="0" w:color="auto"/>
        <w:left w:val="none" w:sz="0" w:space="0" w:color="auto"/>
        <w:bottom w:val="none" w:sz="0" w:space="0" w:color="auto"/>
        <w:right w:val="none" w:sz="0" w:space="0" w:color="auto"/>
      </w:divBdr>
    </w:div>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avid.ncifcrf.gov"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Adenoma"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gulation_of_transcription_in_cancer"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dingshigang222@163.com"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C2EDA-2EB4-4D5C-A099-D2672AF4E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DF7C7737.dotm</Template>
  <TotalTime>340</TotalTime>
  <Pages>31</Pages>
  <Words>9949</Words>
  <Characters>56711</Characters>
  <Application>Microsoft Office Word</Application>
  <DocSecurity>0</DocSecurity>
  <Lines>472</Lines>
  <Paragraphs>133</Paragraphs>
  <ScaleCrop>false</ScaleCrop>
  <HeadingPairs>
    <vt:vector size="4" baseType="variant">
      <vt:variant>
        <vt:lpstr>Title</vt:lpstr>
      </vt:variant>
      <vt:variant>
        <vt:i4>1</vt:i4>
      </vt:variant>
      <vt:variant>
        <vt:lpstr>标题</vt:lpstr>
      </vt:variant>
      <vt:variant>
        <vt:i4>11</vt:i4>
      </vt:variant>
    </vt:vector>
  </HeadingPairs>
  <TitlesOfParts>
    <vt:vector size="12" baseType="lpstr">
      <vt:lpstr/>
      <vt:lpstr>    Abstract</vt:lpstr>
      <vt:lpstr>    Background</vt:lpstr>
      <vt:lpstr>    Results</vt:lpstr>
      <vt:lpstr>    Discussion</vt:lpstr>
      <vt:lpstr>    Methods</vt:lpstr>
      <vt:lpstr>    Abbreviation Table:</vt:lpstr>
      <vt:lpstr>    Data and Code Available</vt:lpstr>
      <vt:lpstr>    Author Contribution</vt:lpstr>
      <vt:lpstr>    Acknowledgement</vt:lpstr>
      <vt:lpstr>    Reference</vt:lpstr>
      <vt:lpstr>    Figure and legends: </vt:lpstr>
    </vt:vector>
  </TitlesOfParts>
  <Company/>
  <LinksUpToDate>false</LinksUpToDate>
  <CharactersWithSpaces>66527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Guo, Shicheng</cp:lastModifiedBy>
  <cp:revision>10</cp:revision>
  <dcterms:created xsi:type="dcterms:W3CDTF">2019-10-03T18:04:00Z</dcterms:created>
  <dcterms:modified xsi:type="dcterms:W3CDTF">2019-10-05T04:26:00Z</dcterms:modified>
</cp:coreProperties>
</file>