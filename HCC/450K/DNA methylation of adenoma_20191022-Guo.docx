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9A96CB" w14:textId="7207097B" w:rsidR="00F32309" w:rsidRPr="00AA74C7" w:rsidRDefault="00041AD3" w:rsidP="00141923">
      <w:pPr>
        <w:jc w:val="center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G</w:t>
      </w:r>
      <w:r w:rsidR="00F32309" w:rsidRPr="00AA74C7">
        <w:rPr>
          <w:rFonts w:ascii="Arial" w:hAnsi="Arial" w:cs="Arial"/>
          <w:b/>
          <w:sz w:val="22"/>
          <w:szCs w:val="22"/>
        </w:rPr>
        <w:t>enome-</w:t>
      </w:r>
      <w:r w:rsidR="00366ADA">
        <w:rPr>
          <w:rFonts w:ascii="Arial" w:hAnsi="Arial" w:cs="Arial"/>
          <w:b/>
          <w:sz w:val="22"/>
          <w:szCs w:val="22"/>
        </w:rPr>
        <w:t>W</w:t>
      </w:r>
      <w:r w:rsidR="00F32309" w:rsidRPr="00AA74C7">
        <w:rPr>
          <w:rFonts w:ascii="Arial" w:hAnsi="Arial" w:cs="Arial"/>
          <w:b/>
          <w:sz w:val="22"/>
          <w:szCs w:val="22"/>
        </w:rPr>
        <w:t>i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de 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DNA </w:t>
      </w:r>
      <w:r w:rsidR="00366ADA">
        <w:rPr>
          <w:rFonts w:ascii="Arial" w:hAnsi="Arial" w:cs="Arial"/>
          <w:b/>
          <w:sz w:val="22"/>
          <w:szCs w:val="22"/>
        </w:rPr>
        <w:t>M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ethylation </w:t>
      </w:r>
      <w:r w:rsidR="00366ADA">
        <w:rPr>
          <w:rFonts w:ascii="Arial" w:hAnsi="Arial" w:cs="Arial"/>
          <w:b/>
          <w:sz w:val="22"/>
          <w:szCs w:val="22"/>
        </w:rPr>
        <w:t>P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rofiles 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of </w:t>
      </w:r>
      <w:r w:rsidR="00366ADA">
        <w:rPr>
          <w:rFonts w:ascii="Arial" w:hAnsi="Arial" w:cs="Arial"/>
          <w:b/>
          <w:sz w:val="22"/>
          <w:szCs w:val="22"/>
        </w:rPr>
        <w:t>L</w:t>
      </w:r>
      <w:r w:rsidR="008B50E2" w:rsidRPr="00AA74C7">
        <w:rPr>
          <w:rFonts w:ascii="Arial" w:hAnsi="Arial" w:cs="Arial"/>
          <w:b/>
          <w:sz w:val="22"/>
          <w:szCs w:val="22"/>
        </w:rPr>
        <w:t>ow</w:t>
      </w:r>
      <w:r w:rsidR="00003056" w:rsidRPr="00AA74C7">
        <w:rPr>
          <w:rFonts w:ascii="Arial" w:hAnsi="Arial" w:cs="Arial"/>
          <w:b/>
          <w:sz w:val="22"/>
          <w:szCs w:val="22"/>
        </w:rPr>
        <w:t>-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 and </w:t>
      </w:r>
      <w:r w:rsidR="00366ADA">
        <w:rPr>
          <w:rFonts w:ascii="Arial" w:hAnsi="Arial" w:cs="Arial"/>
          <w:b/>
          <w:sz w:val="22"/>
          <w:szCs w:val="22"/>
        </w:rPr>
        <w:t>H</w:t>
      </w:r>
      <w:r w:rsidR="008B50E2" w:rsidRPr="00AA74C7">
        <w:rPr>
          <w:rFonts w:ascii="Arial" w:hAnsi="Arial" w:cs="Arial"/>
          <w:b/>
          <w:sz w:val="22"/>
          <w:szCs w:val="22"/>
        </w:rPr>
        <w:t>igh</w:t>
      </w:r>
      <w:r w:rsidR="00003056" w:rsidRPr="00AA74C7">
        <w:rPr>
          <w:rFonts w:ascii="Arial" w:hAnsi="Arial" w:cs="Arial"/>
          <w:b/>
          <w:sz w:val="22"/>
          <w:szCs w:val="22"/>
        </w:rPr>
        <w:t>-</w:t>
      </w:r>
      <w:r w:rsidR="00366ADA">
        <w:rPr>
          <w:rFonts w:ascii="Arial" w:hAnsi="Arial" w:cs="Arial"/>
          <w:b/>
          <w:sz w:val="22"/>
          <w:szCs w:val="22"/>
        </w:rPr>
        <w:t>G</w:t>
      </w:r>
      <w:r w:rsidR="00E86F97" w:rsidRPr="00AA74C7">
        <w:rPr>
          <w:rFonts w:ascii="Arial" w:hAnsi="Arial" w:cs="Arial"/>
          <w:b/>
          <w:sz w:val="22"/>
          <w:szCs w:val="22"/>
        </w:rPr>
        <w:t>rade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 </w:t>
      </w:r>
      <w:r w:rsidR="00366ADA">
        <w:rPr>
          <w:rFonts w:ascii="Arial" w:hAnsi="Arial" w:cs="Arial"/>
          <w:b/>
          <w:sz w:val="22"/>
          <w:szCs w:val="22"/>
        </w:rPr>
        <w:t>A</w:t>
      </w:r>
      <w:r w:rsidR="008766D6" w:rsidRPr="00AA74C7">
        <w:rPr>
          <w:rFonts w:ascii="Arial" w:hAnsi="Arial" w:cs="Arial"/>
          <w:b/>
          <w:sz w:val="22"/>
          <w:szCs w:val="22"/>
        </w:rPr>
        <w:t>denoma</w:t>
      </w:r>
      <w:r w:rsidRPr="00AA74C7">
        <w:rPr>
          <w:rFonts w:ascii="Arial" w:hAnsi="Arial" w:cs="Arial"/>
          <w:b/>
          <w:sz w:val="22"/>
          <w:szCs w:val="22"/>
        </w:rPr>
        <w:t xml:space="preserve"> </w:t>
      </w:r>
      <w:r w:rsidR="00366ADA">
        <w:rPr>
          <w:rFonts w:ascii="Arial" w:hAnsi="Arial" w:cs="Arial"/>
          <w:b/>
          <w:sz w:val="22"/>
          <w:szCs w:val="22"/>
        </w:rPr>
        <w:t>R</w:t>
      </w:r>
      <w:r w:rsidR="00F32309" w:rsidRPr="00AA74C7">
        <w:rPr>
          <w:rFonts w:ascii="Arial" w:hAnsi="Arial" w:cs="Arial"/>
          <w:b/>
          <w:sz w:val="22"/>
          <w:szCs w:val="22"/>
        </w:rPr>
        <w:t xml:space="preserve">eveals </w:t>
      </w:r>
      <w:r w:rsidR="00366ADA">
        <w:rPr>
          <w:rFonts w:ascii="Arial" w:hAnsi="Arial" w:cs="Arial"/>
          <w:b/>
          <w:sz w:val="22"/>
          <w:szCs w:val="22"/>
        </w:rPr>
        <w:t>P</w:t>
      </w:r>
      <w:r w:rsidR="00F32309" w:rsidRPr="00AA74C7">
        <w:rPr>
          <w:rFonts w:ascii="Arial" w:hAnsi="Arial" w:cs="Arial"/>
          <w:b/>
          <w:sz w:val="22"/>
          <w:szCs w:val="22"/>
        </w:rPr>
        <w:t xml:space="preserve">otential </w:t>
      </w:r>
      <w:r w:rsidR="00366ADA">
        <w:rPr>
          <w:rFonts w:ascii="Arial" w:hAnsi="Arial" w:cs="Arial"/>
          <w:b/>
          <w:sz w:val="22"/>
          <w:szCs w:val="22"/>
        </w:rPr>
        <w:t>B</w:t>
      </w:r>
      <w:r w:rsidR="00366ADA" w:rsidRPr="00AA74C7">
        <w:rPr>
          <w:rFonts w:ascii="Arial" w:hAnsi="Arial" w:cs="Arial"/>
          <w:b/>
          <w:sz w:val="22"/>
          <w:szCs w:val="22"/>
        </w:rPr>
        <w:t xml:space="preserve">iomarkers for </w:t>
      </w:r>
      <w:r w:rsidR="00366ADA">
        <w:rPr>
          <w:rFonts w:ascii="Arial" w:hAnsi="Arial" w:cs="Arial"/>
          <w:b/>
          <w:sz w:val="22"/>
          <w:szCs w:val="22"/>
        </w:rPr>
        <w:t>E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arly </w:t>
      </w:r>
      <w:r w:rsidR="00366ADA">
        <w:rPr>
          <w:rFonts w:ascii="Arial" w:hAnsi="Arial" w:cs="Arial"/>
          <w:b/>
          <w:sz w:val="22"/>
          <w:szCs w:val="22"/>
        </w:rPr>
        <w:t>D</w:t>
      </w:r>
      <w:r w:rsidR="008766D6" w:rsidRPr="00AA74C7">
        <w:rPr>
          <w:rFonts w:ascii="Arial" w:hAnsi="Arial" w:cs="Arial"/>
          <w:b/>
          <w:sz w:val="22"/>
          <w:szCs w:val="22"/>
        </w:rPr>
        <w:t>iagnosis</w:t>
      </w:r>
      <w:r w:rsidR="00366ADA">
        <w:rPr>
          <w:rFonts w:ascii="Arial" w:hAnsi="Arial" w:cs="Arial"/>
          <w:b/>
          <w:sz w:val="22"/>
          <w:szCs w:val="22"/>
        </w:rPr>
        <w:t xml:space="preserve"> of</w:t>
      </w:r>
      <w:r w:rsidR="008766D6" w:rsidRPr="00AA74C7">
        <w:rPr>
          <w:rFonts w:ascii="Arial" w:hAnsi="Arial" w:cs="Arial"/>
          <w:b/>
          <w:sz w:val="22"/>
          <w:szCs w:val="22"/>
        </w:rPr>
        <w:t xml:space="preserve"> </w:t>
      </w:r>
      <w:r w:rsidR="00366ADA">
        <w:rPr>
          <w:rFonts w:ascii="Arial" w:hAnsi="Arial" w:cs="Arial"/>
          <w:b/>
          <w:sz w:val="22"/>
          <w:szCs w:val="22"/>
        </w:rPr>
        <w:t>C</w:t>
      </w:r>
      <w:r w:rsidR="008B50E2" w:rsidRPr="00AA74C7">
        <w:rPr>
          <w:rFonts w:ascii="Arial" w:hAnsi="Arial" w:cs="Arial"/>
          <w:b/>
          <w:sz w:val="22"/>
          <w:szCs w:val="22"/>
        </w:rPr>
        <w:t xml:space="preserve">olorectal </w:t>
      </w:r>
      <w:r w:rsidR="00366ADA">
        <w:rPr>
          <w:rFonts w:ascii="Arial" w:hAnsi="Arial" w:cs="Arial"/>
          <w:b/>
          <w:sz w:val="22"/>
          <w:szCs w:val="22"/>
        </w:rPr>
        <w:t>C</w:t>
      </w:r>
      <w:r w:rsidR="008B50E2" w:rsidRPr="00AA74C7">
        <w:rPr>
          <w:rFonts w:ascii="Arial" w:hAnsi="Arial" w:cs="Arial"/>
          <w:b/>
          <w:sz w:val="22"/>
          <w:szCs w:val="22"/>
        </w:rPr>
        <w:t>arcinoma</w:t>
      </w:r>
    </w:p>
    <w:p w14:paraId="6ACC111D" w14:textId="0D6B860C" w:rsidR="00DA5F37" w:rsidRPr="00AA74C7" w:rsidRDefault="00DA5F37" w:rsidP="00B80E58">
      <w:pPr>
        <w:jc w:val="both"/>
        <w:rPr>
          <w:rFonts w:ascii="Arial" w:hAnsi="Arial" w:cs="Arial"/>
          <w:sz w:val="22"/>
          <w:szCs w:val="22"/>
        </w:rPr>
      </w:pPr>
    </w:p>
    <w:p w14:paraId="325E373D" w14:textId="46B5ED44" w:rsidR="00DA5F37" w:rsidRPr="00AA74C7" w:rsidRDefault="00565874" w:rsidP="00B80E58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Jian Fan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 xml:space="preserve">1,4 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Pr="00AA74C7">
        <w:rPr>
          <w:rFonts w:ascii="Arial" w:hAnsi="Arial" w:cs="Arial"/>
          <w:sz w:val="22"/>
          <w:szCs w:val="22"/>
        </w:rPr>
        <w:t>, Jun Li</w:t>
      </w:r>
      <w:r w:rsidR="00B00DB6">
        <w:rPr>
          <w:rFonts w:ascii="Arial" w:hAnsi="Arial" w:cs="Arial"/>
          <w:sz w:val="22"/>
          <w:szCs w:val="22"/>
        </w:rPr>
        <w:t xml:space="preserve"> M.D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 xml:space="preserve">2 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6E33D3" w:rsidRPr="00AA74C7">
        <w:rPr>
          <w:rFonts w:ascii="Arial" w:hAnsi="Arial" w:cs="Arial"/>
          <w:sz w:val="22"/>
          <w:szCs w:val="22"/>
        </w:rPr>
        <w:t>Shicheng Guo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A318D5" w:rsidRPr="00AA74C7">
        <w:rPr>
          <w:rFonts w:ascii="Arial" w:hAnsi="Arial" w:cs="Arial"/>
          <w:sz w:val="22"/>
          <w:szCs w:val="22"/>
          <w:vertAlign w:val="superscript"/>
        </w:rPr>
        <w:t>3</w:t>
      </w:r>
      <w:r w:rsidR="00DF3651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="006E33D3" w:rsidRPr="00AA74C7">
        <w:rPr>
          <w:rFonts w:ascii="Arial" w:hAnsi="Arial" w:cs="Arial"/>
          <w:sz w:val="22"/>
          <w:szCs w:val="22"/>
          <w:vertAlign w:val="superscript"/>
        </w:rPr>
        <w:t>#</w:t>
      </w:r>
      <w:r w:rsidR="00003056" w:rsidRPr="00AA74C7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="00003056" w:rsidRPr="00AA74C7">
        <w:rPr>
          <w:rFonts w:ascii="Arial" w:hAnsi="Arial" w:cs="Arial"/>
          <w:sz w:val="22"/>
          <w:szCs w:val="22"/>
        </w:rPr>
        <w:t>,</w:t>
      </w:r>
      <w:proofErr w:type="spellStart"/>
      <w:r w:rsidR="00003056" w:rsidRPr="00AA74C7">
        <w:rPr>
          <w:rFonts w:ascii="Arial" w:hAnsi="Arial" w:cs="Arial"/>
          <w:sz w:val="22"/>
          <w:szCs w:val="22"/>
        </w:rPr>
        <w:t>C</w:t>
      </w:r>
      <w:r w:rsidRPr="00AA74C7">
        <w:rPr>
          <w:rFonts w:ascii="Arial" w:hAnsi="Arial" w:cs="Arial"/>
          <w:sz w:val="22"/>
          <w:szCs w:val="22"/>
        </w:rPr>
        <w:t>hengcheng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Tao</w:t>
      </w:r>
      <w:r w:rsidR="00B00DB6">
        <w:rPr>
          <w:rFonts w:ascii="Arial" w:hAnsi="Arial" w:cs="Arial"/>
          <w:sz w:val="22"/>
          <w:szCs w:val="22"/>
        </w:rPr>
        <w:t xml:space="preserve"> B.A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Pr="00AA74C7">
        <w:rPr>
          <w:rFonts w:ascii="Arial" w:hAnsi="Arial" w:cs="Arial"/>
          <w:sz w:val="22"/>
          <w:szCs w:val="22"/>
        </w:rPr>
        <w:t xml:space="preserve">, </w:t>
      </w:r>
      <w:proofErr w:type="spellStart"/>
      <w:r w:rsidR="00B25E17" w:rsidRPr="00AA74C7">
        <w:rPr>
          <w:rFonts w:ascii="Arial" w:hAnsi="Arial" w:cs="Arial"/>
          <w:sz w:val="22"/>
          <w:szCs w:val="22"/>
        </w:rPr>
        <w:t>Haikun</w:t>
      </w:r>
      <w:proofErr w:type="spellEnd"/>
      <w:r w:rsidR="00B25E17" w:rsidRPr="00AA74C7">
        <w:rPr>
          <w:rFonts w:ascii="Arial" w:hAnsi="Arial" w:cs="Arial"/>
          <w:sz w:val="22"/>
          <w:szCs w:val="22"/>
        </w:rPr>
        <w:t xml:space="preserve"> Zhang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B25E17" w:rsidRPr="00AA74C7">
        <w:rPr>
          <w:rFonts w:ascii="Arial" w:hAnsi="Arial" w:cs="Arial"/>
          <w:sz w:val="22"/>
          <w:szCs w:val="22"/>
          <w:vertAlign w:val="superscript"/>
        </w:rPr>
        <w:t>1,4</w:t>
      </w:r>
      <w:r w:rsidR="00B25E17" w:rsidRPr="00AA74C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AA74C7">
        <w:rPr>
          <w:rFonts w:ascii="Arial" w:hAnsi="Arial" w:cs="Arial"/>
          <w:sz w:val="22"/>
          <w:szCs w:val="22"/>
        </w:rPr>
        <w:t>Wenjing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Wang</w:t>
      </w:r>
      <w:r w:rsidR="00B00DB6">
        <w:rPr>
          <w:rFonts w:ascii="Arial" w:hAnsi="Arial" w:cs="Arial"/>
          <w:sz w:val="22"/>
          <w:szCs w:val="22"/>
        </w:rPr>
        <w:t xml:space="preserve"> M.D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Pr="00AA74C7">
        <w:rPr>
          <w:rFonts w:ascii="Arial" w:hAnsi="Arial" w:cs="Arial"/>
          <w:sz w:val="22"/>
          <w:szCs w:val="22"/>
        </w:rPr>
        <w:t>,</w:t>
      </w:r>
      <w:r w:rsidR="00597B8C" w:rsidRPr="00AA74C7">
        <w:rPr>
          <w:rFonts w:ascii="Arial" w:hAnsi="Arial" w:cs="Arial"/>
          <w:sz w:val="22"/>
          <w:szCs w:val="22"/>
        </w:rPr>
        <w:t xml:space="preserve"> Ying Zhang</w:t>
      </w:r>
      <w:r w:rsidR="00B00DB6">
        <w:rPr>
          <w:rFonts w:ascii="Arial" w:hAnsi="Arial" w:cs="Arial"/>
          <w:sz w:val="22"/>
          <w:szCs w:val="22"/>
        </w:rPr>
        <w:t xml:space="preserve"> B.A</w:t>
      </w:r>
      <w:r w:rsidR="00597B8C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016CC3">
        <w:rPr>
          <w:rFonts w:ascii="Arial" w:hAnsi="Arial" w:cs="Arial"/>
          <w:sz w:val="22"/>
          <w:szCs w:val="22"/>
        </w:rPr>
        <w:t xml:space="preserve">, </w:t>
      </w:r>
      <w:r w:rsidRPr="00AA74C7">
        <w:rPr>
          <w:rFonts w:ascii="Arial" w:hAnsi="Arial" w:cs="Arial"/>
          <w:sz w:val="22"/>
          <w:szCs w:val="22"/>
        </w:rPr>
        <w:t>Dake Zhang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597B8C" w:rsidRPr="00AA74C7">
        <w:rPr>
          <w:rFonts w:ascii="Arial" w:hAnsi="Arial" w:cs="Arial"/>
          <w:sz w:val="22"/>
          <w:szCs w:val="22"/>
        </w:rPr>
        <w:t>*</w:t>
      </w:r>
      <w:r w:rsidRPr="00AA74C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AA74C7">
        <w:rPr>
          <w:rFonts w:ascii="Arial" w:hAnsi="Arial" w:cs="Arial"/>
          <w:sz w:val="22"/>
          <w:szCs w:val="22"/>
        </w:rPr>
        <w:t>Shigang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Ding</w:t>
      </w:r>
      <w:r w:rsidR="00B00DB6">
        <w:rPr>
          <w:rFonts w:ascii="Arial" w:hAnsi="Arial" w:cs="Arial"/>
          <w:sz w:val="22"/>
          <w:szCs w:val="22"/>
        </w:rPr>
        <w:t xml:space="preserve"> </w:t>
      </w:r>
      <w:r w:rsidR="00583022">
        <w:rPr>
          <w:rFonts w:ascii="Arial" w:hAnsi="Arial" w:cs="Arial"/>
          <w:sz w:val="22"/>
          <w:szCs w:val="22"/>
        </w:rPr>
        <w:t>M</w:t>
      </w:r>
      <w:r w:rsidR="00B00DB6">
        <w:rPr>
          <w:rFonts w:ascii="Arial" w:hAnsi="Arial" w:cs="Arial"/>
          <w:sz w:val="22"/>
          <w:szCs w:val="22"/>
        </w:rPr>
        <w:t>.D</w:t>
      </w:r>
      <w:r w:rsidR="00A344B2"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="00823739" w:rsidRPr="00AA74C7">
        <w:rPr>
          <w:rFonts w:ascii="Arial" w:hAnsi="Arial" w:cs="Arial"/>
          <w:sz w:val="22"/>
          <w:szCs w:val="22"/>
          <w:vertAlign w:val="superscript"/>
        </w:rPr>
        <w:t>*</w:t>
      </w:r>
      <w:r w:rsidRPr="00AA74C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AA74C7">
        <w:rPr>
          <w:rFonts w:ascii="Arial" w:hAnsi="Arial" w:cs="Arial"/>
          <w:sz w:val="22"/>
          <w:szCs w:val="22"/>
        </w:rPr>
        <w:t>Changqing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Zeng</w:t>
      </w:r>
      <w:r w:rsidR="00B00DB6">
        <w:rPr>
          <w:rFonts w:ascii="Arial" w:hAnsi="Arial" w:cs="Arial"/>
          <w:sz w:val="22"/>
          <w:szCs w:val="22"/>
        </w:rPr>
        <w:t xml:space="preserve"> Ph.D</w:t>
      </w:r>
      <w:r w:rsidR="00A344B2"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5036BF" w:rsidRPr="00AA74C7">
        <w:rPr>
          <w:rFonts w:ascii="Arial" w:hAnsi="Arial" w:cs="Arial"/>
          <w:sz w:val="22"/>
          <w:szCs w:val="22"/>
          <w:vertAlign w:val="superscript"/>
        </w:rPr>
        <w:t>*</w:t>
      </w:r>
      <w:r w:rsidRPr="00AA74C7">
        <w:rPr>
          <w:rFonts w:ascii="Arial" w:hAnsi="Arial" w:cs="Arial"/>
          <w:sz w:val="22"/>
          <w:szCs w:val="22"/>
        </w:rPr>
        <w:t>.</w:t>
      </w:r>
    </w:p>
    <w:p w14:paraId="69144139" w14:textId="26F9DD12" w:rsidR="00027FAD" w:rsidRPr="00AA74C7" w:rsidRDefault="00027FAD" w:rsidP="00B80E58">
      <w:pPr>
        <w:jc w:val="both"/>
        <w:rPr>
          <w:rFonts w:ascii="Arial" w:hAnsi="Arial" w:cs="Arial"/>
          <w:sz w:val="22"/>
          <w:szCs w:val="22"/>
        </w:rPr>
      </w:pPr>
    </w:p>
    <w:p w14:paraId="37B23721" w14:textId="44B1D73D" w:rsidR="00565874" w:rsidRPr="00AA74C7" w:rsidRDefault="00571F05" w:rsidP="00B80E58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1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565874" w:rsidRPr="00AA74C7">
        <w:rPr>
          <w:rFonts w:ascii="Arial" w:hAnsi="Arial" w:cs="Arial"/>
          <w:sz w:val="22"/>
          <w:szCs w:val="22"/>
        </w:rPr>
        <w:t xml:space="preserve">Key Laboratory of Genomic and Precision Medicine, Beijing Institute of Genomics, Chinese Academy of Sciences, Beijing </w:t>
      </w:r>
      <w:r w:rsidR="00823739" w:rsidRPr="00AA74C7">
        <w:rPr>
          <w:rFonts w:ascii="Arial" w:hAnsi="Arial" w:cs="Arial"/>
          <w:sz w:val="22"/>
          <w:szCs w:val="22"/>
        </w:rPr>
        <w:t xml:space="preserve">100101, </w:t>
      </w:r>
      <w:r w:rsidR="00565874" w:rsidRPr="00AA74C7">
        <w:rPr>
          <w:rFonts w:ascii="Arial" w:hAnsi="Arial" w:cs="Arial"/>
          <w:sz w:val="22"/>
          <w:szCs w:val="22"/>
        </w:rPr>
        <w:t>China</w:t>
      </w:r>
    </w:p>
    <w:p w14:paraId="19E19588" w14:textId="3B0DF154" w:rsidR="00565874" w:rsidRDefault="00823739" w:rsidP="00B80E58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2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565874" w:rsidRPr="00AA74C7">
        <w:rPr>
          <w:rFonts w:ascii="Arial" w:hAnsi="Arial" w:cs="Arial"/>
          <w:sz w:val="22"/>
          <w:szCs w:val="22"/>
        </w:rPr>
        <w:t>Department of Gastroenterology, Peking University Third Hospital, Beijing</w:t>
      </w:r>
      <w:r w:rsidRPr="00AA74C7">
        <w:rPr>
          <w:rFonts w:ascii="Arial" w:hAnsi="Arial" w:cs="Arial"/>
          <w:sz w:val="22"/>
          <w:szCs w:val="22"/>
        </w:rPr>
        <w:t xml:space="preserve"> 100191</w:t>
      </w:r>
      <w:r w:rsidR="00565874" w:rsidRPr="00AA74C7">
        <w:rPr>
          <w:rFonts w:ascii="Arial" w:hAnsi="Arial" w:cs="Arial"/>
          <w:sz w:val="22"/>
          <w:szCs w:val="22"/>
        </w:rPr>
        <w:t>, China</w:t>
      </w:r>
    </w:p>
    <w:p w14:paraId="0EB1B3F5" w14:textId="223DB214" w:rsidR="0062526F" w:rsidRDefault="0062526F" w:rsidP="0062526F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vertAlign w:val="superscript"/>
        </w:rPr>
        <w:t>3</w:t>
      </w:r>
      <w:r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="00061D00" w:rsidRPr="009D13F1">
        <w:rPr>
          <w:rFonts w:ascii="Arial" w:hAnsi="Arial" w:cs="Arial"/>
          <w:sz w:val="22"/>
          <w:szCs w:val="22"/>
        </w:rPr>
        <w:t>Center for Precision Medicine Research, Marshfield Clinic Research Institute, Marshfield, WI 54449, USA</w:t>
      </w:r>
    </w:p>
    <w:p w14:paraId="7D33647E" w14:textId="4FD12648" w:rsidR="00823739" w:rsidRDefault="00823739" w:rsidP="00B80E58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  <w:vertAlign w:val="superscript"/>
        </w:rPr>
        <w:t>4</w:t>
      </w:r>
      <w:r w:rsidR="00D4616A" w:rsidRPr="00AA74C7">
        <w:rPr>
          <w:rFonts w:ascii="Arial" w:hAnsi="Arial" w:cs="Arial"/>
          <w:sz w:val="22"/>
          <w:szCs w:val="22"/>
          <w:vertAlign w:val="superscript"/>
        </w:rPr>
        <w:t>，</w:t>
      </w:r>
      <w:r w:rsidRPr="00AA74C7">
        <w:rPr>
          <w:rFonts w:ascii="Arial" w:hAnsi="Arial" w:cs="Arial"/>
          <w:sz w:val="22"/>
          <w:szCs w:val="22"/>
        </w:rPr>
        <w:t>University of Chinese Academy of Sciences, Beijing 100049, China</w:t>
      </w:r>
    </w:p>
    <w:p w14:paraId="32C1AC19" w14:textId="1581D7C3" w:rsidR="00823739" w:rsidRDefault="00823739" w:rsidP="00B80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63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# </w:t>
      </w:r>
      <w:proofErr w:type="gramStart"/>
      <w:r w:rsidRPr="00AA74C7">
        <w:rPr>
          <w:rFonts w:ascii="Arial" w:hAnsi="Arial" w:cs="Arial"/>
          <w:sz w:val="22"/>
          <w:szCs w:val="22"/>
        </w:rPr>
        <w:t>These</w:t>
      </w:r>
      <w:proofErr w:type="gramEnd"/>
      <w:r w:rsidRPr="00AA74C7">
        <w:rPr>
          <w:rFonts w:ascii="Arial" w:hAnsi="Arial" w:cs="Arial"/>
          <w:sz w:val="22"/>
          <w:szCs w:val="22"/>
        </w:rPr>
        <w:t xml:space="preserve"> authors contributed equally to this work; * Corresponding Author</w:t>
      </w:r>
    </w:p>
    <w:p w14:paraId="313F1C12" w14:textId="77777777" w:rsidR="002A47E5" w:rsidRDefault="002A47E5" w:rsidP="00B80E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0" w:before="163"/>
        <w:jc w:val="both"/>
        <w:rPr>
          <w:rFonts w:ascii="Arial" w:hAnsi="Arial" w:cs="Arial"/>
          <w:sz w:val="22"/>
          <w:szCs w:val="22"/>
        </w:rPr>
      </w:pPr>
      <w:bookmarkStart w:id="0" w:name="_GoBack"/>
      <w:bookmarkEnd w:id="0"/>
    </w:p>
    <w:p w14:paraId="58C00487" w14:textId="77777777" w:rsidR="00CF3D8B" w:rsidRDefault="00B80E58" w:rsidP="00B80E58">
      <w:pPr>
        <w:jc w:val="both"/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b/>
          <w:noProof/>
          <w:color w:val="auto"/>
          <w:sz w:val="22"/>
          <w:szCs w:val="22"/>
        </w:rPr>
        <w:t>Information for Corresponding Author:</w:t>
      </w:r>
      <w:r w:rsidRPr="00B80E58"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  <w:t xml:space="preserve"> </w:t>
      </w:r>
    </w:p>
    <w:p w14:paraId="02A45D2D" w14:textId="545C5AC5" w:rsidR="00CF3D8B" w:rsidRDefault="00CF3D8B" w:rsidP="00CF3D8B">
      <w:pPr>
        <w:jc w:val="both"/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  <w:t xml:space="preserve">Changqing Zeng, </w:t>
      </w:r>
      <w:r w:rsidRPr="00583022">
        <w:rPr>
          <w:rFonts w:ascii="Arial" w:hAnsi="Arial" w:cs="Arial"/>
          <w:sz w:val="22"/>
          <w:szCs w:val="22"/>
        </w:rPr>
        <w:t xml:space="preserve">Ph.D. Email: </w:t>
      </w:r>
      <w:hyperlink r:id="rId8" w:history="1">
        <w:r w:rsidR="0033186C" w:rsidRPr="00276B8A">
          <w:rPr>
            <w:rStyle w:val="Hyperlink"/>
            <w:rFonts w:ascii="Arial" w:hAnsi="Arial" w:cs="Arial"/>
            <w:sz w:val="22"/>
            <w:szCs w:val="22"/>
          </w:rPr>
          <w:t>czeng@big.ac.cn</w:t>
        </w:r>
      </w:hyperlink>
      <w:r w:rsidR="0033186C">
        <w:rPr>
          <w:rStyle w:val="Hyperlink"/>
          <w:rFonts w:ascii="Arial" w:hAnsi="Arial" w:cs="Arial"/>
          <w:sz w:val="22"/>
          <w:szCs w:val="22"/>
        </w:rPr>
        <w:t xml:space="preserve">; </w:t>
      </w:r>
    </w:p>
    <w:p w14:paraId="00DE8839" w14:textId="3FFA5BE6" w:rsidR="00D4616A" w:rsidRDefault="00D4616A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  <w:r w:rsidRPr="00B80E58"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  <w:t>Shigang Ding, M.D.</w:t>
      </w:r>
      <w:r w:rsidR="00B80E58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Email: </w:t>
      </w:r>
      <w:hyperlink r:id="rId9" w:history="1">
        <w:r w:rsidR="00B80E58" w:rsidRPr="00722326">
          <w:rPr>
            <w:rStyle w:val="Hyperlink"/>
            <w:rFonts w:ascii="Arial" w:hAnsi="Arial" w:cs="Arial"/>
            <w:sz w:val="22"/>
            <w:szCs w:val="22"/>
          </w:rPr>
          <w:t>dingshigang222@163.com</w:t>
        </w:r>
      </w:hyperlink>
    </w:p>
    <w:p w14:paraId="3AF7C5FC" w14:textId="0B449437" w:rsidR="00B80E58" w:rsidRPr="00CF3D8B" w:rsidRDefault="00CF3D8B" w:rsidP="00B80E58">
      <w:pPr>
        <w:jc w:val="both"/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</w:pPr>
      <w:r w:rsidRPr="00CF3D8B">
        <w:rPr>
          <w:rStyle w:val="Hyperlink"/>
          <w:rFonts w:ascii="Arial" w:hAnsi="Arial" w:cs="Arial" w:hint="eastAsia"/>
          <w:noProof/>
          <w:color w:val="auto"/>
          <w:sz w:val="22"/>
          <w:szCs w:val="22"/>
          <w:u w:val="none"/>
        </w:rPr>
        <w:t>D</w:t>
      </w:r>
      <w:r w:rsidRPr="00CF3D8B">
        <w:rPr>
          <w:rStyle w:val="Hyperlink"/>
          <w:rFonts w:ascii="Arial" w:hAnsi="Arial" w:cs="Arial"/>
          <w:noProof/>
          <w:color w:val="auto"/>
          <w:sz w:val="22"/>
          <w:szCs w:val="22"/>
          <w:u w:val="none"/>
        </w:rPr>
        <w:t xml:space="preserve">ake Zhang, Ph.D. Email: </w:t>
      </w:r>
      <w:hyperlink r:id="rId10" w:history="1">
        <w:r w:rsidRPr="00CF3D8B">
          <w:rPr>
            <w:rStyle w:val="Hyperlink"/>
            <w:rFonts w:ascii="Arial" w:hAnsi="Arial" w:cs="Arial"/>
            <w:sz w:val="22"/>
            <w:szCs w:val="22"/>
          </w:rPr>
          <w:t>dakezhang@gmail.com</w:t>
        </w:r>
      </w:hyperlink>
    </w:p>
    <w:p w14:paraId="3C314F1E" w14:textId="77777777" w:rsidR="00CF3D8B" w:rsidRDefault="00CF3D8B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</w:p>
    <w:p w14:paraId="4AF1BBB4" w14:textId="775CF112" w:rsidR="00B80E58" w:rsidRDefault="00B80E58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  <w:r w:rsidRPr="00B80E58">
        <w:rPr>
          <w:rStyle w:val="Hyperlink"/>
          <w:rFonts w:ascii="Arial" w:hAnsi="Arial" w:cs="Arial"/>
          <w:b/>
          <w:color w:val="auto"/>
          <w:sz w:val="22"/>
          <w:szCs w:val="22"/>
        </w:rPr>
        <w:t>Word Count</w:t>
      </w:r>
      <w:r>
        <w:rPr>
          <w:rStyle w:val="Hyperlink"/>
          <w:rFonts w:ascii="Arial" w:hAnsi="Arial" w:cs="Arial"/>
          <w:b/>
          <w:color w:val="auto"/>
          <w:sz w:val="22"/>
          <w:szCs w:val="22"/>
        </w:rPr>
        <w:t xml:space="preserve"> (text only)</w:t>
      </w:r>
      <w:r w:rsidRPr="00B80E58">
        <w:rPr>
          <w:rStyle w:val="Hyperlink"/>
          <w:rFonts w:ascii="Arial" w:hAnsi="Arial" w:cs="Arial"/>
          <w:b/>
          <w:color w:val="auto"/>
          <w:sz w:val="22"/>
          <w:szCs w:val="22"/>
        </w:rPr>
        <w:t>:</w:t>
      </w:r>
      <w:r w:rsidR="00583022">
        <w:rPr>
          <w:rStyle w:val="Hyperlink"/>
          <w:rFonts w:ascii="Arial" w:hAnsi="Arial" w:cs="Arial"/>
          <w:b/>
          <w:color w:val="auto"/>
          <w:sz w:val="22"/>
          <w:szCs w:val="22"/>
        </w:rPr>
        <w:t xml:space="preserve"> </w:t>
      </w:r>
      <w:r w:rsidR="00141923" w:rsidRPr="0033186C">
        <w:rPr>
          <w:rStyle w:val="Hyperlink"/>
          <w:rFonts w:ascii="Arial" w:hAnsi="Arial" w:cs="Arial"/>
          <w:b/>
          <w:color w:val="auto"/>
          <w:sz w:val="22"/>
          <w:szCs w:val="22"/>
        </w:rPr>
        <w:t>4739</w:t>
      </w:r>
    </w:p>
    <w:p w14:paraId="1279964F" w14:textId="0A8374B5" w:rsidR="00B80E58" w:rsidRDefault="00B80E58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1BB74A8A" w14:textId="31BF2145" w:rsidR="00B80E58" w:rsidRPr="00583022" w:rsidRDefault="009D78BC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  <w:r>
        <w:rPr>
          <w:rStyle w:val="Hyperlink"/>
          <w:rFonts w:ascii="Arial" w:hAnsi="Arial" w:cs="Arial"/>
          <w:b/>
          <w:color w:val="auto"/>
          <w:sz w:val="22"/>
          <w:szCs w:val="22"/>
        </w:rPr>
        <w:t>Guarantor of the Article</w:t>
      </w:r>
      <w:r w:rsidR="00B80E58">
        <w:rPr>
          <w:rStyle w:val="Hyperlink"/>
          <w:rFonts w:ascii="Arial" w:hAnsi="Arial" w:cs="Arial"/>
          <w:b/>
          <w:color w:val="auto"/>
          <w:sz w:val="22"/>
          <w:szCs w:val="22"/>
        </w:rPr>
        <w:t>:</w:t>
      </w:r>
      <w:r w:rsid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583022" w:rsidRPr="00583022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583022" w:rsidRPr="00583022">
        <w:rPr>
          <w:rFonts w:ascii="Arial" w:hAnsi="Arial" w:cs="Arial"/>
          <w:sz w:val="22"/>
          <w:szCs w:val="22"/>
        </w:rPr>
        <w:t>Changqing</w:t>
      </w:r>
      <w:proofErr w:type="spellEnd"/>
      <w:r w:rsidR="00583022" w:rsidRPr="00583022">
        <w:rPr>
          <w:rFonts w:ascii="Arial" w:hAnsi="Arial" w:cs="Arial"/>
          <w:sz w:val="22"/>
          <w:szCs w:val="22"/>
        </w:rPr>
        <w:t xml:space="preserve"> Zeng, Ph.D. Email: </w:t>
      </w:r>
      <w:r w:rsidR="00583022" w:rsidRPr="00583022">
        <w:rPr>
          <w:rStyle w:val="Hyperlink"/>
          <w:rFonts w:ascii="Arial" w:hAnsi="Arial" w:cs="Arial"/>
          <w:sz w:val="22"/>
          <w:szCs w:val="22"/>
        </w:rPr>
        <w:t>cz</w:t>
      </w:r>
      <w:r w:rsidR="00DE1B33">
        <w:rPr>
          <w:rStyle w:val="Hyperlink"/>
          <w:rFonts w:ascii="Arial" w:hAnsi="Arial" w:cs="Arial"/>
          <w:sz w:val="22"/>
          <w:szCs w:val="22"/>
        </w:rPr>
        <w:t>eng</w:t>
      </w:r>
      <w:r w:rsidR="00583022" w:rsidRPr="00583022">
        <w:rPr>
          <w:rStyle w:val="Hyperlink"/>
          <w:rFonts w:ascii="Arial" w:hAnsi="Arial" w:cs="Arial"/>
          <w:sz w:val="22"/>
          <w:szCs w:val="22"/>
        </w:rPr>
        <w:t>@big.ac.cn</w:t>
      </w:r>
    </w:p>
    <w:p w14:paraId="740E5B64" w14:textId="77777777" w:rsidR="00583022" w:rsidRPr="00583022" w:rsidRDefault="00583022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0444C2E7" w14:textId="5A71E771" w:rsidR="00B80E58" w:rsidRPr="00C72EB1" w:rsidRDefault="009D78BC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b/>
          <w:color w:val="auto"/>
          <w:sz w:val="22"/>
          <w:szCs w:val="22"/>
        </w:rPr>
        <w:t>Specific Author Contributions</w:t>
      </w:r>
      <w:r w:rsidR="00B80E58">
        <w:rPr>
          <w:rStyle w:val="Hyperlink"/>
          <w:rFonts w:ascii="Arial" w:hAnsi="Arial" w:cs="Arial"/>
          <w:b/>
          <w:color w:val="auto"/>
          <w:sz w:val="22"/>
          <w:szCs w:val="22"/>
        </w:rPr>
        <w:t>:</w:t>
      </w:r>
      <w:r w:rsid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JF developed </w:t>
      </w:r>
      <w:r w:rsidR="00BA0BDE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the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analysis method and drafted the manuscript. JL recruited patients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,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provided clinical expertise on colorectal adenoma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s,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and interpreted the results. JF, HZ, and SG performed data analysis. SG</w:t>
      </w:r>
      <w:r w:rsidR="00A008E2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,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DZ</w:t>
      </w:r>
      <w:r w:rsidR="008C5FD2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reviewed and edited the manuscript</w:t>
      </w:r>
      <w:r w:rsidR="00CF3D8B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and provided respective scientific expertise in result interpretation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. CT and YZ conducted array experiments. WW collected and prepared tissue samples and collected 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the </w:t>
      </w:r>
      <w:r w:rsidR="00A008E2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results of clinical assays. SD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CF3D8B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funded and </w:t>
      </w:r>
      <w:r w:rsidR="00A008E2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supervised all clinical procedures for enrolled patients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. DZ and CZ designed the study, supervised all experiments and analysis, provid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ed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molecular and cellular biology advice, </w:t>
      </w:r>
      <w:r w:rsidR="00F8308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and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reviewed and edited the manuscript.</w:t>
      </w:r>
    </w:p>
    <w:p w14:paraId="7A183B2E" w14:textId="77777777" w:rsidR="00141923" w:rsidRDefault="00141923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0387E61C" w14:textId="287DB868" w:rsidR="009D78BC" w:rsidRPr="00C72EB1" w:rsidRDefault="009D78BC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  <w:u w:val="none"/>
        </w:rPr>
      </w:pPr>
      <w:r>
        <w:rPr>
          <w:rStyle w:val="Hyperlink"/>
          <w:rFonts w:ascii="Arial" w:hAnsi="Arial" w:cs="Arial"/>
          <w:b/>
          <w:color w:val="auto"/>
          <w:sz w:val="22"/>
          <w:szCs w:val="22"/>
        </w:rPr>
        <w:t>Financial Support:</w:t>
      </w:r>
      <w:r w:rsid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This study is funded by Innovation Promotion Association CAS (2016098)</w:t>
      </w:r>
      <w:r w:rsidR="00CF3D8B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, </w:t>
      </w:r>
      <w:r w:rsidR="00C72EB1" w:rsidRPr="00C72EB1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Major State Basic Research Development Program (2014CB542006), Key Research Program of the Chinese Academy of Sciences (KJZD-EW-L14), and National Key Research and Development Plan of China (2016YFA0201404).</w:t>
      </w:r>
    </w:p>
    <w:p w14:paraId="36E2AE67" w14:textId="77777777" w:rsidR="00141923" w:rsidRDefault="00141923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4BD38171" w14:textId="57E3823E" w:rsidR="009D78BC" w:rsidRPr="005C3E8E" w:rsidRDefault="009D78BC" w:rsidP="00B80E58">
      <w:pPr>
        <w:jc w:val="both"/>
        <w:rPr>
          <w:color w:val="201F1E"/>
          <w:bdr w:val="none" w:sz="0" w:space="0" w:color="auto" w:frame="1"/>
          <w:shd w:val="clear" w:color="auto" w:fill="FFFFFF"/>
        </w:rPr>
      </w:pPr>
      <w:r>
        <w:rPr>
          <w:rStyle w:val="Hyperlink"/>
          <w:rFonts w:ascii="Arial" w:hAnsi="Arial" w:cs="Arial"/>
          <w:b/>
          <w:color w:val="auto"/>
          <w:sz w:val="22"/>
          <w:szCs w:val="22"/>
        </w:rPr>
        <w:t>Potential Competing Interests:</w:t>
      </w:r>
      <w:r w:rsidR="0033186C">
        <w:rPr>
          <w:rStyle w:val="Hyperlink"/>
          <w:rFonts w:ascii="Arial" w:hAnsi="Arial" w:cs="Arial"/>
          <w:b/>
          <w:color w:val="auto"/>
          <w:sz w:val="22"/>
          <w:szCs w:val="22"/>
        </w:rPr>
        <w:t xml:space="preserve"> </w:t>
      </w:r>
      <w:r w:rsidR="0033186C" w:rsidRPr="005C3E8E"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>the authors disclose no potential competing interests.</w:t>
      </w:r>
      <w:r w:rsidR="0033186C" w:rsidRPr="005C3E8E">
        <w:rPr>
          <w:color w:val="201F1E"/>
          <w:bdr w:val="none" w:sz="0" w:space="0" w:color="auto" w:frame="1"/>
          <w:shd w:val="clear" w:color="auto" w:fill="FFFFFF"/>
        </w:rPr>
        <w:t xml:space="preserve"> </w:t>
      </w:r>
    </w:p>
    <w:p w14:paraId="3553359B" w14:textId="38E76A52" w:rsidR="00C72EB1" w:rsidRDefault="00C72EB1" w:rsidP="00B80E58">
      <w:pPr>
        <w:jc w:val="both"/>
        <w:rPr>
          <w:rStyle w:val="Hyperlink"/>
          <w:rFonts w:ascii="Arial" w:hAnsi="Arial" w:cs="Arial"/>
          <w:color w:val="auto"/>
          <w:sz w:val="22"/>
          <w:szCs w:val="22"/>
        </w:rPr>
      </w:pPr>
    </w:p>
    <w:p w14:paraId="10A67174" w14:textId="48D41EFF" w:rsidR="00BA0BDE" w:rsidRPr="00BA0BDE" w:rsidRDefault="00BA0BDE" w:rsidP="00BA0BDE">
      <w:pPr>
        <w:jc w:val="both"/>
        <w:rPr>
          <w:rFonts w:ascii="Arial" w:eastAsiaTheme="minorEastAsia" w:hAnsi="Arial" w:cs="Arial"/>
          <w:b/>
          <w:kern w:val="2"/>
          <w:sz w:val="22"/>
          <w:szCs w:val="22"/>
          <w:u w:val="single"/>
        </w:rPr>
      </w:pPr>
      <w:r w:rsidRPr="00BA0BDE">
        <w:rPr>
          <w:rFonts w:ascii="Arial" w:eastAsiaTheme="minorEastAsia" w:hAnsi="Arial" w:cs="Arial"/>
          <w:b/>
          <w:kern w:val="2"/>
          <w:sz w:val="22"/>
          <w:szCs w:val="22"/>
          <w:u w:val="single"/>
        </w:rPr>
        <w:t>Data Access</w:t>
      </w:r>
      <w:r>
        <w:rPr>
          <w:rFonts w:ascii="Arial" w:eastAsiaTheme="minorEastAsia" w:hAnsi="Arial" w:cs="Arial"/>
          <w:b/>
          <w:kern w:val="2"/>
          <w:sz w:val="22"/>
          <w:szCs w:val="22"/>
          <w:u w:val="single"/>
        </w:rPr>
        <w:t>: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>DNA methylation data and scripts are available upon request. Other data involved in this study included GSE68060, GSE68838, GSE77954, GSE77965, GSE81211, GSE101764, GSE107352, GSE75546</w:t>
      </w:r>
      <w:r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>,</w:t>
      </w:r>
      <w:r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  <w:shd w:val="clear" w:color="auto" w:fill="FFFFFF"/>
        </w:rPr>
        <w:t xml:space="preserve"> and E-MTAB-6450.</w:t>
      </w:r>
    </w:p>
    <w:p w14:paraId="78304B91" w14:textId="77777777" w:rsidR="00BA0BDE" w:rsidRDefault="00BA0BDE" w:rsidP="00B80E58">
      <w:pPr>
        <w:jc w:val="both"/>
        <w:rPr>
          <w:rStyle w:val="Hyperlink"/>
          <w:rFonts w:ascii="Arial" w:hAnsi="Arial" w:cs="Arial"/>
          <w:b/>
          <w:color w:val="auto"/>
          <w:sz w:val="22"/>
          <w:szCs w:val="22"/>
        </w:rPr>
      </w:pPr>
    </w:p>
    <w:p w14:paraId="4308AF84" w14:textId="20EE4F4C" w:rsidR="00212E92" w:rsidRPr="00BA0BDE" w:rsidRDefault="00C72EB1" w:rsidP="00BA0BDE">
      <w:pPr>
        <w:jc w:val="both"/>
        <w:rPr>
          <w:rFonts w:ascii="Arial" w:hAnsi="Arial" w:cs="Arial"/>
          <w:sz w:val="22"/>
          <w:szCs w:val="22"/>
        </w:rPr>
      </w:pPr>
      <w:r w:rsidRPr="00C72EB1">
        <w:rPr>
          <w:rStyle w:val="Hyperlink"/>
          <w:rFonts w:ascii="Arial" w:hAnsi="Arial" w:cs="Arial"/>
          <w:b/>
          <w:color w:val="auto"/>
          <w:sz w:val="22"/>
          <w:szCs w:val="22"/>
        </w:rPr>
        <w:t>Acknowledgements:</w:t>
      </w:r>
      <w:r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 The authors gratefully ack</w:t>
      </w:r>
      <w:r w:rsidR="00027FAD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nowledge </w:t>
      </w:r>
      <w:r w:rsidR="00723AB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Dr. </w:t>
      </w:r>
      <w:r w:rsidR="00723AB9">
        <w:rPr>
          <w:rFonts w:ascii="Arial" w:hAnsi="Arial" w:cs="Arial"/>
          <w:sz w:val="22"/>
          <w:szCs w:val="22"/>
        </w:rPr>
        <w:t>Steven J Schrodi</w:t>
      </w:r>
      <w:r w:rsidR="00027FAD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, </w:t>
      </w:r>
      <w:r w:rsidR="00723AB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Dr. </w:t>
      </w:r>
      <w:r w:rsidR="00027FAD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Emily A. Andreae and </w:t>
      </w:r>
      <w:r w:rsidR="00723AB9">
        <w:rPr>
          <w:rStyle w:val="Hyperlink"/>
          <w:rFonts w:ascii="Arial" w:hAnsi="Arial" w:cs="Arial"/>
          <w:color w:val="auto"/>
          <w:sz w:val="22"/>
          <w:szCs w:val="22"/>
          <w:u w:val="none"/>
        </w:rPr>
        <w:t xml:space="preserve">Dr. </w:t>
      </w:r>
      <w:r w:rsidR="00027FAD">
        <w:rPr>
          <w:rFonts w:ascii="Arial" w:hAnsi="Arial" w:cs="Arial"/>
          <w:sz w:val="22"/>
          <w:szCs w:val="22"/>
        </w:rPr>
        <w:t xml:space="preserve">Ingrid </w:t>
      </w:r>
      <w:r w:rsidR="00723AB9">
        <w:rPr>
          <w:rFonts w:ascii="Arial" w:hAnsi="Arial" w:cs="Arial"/>
          <w:sz w:val="22"/>
          <w:szCs w:val="22"/>
        </w:rPr>
        <w:t xml:space="preserve">Glurich </w:t>
      </w:r>
      <w:r w:rsidR="00027FAD">
        <w:rPr>
          <w:rFonts w:ascii="Arial" w:hAnsi="Arial" w:cs="Arial"/>
          <w:sz w:val="22"/>
          <w:szCs w:val="22"/>
        </w:rPr>
        <w:t xml:space="preserve">from </w:t>
      </w:r>
      <w:r w:rsidR="00AA587C">
        <w:rPr>
          <w:rFonts w:ascii="Arial" w:hAnsi="Arial" w:cs="Arial"/>
          <w:sz w:val="22"/>
          <w:szCs w:val="22"/>
        </w:rPr>
        <w:t xml:space="preserve">Center for Precision Medicine Research (CPMR), </w:t>
      </w:r>
      <w:r w:rsidR="00027FAD">
        <w:rPr>
          <w:rFonts w:ascii="Arial" w:hAnsi="Arial" w:cs="Arial"/>
          <w:sz w:val="22"/>
          <w:szCs w:val="22"/>
        </w:rPr>
        <w:t>Marshfield Clinic Research Institute (MCRI)</w:t>
      </w:r>
      <w:r w:rsidR="00027FAD">
        <w:rPr>
          <w:rFonts w:ascii="Arial" w:hAnsi="Arial" w:cs="Arial" w:hint="eastAsia"/>
          <w:sz w:val="22"/>
          <w:szCs w:val="22"/>
        </w:rPr>
        <w:t xml:space="preserve"> </w:t>
      </w:r>
      <w:r>
        <w:rPr>
          <w:rStyle w:val="Hyperlink"/>
          <w:rFonts w:ascii="Arial" w:hAnsi="Arial" w:cs="Arial"/>
          <w:color w:val="auto"/>
          <w:sz w:val="22"/>
          <w:szCs w:val="22"/>
          <w:u w:val="none"/>
        </w:rPr>
        <w:t>for reviewi</w:t>
      </w:r>
      <w:r w:rsidR="00027FAD">
        <w:rPr>
          <w:rStyle w:val="Hyperlink"/>
          <w:rFonts w:ascii="Arial" w:hAnsi="Arial" w:cs="Arial"/>
          <w:color w:val="auto"/>
          <w:sz w:val="22"/>
          <w:szCs w:val="22"/>
          <w:u w:val="none"/>
        </w:rPr>
        <w:t>ng, commenting and editing their manuscript.</w:t>
      </w:r>
      <w:r w:rsidR="00212E92" w:rsidRPr="00AA74C7">
        <w:rPr>
          <w:rFonts w:ascii="Arial" w:hAnsi="Arial" w:cs="Arial"/>
          <w:sz w:val="22"/>
          <w:szCs w:val="22"/>
        </w:rPr>
        <w:br w:type="page"/>
      </w:r>
    </w:p>
    <w:p w14:paraId="23C89B3B" w14:textId="77777777" w:rsidR="009D78BC" w:rsidRDefault="009D78BC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>STUDY HIGHLIGHTS</w:t>
      </w:r>
    </w:p>
    <w:p w14:paraId="21F9FD5E" w14:textId="77777777" w:rsidR="009D78BC" w:rsidRDefault="009D78BC">
      <w:pPr>
        <w:rPr>
          <w:rFonts w:ascii="Arial" w:hAnsi="Arial" w:cs="Arial"/>
          <w:bCs/>
          <w:sz w:val="22"/>
          <w:szCs w:val="22"/>
        </w:rPr>
      </w:pPr>
    </w:p>
    <w:p w14:paraId="292376CA" w14:textId="17039319" w:rsidR="009D78BC" w:rsidRDefault="009D78BC">
      <w:pPr>
        <w:rPr>
          <w:rFonts w:ascii="Arial" w:hAnsi="Arial" w:cs="Arial"/>
          <w:bCs/>
          <w:sz w:val="22"/>
          <w:szCs w:val="22"/>
        </w:rPr>
      </w:pPr>
      <w:r w:rsidRPr="009D78BC">
        <w:rPr>
          <w:rFonts w:ascii="Arial" w:hAnsi="Arial" w:cs="Arial"/>
          <w:bCs/>
          <w:sz w:val="22"/>
          <w:szCs w:val="22"/>
        </w:rPr>
        <w:t>W</w:t>
      </w:r>
      <w:r>
        <w:rPr>
          <w:rFonts w:ascii="Arial" w:hAnsi="Arial" w:cs="Arial"/>
          <w:bCs/>
          <w:sz w:val="22"/>
          <w:szCs w:val="22"/>
        </w:rPr>
        <w:t>HAT IS KNOWN</w:t>
      </w:r>
    </w:p>
    <w:p w14:paraId="7F2EEED6" w14:textId="5349B9E1" w:rsidR="00551C72" w:rsidRPr="00551C72" w:rsidRDefault="00756507" w:rsidP="00551C72">
      <w:pPr>
        <w:pStyle w:val="ListParagraph"/>
        <w:numPr>
          <w:ilvl w:val="0"/>
          <w:numId w:val="12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DNA methylation is a promising biomarker for cancer diagnosis</w:t>
      </w:r>
      <w:r w:rsidR="005C624F">
        <w:rPr>
          <w:rFonts w:ascii="Arial" w:hAnsi="Arial" w:cs="Arial"/>
          <w:bCs/>
          <w:sz w:val="22"/>
          <w:szCs w:val="22"/>
        </w:rPr>
        <w:t xml:space="preserve"> and surveillance</w:t>
      </w:r>
    </w:p>
    <w:p w14:paraId="1D8F25A0" w14:textId="02652B7B" w:rsidR="009D78BC" w:rsidRPr="00551C72" w:rsidRDefault="00551C72" w:rsidP="00551C72">
      <w:pPr>
        <w:pStyle w:val="ListParagraph"/>
        <w:numPr>
          <w:ilvl w:val="0"/>
          <w:numId w:val="12"/>
        </w:numPr>
        <w:rPr>
          <w:rFonts w:ascii="Arial" w:hAnsi="Arial" w:cs="Arial"/>
          <w:bCs/>
          <w:sz w:val="22"/>
          <w:szCs w:val="22"/>
        </w:rPr>
      </w:pPr>
      <w:r w:rsidRPr="00551C72">
        <w:rPr>
          <w:rFonts w:ascii="Arial" w:hAnsi="Arial" w:cs="Arial"/>
          <w:bCs/>
          <w:sz w:val="22"/>
          <w:szCs w:val="22"/>
        </w:rPr>
        <w:t>Adenoma</w:t>
      </w:r>
      <w:r w:rsidR="00E45DAB">
        <w:rPr>
          <w:rFonts w:ascii="Arial" w:hAnsi="Arial" w:cs="Arial"/>
          <w:bCs/>
          <w:sz w:val="22"/>
          <w:szCs w:val="22"/>
        </w:rPr>
        <w:t xml:space="preserve"> samples are perfect proxy for </w:t>
      </w:r>
      <w:r w:rsidR="005C624F" w:rsidRPr="00900649">
        <w:rPr>
          <w:rFonts w:ascii="Arial" w:hAnsi="Arial" w:cs="Arial"/>
          <w:bCs/>
          <w:sz w:val="22"/>
          <w:szCs w:val="22"/>
        </w:rPr>
        <w:t>colorectal carcinoma</w:t>
      </w:r>
      <w:r w:rsidR="005C624F">
        <w:rPr>
          <w:rFonts w:ascii="Arial" w:hAnsi="Arial" w:cs="Arial"/>
          <w:bCs/>
          <w:sz w:val="22"/>
          <w:szCs w:val="22"/>
        </w:rPr>
        <w:t xml:space="preserve"> </w:t>
      </w:r>
      <w:r w:rsidR="00E45DAB">
        <w:rPr>
          <w:rFonts w:ascii="Arial" w:hAnsi="Arial" w:cs="Arial"/>
          <w:bCs/>
          <w:sz w:val="22"/>
          <w:szCs w:val="22"/>
        </w:rPr>
        <w:t>early biomarker identification</w:t>
      </w:r>
    </w:p>
    <w:p w14:paraId="6924F020" w14:textId="77777777" w:rsidR="00551C72" w:rsidRDefault="009D78BC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WHAT IS NEW HERE</w:t>
      </w:r>
    </w:p>
    <w:p w14:paraId="5E9A2AB9" w14:textId="4B605C8E" w:rsidR="00551C72" w:rsidRPr="00551C72" w:rsidRDefault="00E45DAB" w:rsidP="00551C72">
      <w:pPr>
        <w:pStyle w:val="ListParagraph"/>
        <w:numPr>
          <w:ilvl w:val="0"/>
          <w:numId w:val="13"/>
        </w:num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 xml:space="preserve">DNA methylation </w:t>
      </w:r>
      <w:r w:rsidR="00900649">
        <w:rPr>
          <w:rFonts w:ascii="Arial" w:hAnsi="Arial" w:cs="Arial"/>
          <w:bCs/>
          <w:sz w:val="22"/>
          <w:szCs w:val="22"/>
        </w:rPr>
        <w:t>landscape of adenoma was established for early biomarker identification</w:t>
      </w:r>
    </w:p>
    <w:p w14:paraId="52537F1B" w14:textId="77777777" w:rsidR="004C1948" w:rsidRPr="004C1948" w:rsidRDefault="00551C72" w:rsidP="00551C72">
      <w:pPr>
        <w:pStyle w:val="ListParagraph"/>
        <w:numPr>
          <w:ilvl w:val="0"/>
          <w:numId w:val="13"/>
        </w:numPr>
        <w:rPr>
          <w:rFonts w:ascii="Arial" w:eastAsiaTheme="majorEastAsia" w:hAnsi="Arial" w:cs="Arial"/>
          <w:b/>
          <w:bCs/>
          <w:sz w:val="22"/>
          <w:szCs w:val="22"/>
        </w:rPr>
      </w:pPr>
      <w:r w:rsidRPr="00551C72">
        <w:rPr>
          <w:rFonts w:ascii="Arial" w:hAnsi="Arial" w:cs="Arial"/>
          <w:bCs/>
          <w:sz w:val="22"/>
          <w:szCs w:val="22"/>
        </w:rPr>
        <w:t xml:space="preserve">ADHFE1 is a potential early diagnosis biomarker of </w:t>
      </w:r>
      <w:r w:rsidR="005C624F" w:rsidRPr="00B84286">
        <w:rPr>
          <w:rFonts w:ascii="Arial" w:hAnsi="Arial" w:cs="Arial"/>
          <w:bCs/>
          <w:sz w:val="22"/>
          <w:szCs w:val="22"/>
        </w:rPr>
        <w:t>colorectal carcinoma</w:t>
      </w:r>
      <w:r w:rsidR="005C624F" w:rsidRPr="00551C72">
        <w:rPr>
          <w:rFonts w:ascii="Arial" w:hAnsi="Arial" w:cs="Arial"/>
          <w:bCs/>
          <w:sz w:val="22"/>
          <w:szCs w:val="22"/>
        </w:rPr>
        <w:t xml:space="preserve"> </w:t>
      </w:r>
      <w:r w:rsidR="00900649">
        <w:rPr>
          <w:rFonts w:ascii="Arial" w:hAnsi="Arial" w:cs="Arial"/>
          <w:bCs/>
          <w:sz w:val="22"/>
          <w:szCs w:val="22"/>
        </w:rPr>
        <w:t>and adenoma</w:t>
      </w:r>
    </w:p>
    <w:p w14:paraId="4E88299D" w14:textId="5BB58651" w:rsidR="009D78BC" w:rsidRPr="00551C72" w:rsidRDefault="004C1948" w:rsidP="00551C72">
      <w:pPr>
        <w:pStyle w:val="ListParagraph"/>
        <w:numPr>
          <w:ilvl w:val="0"/>
          <w:numId w:val="13"/>
        </w:numPr>
        <w:rPr>
          <w:rFonts w:ascii="Arial" w:eastAsiaTheme="majorEastAsia" w:hAnsi="Arial" w:cs="Arial"/>
          <w:b/>
          <w:bCs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</w:t>
      </w:r>
      <w:r w:rsidRPr="00AA74C7">
        <w:rPr>
          <w:rFonts w:ascii="Arial" w:hAnsi="Arial" w:cs="Arial"/>
          <w:sz w:val="22"/>
          <w:szCs w:val="22"/>
        </w:rPr>
        <w:t>ervous system</w:t>
      </w:r>
      <w:r>
        <w:rPr>
          <w:rFonts w:ascii="Arial" w:hAnsi="Arial" w:cs="Arial"/>
          <w:sz w:val="22"/>
          <w:szCs w:val="22"/>
        </w:rPr>
        <w:t xml:space="preserve"> related methylation changes </w:t>
      </w:r>
      <w:r w:rsidRPr="00AA74C7">
        <w:rPr>
          <w:rFonts w:ascii="Arial" w:hAnsi="Arial" w:cs="Arial"/>
          <w:sz w:val="22"/>
          <w:szCs w:val="22"/>
        </w:rPr>
        <w:t xml:space="preserve">significantly associated with </w:t>
      </w:r>
      <w:r w:rsidRPr="00B84286">
        <w:rPr>
          <w:rFonts w:ascii="Arial" w:hAnsi="Arial" w:cs="Arial"/>
          <w:bCs/>
          <w:sz w:val="22"/>
          <w:szCs w:val="22"/>
        </w:rPr>
        <w:t>colorectal carcinoma</w:t>
      </w:r>
      <w:r w:rsidRPr="00551C72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>development</w:t>
      </w:r>
      <w:r w:rsidR="009D78BC" w:rsidRPr="00551C72">
        <w:rPr>
          <w:rFonts w:ascii="Arial" w:hAnsi="Arial" w:cs="Arial"/>
          <w:b/>
          <w:bCs/>
          <w:sz w:val="22"/>
          <w:szCs w:val="22"/>
        </w:rPr>
        <w:br w:type="page"/>
      </w:r>
    </w:p>
    <w:p w14:paraId="74B2EE45" w14:textId="6E8063F9" w:rsidR="00CC3368" w:rsidRPr="00AA74C7" w:rsidRDefault="00CC3368" w:rsidP="00B80E58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Abstract</w:t>
      </w:r>
    </w:p>
    <w:p w14:paraId="1AF22BDF" w14:textId="77777777" w:rsidR="007A34ED" w:rsidRDefault="00366AD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366ADA">
        <w:rPr>
          <w:rFonts w:ascii="Arial" w:hAnsi="Arial" w:cs="Arial"/>
          <w:b/>
          <w:sz w:val="22"/>
          <w:szCs w:val="22"/>
        </w:rPr>
        <w:t>Objectives:</w:t>
      </w:r>
      <w:r>
        <w:rPr>
          <w:rFonts w:ascii="Arial" w:hAnsi="Arial" w:cs="Arial"/>
          <w:sz w:val="22"/>
          <w:szCs w:val="22"/>
        </w:rPr>
        <w:t xml:space="preserve"> Abnormal </w:t>
      </w:r>
      <w:r w:rsidR="005B763E" w:rsidRPr="00AA74C7">
        <w:rPr>
          <w:rFonts w:ascii="Arial" w:hAnsi="Arial" w:cs="Arial"/>
          <w:sz w:val="22"/>
          <w:szCs w:val="22"/>
        </w:rPr>
        <w:t xml:space="preserve">DNA methylation </w:t>
      </w:r>
      <w:r w:rsidR="00BE3D90" w:rsidRPr="00AA74C7">
        <w:rPr>
          <w:rFonts w:ascii="Arial" w:hAnsi="Arial" w:cs="Arial"/>
          <w:sz w:val="22"/>
          <w:szCs w:val="22"/>
        </w:rPr>
        <w:t xml:space="preserve">is </w:t>
      </w:r>
      <w:r>
        <w:rPr>
          <w:rFonts w:ascii="Arial" w:hAnsi="Arial" w:cs="Arial"/>
          <w:sz w:val="22"/>
          <w:szCs w:val="22"/>
        </w:rPr>
        <w:t>a</w:t>
      </w:r>
      <w:r w:rsidR="00BE3D90" w:rsidRPr="00AA74C7">
        <w:rPr>
          <w:rFonts w:ascii="Arial" w:hAnsi="Arial" w:cs="Arial"/>
          <w:sz w:val="22"/>
          <w:szCs w:val="22"/>
        </w:rPr>
        <w:t xml:space="preserve"> hallmark of human cancers and </w:t>
      </w:r>
      <w:r>
        <w:rPr>
          <w:rFonts w:ascii="Arial" w:hAnsi="Arial" w:cs="Arial"/>
          <w:sz w:val="22"/>
          <w:szCs w:val="22"/>
        </w:rPr>
        <w:t xml:space="preserve">may be a </w:t>
      </w:r>
      <w:r w:rsidR="003156D3" w:rsidRPr="00AA74C7">
        <w:rPr>
          <w:rFonts w:ascii="Arial" w:hAnsi="Arial" w:cs="Arial"/>
          <w:sz w:val="22"/>
          <w:szCs w:val="22"/>
        </w:rPr>
        <w:t xml:space="preserve">promising biomarker for early diagnosis </w:t>
      </w:r>
      <w:r>
        <w:rPr>
          <w:rFonts w:ascii="Arial" w:hAnsi="Arial" w:cs="Arial"/>
          <w:sz w:val="22"/>
          <w:szCs w:val="22"/>
        </w:rPr>
        <w:t>of</w:t>
      </w:r>
      <w:r w:rsidR="003156D3" w:rsidRPr="00AA74C7">
        <w:rPr>
          <w:rFonts w:ascii="Arial" w:hAnsi="Arial" w:cs="Arial"/>
          <w:sz w:val="22"/>
          <w:szCs w:val="22"/>
        </w:rPr>
        <w:t xml:space="preserve"> human cancers</w:t>
      </w:r>
      <w:r w:rsidR="00F07169">
        <w:rPr>
          <w:rFonts w:ascii="Arial" w:hAnsi="Arial" w:cs="Arial"/>
          <w:sz w:val="22"/>
          <w:szCs w:val="22"/>
        </w:rPr>
        <w:fldChar w:fldCharType="begin"/>
      </w:r>
      <w:r w:rsidR="004F19D8">
        <w:rPr>
          <w:rFonts w:ascii="Arial" w:hAnsi="Arial" w:cs="Arial"/>
          <w:sz w:val="22"/>
          <w:szCs w:val="22"/>
        </w:rPr>
        <w:instrText xml:space="preserve"> ADDIN EN.CITE &lt;EndNote&gt;&lt;Cite&gt;&lt;Author&gt;Esteller&lt;/Author&gt;&lt;Year&gt;2007&lt;/Year&gt;&lt;RecNum&gt;51&lt;/RecNum&gt;&lt;DisplayText&gt;&lt;style face="superscript"&gt;1&lt;/style&gt;&lt;/DisplayText&gt;&lt;record&gt;&lt;rec-number&gt;51&lt;/rec-number&gt;&lt;foreign-keys&gt;&lt;key app="EN" db-id="zffsxeepa00fpreedaupevsaw9eeftzdw009" timestamp="1570778324"&gt;51&lt;/key&gt;&lt;/foreign-keys&gt;&lt;ref-type name="Journal Article"&gt;17&lt;/ref-type&gt;&lt;contributors&gt;&lt;authors&gt;&lt;author&gt;Esteller, M.&lt;/author&gt;&lt;/authors&gt;&lt;/contributors&gt;&lt;auth-address&gt;Cancer Epigenetics Laboratory, Spanish National Cancer Centre (CNIO), Melchor Fernandez Almagro 3, 28029 Madrid, Spain. mesteller@cnio.es&lt;/auth-address&gt;&lt;titles&gt;&lt;title&gt;Cancer epigenomics: DNA methylomes and histone-modification maps&lt;/title&gt;&lt;secondary-title&gt;Nat Rev Genet&lt;/secondary-title&gt;&lt;/titles&gt;&lt;periodical&gt;&lt;full-title&gt;Nat Rev Genet&lt;/full-title&gt;&lt;/periodical&gt;&lt;pages&gt;286-98&lt;/pages&gt;&lt;volume&gt;8&lt;/volume&gt;&lt;number&gt;4&lt;/number&gt;&lt;edition&gt;2007/03/07&lt;/edition&gt;&lt;keywords&gt;&lt;keyword&gt;Biomarkers, Tumor/genetics&lt;/keyword&gt;&lt;keyword&gt;CpG Islands&lt;/keyword&gt;&lt;keyword&gt;DNA Methylation&lt;/keyword&gt;&lt;keyword&gt;DNA, Neoplasm/chemistry/genetics/metabolism&lt;/keyword&gt;&lt;keyword&gt;*Epigenesis, Genetic&lt;/keyword&gt;&lt;keyword&gt;Gene Silencing&lt;/keyword&gt;&lt;keyword&gt;Genetic Techniques&lt;/keyword&gt;&lt;keyword&gt;Histones/genetics/metabolism&lt;/keyword&gt;&lt;keyword&gt;Humans&lt;/keyword&gt;&lt;keyword&gt;Neoplasms/drug therapy/*genetics/*metabolism&lt;/keyword&gt;&lt;keyword&gt;Pharmacogenetics&lt;/keyword&gt;&lt;keyword&gt;Prognosis&lt;/keyword&gt;&lt;keyword&gt;Promoter Regions, Genetic&lt;/keyword&gt;&lt;keyword&gt;Protein Biosynthesis&lt;/keyword&gt;&lt;/keywords&gt;&lt;dates&gt;&lt;year&gt;2007&lt;/year&gt;&lt;pub-dates&gt;&lt;date&gt;Apr&lt;/date&gt;&lt;/pub-dates&gt;&lt;/dates&gt;&lt;isbn&gt;1471-0056 (Print)&amp;#xD;1471-0056 (Linking)&lt;/isbn&gt;&lt;accession-num&gt;17339880&lt;/accession-num&gt;&lt;urls&gt;&lt;related-urls&gt;&lt;url&gt;https://www.ncbi.nlm.nih.gov/pubmed/17339880&lt;/url&gt;&lt;/related-urls&gt;&lt;/urls&gt;&lt;electronic-resource-num&gt;10.1038/nrg2005&lt;/electronic-resource-num&gt;&lt;/record&gt;&lt;/Cite&gt;&lt;/EndNote&gt;</w:instrText>
      </w:r>
      <w:r w:rsidR="00F07169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</w:t>
      </w:r>
      <w:r w:rsidR="00F07169">
        <w:rPr>
          <w:rFonts w:ascii="Arial" w:hAnsi="Arial" w:cs="Arial"/>
          <w:sz w:val="22"/>
          <w:szCs w:val="22"/>
        </w:rPr>
        <w:fldChar w:fldCharType="end"/>
      </w:r>
      <w:r w:rsidR="00BE3D90" w:rsidRPr="00AA74C7">
        <w:rPr>
          <w:rFonts w:ascii="Arial" w:hAnsi="Arial" w:cs="Arial"/>
          <w:sz w:val="22"/>
          <w:szCs w:val="22"/>
        </w:rPr>
        <w:t xml:space="preserve">. However, </w:t>
      </w:r>
      <w:r>
        <w:rPr>
          <w:rFonts w:ascii="Arial" w:hAnsi="Arial" w:cs="Arial"/>
          <w:sz w:val="22"/>
          <w:szCs w:val="22"/>
        </w:rPr>
        <w:t xml:space="preserve">the </w:t>
      </w:r>
      <w:r w:rsidR="003156D3" w:rsidRPr="00AA74C7">
        <w:rPr>
          <w:rFonts w:ascii="Arial" w:hAnsi="Arial" w:cs="Arial"/>
          <w:sz w:val="22"/>
          <w:szCs w:val="22"/>
        </w:rPr>
        <w:t xml:space="preserve">majority of DNA methylation biomarkers </w:t>
      </w:r>
      <w:r>
        <w:rPr>
          <w:rFonts w:ascii="Arial" w:hAnsi="Arial" w:cs="Arial"/>
          <w:sz w:val="22"/>
          <w:szCs w:val="22"/>
        </w:rPr>
        <w:t xml:space="preserve">that have been </w:t>
      </w:r>
      <w:r w:rsidR="003156D3" w:rsidRPr="00AA74C7">
        <w:rPr>
          <w:rFonts w:ascii="Arial" w:hAnsi="Arial" w:cs="Arial"/>
          <w:sz w:val="22"/>
          <w:szCs w:val="22"/>
        </w:rPr>
        <w:t xml:space="preserve">identified </w:t>
      </w:r>
      <w:r>
        <w:rPr>
          <w:rFonts w:ascii="Arial" w:hAnsi="Arial" w:cs="Arial"/>
          <w:sz w:val="22"/>
          <w:szCs w:val="22"/>
        </w:rPr>
        <w:t>are based on</w:t>
      </w:r>
      <w:r w:rsidR="003156D3" w:rsidRPr="00AA74C7">
        <w:rPr>
          <w:rFonts w:ascii="Arial" w:hAnsi="Arial" w:cs="Arial"/>
          <w:sz w:val="22"/>
          <w:szCs w:val="22"/>
        </w:rPr>
        <w:t xml:space="preserve"> the hypothesis that early differential methylation regions (DMRs) are maintained </w:t>
      </w:r>
      <w:r>
        <w:rPr>
          <w:rFonts w:ascii="Arial" w:hAnsi="Arial" w:cs="Arial"/>
          <w:sz w:val="22"/>
          <w:szCs w:val="22"/>
        </w:rPr>
        <w:t xml:space="preserve">throughout carcinogenesis </w:t>
      </w:r>
      <w:r w:rsidR="003156D3" w:rsidRPr="00AA74C7">
        <w:rPr>
          <w:rFonts w:ascii="Arial" w:hAnsi="Arial" w:cs="Arial"/>
          <w:sz w:val="22"/>
          <w:szCs w:val="22"/>
        </w:rPr>
        <w:t xml:space="preserve">and could be detected </w:t>
      </w:r>
      <w:r>
        <w:rPr>
          <w:rFonts w:ascii="Arial" w:hAnsi="Arial" w:cs="Arial"/>
          <w:sz w:val="22"/>
          <w:szCs w:val="22"/>
        </w:rPr>
        <w:t>at</w:t>
      </w:r>
      <w:r w:rsidR="003156D3" w:rsidRPr="00AA74C7">
        <w:rPr>
          <w:rFonts w:ascii="Arial" w:hAnsi="Arial" w:cs="Arial"/>
          <w:sz w:val="22"/>
          <w:szCs w:val="22"/>
        </w:rPr>
        <w:t xml:space="preserve"> all stage</w:t>
      </w:r>
      <w:r>
        <w:rPr>
          <w:rFonts w:ascii="Arial" w:hAnsi="Arial" w:cs="Arial"/>
          <w:sz w:val="22"/>
          <w:szCs w:val="22"/>
        </w:rPr>
        <w:t>s</w:t>
      </w:r>
      <w:r w:rsidR="003156D3" w:rsidRPr="00AA74C7">
        <w:rPr>
          <w:rFonts w:ascii="Arial" w:hAnsi="Arial" w:cs="Arial"/>
          <w:sz w:val="22"/>
          <w:szCs w:val="22"/>
        </w:rPr>
        <w:t xml:space="preserve"> of cancer. </w:t>
      </w:r>
    </w:p>
    <w:p w14:paraId="45FAD842" w14:textId="3957107F" w:rsidR="00864E73" w:rsidRDefault="007A34ED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Methods:</w:t>
      </w:r>
      <w:r>
        <w:rPr>
          <w:rFonts w:ascii="Arial" w:hAnsi="Arial" w:cs="Arial"/>
          <w:sz w:val="22"/>
          <w:szCs w:val="22"/>
        </w:rPr>
        <w:t xml:space="preserve"> </w:t>
      </w:r>
      <w:r w:rsidR="003156D3" w:rsidRPr="00AA74C7">
        <w:rPr>
          <w:rFonts w:ascii="Arial" w:hAnsi="Arial" w:cs="Arial"/>
          <w:sz w:val="22"/>
          <w:szCs w:val="22"/>
        </w:rPr>
        <w:t xml:space="preserve">In this study, </w:t>
      </w:r>
      <w:r w:rsidR="00AB0EA6" w:rsidRPr="00AA74C7">
        <w:rPr>
          <w:rFonts w:ascii="Arial" w:hAnsi="Arial" w:cs="Arial"/>
          <w:sz w:val="22"/>
          <w:szCs w:val="22"/>
        </w:rPr>
        <w:t xml:space="preserve">we </w:t>
      </w:r>
      <w:r w:rsidR="00864E73">
        <w:rPr>
          <w:rFonts w:ascii="Arial" w:hAnsi="Arial" w:cs="Arial"/>
          <w:sz w:val="22"/>
          <w:szCs w:val="22"/>
        </w:rPr>
        <w:t xml:space="preserve">identified potential early biomarkers of colorectal cancer (CRC) development by </w:t>
      </w:r>
      <w:r>
        <w:rPr>
          <w:rFonts w:ascii="Arial" w:hAnsi="Arial" w:cs="Arial"/>
          <w:sz w:val="22"/>
          <w:szCs w:val="22"/>
        </w:rPr>
        <w:t xml:space="preserve">genome-wide </w:t>
      </w:r>
      <w:r w:rsidR="00864E73">
        <w:rPr>
          <w:rFonts w:ascii="Arial" w:hAnsi="Arial" w:cs="Arial"/>
          <w:sz w:val="22"/>
          <w:szCs w:val="22"/>
        </w:rPr>
        <w:t xml:space="preserve">DNA methylation </w:t>
      </w:r>
      <w:r>
        <w:rPr>
          <w:rFonts w:ascii="Arial" w:hAnsi="Arial" w:cs="Arial"/>
          <w:sz w:val="22"/>
          <w:szCs w:val="22"/>
        </w:rPr>
        <w:t>assay (</w:t>
      </w:r>
      <w:r w:rsidR="00272DA9">
        <w:rPr>
          <w:rFonts w:ascii="Arial" w:hAnsi="Arial" w:cs="Arial"/>
          <w:sz w:val="22"/>
          <w:szCs w:val="22"/>
        </w:rPr>
        <w:t>Illumina infinium450, 450K</w:t>
      </w:r>
      <w:r>
        <w:rPr>
          <w:rFonts w:ascii="Arial" w:hAnsi="Arial" w:cs="Arial"/>
          <w:sz w:val="22"/>
          <w:szCs w:val="22"/>
        </w:rPr>
        <w:t xml:space="preserve">) to </w:t>
      </w:r>
      <w:r w:rsidR="00864E73">
        <w:rPr>
          <w:rFonts w:ascii="Arial" w:hAnsi="Arial" w:cs="Arial"/>
          <w:sz w:val="22"/>
          <w:szCs w:val="22"/>
        </w:rPr>
        <w:t>normal</w:t>
      </w:r>
      <w:r w:rsidR="00096C2E">
        <w:rPr>
          <w:rFonts w:ascii="Arial" w:hAnsi="Arial" w:cs="Arial"/>
          <w:sz w:val="22"/>
          <w:szCs w:val="22"/>
        </w:rPr>
        <w:t xml:space="preserve"> (N=20)</w:t>
      </w:r>
      <w:r w:rsidR="00864E73">
        <w:rPr>
          <w:rFonts w:ascii="Arial" w:hAnsi="Arial" w:cs="Arial"/>
          <w:sz w:val="22"/>
          <w:szCs w:val="22"/>
        </w:rPr>
        <w:t xml:space="preserve"> and </w:t>
      </w:r>
      <w:r w:rsidR="003156D3" w:rsidRPr="00AA74C7">
        <w:rPr>
          <w:rFonts w:ascii="Arial" w:hAnsi="Arial" w:cs="Arial"/>
          <w:sz w:val="22"/>
          <w:szCs w:val="22"/>
        </w:rPr>
        <w:t xml:space="preserve">pre-colorectal cancer samples including </w:t>
      </w:r>
      <w:r w:rsidR="00096C2E">
        <w:rPr>
          <w:rFonts w:ascii="Arial" w:hAnsi="Arial" w:cs="Arial"/>
          <w:sz w:val="22"/>
          <w:szCs w:val="22"/>
        </w:rPr>
        <w:t xml:space="preserve">18 </w:t>
      </w:r>
      <w:r w:rsidR="003156D3" w:rsidRPr="00AA74C7">
        <w:rPr>
          <w:rFonts w:ascii="Arial" w:hAnsi="Arial" w:cs="Arial"/>
          <w:sz w:val="22"/>
          <w:szCs w:val="22"/>
        </w:rPr>
        <w:t>low-grade</w:t>
      </w:r>
      <w:r w:rsidR="004A7D9F">
        <w:rPr>
          <w:rFonts w:ascii="Arial" w:hAnsi="Arial" w:cs="Arial"/>
          <w:sz w:val="22"/>
          <w:szCs w:val="22"/>
        </w:rPr>
        <w:t xml:space="preserve"> adenoma (LGA)</w:t>
      </w:r>
      <w:r w:rsidR="003156D3" w:rsidRPr="00AA74C7">
        <w:rPr>
          <w:rFonts w:ascii="Arial" w:hAnsi="Arial" w:cs="Arial"/>
          <w:sz w:val="22"/>
          <w:szCs w:val="22"/>
        </w:rPr>
        <w:t xml:space="preserve"> and </w:t>
      </w:r>
      <w:r w:rsidR="00096C2E">
        <w:rPr>
          <w:rFonts w:ascii="Arial" w:hAnsi="Arial" w:cs="Arial"/>
          <w:sz w:val="22"/>
          <w:szCs w:val="22"/>
        </w:rPr>
        <w:t xml:space="preserve">22 </w:t>
      </w:r>
      <w:r w:rsidR="003156D3" w:rsidRPr="00AA74C7">
        <w:rPr>
          <w:rFonts w:ascii="Arial" w:hAnsi="Arial" w:cs="Arial"/>
          <w:sz w:val="22"/>
          <w:szCs w:val="22"/>
        </w:rPr>
        <w:t xml:space="preserve">high-grade </w:t>
      </w:r>
      <w:r w:rsidR="00184DF1" w:rsidRPr="00AA74C7">
        <w:rPr>
          <w:rFonts w:ascii="Arial" w:hAnsi="Arial" w:cs="Arial"/>
          <w:sz w:val="22"/>
          <w:szCs w:val="22"/>
        </w:rPr>
        <w:t>adenoma</w:t>
      </w:r>
      <w:r w:rsidR="00AB0EA6" w:rsidRPr="00AA74C7">
        <w:rPr>
          <w:rFonts w:ascii="Arial" w:hAnsi="Arial" w:cs="Arial"/>
          <w:sz w:val="22"/>
          <w:szCs w:val="22"/>
        </w:rPr>
        <w:t xml:space="preserve"> </w:t>
      </w:r>
      <w:r w:rsidR="00615DF7" w:rsidRPr="00AA74C7">
        <w:rPr>
          <w:rFonts w:ascii="Arial" w:hAnsi="Arial" w:cs="Arial"/>
          <w:sz w:val="22"/>
          <w:szCs w:val="22"/>
        </w:rPr>
        <w:t>(</w:t>
      </w:r>
      <w:r w:rsidR="004A7D9F">
        <w:rPr>
          <w:rFonts w:ascii="Arial" w:hAnsi="Arial" w:cs="Arial"/>
          <w:sz w:val="22"/>
          <w:szCs w:val="22"/>
        </w:rPr>
        <w:t>HGA</w:t>
      </w:r>
      <w:r w:rsidR="00184DF1" w:rsidRPr="00AA74C7">
        <w:rPr>
          <w:rFonts w:ascii="Arial" w:hAnsi="Arial" w:cs="Arial"/>
          <w:sz w:val="22"/>
          <w:szCs w:val="22"/>
        </w:rPr>
        <w:t xml:space="preserve">). </w:t>
      </w:r>
    </w:p>
    <w:p w14:paraId="3298254E" w14:textId="5382FE41" w:rsidR="00724D32" w:rsidRDefault="00864E73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Results:</w:t>
      </w:r>
      <w:r>
        <w:rPr>
          <w:rFonts w:ascii="Arial" w:hAnsi="Arial" w:cs="Arial"/>
          <w:sz w:val="22"/>
          <w:szCs w:val="22"/>
        </w:rPr>
        <w:t xml:space="preserve"> </w:t>
      </w:r>
      <w:r w:rsidR="00184DF1" w:rsidRPr="00AA74C7">
        <w:rPr>
          <w:rFonts w:ascii="Arial" w:hAnsi="Arial" w:cs="Arial"/>
          <w:sz w:val="22"/>
          <w:szCs w:val="22"/>
        </w:rPr>
        <w:t xml:space="preserve">We identified </w:t>
      </w:r>
      <w:r w:rsidR="0027790C" w:rsidRPr="00AA74C7">
        <w:rPr>
          <w:rFonts w:ascii="Arial" w:hAnsi="Arial" w:cs="Arial"/>
          <w:sz w:val="22"/>
          <w:szCs w:val="22"/>
        </w:rPr>
        <w:t>209 and</w:t>
      </w:r>
      <w:r w:rsidR="00F147F6" w:rsidRPr="00AA74C7">
        <w:rPr>
          <w:rFonts w:ascii="Arial" w:hAnsi="Arial" w:cs="Arial"/>
          <w:sz w:val="22"/>
          <w:szCs w:val="22"/>
        </w:rPr>
        <w:t xml:space="preserve"> 8</w:t>
      </w:r>
      <w:r w:rsidR="00016CC3">
        <w:rPr>
          <w:rFonts w:ascii="Arial" w:hAnsi="Arial" w:cs="Arial"/>
          <w:sz w:val="22"/>
          <w:szCs w:val="22"/>
        </w:rPr>
        <w:t>,</w:t>
      </w:r>
      <w:r w:rsidR="00F147F6" w:rsidRPr="00AA74C7">
        <w:rPr>
          <w:rFonts w:ascii="Arial" w:hAnsi="Arial" w:cs="Arial"/>
          <w:sz w:val="22"/>
          <w:szCs w:val="22"/>
        </w:rPr>
        <w:t>692</w:t>
      </w:r>
      <w:r w:rsidR="0027790C" w:rsidRPr="00AA74C7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615DF7" w:rsidRPr="00AA74C7">
        <w:rPr>
          <w:rFonts w:ascii="Arial" w:hAnsi="Arial" w:cs="Arial"/>
          <w:sz w:val="22"/>
          <w:szCs w:val="22"/>
        </w:rPr>
        <w:t>CpG</w:t>
      </w:r>
      <w:proofErr w:type="spellEnd"/>
      <w:r w:rsidR="00615DF7" w:rsidRPr="00AA74C7">
        <w:rPr>
          <w:rFonts w:ascii="Arial" w:hAnsi="Arial" w:cs="Arial"/>
          <w:sz w:val="22"/>
          <w:szCs w:val="22"/>
        </w:rPr>
        <w:t xml:space="preserve"> </w:t>
      </w:r>
      <w:r w:rsidR="00BD1080" w:rsidRPr="00AA74C7">
        <w:rPr>
          <w:rFonts w:ascii="Arial" w:hAnsi="Arial" w:cs="Arial"/>
          <w:sz w:val="22"/>
          <w:szCs w:val="22"/>
        </w:rPr>
        <w:t>sites</w:t>
      </w:r>
      <w:r w:rsidR="00184DF1" w:rsidRPr="00AA74C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that </w:t>
      </w:r>
      <w:r w:rsidR="00184DF1" w:rsidRPr="00AA74C7">
        <w:rPr>
          <w:rFonts w:ascii="Arial" w:hAnsi="Arial" w:cs="Arial"/>
          <w:sz w:val="22"/>
          <w:szCs w:val="22"/>
        </w:rPr>
        <w:t>were</w:t>
      </w:r>
      <w:r w:rsidR="00615DF7" w:rsidRPr="00AA74C7">
        <w:rPr>
          <w:rFonts w:ascii="Arial" w:hAnsi="Arial" w:cs="Arial"/>
          <w:sz w:val="22"/>
          <w:szCs w:val="22"/>
        </w:rPr>
        <w:t xml:space="preserve"> </w:t>
      </w:r>
      <w:r w:rsidR="00184DF1" w:rsidRPr="00AA74C7">
        <w:rPr>
          <w:rFonts w:ascii="Arial" w:hAnsi="Arial" w:cs="Arial"/>
          <w:sz w:val="22"/>
          <w:szCs w:val="22"/>
        </w:rPr>
        <w:t xml:space="preserve">significantly </w:t>
      </w:r>
      <w:r w:rsidR="00615DF7" w:rsidRPr="00AA74C7">
        <w:rPr>
          <w:rFonts w:ascii="Arial" w:hAnsi="Arial" w:cs="Arial"/>
          <w:sz w:val="22"/>
          <w:szCs w:val="22"/>
        </w:rPr>
        <w:t>hyper-methylated in low-</w:t>
      </w:r>
      <w:r w:rsidR="00F147F6" w:rsidRPr="00AA74C7">
        <w:rPr>
          <w:rFonts w:ascii="Arial" w:hAnsi="Arial" w:cs="Arial"/>
          <w:sz w:val="22"/>
          <w:szCs w:val="22"/>
        </w:rPr>
        <w:t>grade</w:t>
      </w:r>
      <w:r w:rsidR="00615DF7" w:rsidRPr="00AA74C7">
        <w:rPr>
          <w:rFonts w:ascii="Arial" w:hAnsi="Arial" w:cs="Arial"/>
          <w:sz w:val="22"/>
          <w:szCs w:val="22"/>
        </w:rPr>
        <w:t xml:space="preserve"> adenoma and high-</w:t>
      </w:r>
      <w:r w:rsidR="00F147F6" w:rsidRPr="00AA74C7">
        <w:rPr>
          <w:rFonts w:ascii="Arial" w:hAnsi="Arial" w:cs="Arial"/>
          <w:sz w:val="22"/>
          <w:szCs w:val="22"/>
        </w:rPr>
        <w:t>grade</w:t>
      </w:r>
      <w:r w:rsidR="00615DF7" w:rsidRPr="00AA74C7">
        <w:rPr>
          <w:rFonts w:ascii="Arial" w:hAnsi="Arial" w:cs="Arial"/>
          <w:sz w:val="22"/>
          <w:szCs w:val="22"/>
        </w:rPr>
        <w:t xml:space="preserve"> adenoma, respectively</w:t>
      </w:r>
      <w:r w:rsidR="006E601C" w:rsidRPr="00AA74C7">
        <w:rPr>
          <w:rFonts w:ascii="Arial" w:hAnsi="Arial" w:cs="Arial"/>
          <w:sz w:val="22"/>
          <w:szCs w:val="22"/>
        </w:rPr>
        <w:t>.</w:t>
      </w:r>
      <w:r w:rsidR="00AE442F" w:rsidRPr="00AA74C7">
        <w:rPr>
          <w:rFonts w:ascii="Arial" w:hAnsi="Arial" w:cs="Arial"/>
          <w:sz w:val="22"/>
          <w:szCs w:val="22"/>
        </w:rPr>
        <w:t xml:space="preserve"> Pathway analysis identified nervous system</w:t>
      </w:r>
      <w:r>
        <w:rPr>
          <w:rFonts w:ascii="Arial" w:hAnsi="Arial" w:cs="Arial"/>
          <w:sz w:val="22"/>
          <w:szCs w:val="22"/>
        </w:rPr>
        <w:t>-related methylation changes that are</w:t>
      </w:r>
      <w:r w:rsidR="00AE442F" w:rsidRPr="00AA74C7">
        <w:rPr>
          <w:rFonts w:ascii="Arial" w:hAnsi="Arial" w:cs="Arial"/>
          <w:sz w:val="22"/>
          <w:szCs w:val="22"/>
        </w:rPr>
        <w:t xml:space="preserve"> significantly associated with </w:t>
      </w:r>
      <w:r w:rsidR="00615DF7" w:rsidRPr="00AA74C7">
        <w:rPr>
          <w:rFonts w:ascii="Arial" w:hAnsi="Arial" w:cs="Arial"/>
          <w:sz w:val="22"/>
          <w:szCs w:val="22"/>
        </w:rPr>
        <w:t xml:space="preserve">early </w:t>
      </w:r>
      <w:r w:rsidR="00AE442F" w:rsidRPr="00AA74C7">
        <w:rPr>
          <w:rFonts w:ascii="Arial" w:hAnsi="Arial" w:cs="Arial"/>
          <w:sz w:val="22"/>
          <w:szCs w:val="22"/>
        </w:rPr>
        <w:t xml:space="preserve">adenoma development. </w:t>
      </w:r>
      <w:r w:rsidR="00F329D8" w:rsidRPr="00AA74C7">
        <w:rPr>
          <w:rFonts w:ascii="Arial" w:hAnsi="Arial" w:cs="Arial"/>
          <w:sz w:val="22"/>
          <w:szCs w:val="22"/>
        </w:rPr>
        <w:t xml:space="preserve">Together with GEO and </w:t>
      </w:r>
      <w:proofErr w:type="spellStart"/>
      <w:r w:rsidR="006F6B0B" w:rsidRPr="00AA74C7">
        <w:rPr>
          <w:rFonts w:ascii="Arial" w:eastAsiaTheme="minorEastAsia" w:hAnsi="Arial" w:cs="Arial"/>
          <w:kern w:val="2"/>
          <w:sz w:val="22"/>
          <w:szCs w:val="22"/>
        </w:rPr>
        <w:t>ArrayExpress</w:t>
      </w:r>
      <w:proofErr w:type="spellEnd"/>
      <w:r w:rsidR="00F329D8" w:rsidRPr="00AA74C7">
        <w:rPr>
          <w:rFonts w:ascii="Arial" w:hAnsi="Arial" w:cs="Arial"/>
          <w:sz w:val="22"/>
          <w:szCs w:val="22"/>
        </w:rPr>
        <w:t xml:space="preserve"> dataset</w:t>
      </w:r>
      <w:r>
        <w:rPr>
          <w:rFonts w:ascii="Arial" w:hAnsi="Arial" w:cs="Arial"/>
          <w:sz w:val="22"/>
          <w:szCs w:val="22"/>
        </w:rPr>
        <w:t>s</w:t>
      </w:r>
      <w:r w:rsidR="00F329D8" w:rsidRPr="00AA74C7">
        <w:rPr>
          <w:rFonts w:ascii="Arial" w:hAnsi="Arial" w:cs="Arial"/>
          <w:sz w:val="22"/>
          <w:szCs w:val="22"/>
        </w:rPr>
        <w:t xml:space="preserve"> (N=</w:t>
      </w:r>
      <w:r w:rsidR="0044627E" w:rsidRPr="00AA74C7">
        <w:rPr>
          <w:rFonts w:ascii="Arial" w:hAnsi="Arial" w:cs="Arial"/>
          <w:sz w:val="22"/>
          <w:szCs w:val="22"/>
        </w:rPr>
        <w:t>833</w:t>
      </w:r>
      <w:r w:rsidR="00F329D8" w:rsidRPr="00AA74C7">
        <w:rPr>
          <w:rFonts w:ascii="Arial" w:hAnsi="Arial" w:cs="Arial"/>
          <w:sz w:val="22"/>
          <w:szCs w:val="22"/>
        </w:rPr>
        <w:t>), i</w:t>
      </w:r>
      <w:r w:rsidR="00724D32" w:rsidRPr="00AA74C7">
        <w:rPr>
          <w:rFonts w:ascii="Arial" w:hAnsi="Arial" w:cs="Arial"/>
          <w:sz w:val="22"/>
          <w:szCs w:val="22"/>
        </w:rPr>
        <w:t xml:space="preserve">ntegration analysis revealed that DNA methylation in the promoter </w:t>
      </w:r>
      <w:r>
        <w:rPr>
          <w:rFonts w:ascii="Arial" w:hAnsi="Arial" w:cs="Arial"/>
          <w:sz w:val="22"/>
          <w:szCs w:val="22"/>
        </w:rPr>
        <w:t xml:space="preserve">region </w:t>
      </w:r>
      <w:r w:rsidR="00724D32" w:rsidRPr="00AA74C7">
        <w:rPr>
          <w:rFonts w:ascii="Arial" w:hAnsi="Arial" w:cs="Arial"/>
          <w:sz w:val="22"/>
          <w:szCs w:val="22"/>
        </w:rPr>
        <w:t xml:space="preserve">of </w:t>
      </w:r>
      <w:r w:rsidR="000268C9" w:rsidRPr="00AA74C7">
        <w:rPr>
          <w:rFonts w:ascii="Arial" w:hAnsi="Arial" w:cs="Arial"/>
          <w:i/>
          <w:sz w:val="22"/>
          <w:szCs w:val="22"/>
        </w:rPr>
        <w:t>ADHFE1</w:t>
      </w:r>
      <w:r w:rsidR="00724D32" w:rsidRPr="00AA74C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has the </w:t>
      </w:r>
      <w:r w:rsidR="00F329D8" w:rsidRPr="00AA74C7">
        <w:rPr>
          <w:rFonts w:ascii="Arial" w:hAnsi="Arial" w:cs="Arial"/>
          <w:sz w:val="22"/>
          <w:szCs w:val="22"/>
        </w:rPr>
        <w:t xml:space="preserve">most </w:t>
      </w:r>
      <w:r w:rsidR="00724D32" w:rsidRPr="00AA74C7">
        <w:rPr>
          <w:rFonts w:ascii="Arial" w:hAnsi="Arial" w:cs="Arial"/>
          <w:sz w:val="22"/>
          <w:szCs w:val="22"/>
        </w:rPr>
        <w:t xml:space="preserve">potential </w:t>
      </w:r>
      <w:r>
        <w:rPr>
          <w:rFonts w:ascii="Arial" w:hAnsi="Arial" w:cs="Arial"/>
          <w:sz w:val="22"/>
          <w:szCs w:val="22"/>
        </w:rPr>
        <w:t xml:space="preserve">for being an </w:t>
      </w:r>
      <w:r w:rsidR="00266D0F" w:rsidRPr="00AA74C7">
        <w:rPr>
          <w:rFonts w:ascii="Arial" w:hAnsi="Arial" w:cs="Arial"/>
          <w:sz w:val="22"/>
          <w:szCs w:val="22"/>
        </w:rPr>
        <w:t xml:space="preserve">early </w:t>
      </w:r>
      <w:r w:rsidR="00724D32" w:rsidRPr="00AA74C7">
        <w:rPr>
          <w:rFonts w:ascii="Arial" w:hAnsi="Arial" w:cs="Arial"/>
          <w:sz w:val="22"/>
          <w:szCs w:val="22"/>
        </w:rPr>
        <w:t xml:space="preserve">diagnostic biomarker for colorectal adenoma and </w:t>
      </w:r>
      <w:r w:rsidR="008378E1" w:rsidRPr="00AA74C7">
        <w:rPr>
          <w:rFonts w:ascii="Arial" w:hAnsi="Arial" w:cs="Arial"/>
          <w:sz w:val="22"/>
          <w:szCs w:val="22"/>
        </w:rPr>
        <w:t>cancer (</w:t>
      </w:r>
      <w:r>
        <w:rPr>
          <w:rFonts w:ascii="Arial" w:hAnsi="Arial" w:cs="Arial"/>
          <w:sz w:val="22"/>
          <w:szCs w:val="22"/>
        </w:rPr>
        <w:t>sensitivity</w:t>
      </w:r>
      <w:r w:rsidR="004436CD" w:rsidRPr="00AA74C7">
        <w:rPr>
          <w:rFonts w:ascii="Arial" w:hAnsi="Arial" w:cs="Arial"/>
          <w:sz w:val="22"/>
          <w:szCs w:val="22"/>
        </w:rPr>
        <w:t xml:space="preserve">=0.96, </w:t>
      </w:r>
      <w:r>
        <w:rPr>
          <w:rFonts w:ascii="Arial" w:hAnsi="Arial" w:cs="Arial"/>
          <w:sz w:val="22"/>
          <w:szCs w:val="22"/>
        </w:rPr>
        <w:t>specificity</w:t>
      </w:r>
      <w:r w:rsidR="004436CD" w:rsidRPr="00AA74C7">
        <w:rPr>
          <w:rFonts w:ascii="Arial" w:hAnsi="Arial" w:cs="Arial"/>
          <w:sz w:val="22"/>
          <w:szCs w:val="22"/>
        </w:rPr>
        <w:t>=0.9</w:t>
      </w:r>
      <w:r w:rsidR="006308B6" w:rsidRPr="00AA74C7">
        <w:rPr>
          <w:rFonts w:ascii="Arial" w:hAnsi="Arial" w:cs="Arial"/>
          <w:sz w:val="22"/>
          <w:szCs w:val="22"/>
        </w:rPr>
        <w:t>5</w:t>
      </w:r>
      <w:r w:rsidR="004436CD" w:rsidRPr="00AA74C7">
        <w:rPr>
          <w:rFonts w:ascii="Arial" w:hAnsi="Arial" w:cs="Arial"/>
          <w:sz w:val="22"/>
          <w:szCs w:val="22"/>
        </w:rPr>
        <w:t xml:space="preserve">, </w:t>
      </w:r>
      <w:r>
        <w:rPr>
          <w:rFonts w:ascii="Arial" w:hAnsi="Arial" w:cs="Arial"/>
          <w:sz w:val="22"/>
          <w:szCs w:val="22"/>
        </w:rPr>
        <w:t>area under the curve</w:t>
      </w:r>
      <w:r w:rsidR="004436CD" w:rsidRPr="00AA74C7">
        <w:rPr>
          <w:rFonts w:ascii="Arial" w:hAnsi="Arial" w:cs="Arial"/>
          <w:sz w:val="22"/>
          <w:szCs w:val="22"/>
        </w:rPr>
        <w:t>=0.9</w:t>
      </w:r>
      <w:r w:rsidR="006308B6" w:rsidRPr="00AA74C7">
        <w:rPr>
          <w:rFonts w:ascii="Arial" w:hAnsi="Arial" w:cs="Arial"/>
          <w:sz w:val="22"/>
          <w:szCs w:val="22"/>
        </w:rPr>
        <w:t>7</w:t>
      </w:r>
      <w:r w:rsidR="004436CD" w:rsidRPr="00AA74C7">
        <w:rPr>
          <w:rFonts w:ascii="Arial" w:hAnsi="Arial" w:cs="Arial"/>
          <w:sz w:val="22"/>
          <w:szCs w:val="22"/>
        </w:rPr>
        <w:t>)</w:t>
      </w:r>
      <w:r w:rsidR="00724D32" w:rsidRPr="00AA74C7">
        <w:rPr>
          <w:rFonts w:ascii="Arial" w:hAnsi="Arial" w:cs="Arial"/>
          <w:sz w:val="22"/>
          <w:szCs w:val="22"/>
        </w:rPr>
        <w:t>.</w:t>
      </w:r>
    </w:p>
    <w:p w14:paraId="18DDBEAC" w14:textId="0C36433C" w:rsidR="00743D48" w:rsidRPr="00AA74C7" w:rsidRDefault="00864E73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Conclusions:</w:t>
      </w:r>
      <w:r w:rsidR="00083B1A">
        <w:rPr>
          <w:rFonts w:ascii="Arial" w:hAnsi="Arial" w:cs="Arial"/>
          <w:b/>
          <w:sz w:val="22"/>
          <w:szCs w:val="22"/>
        </w:rPr>
        <w:t xml:space="preserve"> </w:t>
      </w:r>
      <w:r w:rsidR="00083B1A" w:rsidRPr="00083B1A">
        <w:rPr>
          <w:rFonts w:ascii="Arial" w:hAnsi="Arial" w:cs="Arial"/>
          <w:sz w:val="22"/>
          <w:szCs w:val="22"/>
        </w:rPr>
        <w:t>Overall, we demonstrated LGA and HGA</w:t>
      </w:r>
      <w:r w:rsidR="00083B1A">
        <w:rPr>
          <w:rFonts w:ascii="Arial" w:hAnsi="Arial" w:cs="Arial"/>
          <w:sz w:val="22"/>
          <w:szCs w:val="22"/>
        </w:rPr>
        <w:t xml:space="preserve"> provided an important proxy for early methylation biomarker identification and </w:t>
      </w:r>
      <w:r w:rsidR="00083B1A" w:rsidRPr="00083B1A">
        <w:rPr>
          <w:rFonts w:ascii="Arial" w:hAnsi="Arial" w:cs="Arial"/>
          <w:i/>
          <w:sz w:val="22"/>
          <w:szCs w:val="22"/>
        </w:rPr>
        <w:t>ADHFE1</w:t>
      </w:r>
      <w:r w:rsidR="00083B1A">
        <w:rPr>
          <w:rFonts w:ascii="Arial" w:hAnsi="Arial" w:cs="Arial"/>
          <w:sz w:val="22"/>
          <w:szCs w:val="22"/>
        </w:rPr>
        <w:t xml:space="preserve"> could be a promising methylation biomarker for colorectal cancer. </w:t>
      </w:r>
    </w:p>
    <w:p w14:paraId="2E24A19E" w14:textId="001516B9" w:rsidR="00212E92" w:rsidRPr="00AA74C7" w:rsidRDefault="00212E92" w:rsidP="00B80E58">
      <w:pPr>
        <w:spacing w:line="48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AA74C7">
        <w:rPr>
          <w:rFonts w:ascii="Arial" w:hAnsi="Arial" w:cs="Arial"/>
          <w:b/>
          <w:bCs/>
          <w:sz w:val="22"/>
          <w:szCs w:val="22"/>
        </w:rPr>
        <w:t xml:space="preserve">Key words: </w:t>
      </w:r>
    </w:p>
    <w:p w14:paraId="5BCA50CE" w14:textId="1E36401E" w:rsidR="0044627E" w:rsidRPr="00AA74C7" w:rsidRDefault="0044627E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DNA methylation, </w:t>
      </w:r>
      <w:r w:rsidR="00EE6840">
        <w:rPr>
          <w:rFonts w:ascii="Arial" w:hAnsi="Arial" w:cs="Arial"/>
          <w:sz w:val="22"/>
          <w:szCs w:val="22"/>
        </w:rPr>
        <w:t>L</w:t>
      </w:r>
      <w:r w:rsidR="00EE6840" w:rsidRPr="00AA74C7">
        <w:rPr>
          <w:rFonts w:ascii="Arial" w:hAnsi="Arial" w:cs="Arial"/>
          <w:sz w:val="22"/>
          <w:szCs w:val="22"/>
        </w:rPr>
        <w:t>ow-grade</w:t>
      </w:r>
      <w:r w:rsidR="00EE6840">
        <w:rPr>
          <w:rFonts w:ascii="Arial" w:hAnsi="Arial" w:cs="Arial"/>
          <w:sz w:val="22"/>
          <w:szCs w:val="22"/>
        </w:rPr>
        <w:t xml:space="preserve"> adenoma, High-</w:t>
      </w:r>
      <w:r w:rsidR="00EE6840" w:rsidRPr="00AA74C7">
        <w:rPr>
          <w:rFonts w:ascii="Arial" w:hAnsi="Arial" w:cs="Arial"/>
          <w:sz w:val="22"/>
          <w:szCs w:val="22"/>
        </w:rPr>
        <w:t>grade</w:t>
      </w:r>
      <w:r w:rsidR="00EE6840">
        <w:rPr>
          <w:rFonts w:ascii="Arial" w:hAnsi="Arial" w:cs="Arial"/>
          <w:sz w:val="22"/>
          <w:szCs w:val="22"/>
        </w:rPr>
        <w:t xml:space="preserve"> adenoma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EE6840">
        <w:rPr>
          <w:rFonts w:ascii="Arial" w:hAnsi="Arial" w:cs="Arial"/>
          <w:sz w:val="22"/>
          <w:szCs w:val="22"/>
        </w:rPr>
        <w:t>C</w:t>
      </w:r>
      <w:r w:rsidR="00EE6840" w:rsidRPr="00AA74C7">
        <w:rPr>
          <w:rFonts w:ascii="Arial" w:hAnsi="Arial" w:cs="Arial"/>
          <w:sz w:val="22"/>
          <w:szCs w:val="22"/>
        </w:rPr>
        <w:t>olorectal</w:t>
      </w:r>
      <w:r w:rsidR="00EE6840">
        <w:rPr>
          <w:rFonts w:ascii="Arial" w:hAnsi="Arial" w:cs="Arial"/>
          <w:sz w:val="22"/>
          <w:szCs w:val="22"/>
        </w:rPr>
        <w:t xml:space="preserve"> cancer, B</w:t>
      </w:r>
      <w:r w:rsidRPr="00AA74C7">
        <w:rPr>
          <w:rFonts w:ascii="Arial" w:hAnsi="Arial" w:cs="Arial"/>
          <w:sz w:val="22"/>
          <w:szCs w:val="22"/>
        </w:rPr>
        <w:t>iomarker</w:t>
      </w:r>
    </w:p>
    <w:p w14:paraId="77CC4DC1" w14:textId="77777777" w:rsidR="00BA0BDE" w:rsidRDefault="00BA0BDE">
      <w:pPr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Arial"/>
          <w:sz w:val="22"/>
          <w:szCs w:val="22"/>
        </w:rPr>
        <w:br w:type="page"/>
      </w:r>
    </w:p>
    <w:p w14:paraId="5C542342" w14:textId="77777777" w:rsidR="00BA0BDE" w:rsidRPr="00C72EB1" w:rsidRDefault="00BA0BDE" w:rsidP="00BA0BDE">
      <w:pPr>
        <w:pStyle w:val="Heading2"/>
        <w:spacing w:line="480" w:lineRule="auto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C72EB1">
        <w:rPr>
          <w:rFonts w:ascii="Arial" w:hAnsi="Arial" w:cs="Arial"/>
          <w:b/>
          <w:color w:val="auto"/>
          <w:sz w:val="22"/>
          <w:szCs w:val="22"/>
        </w:rPr>
        <w:lastRenderedPageBreak/>
        <w:t>Abbreviations</w:t>
      </w:r>
    </w:p>
    <w:p w14:paraId="22D97E8F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LGA: L</w:t>
      </w:r>
      <w:bookmarkStart w:id="1" w:name="OLE_LINK69"/>
      <w:bookmarkStart w:id="2" w:name="OLE_LINK70"/>
      <w:r w:rsidRPr="00AA74C7">
        <w:rPr>
          <w:rFonts w:ascii="Arial" w:hAnsi="Arial" w:cs="Arial"/>
          <w:sz w:val="22"/>
          <w:szCs w:val="22"/>
        </w:rPr>
        <w:t>ow-grade adenoma</w:t>
      </w:r>
      <w:bookmarkEnd w:id="1"/>
      <w:bookmarkEnd w:id="2"/>
    </w:p>
    <w:p w14:paraId="0CD8F6CA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HGA: High-grade adenoma</w:t>
      </w:r>
    </w:p>
    <w:p w14:paraId="0D785013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DMR: </w:t>
      </w:r>
      <w:bookmarkStart w:id="3" w:name="OLE_LINK98"/>
      <w:bookmarkStart w:id="4" w:name="OLE_LINK99"/>
      <w:r w:rsidRPr="00AA74C7">
        <w:rPr>
          <w:rFonts w:ascii="Arial" w:hAnsi="Arial" w:cs="Arial"/>
          <w:sz w:val="22"/>
          <w:szCs w:val="22"/>
        </w:rPr>
        <w:t>Different methylation region</w:t>
      </w:r>
      <w:bookmarkEnd w:id="3"/>
      <w:bookmarkEnd w:id="4"/>
    </w:p>
    <w:p w14:paraId="5BA4A884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DMS: Different methylation site</w:t>
      </w:r>
    </w:p>
    <w:p w14:paraId="56E1B1F5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ROC: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Receiver operating characteristic</w:t>
      </w:r>
    </w:p>
    <w:p w14:paraId="2B74F453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AUC: Area under the curve</w:t>
      </w:r>
    </w:p>
    <w:p w14:paraId="40CDD258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IPA: Ingenuity Pathway Analysis</w:t>
      </w:r>
    </w:p>
    <w:p w14:paraId="330B4AAB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KEGG: Kyoto Encyclopedia of Genes and Genomes</w:t>
      </w:r>
    </w:p>
    <w:p w14:paraId="533C4DA6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GO: Gene Ontology</w:t>
      </w:r>
    </w:p>
    <w:p w14:paraId="4B7BB6BD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t-SNE: t-distributed stochastic neighbor embedding</w:t>
      </w:r>
    </w:p>
    <w:p w14:paraId="641E5DE7" w14:textId="77777777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PCA: Principal components analysis</w:t>
      </w:r>
    </w:p>
    <w:p w14:paraId="7C0560AC" w14:textId="6043BC2A" w:rsidR="00BA0BDE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proofErr w:type="spellStart"/>
      <w:r w:rsidRPr="00AA74C7">
        <w:rPr>
          <w:rFonts w:ascii="Arial" w:hAnsi="Arial" w:cs="Arial"/>
          <w:sz w:val="22"/>
          <w:szCs w:val="22"/>
        </w:rPr>
        <w:t>mBV</w:t>
      </w:r>
      <w:proofErr w:type="spellEnd"/>
      <w:r w:rsidRPr="00AA74C7">
        <w:rPr>
          <w:rFonts w:ascii="Arial" w:hAnsi="Arial" w:cs="Arial"/>
          <w:sz w:val="22"/>
          <w:szCs w:val="22"/>
        </w:rPr>
        <w:t>: Mean beta values</w:t>
      </w:r>
    </w:p>
    <w:p w14:paraId="21967D2A" w14:textId="1838AAB8" w:rsidR="00BA0BDE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FDR:</w:t>
      </w:r>
      <w:r w:rsidR="008B2466" w:rsidRPr="00E06C89">
        <w:rPr>
          <w:rFonts w:ascii="Arial" w:hAnsi="Arial" w:cs="Arial"/>
          <w:sz w:val="22"/>
          <w:szCs w:val="22"/>
        </w:rPr>
        <w:t xml:space="preserve"> </w:t>
      </w:r>
      <w:r w:rsidR="00E06C89">
        <w:rPr>
          <w:rFonts w:ascii="Arial" w:hAnsi="Arial" w:cs="Arial"/>
          <w:sz w:val="22"/>
          <w:szCs w:val="22"/>
        </w:rPr>
        <w:t>F</w:t>
      </w:r>
      <w:r w:rsidR="008B2466" w:rsidRPr="00E06C89">
        <w:rPr>
          <w:rFonts w:ascii="Arial" w:hAnsi="Arial" w:cs="Arial"/>
          <w:sz w:val="22"/>
          <w:szCs w:val="22"/>
        </w:rPr>
        <w:t>alse discovery rate</w:t>
      </w:r>
    </w:p>
    <w:p w14:paraId="4F22C8CA" w14:textId="26344A24" w:rsidR="00BA0BDE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SNP: Single nucleotide polymorphism</w:t>
      </w:r>
    </w:p>
    <w:p w14:paraId="3F0D0DD0" w14:textId="03A01A71" w:rsidR="00BA0BDE" w:rsidRDefault="00583022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UTR5: 5</w:t>
      </w:r>
      <w:r w:rsidR="00BA0BDE">
        <w:rPr>
          <w:rFonts w:ascii="Arial" w:hAnsi="Arial" w:cs="Arial"/>
          <w:sz w:val="22"/>
          <w:szCs w:val="22"/>
        </w:rPr>
        <w:t>′ untranslated region</w:t>
      </w:r>
    </w:p>
    <w:p w14:paraId="3858A6A9" w14:textId="2D692396" w:rsidR="00BA0BDE" w:rsidRPr="00AA74C7" w:rsidRDefault="00BA0BDE" w:rsidP="00BA0BDE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CHR: Chromosome</w:t>
      </w:r>
    </w:p>
    <w:p w14:paraId="22E0D1CB" w14:textId="0EBCB083" w:rsidR="00F21B10" w:rsidRPr="00AA74C7" w:rsidRDefault="00F21B10" w:rsidP="00B80E58">
      <w:pPr>
        <w:spacing w:line="480" w:lineRule="auto"/>
        <w:jc w:val="both"/>
        <w:rPr>
          <w:rFonts w:ascii="Arial" w:eastAsiaTheme="majorEastAsia" w:hAnsi="Arial" w:cs="Arial"/>
          <w:sz w:val="22"/>
          <w:szCs w:val="22"/>
        </w:rPr>
      </w:pPr>
      <w:r w:rsidRPr="00AA74C7">
        <w:rPr>
          <w:rFonts w:ascii="Arial" w:eastAsiaTheme="majorEastAsia" w:hAnsi="Arial" w:cs="Arial"/>
          <w:sz w:val="22"/>
          <w:szCs w:val="22"/>
        </w:rPr>
        <w:br w:type="page"/>
      </w:r>
    </w:p>
    <w:p w14:paraId="25A2DAFC" w14:textId="562D4C9C" w:rsidR="00743D48" w:rsidRPr="00AA74C7" w:rsidRDefault="00743D48" w:rsidP="00B80E58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Background</w:t>
      </w:r>
    </w:p>
    <w:p w14:paraId="65078901" w14:textId="562D3477" w:rsidR="00F44BF9" w:rsidRPr="00AA74C7" w:rsidRDefault="00241815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Colorectal cancer (CRC) is</w:t>
      </w:r>
      <w:r w:rsidR="00844A48" w:rsidRPr="00AA74C7">
        <w:rPr>
          <w:rFonts w:ascii="Arial" w:hAnsi="Arial" w:cs="Arial"/>
          <w:sz w:val="22"/>
          <w:szCs w:val="22"/>
        </w:rPr>
        <w:t xml:space="preserve"> the </w:t>
      </w:r>
      <w:r w:rsidR="002C04D3" w:rsidRPr="00AA74C7">
        <w:rPr>
          <w:rFonts w:ascii="Arial" w:hAnsi="Arial" w:cs="Arial"/>
          <w:sz w:val="22"/>
          <w:szCs w:val="22"/>
        </w:rPr>
        <w:t>third leading cause of cancer</w:t>
      </w:r>
      <w:r w:rsidR="008E4646" w:rsidRPr="00AA74C7">
        <w:rPr>
          <w:rFonts w:ascii="Arial" w:hAnsi="Arial" w:cs="Arial"/>
          <w:sz w:val="22"/>
          <w:szCs w:val="22"/>
        </w:rPr>
        <w:t>-</w:t>
      </w:r>
      <w:r w:rsidR="002C04D3" w:rsidRPr="00AA74C7">
        <w:rPr>
          <w:rFonts w:ascii="Arial" w:hAnsi="Arial" w:cs="Arial"/>
          <w:sz w:val="22"/>
          <w:szCs w:val="22"/>
        </w:rPr>
        <w:t>related deaths</w:t>
      </w:r>
      <w:r w:rsidR="00864E73">
        <w:rPr>
          <w:rFonts w:ascii="Arial" w:hAnsi="Arial" w:cs="Arial"/>
          <w:sz w:val="22"/>
          <w:szCs w:val="22"/>
        </w:rPr>
        <w:t xml:space="preserve"> worldwide</w:t>
      </w:r>
      <w:r w:rsidR="002B0EAD">
        <w:rPr>
          <w:rFonts w:ascii="Arial" w:hAnsi="Arial" w:cs="Arial"/>
          <w:sz w:val="22"/>
          <w:szCs w:val="22"/>
        </w:rPr>
        <w:t xml:space="preserve"> </w:t>
      </w:r>
      <w:r w:rsidR="005B48AA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PEVuZE5vdGU+PENpdGU+PEF1dGhvcj5TaWVnZWw8L0F1dGhvcj48WWVhcj4yMDE4PC9ZZWFyPjxS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PEVuZE5vdGU+PENpdGU+PEF1dGhvcj5TaWVnZWw8L0F1dGhvcj48WWVhcj4yMDE4PC9ZZWFyPjxS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5B48AA" w:rsidRPr="00AA74C7">
        <w:rPr>
          <w:rFonts w:ascii="Arial" w:hAnsi="Arial" w:cs="Arial"/>
          <w:sz w:val="22"/>
          <w:szCs w:val="22"/>
        </w:rPr>
      </w:r>
      <w:r w:rsidR="005B48AA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2,3</w:t>
      </w:r>
      <w:r w:rsidR="005B48AA" w:rsidRPr="00AA74C7">
        <w:rPr>
          <w:rFonts w:ascii="Arial" w:hAnsi="Arial" w:cs="Arial"/>
          <w:sz w:val="22"/>
          <w:szCs w:val="22"/>
        </w:rPr>
        <w:fldChar w:fldCharType="end"/>
      </w:r>
      <w:r w:rsidR="00B473B9" w:rsidRPr="00AA74C7">
        <w:rPr>
          <w:rFonts w:ascii="Arial" w:hAnsi="Arial" w:cs="Arial"/>
          <w:sz w:val="22"/>
          <w:szCs w:val="22"/>
        </w:rPr>
        <w:t>.</w:t>
      </w:r>
      <w:r w:rsidR="00282DB1" w:rsidRPr="00AA74C7">
        <w:rPr>
          <w:rFonts w:ascii="Arial" w:hAnsi="Arial" w:cs="Arial"/>
          <w:sz w:val="22"/>
          <w:szCs w:val="22"/>
        </w:rPr>
        <w:t xml:space="preserve"> </w:t>
      </w:r>
      <w:r w:rsidR="00864E73">
        <w:rPr>
          <w:rFonts w:ascii="Arial" w:hAnsi="Arial" w:cs="Arial"/>
          <w:sz w:val="22"/>
          <w:szCs w:val="22"/>
        </w:rPr>
        <w:t>Current e</w:t>
      </w:r>
      <w:r w:rsidR="00F44BF9" w:rsidRPr="00AA74C7">
        <w:rPr>
          <w:rFonts w:ascii="Arial" w:hAnsi="Arial" w:cs="Arial"/>
          <w:sz w:val="22"/>
          <w:szCs w:val="22"/>
        </w:rPr>
        <w:t xml:space="preserve">vidence </w:t>
      </w:r>
      <w:r w:rsidR="002B0EAD">
        <w:rPr>
          <w:rFonts w:ascii="Arial" w:hAnsi="Arial" w:cs="Arial"/>
          <w:sz w:val="22"/>
          <w:szCs w:val="22"/>
        </w:rPr>
        <w:t xml:space="preserve">indicates that </w:t>
      </w:r>
      <w:r w:rsidR="00F44BF9" w:rsidRPr="00AA74C7">
        <w:rPr>
          <w:rFonts w:ascii="Arial" w:hAnsi="Arial" w:cs="Arial"/>
          <w:sz w:val="22"/>
          <w:szCs w:val="22"/>
        </w:rPr>
        <w:t>genetic mutation</w:t>
      </w:r>
      <w:r w:rsidR="00212E92" w:rsidRPr="00AA74C7">
        <w:rPr>
          <w:rFonts w:ascii="Arial" w:hAnsi="Arial" w:cs="Arial"/>
          <w:sz w:val="22"/>
          <w:szCs w:val="22"/>
        </w:rPr>
        <w:t>s</w:t>
      </w:r>
      <w:r w:rsidR="008E4646" w:rsidRPr="00AA74C7">
        <w:rPr>
          <w:rFonts w:ascii="Arial" w:hAnsi="Arial" w:cs="Arial"/>
          <w:sz w:val="22"/>
          <w:szCs w:val="22"/>
        </w:rPr>
        <w:t xml:space="preserve"> </w:t>
      </w:r>
      <w:r w:rsidR="002B0EAD">
        <w:rPr>
          <w:rFonts w:ascii="Arial" w:hAnsi="Arial" w:cs="Arial"/>
          <w:sz w:val="22"/>
          <w:szCs w:val="22"/>
        </w:rPr>
        <w:t>and</w:t>
      </w:r>
      <w:r w:rsidR="00F44BF9" w:rsidRPr="00AA74C7">
        <w:rPr>
          <w:rFonts w:ascii="Arial" w:hAnsi="Arial" w:cs="Arial"/>
          <w:sz w:val="22"/>
          <w:szCs w:val="22"/>
        </w:rPr>
        <w:t xml:space="preserve"> epigenetic alterations are progressively accumulated </w:t>
      </w:r>
      <w:r w:rsidR="00212E92" w:rsidRPr="00AA74C7">
        <w:rPr>
          <w:rFonts w:ascii="Arial" w:hAnsi="Arial" w:cs="Arial"/>
          <w:sz w:val="22"/>
          <w:szCs w:val="22"/>
        </w:rPr>
        <w:t xml:space="preserve">in </w:t>
      </w:r>
      <w:r w:rsidR="008E4646" w:rsidRPr="00AA74C7">
        <w:rPr>
          <w:rFonts w:ascii="Arial" w:hAnsi="Arial" w:cs="Arial"/>
          <w:sz w:val="22"/>
          <w:szCs w:val="22"/>
        </w:rPr>
        <w:t xml:space="preserve">the </w:t>
      </w:r>
      <w:r w:rsidR="00212E92" w:rsidRPr="00AA74C7">
        <w:rPr>
          <w:rFonts w:ascii="Arial" w:hAnsi="Arial" w:cs="Arial"/>
          <w:sz w:val="22"/>
          <w:szCs w:val="22"/>
        </w:rPr>
        <w:t xml:space="preserve">tumor genome </w:t>
      </w:r>
      <w:r w:rsidR="00F44BF9" w:rsidRPr="00AA74C7">
        <w:rPr>
          <w:rFonts w:ascii="Arial" w:hAnsi="Arial" w:cs="Arial"/>
          <w:sz w:val="22"/>
          <w:szCs w:val="22"/>
        </w:rPr>
        <w:t>during</w:t>
      </w:r>
      <w:r w:rsidR="002B0EAD">
        <w:rPr>
          <w:rFonts w:ascii="Arial" w:hAnsi="Arial" w:cs="Arial"/>
          <w:sz w:val="22"/>
          <w:szCs w:val="22"/>
        </w:rPr>
        <w:t xml:space="preserve"> carcinogen</w:t>
      </w:r>
      <w:r w:rsidR="007D4051">
        <w:rPr>
          <w:rFonts w:ascii="Arial" w:hAnsi="Arial" w:cs="Arial"/>
          <w:sz w:val="22"/>
          <w:szCs w:val="22"/>
        </w:rPr>
        <w:t>e</w:t>
      </w:r>
      <w:r w:rsidR="002B0EAD">
        <w:rPr>
          <w:rFonts w:ascii="Arial" w:hAnsi="Arial" w:cs="Arial"/>
          <w:sz w:val="22"/>
          <w:szCs w:val="22"/>
        </w:rPr>
        <w:t>sis, and these alterations may serve as primary biomarkers for early detection and treatment of cancer</w:t>
      </w:r>
      <w:r w:rsidR="00C567D6">
        <w:rPr>
          <w:rFonts w:ascii="Arial" w:hAnsi="Arial" w:cs="Arial"/>
          <w:sz w:val="22"/>
          <w:szCs w:val="22"/>
        </w:rPr>
        <w:fldChar w:fldCharType="begin">
          <w:fldData xml:space="preserve">PEVuZE5vdGU+PENpdGU+PEF1dGhvcj5LdWlwZXJzPC9BdXRob3I+PFllYXI+MjAxNTwvWWVhcj48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==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PEVuZE5vdGU+PENpdGU+PEF1dGhvcj5LdWlwZXJzPC9BdXRob3I+PFllYXI+MjAxNTwvWWVhcj48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==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C567D6">
        <w:rPr>
          <w:rFonts w:ascii="Arial" w:hAnsi="Arial" w:cs="Arial"/>
          <w:sz w:val="22"/>
          <w:szCs w:val="22"/>
        </w:rPr>
      </w:r>
      <w:r w:rsidR="00C567D6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4</w:t>
      </w:r>
      <w:r w:rsidR="00C567D6">
        <w:rPr>
          <w:rFonts w:ascii="Arial" w:hAnsi="Arial" w:cs="Arial"/>
          <w:sz w:val="22"/>
          <w:szCs w:val="22"/>
        </w:rPr>
        <w:fldChar w:fldCharType="end"/>
      </w:r>
      <w:r w:rsidR="00F44BF9" w:rsidRPr="00AA74C7">
        <w:rPr>
          <w:rFonts w:ascii="Arial" w:hAnsi="Arial" w:cs="Arial"/>
          <w:sz w:val="22"/>
          <w:szCs w:val="22"/>
        </w:rPr>
        <w:t xml:space="preserve">. </w:t>
      </w:r>
      <w:r w:rsidR="004E6ACD" w:rsidRPr="00AA74C7">
        <w:rPr>
          <w:rFonts w:ascii="Arial" w:hAnsi="Arial" w:cs="Arial"/>
          <w:sz w:val="22"/>
          <w:szCs w:val="22"/>
        </w:rPr>
        <w:t>Abnormal</w:t>
      </w:r>
      <w:r w:rsidR="002B0EAD">
        <w:rPr>
          <w:rFonts w:ascii="Arial" w:hAnsi="Arial" w:cs="Arial"/>
          <w:sz w:val="22"/>
          <w:szCs w:val="22"/>
        </w:rPr>
        <w:t xml:space="preserve"> alterations in methylation status specifically</w:t>
      </w:r>
      <w:r w:rsidR="004E6ACD" w:rsidRPr="00AA74C7">
        <w:rPr>
          <w:rFonts w:ascii="Arial" w:hAnsi="Arial" w:cs="Arial"/>
          <w:sz w:val="22"/>
          <w:szCs w:val="22"/>
        </w:rPr>
        <w:t xml:space="preserve"> hyper-methylation or hypo-methylation in the promoter regions of tumor suppressor genes and miRNA have been observed in almost all</w:t>
      </w:r>
      <w:r w:rsidR="002B0EAD">
        <w:rPr>
          <w:rFonts w:ascii="Arial" w:hAnsi="Arial" w:cs="Arial"/>
          <w:sz w:val="22"/>
          <w:szCs w:val="22"/>
        </w:rPr>
        <w:t xml:space="preserve"> cancer types </w:t>
      </w:r>
      <w:r w:rsidR="004E6ACD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dW0+MzI1ODwvUmVjTnVtPjxEaXNwbGF5VGV4dD48c3R5bGUgZmFjZT0ic3VwZXJzY3JpcHQiPjUs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dW0+MzI1ODwvUmVjTnVtPjxEaXNwbGF5VGV4dD48c3R5bGUgZmFjZT0ic3VwZXJzY3JpcHQiPjUs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4E6ACD" w:rsidRPr="00AA74C7">
        <w:rPr>
          <w:rFonts w:ascii="Arial" w:hAnsi="Arial" w:cs="Arial"/>
          <w:sz w:val="22"/>
          <w:szCs w:val="22"/>
        </w:rPr>
      </w:r>
      <w:r w:rsidR="004E6ACD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5,6</w:t>
      </w:r>
      <w:r w:rsidR="004E6ACD" w:rsidRPr="00AA74C7">
        <w:rPr>
          <w:rFonts w:ascii="Arial" w:hAnsi="Arial" w:cs="Arial"/>
          <w:sz w:val="22"/>
          <w:szCs w:val="22"/>
        </w:rPr>
        <w:fldChar w:fldCharType="end"/>
      </w:r>
      <w:r w:rsidR="004E6ACD" w:rsidRPr="00AA74C7">
        <w:rPr>
          <w:rFonts w:ascii="Arial" w:hAnsi="Arial" w:cs="Arial"/>
          <w:sz w:val="22"/>
          <w:szCs w:val="22"/>
        </w:rPr>
        <w:t xml:space="preserve">. </w:t>
      </w:r>
      <w:r w:rsidR="002B0EAD">
        <w:rPr>
          <w:rFonts w:ascii="Arial" w:hAnsi="Arial" w:cs="Arial"/>
          <w:sz w:val="22"/>
          <w:szCs w:val="22"/>
        </w:rPr>
        <w:t>Over</w:t>
      </w:r>
      <w:r w:rsidR="002647E8" w:rsidRPr="00AA74C7">
        <w:rPr>
          <w:rFonts w:ascii="Arial" w:hAnsi="Arial" w:cs="Arial"/>
          <w:sz w:val="22"/>
          <w:szCs w:val="22"/>
        </w:rPr>
        <w:t xml:space="preserve"> the past decades, DNA methylation has </w:t>
      </w:r>
      <w:r w:rsidR="00BF3A0A" w:rsidRPr="00AA74C7">
        <w:rPr>
          <w:rFonts w:ascii="Arial" w:hAnsi="Arial" w:cs="Arial"/>
          <w:sz w:val="22"/>
          <w:szCs w:val="22"/>
        </w:rPr>
        <w:t xml:space="preserve">been </w:t>
      </w:r>
      <w:r w:rsidR="001A6659" w:rsidRPr="00AA74C7">
        <w:rPr>
          <w:rFonts w:ascii="Arial" w:hAnsi="Arial" w:cs="Arial"/>
          <w:sz w:val="22"/>
          <w:szCs w:val="22"/>
        </w:rPr>
        <w:t xml:space="preserve">widely </w:t>
      </w:r>
      <w:r w:rsidR="002B0EAD">
        <w:rPr>
          <w:rFonts w:ascii="Arial" w:hAnsi="Arial" w:cs="Arial"/>
          <w:sz w:val="22"/>
          <w:szCs w:val="22"/>
        </w:rPr>
        <w:t xml:space="preserve">studied </w:t>
      </w:r>
      <w:r w:rsidR="00C212D1" w:rsidRPr="00AA74C7">
        <w:rPr>
          <w:rFonts w:ascii="Arial" w:hAnsi="Arial" w:cs="Arial"/>
          <w:sz w:val="22"/>
          <w:szCs w:val="22"/>
        </w:rPr>
        <w:t xml:space="preserve">to develop </w:t>
      </w:r>
      <w:r w:rsidR="001A6659" w:rsidRPr="00AA74C7">
        <w:rPr>
          <w:rFonts w:ascii="Arial" w:hAnsi="Arial" w:cs="Arial"/>
          <w:sz w:val="22"/>
          <w:szCs w:val="22"/>
        </w:rPr>
        <w:t>cancer biomarkers</w:t>
      </w:r>
      <w:r w:rsidR="00C212D1" w:rsidRPr="00AA74C7">
        <w:rPr>
          <w:rFonts w:ascii="Arial" w:hAnsi="Arial" w:cs="Arial"/>
          <w:sz w:val="22"/>
          <w:szCs w:val="22"/>
        </w:rPr>
        <w:t xml:space="preserve"> </w:t>
      </w:r>
      <w:r w:rsidR="00C212D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PEVuZE5vdGU+PENpdGU+PEF1dGhvcj5HdW88L0F1dGhvcj48WWVhcj4yMDE1PC9ZZWFyPjxSZWNO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==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PEVuZE5vdGU+PENpdGU+PEF1dGhvcj5HdW88L0F1dGhvcj48WWVhcj4yMDE1PC9ZZWFyPjxSZWNO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==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</w:r>
      <w:r w:rsidR="00C212D1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7</w:t>
      </w:r>
      <w:r w:rsidR="00C212D1" w:rsidRPr="00AA74C7">
        <w:rPr>
          <w:rFonts w:ascii="Arial" w:hAnsi="Arial" w:cs="Arial"/>
          <w:sz w:val="22"/>
          <w:szCs w:val="22"/>
        </w:rPr>
        <w:fldChar w:fldCharType="end"/>
      </w:r>
      <w:r w:rsidR="002B0EAD">
        <w:rPr>
          <w:rFonts w:ascii="Arial" w:hAnsi="Arial" w:cs="Arial"/>
          <w:sz w:val="22"/>
          <w:szCs w:val="22"/>
        </w:rPr>
        <w:t xml:space="preserve"> and</w:t>
      </w:r>
      <w:r w:rsidR="002647E8" w:rsidRPr="00AA74C7">
        <w:rPr>
          <w:rFonts w:ascii="Arial" w:hAnsi="Arial" w:cs="Arial"/>
          <w:sz w:val="22"/>
          <w:szCs w:val="22"/>
        </w:rPr>
        <w:t xml:space="preserve"> </w:t>
      </w:r>
      <w:r w:rsidR="00212E92" w:rsidRPr="00AA74C7">
        <w:rPr>
          <w:rFonts w:ascii="Arial" w:hAnsi="Arial" w:cs="Arial"/>
          <w:sz w:val="22"/>
          <w:szCs w:val="22"/>
        </w:rPr>
        <w:t>has</w:t>
      </w:r>
      <w:r w:rsidR="002647E8" w:rsidRPr="00AA74C7">
        <w:rPr>
          <w:rFonts w:ascii="Arial" w:hAnsi="Arial" w:cs="Arial"/>
          <w:sz w:val="22"/>
          <w:szCs w:val="22"/>
        </w:rPr>
        <w:t xml:space="preserve"> </w:t>
      </w:r>
      <w:r w:rsidR="002B0EAD">
        <w:rPr>
          <w:rFonts w:ascii="Arial" w:hAnsi="Arial" w:cs="Arial"/>
          <w:sz w:val="22"/>
          <w:szCs w:val="22"/>
        </w:rPr>
        <w:t xml:space="preserve">been used as an </w:t>
      </w:r>
      <w:r w:rsidR="002647E8" w:rsidRPr="00AA74C7">
        <w:rPr>
          <w:rFonts w:ascii="Arial" w:hAnsi="Arial" w:cs="Arial"/>
          <w:sz w:val="22"/>
          <w:szCs w:val="22"/>
        </w:rPr>
        <w:t>indicat</w:t>
      </w:r>
      <w:r w:rsidR="002B0EAD">
        <w:rPr>
          <w:rFonts w:ascii="Arial" w:hAnsi="Arial" w:cs="Arial"/>
          <w:sz w:val="22"/>
          <w:szCs w:val="22"/>
        </w:rPr>
        <w:t>or of</w:t>
      </w:r>
      <w:r w:rsidR="002647E8" w:rsidRPr="00AA74C7">
        <w:rPr>
          <w:rFonts w:ascii="Arial" w:hAnsi="Arial" w:cs="Arial"/>
          <w:sz w:val="22"/>
          <w:szCs w:val="22"/>
        </w:rPr>
        <w:t xml:space="preserve"> disease progress</w:t>
      </w:r>
      <w:r w:rsidR="00212E92" w:rsidRPr="00AA74C7">
        <w:rPr>
          <w:rFonts w:ascii="Arial" w:hAnsi="Arial" w:cs="Arial"/>
          <w:sz w:val="22"/>
          <w:szCs w:val="22"/>
        </w:rPr>
        <w:t>ion</w:t>
      </w:r>
      <w:r w:rsidR="002647E8" w:rsidRPr="00AA74C7">
        <w:rPr>
          <w:rFonts w:ascii="Arial" w:hAnsi="Arial" w:cs="Arial"/>
          <w:sz w:val="22"/>
          <w:szCs w:val="22"/>
        </w:rPr>
        <w:t xml:space="preserve"> such as</w:t>
      </w:r>
      <w:r w:rsidR="001A6659" w:rsidRPr="00AA74C7">
        <w:rPr>
          <w:rFonts w:ascii="Arial" w:hAnsi="Arial" w:cs="Arial"/>
          <w:sz w:val="22"/>
          <w:szCs w:val="22"/>
        </w:rPr>
        <w:t xml:space="preserve"> hepatitis, cirrhosis</w:t>
      </w:r>
      <w:r w:rsidR="007D4051">
        <w:rPr>
          <w:rFonts w:ascii="Arial" w:hAnsi="Arial" w:cs="Arial"/>
          <w:sz w:val="22"/>
          <w:szCs w:val="22"/>
        </w:rPr>
        <w:t>,</w:t>
      </w:r>
      <w:r w:rsidR="001A6659" w:rsidRPr="00AA74C7">
        <w:rPr>
          <w:rFonts w:ascii="Arial" w:hAnsi="Arial" w:cs="Arial"/>
          <w:sz w:val="22"/>
          <w:szCs w:val="22"/>
        </w:rPr>
        <w:t xml:space="preserve"> and </w:t>
      </w:r>
      <w:r w:rsidR="00156145" w:rsidRPr="00156145">
        <w:rPr>
          <w:rFonts w:ascii="Arial" w:hAnsi="Arial" w:cs="Arial"/>
          <w:sz w:val="22"/>
          <w:szCs w:val="22"/>
        </w:rPr>
        <w:t>hepatocellular carcinoma (HCC)</w:t>
      </w:r>
      <w:r w:rsidR="001A6659" w:rsidRPr="00AA74C7">
        <w:rPr>
          <w:rFonts w:ascii="Arial" w:hAnsi="Arial" w:cs="Arial"/>
          <w:sz w:val="22"/>
          <w:szCs w:val="22"/>
        </w:rPr>
        <w:t xml:space="preserve"> </w:t>
      </w:r>
      <w:r w:rsidR="001A6659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PEVuZE5vdGU+PENpdGU+PEF1dGhvcj5aaGFvPC9BdXRob3I+PFllYXI+MjAxNDwvWWVhcj48UmVj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=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PEVuZE5vdGU+PENpdGU+PEF1dGhvcj5aaGFvPC9BdXRob3I+PFllYXI+MjAxNDwvWWVhcj48UmVj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=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1A6659" w:rsidRPr="00AA74C7">
        <w:rPr>
          <w:rFonts w:ascii="Arial" w:hAnsi="Arial" w:cs="Arial"/>
          <w:sz w:val="22"/>
          <w:szCs w:val="22"/>
        </w:rPr>
      </w:r>
      <w:r w:rsidR="001A6659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8,9</w:t>
      </w:r>
      <w:r w:rsidR="001A6659" w:rsidRPr="00AA74C7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  <w:t xml:space="preserve">. Moreover, </w:t>
      </w:r>
      <w:r w:rsidR="000E497C" w:rsidRPr="00AA74C7">
        <w:rPr>
          <w:rFonts w:ascii="Arial" w:hAnsi="Arial" w:cs="Arial"/>
          <w:sz w:val="22"/>
          <w:szCs w:val="22"/>
        </w:rPr>
        <w:t xml:space="preserve">recent evidence shows </w:t>
      </w:r>
      <w:r w:rsidR="002B0EAD">
        <w:rPr>
          <w:rFonts w:ascii="Arial" w:hAnsi="Arial" w:cs="Arial"/>
          <w:sz w:val="22"/>
          <w:szCs w:val="22"/>
        </w:rPr>
        <w:t xml:space="preserve">that </w:t>
      </w:r>
      <w:r w:rsidR="00212E92" w:rsidRPr="00AA74C7">
        <w:rPr>
          <w:rFonts w:ascii="Arial" w:hAnsi="Arial" w:cs="Arial"/>
          <w:sz w:val="22"/>
          <w:szCs w:val="22"/>
        </w:rPr>
        <w:t>cell</w:t>
      </w:r>
      <w:r w:rsidR="002B0EAD">
        <w:rPr>
          <w:rFonts w:ascii="Arial" w:hAnsi="Arial" w:cs="Arial"/>
          <w:sz w:val="22"/>
          <w:szCs w:val="22"/>
        </w:rPr>
        <w:t>-</w:t>
      </w:r>
      <w:r w:rsidR="00212E92" w:rsidRPr="00AA74C7">
        <w:rPr>
          <w:rFonts w:ascii="Arial" w:hAnsi="Arial" w:cs="Arial"/>
          <w:sz w:val="22"/>
          <w:szCs w:val="22"/>
        </w:rPr>
        <w:t>free DNA (</w:t>
      </w:r>
      <w:proofErr w:type="spellStart"/>
      <w:r w:rsidR="000E497C" w:rsidRPr="00AA74C7">
        <w:rPr>
          <w:rFonts w:ascii="Arial" w:hAnsi="Arial" w:cs="Arial"/>
          <w:sz w:val="22"/>
          <w:szCs w:val="22"/>
        </w:rPr>
        <w:t>cfDNA</w:t>
      </w:r>
      <w:proofErr w:type="spellEnd"/>
      <w:r w:rsidR="00212E92" w:rsidRPr="00AA74C7">
        <w:rPr>
          <w:rFonts w:ascii="Arial" w:hAnsi="Arial" w:cs="Arial"/>
          <w:sz w:val="22"/>
          <w:szCs w:val="22"/>
        </w:rPr>
        <w:t>)</w:t>
      </w:r>
      <w:r w:rsidR="000E497C" w:rsidRPr="00AA74C7">
        <w:rPr>
          <w:rFonts w:ascii="Arial" w:hAnsi="Arial" w:cs="Arial"/>
          <w:sz w:val="22"/>
          <w:szCs w:val="22"/>
        </w:rPr>
        <w:t xml:space="preserve"> methylation can be used for early cancer diagnosis and tissue-of-origin mapping</w:t>
      </w:r>
      <w:r w:rsidR="00105BA5" w:rsidRPr="00AA74C7">
        <w:rPr>
          <w:rFonts w:ascii="Arial" w:hAnsi="Arial" w:cs="Arial"/>
          <w:sz w:val="22"/>
          <w:szCs w:val="22"/>
        </w:rPr>
        <w:t xml:space="preserve"> </w:t>
      </w:r>
      <w:r w:rsidR="002B0EAD">
        <w:rPr>
          <w:rFonts w:ascii="Arial" w:hAnsi="Arial" w:cs="Arial"/>
          <w:sz w:val="22"/>
          <w:szCs w:val="22"/>
        </w:rPr>
        <w:t xml:space="preserve">for metastatic cancer </w:t>
      </w:r>
      <w:r w:rsidR="00C212D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dW0+MzI1ODwvUmVjTnVtPjxEaXNwbGF5VGV4dD48c3R5bGUgZmFjZT0ic3VwZXJzY3JpcHQiPjU8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PEVuZE5vdGU+PENpdGU+PEF1dGhvcj5HdW88L0F1dGhvcj48WWVhcj4yMDE3PC9ZZWFyPjxSZWNO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C212D1" w:rsidRPr="00AA74C7">
        <w:rPr>
          <w:rFonts w:ascii="Arial" w:hAnsi="Arial" w:cs="Arial"/>
          <w:sz w:val="22"/>
          <w:szCs w:val="22"/>
        </w:rPr>
      </w:r>
      <w:r w:rsidR="00C212D1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5</w:t>
      </w:r>
      <w:r w:rsidR="00C212D1" w:rsidRPr="00AA74C7">
        <w:rPr>
          <w:rFonts w:ascii="Arial" w:hAnsi="Arial" w:cs="Arial"/>
          <w:sz w:val="22"/>
          <w:szCs w:val="22"/>
        </w:rPr>
        <w:fldChar w:fldCharType="end"/>
      </w:r>
      <w:r w:rsidR="000E497C" w:rsidRPr="00AA74C7">
        <w:rPr>
          <w:rFonts w:ascii="Arial" w:hAnsi="Arial" w:cs="Arial"/>
          <w:sz w:val="22"/>
          <w:szCs w:val="22"/>
        </w:rPr>
        <w:t xml:space="preserve">. </w:t>
      </w:r>
    </w:p>
    <w:p w14:paraId="1EABC087" w14:textId="5968E332" w:rsidR="001A6659" w:rsidRPr="00AA74C7" w:rsidRDefault="00F44BF9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Abnormal alterations of DNA methylation have been recognized as an important event </w:t>
      </w:r>
      <w:r w:rsidR="00C87CF6">
        <w:rPr>
          <w:rFonts w:ascii="Arial" w:hAnsi="Arial" w:cs="Arial"/>
          <w:sz w:val="22"/>
          <w:szCs w:val="22"/>
        </w:rPr>
        <w:t>in</w:t>
      </w:r>
      <w:r w:rsidRPr="00AA74C7">
        <w:rPr>
          <w:rFonts w:ascii="Arial" w:hAnsi="Arial" w:cs="Arial"/>
          <w:sz w:val="22"/>
          <w:szCs w:val="22"/>
        </w:rPr>
        <w:t xml:space="preserve"> cancer development. Global hypo-methylation arises early</w:t>
      </w:r>
      <w:r w:rsidR="00C87CF6">
        <w:rPr>
          <w:rFonts w:ascii="Arial" w:hAnsi="Arial" w:cs="Arial"/>
          <w:sz w:val="22"/>
          <w:szCs w:val="22"/>
        </w:rPr>
        <w:t xml:space="preserve"> in carcinogenesis and has been</w:t>
      </w:r>
      <w:r w:rsidRPr="00AA74C7">
        <w:rPr>
          <w:rFonts w:ascii="Arial" w:hAnsi="Arial" w:cs="Arial"/>
          <w:sz w:val="22"/>
          <w:szCs w:val="22"/>
        </w:rPr>
        <w:t xml:space="preserve"> linked to chromosomal instability and loss of </w:t>
      </w:r>
      <w:r w:rsidR="0081723F" w:rsidRPr="00AA74C7">
        <w:rPr>
          <w:rFonts w:ascii="Arial" w:hAnsi="Arial" w:cs="Arial"/>
          <w:sz w:val="22"/>
          <w:szCs w:val="22"/>
        </w:rPr>
        <w:t xml:space="preserve">imprinting </w:t>
      </w:r>
      <w:r w:rsidR="00B55BF8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PEVuZE5vdGU+PENpdGU+PEF1dGhvcj5HcmFkeTwvQXV0aG9yPjxZZWFyPjIwMDg8L1llYXI+PFJl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=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PEVuZE5vdGU+PENpdGU+PEF1dGhvcj5HcmFkeTwvQXV0aG9yPjxZZWFyPjIwMDg8L1llYXI+PFJl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=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B55BF8" w:rsidRPr="00AA74C7">
        <w:rPr>
          <w:rFonts w:ascii="Arial" w:hAnsi="Arial" w:cs="Arial"/>
          <w:sz w:val="22"/>
          <w:szCs w:val="22"/>
        </w:rPr>
      </w:r>
      <w:r w:rsidR="00B55BF8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10,11</w:t>
      </w:r>
      <w:r w:rsidR="00B55BF8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Generally </w:t>
      </w:r>
      <w:r w:rsidR="00212E92" w:rsidRPr="00AA74C7">
        <w:rPr>
          <w:rFonts w:ascii="Arial" w:hAnsi="Arial" w:cs="Arial"/>
          <w:sz w:val="22"/>
          <w:szCs w:val="22"/>
        </w:rPr>
        <w:t xml:space="preserve">during </w:t>
      </w:r>
      <w:r w:rsidRPr="00AA74C7">
        <w:rPr>
          <w:rFonts w:ascii="Arial" w:hAnsi="Arial" w:cs="Arial"/>
          <w:sz w:val="22"/>
          <w:szCs w:val="22"/>
        </w:rPr>
        <w:t>cancer</w:t>
      </w:r>
      <w:r w:rsidR="005127C1" w:rsidRPr="00AA74C7">
        <w:rPr>
          <w:rFonts w:ascii="Arial" w:hAnsi="Arial" w:cs="Arial"/>
          <w:sz w:val="22"/>
          <w:szCs w:val="22"/>
        </w:rPr>
        <w:t xml:space="preserve"> development</w:t>
      </w:r>
      <w:r w:rsidRPr="00AA74C7">
        <w:rPr>
          <w:rFonts w:ascii="Arial" w:hAnsi="Arial" w:cs="Arial"/>
          <w:sz w:val="22"/>
          <w:szCs w:val="22"/>
        </w:rPr>
        <w:t>, hundreds of genes are </w:t>
      </w:r>
      <w:hyperlink r:id="rId11" w:anchor="Transcription_silencing/activation_in_cancers" w:tooltip="Regulation of transcription in cancer" w:history="1">
        <w:r w:rsidRPr="00AA74C7">
          <w:rPr>
            <w:rFonts w:ascii="Arial" w:hAnsi="Arial" w:cs="Arial"/>
            <w:sz w:val="22"/>
            <w:szCs w:val="22"/>
          </w:rPr>
          <w:t xml:space="preserve">silenced or </w:t>
        </w:r>
        <w:r w:rsidR="0081723F" w:rsidRPr="00AA74C7">
          <w:rPr>
            <w:rFonts w:ascii="Arial" w:hAnsi="Arial" w:cs="Arial"/>
            <w:sz w:val="22"/>
            <w:szCs w:val="22"/>
          </w:rPr>
          <w:t xml:space="preserve">activated </w:t>
        </w:r>
      </w:hyperlink>
      <w:r w:rsidR="005127C1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PEVuZE5vdGU+PENpdGU+PEF1dGhvcj5TaGk8L0F1dGhvcj48WWVhcj4yMDE3PC9ZZWFyPjxSZWNO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PEVuZE5vdGU+PENpdGU+PEF1dGhvcj5TaGk8L0F1dGhvcj48WWVhcj4yMDE3PC9ZZWFyPjxSZWNO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5127C1" w:rsidRPr="00AA74C7">
        <w:rPr>
          <w:rFonts w:ascii="Arial" w:hAnsi="Arial" w:cs="Arial"/>
          <w:sz w:val="22"/>
          <w:szCs w:val="22"/>
        </w:rPr>
      </w:r>
      <w:r w:rsidR="005127C1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12-14</w:t>
      </w:r>
      <w:r w:rsidR="005127C1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Although silencing of some genes in cancers occurs by mutation, a large proportion of carcinogenic gene silencing is a result of altered DNA methylation</w:t>
      </w:r>
      <w:r w:rsidR="00C81243">
        <w:rPr>
          <w:rFonts w:ascii="Arial" w:hAnsi="Arial" w:cs="Arial"/>
          <w:sz w:val="22"/>
          <w:szCs w:val="22"/>
        </w:rPr>
        <w:fldChar w:fldCharType="begin"/>
      </w:r>
      <w:r w:rsidR="004F19D8">
        <w:rPr>
          <w:rFonts w:ascii="Arial" w:hAnsi="Arial" w:cs="Arial"/>
          <w:sz w:val="22"/>
          <w:szCs w:val="22"/>
        </w:rPr>
        <w:instrText xml:space="preserve"> ADDIN EN.CITE &lt;EndNote&gt;&lt;Cite&gt;&lt;Author&gt;Jones&lt;/Author&gt;&lt;Year&gt;2012&lt;/Year&gt;&lt;RecNum&gt;53&lt;/RecNum&gt;&lt;DisplayText&gt;&lt;style face="superscript"&gt;15&lt;/style&gt;&lt;/DisplayText&gt;&lt;record&gt;&lt;rec-number&gt;53&lt;/rec-number&gt;&lt;foreign-keys&gt;&lt;key app="EN" db-id="zffsxeepa00fpreedaupevsaw9eeftzdw009" timestamp="1571017665"&gt;53&lt;/key&gt;&lt;/foreign-keys&gt;&lt;ref-type name="Journal Article"&gt;17&lt;/ref-type&gt;&lt;contributors&gt;&lt;authors&gt;&lt;author&gt;Jones, P. A.&lt;/author&gt;&lt;/authors&gt;&lt;/contributors&gt;&lt;auth-address&gt;USC Norris Comprehensive Cancer Center, Keck School of Medicine of University of Southern California, Los Angeles, California 90089-99176, USA. pjones@med.usc.edu&lt;/auth-address&gt;&lt;titles&gt;&lt;title&gt;Functions of DNA methylation: islands, start sites, gene bodies and beyond&lt;/title&gt;&lt;secondary-title&gt;Nat Rev Genet&lt;/secondary-title&gt;&lt;/titles&gt;&lt;periodical&gt;&lt;full-title&gt;Nat Rev Genet&lt;/full-title&gt;&lt;/periodical&gt;&lt;pages&gt;484-92&lt;/pages&gt;&lt;volume&gt;13&lt;/volume&gt;&lt;number&gt;7&lt;/number&gt;&lt;edition&gt;2012/05/30&lt;/edition&gt;&lt;keywords&gt;&lt;keyword&gt;CpG Islands/*genetics/physiology&lt;/keyword&gt;&lt;keyword&gt;DNA Methylation/*genetics/*physiology&lt;/keyword&gt;&lt;keyword&gt;Gene Expression Regulation/genetics/*physiology&lt;/keyword&gt;&lt;keyword&gt;Genes/*genetics/physiology&lt;/keyword&gt;&lt;keyword&gt;Models, Molecular&lt;/keyword&gt;&lt;keyword&gt;Regulatory Elements, Transcriptional/*genetics/physiology&lt;/keyword&gt;&lt;keyword&gt;Repetitive Sequences, Nucleic Acid/*genetics/physiology&lt;/keyword&gt;&lt;keyword&gt;Transcription Initiation Site/*physiology&lt;/keyword&gt;&lt;/keywords&gt;&lt;dates&gt;&lt;year&gt;2012&lt;/year&gt;&lt;pub-dates&gt;&lt;date&gt;May 29&lt;/date&gt;&lt;/pub-dates&gt;&lt;/dates&gt;&lt;isbn&gt;1471-0064 (Electronic)&amp;#xD;1471-0056 (Linking)&lt;/isbn&gt;&lt;accession-num&gt;22641018&lt;/accession-num&gt;&lt;urls&gt;&lt;related-urls&gt;&lt;url&gt;https://www.ncbi.nlm.nih.gov/pubmed/22641018&lt;/url&gt;&lt;/related-urls&gt;&lt;/urls&gt;&lt;electronic-resource-num&gt;10.1038/nrg3230&lt;/electronic-resource-num&gt;&lt;/record&gt;&lt;/Cite&gt;&lt;/EndNote&gt;</w:instrText>
      </w:r>
      <w:r w:rsidR="00C81243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15</w:t>
      </w:r>
      <w:r w:rsidR="00C81243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DNA methylation</w:t>
      </w:r>
      <w:r w:rsidR="00C87CF6">
        <w:rPr>
          <w:rFonts w:ascii="Arial" w:hAnsi="Arial" w:cs="Arial"/>
          <w:sz w:val="22"/>
          <w:szCs w:val="22"/>
        </w:rPr>
        <w:t>-based</w:t>
      </w:r>
      <w:r w:rsidRPr="00AA74C7">
        <w:rPr>
          <w:rFonts w:ascii="Arial" w:hAnsi="Arial" w:cs="Arial"/>
          <w:sz w:val="22"/>
          <w:szCs w:val="22"/>
        </w:rPr>
        <w:t xml:space="preserve"> silencing in cancer typically occurs at multiple </w:t>
      </w:r>
      <w:proofErr w:type="spellStart"/>
      <w:r w:rsidRPr="00AA74C7">
        <w:rPr>
          <w:rFonts w:ascii="Arial" w:hAnsi="Arial" w:cs="Arial"/>
          <w:sz w:val="22"/>
          <w:szCs w:val="22"/>
        </w:rPr>
        <w:t>CpG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sites in the </w:t>
      </w:r>
      <w:proofErr w:type="spellStart"/>
      <w:r w:rsidR="002A47E5">
        <w:fldChar w:fldCharType="begin"/>
      </w:r>
      <w:r w:rsidR="002A47E5">
        <w:instrText xml:space="preserve"> HYPERLINK "https://en.wikipedia.org/wiki/CpG_site" \l "CpG_island" \o "CpG</w:instrText>
      </w:r>
      <w:r w:rsidR="002A47E5">
        <w:instrText xml:space="preserve"> site" </w:instrText>
      </w:r>
      <w:r w:rsidR="002A47E5">
        <w:fldChar w:fldCharType="separate"/>
      </w:r>
      <w:r w:rsidRPr="00AA74C7">
        <w:rPr>
          <w:rFonts w:ascii="Arial" w:hAnsi="Arial" w:cs="Arial"/>
          <w:sz w:val="22"/>
          <w:szCs w:val="22"/>
        </w:rPr>
        <w:t>CpG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islands</w:t>
      </w:r>
      <w:r w:rsidR="002A47E5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  present in the promoters of protein</w:t>
      </w:r>
      <w:r w:rsidR="005C0250" w:rsidRPr="00AA74C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coding genes</w:t>
      </w:r>
      <w:r w:rsidR="00E86F97" w:rsidRPr="00AA74C7">
        <w:rPr>
          <w:rFonts w:ascii="Arial" w:hAnsi="Arial" w:cs="Arial"/>
          <w:sz w:val="22"/>
          <w:szCs w:val="22"/>
        </w:rPr>
        <w:t xml:space="preserve"> </w:t>
      </w:r>
      <w:r w:rsidR="00FF7AB6" w:rsidRPr="00AA74C7">
        <w:rPr>
          <w:rFonts w:ascii="Arial" w:hAnsi="Arial" w:cs="Arial"/>
          <w:sz w:val="22"/>
          <w:szCs w:val="22"/>
        </w:rPr>
        <w:fldChar w:fldCharType="begin"/>
      </w:r>
      <w:r w:rsidR="004F19D8">
        <w:rPr>
          <w:rFonts w:ascii="Arial" w:hAnsi="Arial" w:cs="Arial"/>
          <w:sz w:val="22"/>
          <w:szCs w:val="22"/>
        </w:rPr>
        <w:instrText xml:space="preserve"> ADDIN EN.CITE &lt;EndNote&gt;&lt;Cite&gt;&lt;Author&gt;Morris&lt;/Author&gt;&lt;Year&gt;2017&lt;/Year&gt;&lt;RecNum&gt;10&lt;/RecNum&gt;&lt;DisplayText&gt;&lt;style face="superscript"&gt;16&lt;/style&gt;&lt;/DisplayText&gt;&lt;record&gt;&lt;rec-number&gt;10&lt;/rec-number&gt;&lt;foreign-keys&gt;&lt;key app="EN" db-id="zffsxeepa00fpreedaupevsaw9eeftzdw009" timestamp="1561365218"&gt;10&lt;/key&gt;&lt;key app="ENWeb" db-id=""&gt;0&lt;/key&gt;&lt;/foreign-keys&gt;&lt;ref-type name="Journal Article"&gt;17&lt;/ref-type&gt;&lt;contributors&gt;&lt;authors&gt;&lt;author&gt;Morris, M. R.&lt;/author&gt;&lt;author&gt;Latif, F.&lt;/author&gt;&lt;/authors&gt;&lt;/contributors&gt;&lt;auth-address&gt;Brain Tumour Research Centre, Wolverhampton School of Sciences, University of Wolverhampton, Wulfruna Street, Wolverhampton WV1 1LY, UK.&amp;#xD;Institute of Cancer and Genomic Sciences, College of Medical and Dental Sciences University of Birmingham, Edgbaston, Birmingham B15 2TT, UK.&lt;/auth-address&gt;&lt;titles&gt;&lt;title&gt;The epigenetic landscape of renal cancer&lt;/title&gt;&lt;secondary-title&gt;Nat Rev Nephrol&lt;/secondary-title&gt;&lt;/titles&gt;&lt;periodical&gt;&lt;full-title&gt;Nat Rev Nephrol&lt;/full-title&gt;&lt;/periodical&gt;&lt;pages&gt;47-60&lt;/pages&gt;&lt;volume&gt;13&lt;/volume&gt;&lt;number&gt;1&lt;/number&gt;&lt;edition&gt;2016/11/29&lt;/edition&gt;&lt;keywords&gt;&lt;keyword&gt;DNA Methylation&lt;/keyword&gt;&lt;keyword&gt;*Epigenesis, Genetic&lt;/keyword&gt;&lt;keyword&gt;Histones&lt;/keyword&gt;&lt;keyword&gt;Humans&lt;/keyword&gt;&lt;keyword&gt;Kidney Neoplasms/diagnosis/*genetics/therapy&lt;/keyword&gt;&lt;keyword&gt;Mutation&lt;/keyword&gt;&lt;keyword&gt;Signal Transduction&lt;/keyword&gt;&lt;/keywords&gt;&lt;dates&gt;&lt;year&gt;2017&lt;/year&gt;&lt;pub-dates&gt;&lt;date&gt;Jan&lt;/date&gt;&lt;/pub-dates&gt;&lt;/dates&gt;&lt;isbn&gt;1759-507X (Electronic)&amp;#xD;1759-5061 (Linking)&lt;/isbn&gt;&lt;accession-num&gt;27890923&lt;/accession-num&gt;&lt;urls&gt;&lt;related-urls&gt;&lt;url&gt;https://www.ncbi.nlm.nih.gov/pubmed/27890923&lt;/url&gt;&lt;/related-urls&gt;&lt;/urls&gt;&lt;electronic-resource-num&gt;10.1038/nrneph.2016.168&lt;/electronic-resource-num&gt;&lt;/record&gt;&lt;/Cite&gt;&lt;/EndNote&gt;</w:instrText>
      </w:r>
      <w:r w:rsidR="00FF7AB6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16</w:t>
      </w:r>
      <w:r w:rsidR="00FF7AB6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FF0561">
        <w:rPr>
          <w:rFonts w:ascii="Arial" w:hAnsi="Arial" w:cs="Arial"/>
          <w:sz w:val="22"/>
          <w:szCs w:val="22"/>
        </w:rPr>
        <w:t>On this</w:t>
      </w:r>
      <w:r w:rsidRPr="00AA74C7">
        <w:rPr>
          <w:rFonts w:ascii="Arial" w:hAnsi="Arial" w:cs="Arial"/>
          <w:sz w:val="22"/>
          <w:szCs w:val="22"/>
        </w:rPr>
        <w:t xml:space="preserve"> background of whole genome hypo-methylation, gene-specific promoter hyper-methylation has been found to promote CRC by down-regulati</w:t>
      </w:r>
      <w:r w:rsidR="00FF0561">
        <w:rPr>
          <w:rFonts w:ascii="Arial" w:hAnsi="Arial" w:cs="Arial"/>
          <w:sz w:val="22"/>
          <w:szCs w:val="22"/>
        </w:rPr>
        <w:t>ng</w:t>
      </w:r>
      <w:r w:rsidRPr="00AA74C7">
        <w:rPr>
          <w:rFonts w:ascii="Arial" w:hAnsi="Arial" w:cs="Arial"/>
          <w:sz w:val="22"/>
          <w:szCs w:val="22"/>
        </w:rPr>
        <w:t xml:space="preserve"> the expression of key tumor suppressor gene</w:t>
      </w:r>
      <w:r w:rsidR="00FF0561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 such as </w:t>
      </w:r>
      <w:r w:rsidR="00721322" w:rsidRPr="00AA74C7">
        <w:rPr>
          <w:rFonts w:ascii="Arial" w:hAnsi="Arial" w:cs="Arial"/>
          <w:i/>
          <w:sz w:val="22"/>
          <w:szCs w:val="22"/>
        </w:rPr>
        <w:t>CDKN2A</w:t>
      </w:r>
      <w:r w:rsidR="00721322" w:rsidRPr="00AA74C7">
        <w:rPr>
          <w:rFonts w:ascii="Arial" w:hAnsi="Arial" w:cs="Arial"/>
          <w:sz w:val="22"/>
          <w:szCs w:val="22"/>
        </w:rPr>
        <w:t xml:space="preserve">, </w:t>
      </w:r>
      <w:r w:rsidR="00721322" w:rsidRPr="00AA74C7">
        <w:rPr>
          <w:rFonts w:ascii="Arial" w:hAnsi="Arial" w:cs="Arial"/>
          <w:i/>
          <w:sz w:val="22"/>
          <w:szCs w:val="22"/>
        </w:rPr>
        <w:t>MLH1</w:t>
      </w:r>
      <w:r w:rsidR="00721322" w:rsidRPr="00AA74C7">
        <w:rPr>
          <w:rFonts w:ascii="Arial" w:hAnsi="Arial" w:cs="Arial"/>
          <w:sz w:val="22"/>
          <w:szCs w:val="22"/>
        </w:rPr>
        <w:t xml:space="preserve">, and </w:t>
      </w:r>
      <w:r w:rsidR="00721322" w:rsidRPr="00AA74C7">
        <w:rPr>
          <w:rFonts w:ascii="Arial" w:hAnsi="Arial" w:cs="Arial"/>
          <w:i/>
          <w:sz w:val="22"/>
          <w:szCs w:val="22"/>
        </w:rPr>
        <w:t>CDH1</w:t>
      </w:r>
      <w:r w:rsidR="005C0250" w:rsidRPr="00AA74C7">
        <w:rPr>
          <w:rFonts w:ascii="Arial" w:hAnsi="Arial" w:cs="Arial"/>
          <w:i/>
          <w:sz w:val="22"/>
          <w:szCs w:val="22"/>
        </w:rPr>
        <w:t xml:space="preserve"> </w:t>
      </w:r>
      <w:r w:rsidR="0087514B" w:rsidRPr="00AA74C7">
        <w:rPr>
          <w:rFonts w:ascii="Arial" w:hAnsi="Arial" w:cs="Arial"/>
          <w:sz w:val="22"/>
          <w:szCs w:val="22"/>
        </w:rPr>
        <w:fldChar w:fldCharType="begin">
          <w:fldData xml:space="preserve">PEVuZE5vdGU+PENpdGU+PEF1dGhvcj5IZXJtYW48L0F1dGhvcj48WWVhcj4xOTk1PC9ZZWFyPjxS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==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PEVuZE5vdGU+PENpdGU+PEF1dGhvcj5IZXJtYW48L0F1dGhvcj48WWVhcj4xOTk1PC9ZZWFyPjxS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==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87514B" w:rsidRPr="00AA74C7">
        <w:rPr>
          <w:rFonts w:ascii="Arial" w:hAnsi="Arial" w:cs="Arial"/>
          <w:sz w:val="22"/>
          <w:szCs w:val="22"/>
        </w:rPr>
      </w:r>
      <w:r w:rsidR="0087514B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17-19</w:t>
      </w:r>
      <w:r w:rsidR="0087514B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Although extensive epigenetic alterations have been illustrated over the past years, CRC is still not well understood at the molecular level</w:t>
      </w:r>
      <w:r w:rsidR="00C81243">
        <w:rPr>
          <w:rFonts w:ascii="Arial" w:hAnsi="Arial" w:cs="Arial"/>
          <w:sz w:val="22"/>
          <w:szCs w:val="22"/>
        </w:rPr>
        <w:fldChar w:fldCharType="begin">
          <w:fldData xml:space="preserve">PEVuZE5vdGU+PENpdGU+PEF1dGhvcj5LdWlwZXJzPC9BdXRob3I+PFllYXI+MjAxNTwvWWVhcj48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==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PEVuZE5vdGU+PENpdGU+PEF1dGhvcj5LdWlwZXJzPC9BdXRob3I+PFllYXI+MjAxNTwvWWVhcj48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==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C81243">
        <w:rPr>
          <w:rFonts w:ascii="Arial" w:hAnsi="Arial" w:cs="Arial"/>
          <w:sz w:val="22"/>
          <w:szCs w:val="22"/>
        </w:rPr>
      </w:r>
      <w:r w:rsidR="00C81243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4</w:t>
      </w:r>
      <w:r w:rsidR="00C81243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CRC is a heterogeneous disease</w:t>
      </w:r>
      <w:r w:rsidR="00FF0561">
        <w:rPr>
          <w:rFonts w:ascii="Arial" w:hAnsi="Arial" w:cs="Arial"/>
          <w:sz w:val="22"/>
          <w:szCs w:val="22"/>
        </w:rPr>
        <w:t xml:space="preserve"> that</w:t>
      </w:r>
      <w:r w:rsidRPr="00AA74C7">
        <w:rPr>
          <w:rFonts w:ascii="Arial" w:hAnsi="Arial" w:cs="Arial"/>
          <w:sz w:val="22"/>
          <w:szCs w:val="22"/>
        </w:rPr>
        <w:t xml:space="preserve"> typically starts from </w:t>
      </w:r>
      <w:r w:rsidR="00FF0561">
        <w:rPr>
          <w:rFonts w:ascii="Arial" w:hAnsi="Arial" w:cs="Arial"/>
          <w:sz w:val="22"/>
          <w:szCs w:val="22"/>
        </w:rPr>
        <w:t>a</w:t>
      </w:r>
      <w:r w:rsidRPr="00AA74C7">
        <w:rPr>
          <w:rFonts w:ascii="Arial" w:hAnsi="Arial" w:cs="Arial"/>
          <w:sz w:val="22"/>
          <w:szCs w:val="22"/>
        </w:rPr>
        <w:t> </w:t>
      </w:r>
      <w:hyperlink r:id="rId12" w:tooltip="Adenoma" w:history="1">
        <w:r w:rsidRPr="00AA74C7">
          <w:rPr>
            <w:rFonts w:ascii="Arial" w:hAnsi="Arial" w:cs="Arial"/>
            <w:sz w:val="22"/>
            <w:szCs w:val="22"/>
          </w:rPr>
          <w:t>benign tumor</w:t>
        </w:r>
      </w:hyperlink>
      <w:r w:rsidR="00FF0561">
        <w:rPr>
          <w:rFonts w:ascii="Arial" w:hAnsi="Arial" w:cs="Arial"/>
          <w:sz w:val="22"/>
          <w:szCs w:val="22"/>
        </w:rPr>
        <w:t xml:space="preserve"> which is</w:t>
      </w:r>
      <w:r w:rsidRPr="00AA74C7">
        <w:rPr>
          <w:rFonts w:ascii="Arial" w:hAnsi="Arial" w:cs="Arial"/>
          <w:sz w:val="22"/>
          <w:szCs w:val="22"/>
        </w:rPr>
        <w:t xml:space="preserve"> often in the form of </w:t>
      </w:r>
      <w:r w:rsidR="00FF0561">
        <w:rPr>
          <w:rFonts w:ascii="Arial" w:hAnsi="Arial" w:cs="Arial"/>
          <w:sz w:val="22"/>
          <w:szCs w:val="22"/>
        </w:rPr>
        <w:t>an</w:t>
      </w:r>
      <w:r w:rsidRPr="00AA74C7">
        <w:rPr>
          <w:rFonts w:ascii="Arial" w:hAnsi="Arial" w:cs="Arial"/>
          <w:sz w:val="22"/>
          <w:szCs w:val="22"/>
        </w:rPr>
        <w:t xml:space="preserve"> adenoma and </w:t>
      </w:r>
      <w:r w:rsidR="00FF0561" w:rsidRPr="00FF0561">
        <w:rPr>
          <w:rFonts w:ascii="Arial" w:hAnsi="Arial" w:cs="Arial"/>
          <w:sz w:val="22"/>
          <w:szCs w:val="22"/>
        </w:rPr>
        <w:t xml:space="preserve">becomes </w:t>
      </w:r>
      <w:r w:rsidR="00FF0561">
        <w:rPr>
          <w:rFonts w:ascii="Arial" w:hAnsi="Arial" w:cs="Arial"/>
          <w:sz w:val="22"/>
          <w:szCs w:val="22"/>
        </w:rPr>
        <w:t xml:space="preserve">a </w:t>
      </w:r>
      <w:r w:rsidR="00FF0561" w:rsidRPr="00FF0561">
        <w:rPr>
          <w:rFonts w:ascii="Arial" w:hAnsi="Arial" w:cs="Arial"/>
          <w:sz w:val="22"/>
          <w:szCs w:val="22"/>
        </w:rPr>
        <w:t xml:space="preserve">malignant cancer </w:t>
      </w:r>
      <w:r w:rsidR="00FF0561">
        <w:rPr>
          <w:rFonts w:ascii="Arial" w:hAnsi="Arial" w:cs="Arial"/>
          <w:sz w:val="22"/>
          <w:szCs w:val="22"/>
        </w:rPr>
        <w:t xml:space="preserve">over a period of </w:t>
      </w:r>
      <w:r w:rsidRPr="00AA74C7">
        <w:rPr>
          <w:rFonts w:ascii="Arial" w:hAnsi="Arial" w:cs="Arial"/>
          <w:sz w:val="22"/>
          <w:szCs w:val="22"/>
        </w:rPr>
        <w:t xml:space="preserve">10 </w:t>
      </w:r>
      <w:r w:rsidR="00FF0561">
        <w:rPr>
          <w:rFonts w:ascii="Arial" w:hAnsi="Arial" w:cs="Arial"/>
          <w:sz w:val="22"/>
          <w:szCs w:val="22"/>
        </w:rPr>
        <w:t xml:space="preserve">or more </w:t>
      </w:r>
      <w:r w:rsidRPr="00AA74C7">
        <w:rPr>
          <w:rFonts w:ascii="Arial" w:hAnsi="Arial" w:cs="Arial"/>
          <w:sz w:val="22"/>
          <w:szCs w:val="22"/>
        </w:rPr>
        <w:t xml:space="preserve">years </w:t>
      </w:r>
      <w:r w:rsidR="00A372C9" w:rsidRPr="00AA74C7">
        <w:rPr>
          <w:rFonts w:ascii="Arial" w:hAnsi="Arial" w:cs="Arial"/>
          <w:sz w:val="22"/>
          <w:szCs w:val="22"/>
        </w:rPr>
        <w:fldChar w:fldCharType="begin"/>
      </w:r>
      <w:r w:rsidR="004F19D8">
        <w:rPr>
          <w:rFonts w:ascii="Arial" w:hAnsi="Arial" w:cs="Arial"/>
          <w:sz w:val="22"/>
          <w:szCs w:val="22"/>
        </w:rPr>
        <w:instrText xml:space="preserve"> ADDIN EN.CITE &lt;EndNote&gt;&lt;Cite&gt;&lt;Author&gt;Witold&lt;/Author&gt;&lt;Year&gt;2018&lt;/Year&gt;&lt;RecNum&gt;3&lt;/RecNum&gt;&lt;DisplayText&gt;&lt;style face="superscript"&gt;20&lt;/style&gt;&lt;/DisplayText&gt;&lt;record&gt;&lt;rec-number&gt;3&lt;/rec-number&gt;&lt;foreign-keys&gt;&lt;key app="EN" db-id="zffsxeepa00fpreedaupevsaw9eeftzdw009" timestamp="1561362475"&gt;3&lt;/key&gt;&lt;key app="ENWeb" db-id=""&gt;0&lt;/key&gt;&lt;/foreign-keys&gt;&lt;ref-type name="Journal Article"&gt;17&lt;/ref-type&gt;&lt;contributors&gt;&lt;authors&gt;&lt;author&gt;Witold, K.&lt;/author&gt;&lt;author&gt;Anna, K.&lt;/author&gt;&lt;author&gt;Maciej, T.&lt;/author&gt;&lt;author&gt;Jakub, J.&lt;/author&gt;&lt;/authors&gt;&lt;/contributors&gt;&lt;auth-address&gt;Department of Oncological Surgery of Gastrointestinal Diseases, Greater Poland Cancer Centre, 15 Garbary St., 61-866 Poznan, Poland.&amp;#xD;Department of Head and Neck Surgery, Poznan University of Medical Sciences, 10 Fredry St., 61-701 Poznan, Poland.&amp;#xD;Department of Epidemiology and Cancer Prevention, Greater Poland Cancer Registry - The Greater Poland Cancer Centre, 15 Garbary St., 61-866 Poznan, Poland.&lt;/auth-address&gt;&lt;titles&gt;&lt;title&gt;Adenomas - Genetic factors in colorectal cancer prevention&lt;/title&gt;&lt;secondary-title&gt;Rep Pract Oncol Radiother&lt;/secondary-title&gt;&lt;/titles&gt;&lt;periodical&gt;&lt;full-title&gt;Rep Pract Oncol Radiother&lt;/full-title&gt;&lt;/periodical&gt;&lt;pages&gt;75-83&lt;/pages&gt;&lt;volume&gt;23&lt;/volume&gt;&lt;number&gt;2&lt;/number&gt;&lt;edition&gt;2018/02/22&lt;/edition&gt;&lt;keywords&gt;&lt;keyword&gt;Colorectal adenomas&lt;/keyword&gt;&lt;keyword&gt;Colorectal cancer&lt;/keyword&gt;&lt;keyword&gt;Genetic risk factors&lt;/keyword&gt;&lt;/keywords&gt;&lt;dates&gt;&lt;year&gt;2018&lt;/year&gt;&lt;pub-dates&gt;&lt;date&gt;Mar-Apr&lt;/date&gt;&lt;/pub-dates&gt;&lt;/dates&gt;&lt;isbn&gt;1507-1367 (Print)&amp;#xD;1507-1367 (Linking)&lt;/isbn&gt;&lt;accession-num&gt;29463957&lt;/accession-num&gt;&lt;urls&gt;&lt;related-urls&gt;&lt;url&gt;https://www.ncbi.nlm.nih.gov/pubmed/29463957&lt;/url&gt;&lt;/related-urls&gt;&lt;/urls&gt;&lt;custom2&gt;PMC5814382&lt;/custom2&gt;&lt;electronic-resource-num&gt;10.1016/j.rpor.2017.12.003&lt;/electronic-resource-num&gt;&lt;/record&gt;&lt;/Cite&gt;&lt;/EndNote&gt;</w:instrText>
      </w:r>
      <w:r w:rsidR="00A372C9" w:rsidRPr="00AA74C7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20</w:t>
      </w:r>
      <w:r w:rsidR="00A372C9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FF0561">
        <w:rPr>
          <w:rFonts w:ascii="Arial" w:hAnsi="Arial" w:cs="Arial"/>
          <w:sz w:val="22"/>
          <w:szCs w:val="22"/>
        </w:rPr>
        <w:t xml:space="preserve">Early identification and resection of benign colorectal tumors at the </w:t>
      </w:r>
      <w:r w:rsidR="00FD351C" w:rsidRPr="00AA74C7">
        <w:rPr>
          <w:rFonts w:ascii="Arial" w:hAnsi="Arial" w:cs="Arial"/>
          <w:sz w:val="22"/>
          <w:szCs w:val="22"/>
        </w:rPr>
        <w:t xml:space="preserve">colorectal adenoma </w:t>
      </w:r>
      <w:r w:rsidR="00FD351C" w:rsidRPr="00AA74C7">
        <w:rPr>
          <w:rFonts w:ascii="Arial" w:hAnsi="Arial" w:cs="Arial"/>
          <w:sz w:val="22"/>
          <w:szCs w:val="22"/>
        </w:rPr>
        <w:lastRenderedPageBreak/>
        <w:t>(CA)</w:t>
      </w:r>
      <w:r w:rsidR="00FD351C" w:rsidRPr="00AA74C7">
        <w:rPr>
          <w:rFonts w:ascii="Arial" w:hAnsi="Arial" w:cs="Arial"/>
          <w:color w:val="7030A0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stage </w:t>
      </w:r>
      <w:r w:rsidR="00E040B1" w:rsidRPr="00AA74C7">
        <w:rPr>
          <w:rFonts w:ascii="Arial" w:hAnsi="Arial" w:cs="Arial"/>
          <w:sz w:val="22"/>
          <w:szCs w:val="22"/>
        </w:rPr>
        <w:t>provides</w:t>
      </w:r>
      <w:r w:rsidRPr="00AA74C7">
        <w:rPr>
          <w:rFonts w:ascii="Arial" w:hAnsi="Arial" w:cs="Arial"/>
          <w:sz w:val="22"/>
          <w:szCs w:val="22"/>
        </w:rPr>
        <w:t xml:space="preserve"> an excellent opportunity to prevent </w:t>
      </w:r>
      <w:r w:rsidR="00FF0561">
        <w:rPr>
          <w:rFonts w:ascii="Arial" w:hAnsi="Arial" w:cs="Arial"/>
          <w:sz w:val="22"/>
          <w:szCs w:val="22"/>
        </w:rPr>
        <w:t>CRC</w:t>
      </w:r>
      <w:r w:rsidRPr="00AA74C7">
        <w:rPr>
          <w:rFonts w:ascii="Arial" w:hAnsi="Arial" w:cs="Arial"/>
          <w:sz w:val="22"/>
          <w:szCs w:val="22"/>
        </w:rPr>
        <w:t xml:space="preserve"> cancerization and </w:t>
      </w:r>
      <w:r w:rsidR="00FF0561">
        <w:rPr>
          <w:rFonts w:ascii="Arial" w:hAnsi="Arial" w:cs="Arial"/>
          <w:sz w:val="22"/>
          <w:szCs w:val="22"/>
        </w:rPr>
        <w:t xml:space="preserve">increase patient </w:t>
      </w:r>
      <w:r w:rsidRPr="00AA74C7">
        <w:rPr>
          <w:rFonts w:ascii="Arial" w:hAnsi="Arial" w:cs="Arial"/>
          <w:sz w:val="22"/>
          <w:szCs w:val="22"/>
        </w:rPr>
        <w:t>survival</w:t>
      </w:r>
      <w:r w:rsidR="000B282D">
        <w:rPr>
          <w:rFonts w:ascii="Arial" w:hAnsi="Arial" w:cs="Arial"/>
          <w:sz w:val="22"/>
          <w:szCs w:val="22"/>
        </w:rPr>
        <w:fldChar w:fldCharType="begin">
          <w:fldData xml:space="preserve">PEVuZE5vdGU+PENpdGU+PEF1dGhvcj5aYXViZXI8L0F1dGhvcj48WWVhcj4yMDEyPC9ZZWFyPjxS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 </w:instrText>
      </w:r>
      <w:r w:rsidR="004F19D8">
        <w:rPr>
          <w:rFonts w:ascii="Arial" w:hAnsi="Arial" w:cs="Arial"/>
          <w:sz w:val="22"/>
          <w:szCs w:val="22"/>
        </w:rPr>
        <w:fldChar w:fldCharType="begin">
          <w:fldData xml:space="preserve">PEVuZE5vdGU+PENpdGU+PEF1dGhvcj5aYXViZXI8L0F1dGhvcj48WWVhcj4yMDEyPC9ZZWFyPjxS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</w:fldData>
        </w:fldChar>
      </w:r>
      <w:r w:rsidR="004F19D8">
        <w:rPr>
          <w:rFonts w:ascii="Arial" w:hAnsi="Arial" w:cs="Arial"/>
          <w:sz w:val="22"/>
          <w:szCs w:val="22"/>
        </w:rPr>
        <w:instrText xml:space="preserve"> ADDIN EN.CITE.DATA </w:instrText>
      </w:r>
      <w:r w:rsidR="004F19D8">
        <w:rPr>
          <w:rFonts w:ascii="Arial" w:hAnsi="Arial" w:cs="Arial"/>
          <w:sz w:val="22"/>
          <w:szCs w:val="22"/>
        </w:rPr>
      </w:r>
      <w:r w:rsidR="004F19D8">
        <w:rPr>
          <w:rFonts w:ascii="Arial" w:hAnsi="Arial" w:cs="Arial"/>
          <w:sz w:val="22"/>
          <w:szCs w:val="22"/>
        </w:rPr>
        <w:fldChar w:fldCharType="end"/>
      </w:r>
      <w:r w:rsidR="000B282D">
        <w:rPr>
          <w:rFonts w:ascii="Arial" w:hAnsi="Arial" w:cs="Arial"/>
          <w:sz w:val="22"/>
          <w:szCs w:val="22"/>
        </w:rPr>
      </w:r>
      <w:r w:rsidR="000B282D">
        <w:rPr>
          <w:rFonts w:ascii="Arial" w:hAnsi="Arial" w:cs="Arial"/>
          <w:sz w:val="22"/>
          <w:szCs w:val="22"/>
        </w:rPr>
        <w:fldChar w:fldCharType="separate"/>
      </w:r>
      <w:r w:rsidR="004F19D8" w:rsidRPr="004F19D8">
        <w:rPr>
          <w:rFonts w:ascii="Arial" w:hAnsi="Arial" w:cs="Arial"/>
          <w:noProof/>
          <w:sz w:val="22"/>
          <w:szCs w:val="22"/>
          <w:vertAlign w:val="superscript"/>
        </w:rPr>
        <w:t>21</w:t>
      </w:r>
      <w:r w:rsidR="000B282D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FF0561">
        <w:rPr>
          <w:rFonts w:ascii="Arial" w:hAnsi="Arial" w:cs="Arial"/>
          <w:sz w:val="22"/>
          <w:szCs w:val="22"/>
        </w:rPr>
        <w:t>C</w:t>
      </w:r>
      <w:r w:rsidRPr="00AA74C7">
        <w:rPr>
          <w:rFonts w:ascii="Arial" w:hAnsi="Arial" w:cs="Arial"/>
          <w:sz w:val="22"/>
          <w:szCs w:val="22"/>
        </w:rPr>
        <w:t xml:space="preserve">olorectal adenoma </w:t>
      </w:r>
      <w:r w:rsidR="008104CB">
        <w:rPr>
          <w:rFonts w:ascii="Arial" w:hAnsi="Arial" w:cs="Arial"/>
          <w:sz w:val="22"/>
          <w:szCs w:val="22"/>
        </w:rPr>
        <w:t xml:space="preserve">is subdivided into </w:t>
      </w:r>
      <w:r w:rsidR="005C0250" w:rsidRPr="00AA74C7">
        <w:rPr>
          <w:rFonts w:ascii="Arial" w:hAnsi="Arial" w:cs="Arial"/>
          <w:sz w:val="22"/>
          <w:szCs w:val="22"/>
        </w:rPr>
        <w:t xml:space="preserve">two </w:t>
      </w:r>
      <w:r w:rsidRPr="00AA74C7">
        <w:rPr>
          <w:rFonts w:ascii="Arial" w:hAnsi="Arial" w:cs="Arial"/>
          <w:sz w:val="22"/>
          <w:szCs w:val="22"/>
        </w:rPr>
        <w:t xml:space="preserve">different pathologic </w:t>
      </w:r>
      <w:r w:rsidR="008104CB">
        <w:rPr>
          <w:rFonts w:ascii="Arial" w:hAnsi="Arial" w:cs="Arial"/>
          <w:sz w:val="22"/>
          <w:szCs w:val="22"/>
        </w:rPr>
        <w:t>subtypes based on likelihood of cancer progression specifically</w:t>
      </w:r>
      <w:r w:rsidRPr="00AA74C7">
        <w:rPr>
          <w:rFonts w:ascii="Arial" w:hAnsi="Arial" w:cs="Arial"/>
          <w:sz w:val="22"/>
          <w:szCs w:val="22"/>
        </w:rPr>
        <w:t xml:space="preserve"> low-grade adenoma</w:t>
      </w:r>
      <w:r w:rsidR="005C0250" w:rsidRPr="00AA74C7">
        <w:rPr>
          <w:rFonts w:ascii="Arial" w:hAnsi="Arial" w:cs="Arial"/>
          <w:sz w:val="22"/>
          <w:szCs w:val="22"/>
        </w:rPr>
        <w:t xml:space="preserve"> (LGA)</w:t>
      </w:r>
      <w:r w:rsidRPr="00AA74C7">
        <w:rPr>
          <w:rFonts w:ascii="Arial" w:hAnsi="Arial" w:cs="Arial"/>
          <w:sz w:val="22"/>
          <w:szCs w:val="22"/>
        </w:rPr>
        <w:t xml:space="preserve"> and high-grade adenoma</w:t>
      </w:r>
      <w:r w:rsidR="005C0250" w:rsidRPr="00AA74C7">
        <w:rPr>
          <w:rFonts w:ascii="Arial" w:hAnsi="Arial" w:cs="Arial"/>
          <w:sz w:val="22"/>
          <w:szCs w:val="22"/>
        </w:rPr>
        <w:t xml:space="preserve"> (HGA)</w:t>
      </w:r>
      <w:r w:rsidR="00A47760">
        <w:rPr>
          <w:rFonts w:ascii="Arial" w:hAnsi="Arial" w:cs="Arial"/>
          <w:sz w:val="22"/>
          <w:szCs w:val="22"/>
        </w:rPr>
        <w:fldChar w:fldCharType="begin">
          <w:fldData xml:space="preserve">PEVuZE5vdGU+PENpdGU+PEF1dGhvcj5TY2hsZW1wZXI8L0F1dGhvcj48WWVhcj4yMDAwPC9ZZWFy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 </w:instrText>
      </w:r>
      <w:r w:rsidR="00A47760">
        <w:rPr>
          <w:rFonts w:ascii="Arial" w:hAnsi="Arial" w:cs="Arial"/>
          <w:sz w:val="22"/>
          <w:szCs w:val="22"/>
        </w:rPr>
        <w:fldChar w:fldCharType="begin">
          <w:fldData xml:space="preserve">PEVuZE5vdGU+PENpdGU+PEF1dGhvcj5TY2hsZW1wZXI8L0F1dGhvcj48WWVhcj4yMDAwPC9ZZWFy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EN.CITE.DATA </w:instrText>
      </w:r>
      <w:r w:rsidR="00A47760">
        <w:rPr>
          <w:rFonts w:ascii="Arial" w:hAnsi="Arial" w:cs="Arial"/>
          <w:sz w:val="22"/>
          <w:szCs w:val="22"/>
        </w:rPr>
      </w:r>
      <w:r w:rsidR="00A47760">
        <w:rPr>
          <w:rFonts w:ascii="Arial" w:hAnsi="Arial" w:cs="Arial"/>
          <w:sz w:val="22"/>
          <w:szCs w:val="22"/>
        </w:rPr>
        <w:fldChar w:fldCharType="end"/>
      </w:r>
      <w:r w:rsidR="00A47760">
        <w:rPr>
          <w:rFonts w:ascii="Arial" w:hAnsi="Arial" w:cs="Arial"/>
          <w:sz w:val="22"/>
          <w:szCs w:val="22"/>
        </w:rPr>
      </w:r>
      <w:r w:rsidR="00A47760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22</w:t>
      </w:r>
      <w:r w:rsidR="00A47760">
        <w:rPr>
          <w:rFonts w:ascii="Arial" w:hAnsi="Arial" w:cs="Arial"/>
          <w:sz w:val="22"/>
          <w:szCs w:val="22"/>
        </w:rPr>
        <w:fldChar w:fldCharType="end"/>
      </w:r>
      <w:r w:rsidR="005C0250" w:rsidRPr="00AA74C7">
        <w:rPr>
          <w:rFonts w:ascii="Arial" w:hAnsi="Arial" w:cs="Arial"/>
          <w:sz w:val="22"/>
          <w:szCs w:val="22"/>
        </w:rPr>
        <w:t xml:space="preserve">. </w:t>
      </w:r>
      <w:r w:rsidR="008104CB">
        <w:rPr>
          <w:rFonts w:ascii="Arial" w:hAnsi="Arial" w:cs="Arial"/>
          <w:sz w:val="22"/>
          <w:szCs w:val="22"/>
        </w:rPr>
        <w:t>Molecular a</w:t>
      </w:r>
      <w:r w:rsidR="008104CB" w:rsidRPr="008104CB">
        <w:rPr>
          <w:rFonts w:ascii="Arial" w:hAnsi="Arial" w:cs="Arial"/>
          <w:sz w:val="22"/>
          <w:szCs w:val="22"/>
        </w:rPr>
        <w:t xml:space="preserve">lterations in LGA could </w:t>
      </w:r>
      <w:r w:rsidR="008104CB">
        <w:rPr>
          <w:rFonts w:ascii="Arial" w:hAnsi="Arial" w:cs="Arial"/>
          <w:sz w:val="22"/>
          <w:szCs w:val="22"/>
        </w:rPr>
        <w:t xml:space="preserve">serve </w:t>
      </w:r>
      <w:r w:rsidR="008104CB" w:rsidRPr="008104CB">
        <w:rPr>
          <w:rFonts w:ascii="Arial" w:hAnsi="Arial" w:cs="Arial"/>
          <w:sz w:val="22"/>
          <w:szCs w:val="22"/>
        </w:rPr>
        <w:t>as potential early diagnostic biomarkers</w:t>
      </w:r>
      <w:r w:rsidR="008104CB">
        <w:rPr>
          <w:rFonts w:ascii="Arial" w:hAnsi="Arial" w:cs="Arial"/>
          <w:sz w:val="22"/>
          <w:szCs w:val="22"/>
        </w:rPr>
        <w:t xml:space="preserve"> for CRC development though to the best of our knowledge, no group has identified and compared the differences in </w:t>
      </w:r>
      <w:r w:rsidR="005C0250" w:rsidRPr="00AA74C7">
        <w:rPr>
          <w:rFonts w:ascii="Arial" w:hAnsi="Arial" w:cs="Arial"/>
          <w:sz w:val="22"/>
          <w:szCs w:val="22"/>
        </w:rPr>
        <w:t>wh</w:t>
      </w:r>
      <w:r w:rsidR="00E21D97" w:rsidRPr="00AA74C7">
        <w:rPr>
          <w:rFonts w:ascii="Arial" w:hAnsi="Arial" w:cs="Arial"/>
          <w:sz w:val="22"/>
          <w:szCs w:val="22"/>
        </w:rPr>
        <w:t xml:space="preserve">ole-genome DNA methylation </w:t>
      </w:r>
      <w:r w:rsidR="008104CB">
        <w:rPr>
          <w:rFonts w:ascii="Arial" w:hAnsi="Arial" w:cs="Arial"/>
          <w:sz w:val="22"/>
          <w:szCs w:val="22"/>
        </w:rPr>
        <w:t xml:space="preserve">patterns </w:t>
      </w:r>
      <w:r w:rsidR="005C0250" w:rsidRPr="00AA74C7">
        <w:rPr>
          <w:rFonts w:ascii="Arial" w:hAnsi="Arial" w:cs="Arial"/>
          <w:sz w:val="22"/>
          <w:szCs w:val="22"/>
        </w:rPr>
        <w:t>between these two</w:t>
      </w:r>
      <w:r w:rsidR="008104CB">
        <w:rPr>
          <w:rFonts w:ascii="Arial" w:hAnsi="Arial" w:cs="Arial"/>
          <w:sz w:val="22"/>
          <w:szCs w:val="22"/>
        </w:rPr>
        <w:t xml:space="preserve"> subtypes</w:t>
      </w:r>
      <w:r w:rsidR="005C0250" w:rsidRPr="00AA74C7">
        <w:rPr>
          <w:rFonts w:ascii="Arial" w:hAnsi="Arial" w:cs="Arial"/>
          <w:sz w:val="22"/>
          <w:szCs w:val="22"/>
        </w:rPr>
        <w:t xml:space="preserve"> </w:t>
      </w:r>
      <w:r w:rsidR="00E21D97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&lt;EndNote&gt;&lt;Cite&gt;&lt;Author&gt;Rex&lt;/Author&gt;&lt;Year&gt;2009&lt;/Year&gt;&lt;RecNum&gt;21&lt;/RecNum&gt;&lt;DisplayText&gt;&lt;style face="superscript"&gt;23&lt;/style&gt;&lt;/DisplayText&gt;&lt;record&gt;&lt;rec-number&gt;21&lt;/rec-number&gt;&lt;foreign-keys&gt;&lt;key app="EN" db-id="zffsxeepa00fpreedaupevsaw9eeftzdw009" timestamp="1562162427"&gt;21&lt;/key&gt;&lt;/foreign-keys&gt;&lt;ref-type name="Journal Article"&gt;17&lt;/ref-type&gt;&lt;contributors&gt;&lt;authors&gt;&lt;author&gt;Rex, D. K.&lt;/author&gt;&lt;author&gt;Johnson, D. A.&lt;/author&gt;&lt;author&gt;Anderson, J. C.&lt;/author&gt;&lt;author&gt;Schoenfeld, P. S.&lt;/author&gt;&lt;author&gt;Burke, C. A.&lt;/author&gt;&lt;author&gt;Inadomi, J. M.&lt;/author&gt;&lt;author&gt;American College of, Gastroenterology&lt;/author&gt;&lt;/authors&gt;&lt;/contributors&gt;&lt;auth-address&gt;Indiana University Medical Center, IU Hospital, Indianapolis 46202, USA. drex@iupui.edu&lt;/auth-address&gt;&lt;titles&gt;&lt;title&gt;American College of Gastroenterology guidelines for colorectal cancer screening 2009 [corrected]&lt;/title&gt;&lt;secondary-title&gt;Am J Gastroenterol&lt;/secondary-title&gt;&lt;/titles&gt;&lt;periodical&gt;&lt;full-title&gt;Am J Gastroenterol&lt;/full-title&gt;&lt;/periodical&gt;&lt;pages&gt;739-50&lt;/pages&gt;&lt;volume&gt;104&lt;/volume&gt;&lt;number&gt;3&lt;/number&gt;&lt;edition&gt;2009/02/26&lt;/edition&gt;&lt;keywords&gt;&lt;keyword&gt;Adenomatous Polyposis Coli/diagnosis&lt;/keyword&gt;&lt;keyword&gt;Colonoscopy&lt;/keyword&gt;&lt;keyword&gt;Colorectal Neoplasms/*diagnosis/prevention &amp;amp; control&lt;/keyword&gt;&lt;keyword&gt;Colorectal Neoplasms, Hereditary Nonpolyposis/diagnosis&lt;/keyword&gt;&lt;keyword&gt;Humans&lt;/keyword&gt;&lt;/keywords&gt;&lt;dates&gt;&lt;year&gt;2009&lt;/year&gt;&lt;pub-dates&gt;&lt;date&gt;Mar&lt;/date&gt;&lt;/pub-dates&gt;&lt;/dates&gt;&lt;isbn&gt;1572-0241 (Electronic)&amp;#xD;0002-9270 (Linking)&lt;/isbn&gt;&lt;accession-num&gt;19240699&lt;/accession-num&gt;&lt;urls&gt;&lt;related-urls&gt;&lt;url&gt;https://www.ncbi.nlm.nih.gov/pubmed/19240699&lt;/url&gt;&lt;/related-urls&gt;&lt;/urls&gt;&lt;electronic-resource-num&gt;10.1038/ajg.2009.104&lt;/electronic-resource-num&gt;&lt;/record&gt;&lt;/Cite&gt;&lt;/EndNote&gt;</w:instrText>
      </w:r>
      <w:r w:rsidR="00E21D97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23</w:t>
      </w:r>
      <w:r w:rsidR="00E21D97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AC1A19">
        <w:rPr>
          <w:rFonts w:ascii="Arial" w:hAnsi="Arial" w:cs="Arial"/>
          <w:sz w:val="22"/>
          <w:szCs w:val="22"/>
        </w:rPr>
        <w:t xml:space="preserve">A </w:t>
      </w:r>
      <w:r w:rsidR="00105BA5" w:rsidRPr="00AA74C7">
        <w:rPr>
          <w:rFonts w:ascii="Arial" w:hAnsi="Arial" w:cs="Arial"/>
          <w:sz w:val="22"/>
          <w:szCs w:val="22"/>
        </w:rPr>
        <w:t xml:space="preserve">comprehensive understanding </w:t>
      </w:r>
      <w:r w:rsidR="008104CB">
        <w:rPr>
          <w:rFonts w:ascii="Arial" w:hAnsi="Arial" w:cs="Arial"/>
          <w:sz w:val="22"/>
          <w:szCs w:val="22"/>
        </w:rPr>
        <w:t xml:space="preserve">of the alterations in </w:t>
      </w:r>
      <w:r w:rsidR="00105BA5" w:rsidRPr="00AA74C7">
        <w:rPr>
          <w:rFonts w:ascii="Arial" w:hAnsi="Arial" w:cs="Arial"/>
          <w:sz w:val="22"/>
          <w:szCs w:val="22"/>
        </w:rPr>
        <w:t>genome-wide DNA methylation profile for early stage pre-cancerous lesions</w:t>
      </w:r>
      <w:r w:rsidR="006457BC" w:rsidRPr="00AA74C7">
        <w:rPr>
          <w:rFonts w:ascii="Arial" w:hAnsi="Arial" w:cs="Arial"/>
          <w:sz w:val="22"/>
          <w:szCs w:val="22"/>
        </w:rPr>
        <w:t xml:space="preserve"> (</w:t>
      </w:r>
      <w:r w:rsidR="005C0250" w:rsidRPr="00AA74C7">
        <w:rPr>
          <w:rFonts w:ascii="Arial" w:hAnsi="Arial" w:cs="Arial"/>
          <w:sz w:val="22"/>
          <w:szCs w:val="22"/>
        </w:rPr>
        <w:t>LGA and HGA</w:t>
      </w:r>
      <w:r w:rsidR="006457BC" w:rsidRPr="00AA74C7">
        <w:rPr>
          <w:rFonts w:ascii="Arial" w:hAnsi="Arial" w:cs="Arial"/>
          <w:sz w:val="22"/>
          <w:szCs w:val="22"/>
        </w:rPr>
        <w:t>)</w:t>
      </w:r>
      <w:r w:rsidR="008452E3" w:rsidRPr="00AA74C7">
        <w:rPr>
          <w:rFonts w:ascii="Arial" w:hAnsi="Arial" w:cs="Arial"/>
          <w:sz w:val="22"/>
          <w:szCs w:val="22"/>
        </w:rPr>
        <w:t xml:space="preserve"> </w:t>
      </w:r>
      <w:r w:rsidR="00AC1A19">
        <w:rPr>
          <w:rFonts w:ascii="Arial" w:hAnsi="Arial" w:cs="Arial"/>
          <w:sz w:val="22"/>
          <w:szCs w:val="22"/>
        </w:rPr>
        <w:t>may</w:t>
      </w:r>
      <w:r w:rsidR="00105BA5" w:rsidRPr="00AA74C7">
        <w:rPr>
          <w:rFonts w:ascii="Arial" w:hAnsi="Arial" w:cs="Arial"/>
          <w:sz w:val="22"/>
          <w:szCs w:val="22"/>
        </w:rPr>
        <w:t xml:space="preserve"> provide </w:t>
      </w:r>
      <w:r w:rsidR="00AC1A19">
        <w:rPr>
          <w:rFonts w:ascii="Arial" w:hAnsi="Arial" w:cs="Arial"/>
          <w:sz w:val="22"/>
          <w:szCs w:val="22"/>
        </w:rPr>
        <w:t xml:space="preserve">an </w:t>
      </w:r>
      <w:r w:rsidR="00105BA5" w:rsidRPr="00AA74C7">
        <w:rPr>
          <w:rFonts w:ascii="Arial" w:hAnsi="Arial" w:cs="Arial"/>
          <w:sz w:val="22"/>
          <w:szCs w:val="22"/>
        </w:rPr>
        <w:t xml:space="preserve">important resources for </w:t>
      </w:r>
      <w:r w:rsidR="00AC1A19" w:rsidRPr="00AC1A19">
        <w:rPr>
          <w:rFonts w:ascii="Arial" w:hAnsi="Arial" w:cs="Arial"/>
          <w:sz w:val="22"/>
          <w:szCs w:val="22"/>
        </w:rPr>
        <w:t xml:space="preserve">candidate biomarkers </w:t>
      </w:r>
      <w:r w:rsidR="00AC1A19">
        <w:rPr>
          <w:rFonts w:ascii="Arial" w:hAnsi="Arial" w:cs="Arial"/>
          <w:sz w:val="22"/>
          <w:szCs w:val="22"/>
        </w:rPr>
        <w:t xml:space="preserve">for early diagnosis of </w:t>
      </w:r>
      <w:r w:rsidR="00105BA5" w:rsidRPr="00AA74C7">
        <w:rPr>
          <w:rFonts w:ascii="Arial" w:hAnsi="Arial" w:cs="Arial"/>
          <w:sz w:val="22"/>
          <w:szCs w:val="22"/>
        </w:rPr>
        <w:t xml:space="preserve">cancer. </w:t>
      </w:r>
    </w:p>
    <w:p w14:paraId="6344BB76" w14:textId="77777777" w:rsidR="00105BA5" w:rsidRPr="00AA74C7" w:rsidRDefault="00105BA5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3854E3A0" w14:textId="4EB56E75" w:rsidR="006457BC" w:rsidRDefault="003B50FB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In this study, </w:t>
      </w:r>
      <w:r w:rsidR="0053281F" w:rsidRPr="00AA74C7">
        <w:rPr>
          <w:rFonts w:ascii="Arial" w:hAnsi="Arial" w:cs="Arial"/>
          <w:sz w:val="22"/>
          <w:szCs w:val="22"/>
        </w:rPr>
        <w:t xml:space="preserve">we conducted </w:t>
      </w:r>
      <w:r w:rsidR="00AC1A19">
        <w:rPr>
          <w:rFonts w:ascii="Arial" w:hAnsi="Arial" w:cs="Arial"/>
          <w:sz w:val="22"/>
          <w:szCs w:val="22"/>
        </w:rPr>
        <w:t xml:space="preserve">a series of </w:t>
      </w:r>
      <w:r w:rsidR="0053281F" w:rsidRPr="00AA74C7">
        <w:rPr>
          <w:rFonts w:ascii="Arial" w:hAnsi="Arial" w:cs="Arial"/>
          <w:sz w:val="22"/>
          <w:szCs w:val="22"/>
        </w:rPr>
        <w:t>genome-wide DNA methylation array</w:t>
      </w:r>
      <w:r w:rsidR="00AC1A19">
        <w:rPr>
          <w:rFonts w:ascii="Arial" w:hAnsi="Arial" w:cs="Arial"/>
          <w:sz w:val="22"/>
          <w:szCs w:val="22"/>
        </w:rPr>
        <w:t xml:space="preserve"> of</w:t>
      </w:r>
      <w:r w:rsidR="0053281F" w:rsidRPr="00AA74C7">
        <w:rPr>
          <w:rFonts w:ascii="Arial" w:hAnsi="Arial" w:cs="Arial"/>
          <w:sz w:val="22"/>
          <w:szCs w:val="22"/>
        </w:rPr>
        <w:t xml:space="preserve"> 18 </w:t>
      </w:r>
      <w:r w:rsidR="00FF3BC0" w:rsidRPr="00AA74C7">
        <w:rPr>
          <w:rFonts w:ascii="Arial" w:hAnsi="Arial" w:cs="Arial"/>
          <w:sz w:val="22"/>
          <w:szCs w:val="22"/>
        </w:rPr>
        <w:t xml:space="preserve">LGA </w:t>
      </w:r>
      <w:r w:rsidR="0053281F" w:rsidRPr="00AA74C7">
        <w:rPr>
          <w:rFonts w:ascii="Arial" w:hAnsi="Arial" w:cs="Arial"/>
          <w:sz w:val="22"/>
          <w:szCs w:val="22"/>
        </w:rPr>
        <w:t xml:space="preserve">and 22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53281F" w:rsidRPr="00AA74C7">
        <w:rPr>
          <w:rFonts w:ascii="Arial" w:hAnsi="Arial" w:cs="Arial"/>
          <w:sz w:val="22"/>
          <w:szCs w:val="22"/>
        </w:rPr>
        <w:t xml:space="preserve"> and </w:t>
      </w:r>
      <w:r w:rsidR="00AC1A19">
        <w:rPr>
          <w:rFonts w:ascii="Arial" w:hAnsi="Arial" w:cs="Arial"/>
          <w:sz w:val="22"/>
          <w:szCs w:val="22"/>
        </w:rPr>
        <w:t xml:space="preserve">compared the frequency, location, and pattern of methylation status to </w:t>
      </w:r>
      <w:r w:rsidR="0053281F" w:rsidRPr="00AA74C7">
        <w:rPr>
          <w:rFonts w:ascii="Arial" w:hAnsi="Arial" w:cs="Arial"/>
          <w:sz w:val="22"/>
          <w:szCs w:val="22"/>
        </w:rPr>
        <w:t>20 normal tissue</w:t>
      </w:r>
      <w:r w:rsidR="00AC1A19">
        <w:rPr>
          <w:rFonts w:ascii="Arial" w:hAnsi="Arial" w:cs="Arial"/>
          <w:sz w:val="22"/>
          <w:szCs w:val="22"/>
        </w:rPr>
        <w:t xml:space="preserve"> samples</w:t>
      </w:r>
      <w:r w:rsidR="006457BC" w:rsidRPr="00AA74C7">
        <w:rPr>
          <w:rFonts w:ascii="Arial" w:hAnsi="Arial" w:cs="Arial"/>
          <w:sz w:val="22"/>
          <w:szCs w:val="22"/>
        </w:rPr>
        <w:t xml:space="preserve">. </w:t>
      </w:r>
      <w:r w:rsidR="00107569" w:rsidRPr="00AA74C7">
        <w:rPr>
          <w:rFonts w:ascii="Arial" w:hAnsi="Arial" w:cs="Arial"/>
          <w:sz w:val="22"/>
          <w:szCs w:val="22"/>
        </w:rPr>
        <w:t xml:space="preserve">Dynamic </w:t>
      </w:r>
      <w:r w:rsidR="00AC1A19" w:rsidRPr="00AC1A19">
        <w:rPr>
          <w:rFonts w:ascii="Arial" w:hAnsi="Arial" w:cs="Arial"/>
          <w:sz w:val="22"/>
          <w:szCs w:val="22"/>
        </w:rPr>
        <w:t>change</w:t>
      </w:r>
      <w:r w:rsidR="00AC1A19">
        <w:rPr>
          <w:rFonts w:ascii="Arial" w:hAnsi="Arial" w:cs="Arial"/>
          <w:sz w:val="22"/>
          <w:szCs w:val="22"/>
        </w:rPr>
        <w:t>s in</w:t>
      </w:r>
      <w:r w:rsidR="00AC1A19" w:rsidRPr="00AC1A19">
        <w:rPr>
          <w:rFonts w:ascii="Arial" w:hAnsi="Arial" w:cs="Arial"/>
          <w:sz w:val="22"/>
          <w:szCs w:val="22"/>
        </w:rPr>
        <w:t xml:space="preserve"> </w:t>
      </w:r>
      <w:r w:rsidR="00107569" w:rsidRPr="00AA74C7">
        <w:rPr>
          <w:rFonts w:ascii="Arial" w:hAnsi="Arial" w:cs="Arial"/>
          <w:sz w:val="22"/>
          <w:szCs w:val="22"/>
        </w:rPr>
        <w:t>DNA m</w:t>
      </w:r>
      <w:r w:rsidR="006457BC" w:rsidRPr="00AA74C7">
        <w:rPr>
          <w:rFonts w:ascii="Arial" w:hAnsi="Arial" w:cs="Arial"/>
          <w:sz w:val="22"/>
          <w:szCs w:val="22"/>
        </w:rPr>
        <w:t xml:space="preserve">ethylation </w:t>
      </w:r>
      <w:r w:rsidR="00AC1A19">
        <w:rPr>
          <w:rFonts w:ascii="Arial" w:hAnsi="Arial" w:cs="Arial"/>
          <w:sz w:val="22"/>
          <w:szCs w:val="22"/>
        </w:rPr>
        <w:t>patterns between</w:t>
      </w:r>
      <w:r w:rsidR="00001BE7" w:rsidRPr="00AA74C7">
        <w:rPr>
          <w:rFonts w:ascii="Arial" w:hAnsi="Arial" w:cs="Arial"/>
          <w:sz w:val="22"/>
          <w:szCs w:val="22"/>
        </w:rPr>
        <w:t xml:space="preserve"> </w:t>
      </w:r>
      <w:r w:rsidR="00F36804" w:rsidRPr="00AA74C7">
        <w:rPr>
          <w:rFonts w:ascii="Arial" w:hAnsi="Arial" w:cs="Arial"/>
          <w:sz w:val="22"/>
          <w:szCs w:val="22"/>
        </w:rPr>
        <w:t>LGA and HGA</w:t>
      </w:r>
      <w:r w:rsidR="002C1801" w:rsidRPr="00AA74C7">
        <w:rPr>
          <w:rFonts w:ascii="Arial" w:hAnsi="Arial" w:cs="Arial"/>
          <w:sz w:val="22"/>
          <w:szCs w:val="22"/>
        </w:rPr>
        <w:t xml:space="preserve"> </w:t>
      </w:r>
      <w:r w:rsidR="00AC1A19">
        <w:rPr>
          <w:rFonts w:ascii="Arial" w:hAnsi="Arial" w:cs="Arial"/>
          <w:sz w:val="22"/>
          <w:szCs w:val="22"/>
        </w:rPr>
        <w:t>were</w:t>
      </w:r>
      <w:r w:rsidR="006457BC" w:rsidRPr="00AA74C7">
        <w:rPr>
          <w:rFonts w:ascii="Arial" w:hAnsi="Arial" w:cs="Arial"/>
          <w:sz w:val="22"/>
          <w:szCs w:val="22"/>
        </w:rPr>
        <w:t xml:space="preserve"> identified</w:t>
      </w:r>
      <w:r w:rsidR="00AC1A19">
        <w:rPr>
          <w:rFonts w:ascii="Arial" w:hAnsi="Arial" w:cs="Arial"/>
          <w:sz w:val="22"/>
          <w:szCs w:val="22"/>
        </w:rPr>
        <w:t>,</w:t>
      </w:r>
      <w:r w:rsidR="00DE618A" w:rsidRPr="00AA74C7">
        <w:rPr>
          <w:rFonts w:ascii="Arial" w:hAnsi="Arial" w:cs="Arial"/>
          <w:sz w:val="22"/>
          <w:szCs w:val="22"/>
        </w:rPr>
        <w:t xml:space="preserve"> and we found </w:t>
      </w:r>
      <w:r w:rsidR="00AC1A19">
        <w:rPr>
          <w:rFonts w:ascii="Arial" w:hAnsi="Arial" w:cs="Arial"/>
          <w:sz w:val="22"/>
          <w:szCs w:val="22"/>
        </w:rPr>
        <w:t>that</w:t>
      </w:r>
      <w:r w:rsidR="00DE618A" w:rsidRPr="00AA74C7">
        <w:rPr>
          <w:rFonts w:ascii="Arial" w:hAnsi="Arial" w:cs="Arial"/>
          <w:sz w:val="22"/>
          <w:szCs w:val="22"/>
        </w:rPr>
        <w:t xml:space="preserve"> methylation change</w:t>
      </w:r>
      <w:r w:rsidR="00AC1A19">
        <w:rPr>
          <w:rFonts w:ascii="Arial" w:hAnsi="Arial" w:cs="Arial"/>
          <w:sz w:val="22"/>
          <w:szCs w:val="22"/>
        </w:rPr>
        <w:t>s</w:t>
      </w:r>
      <w:r w:rsidR="00DE618A" w:rsidRPr="00AA74C7">
        <w:rPr>
          <w:rFonts w:ascii="Arial" w:hAnsi="Arial" w:cs="Arial"/>
          <w:sz w:val="22"/>
          <w:szCs w:val="22"/>
        </w:rPr>
        <w:t xml:space="preserve"> appeared in LGA </w:t>
      </w:r>
      <w:r w:rsidR="00AC1A19">
        <w:rPr>
          <w:rFonts w:ascii="Arial" w:hAnsi="Arial" w:cs="Arial"/>
          <w:sz w:val="22"/>
          <w:szCs w:val="22"/>
        </w:rPr>
        <w:t xml:space="preserve">were increased </w:t>
      </w:r>
      <w:r w:rsidR="00DE618A" w:rsidRPr="00AA74C7">
        <w:rPr>
          <w:rFonts w:ascii="Arial" w:hAnsi="Arial" w:cs="Arial"/>
          <w:sz w:val="22"/>
          <w:szCs w:val="22"/>
        </w:rPr>
        <w:t>or maintain</w:t>
      </w:r>
      <w:r w:rsidR="00AC1A19">
        <w:rPr>
          <w:rFonts w:ascii="Arial" w:hAnsi="Arial" w:cs="Arial"/>
          <w:sz w:val="22"/>
          <w:szCs w:val="22"/>
        </w:rPr>
        <w:t>ed</w:t>
      </w:r>
      <w:r w:rsidR="00DE618A" w:rsidRPr="00AA74C7">
        <w:rPr>
          <w:rFonts w:ascii="Arial" w:hAnsi="Arial" w:cs="Arial"/>
          <w:sz w:val="22"/>
          <w:szCs w:val="22"/>
        </w:rPr>
        <w:t xml:space="preserve"> in</w:t>
      </w:r>
      <w:r w:rsidR="008B0C57">
        <w:rPr>
          <w:rFonts w:ascii="Arial" w:hAnsi="Arial" w:cs="Arial"/>
          <w:sz w:val="22"/>
          <w:szCs w:val="22"/>
        </w:rPr>
        <w:t xml:space="preserve"> </w:t>
      </w:r>
      <w:r w:rsidR="00AC1A19">
        <w:rPr>
          <w:rFonts w:ascii="Arial" w:hAnsi="Arial" w:cs="Arial"/>
          <w:sz w:val="22"/>
          <w:szCs w:val="22"/>
        </w:rPr>
        <w:t>HGA</w:t>
      </w:r>
      <w:r w:rsidR="002C4FDF">
        <w:rPr>
          <w:rFonts w:ascii="Arial" w:hAnsi="Arial" w:cs="Arial"/>
          <w:sz w:val="22"/>
          <w:szCs w:val="22"/>
        </w:rPr>
        <w:t xml:space="preserve"> and cancer</w:t>
      </w:r>
      <w:r w:rsidR="006457BC" w:rsidRPr="00AA74C7">
        <w:rPr>
          <w:rFonts w:ascii="Arial" w:hAnsi="Arial" w:cs="Arial"/>
          <w:sz w:val="22"/>
          <w:szCs w:val="22"/>
        </w:rPr>
        <w:t xml:space="preserve">. </w:t>
      </w:r>
      <w:r w:rsidR="00AC1A19">
        <w:rPr>
          <w:rFonts w:ascii="Arial" w:hAnsi="Arial" w:cs="Arial"/>
          <w:sz w:val="22"/>
          <w:szCs w:val="22"/>
        </w:rPr>
        <w:t>E</w:t>
      </w:r>
      <w:r w:rsidR="00F406D3" w:rsidRPr="00AA74C7">
        <w:rPr>
          <w:rFonts w:ascii="Arial" w:hAnsi="Arial" w:cs="Arial"/>
          <w:sz w:val="22"/>
          <w:szCs w:val="22"/>
        </w:rPr>
        <w:t>nrichment analys</w:t>
      </w:r>
      <w:r w:rsidR="00AC1A19">
        <w:rPr>
          <w:rFonts w:ascii="Arial" w:hAnsi="Arial" w:cs="Arial"/>
          <w:sz w:val="22"/>
          <w:szCs w:val="22"/>
        </w:rPr>
        <w:t>e</w:t>
      </w:r>
      <w:r w:rsidR="00F406D3" w:rsidRPr="00AA74C7">
        <w:rPr>
          <w:rFonts w:ascii="Arial" w:hAnsi="Arial" w:cs="Arial"/>
          <w:sz w:val="22"/>
          <w:szCs w:val="22"/>
        </w:rPr>
        <w:t xml:space="preserve">s </w:t>
      </w:r>
      <w:r w:rsidR="00AC1A19">
        <w:rPr>
          <w:rFonts w:ascii="Arial" w:hAnsi="Arial" w:cs="Arial"/>
          <w:sz w:val="22"/>
          <w:szCs w:val="22"/>
        </w:rPr>
        <w:t>of</w:t>
      </w:r>
      <w:r w:rsidR="00F406D3" w:rsidRPr="00AA74C7">
        <w:rPr>
          <w:rFonts w:ascii="Arial" w:hAnsi="Arial" w:cs="Arial"/>
          <w:sz w:val="22"/>
          <w:szCs w:val="22"/>
        </w:rPr>
        <w:t xml:space="preserve"> </w:t>
      </w:r>
      <w:r w:rsidR="00E040B1" w:rsidRPr="00AA74C7">
        <w:rPr>
          <w:rFonts w:ascii="Arial" w:hAnsi="Arial" w:cs="Arial"/>
          <w:sz w:val="22"/>
          <w:szCs w:val="22"/>
        </w:rPr>
        <w:t>differential methylation regions (DMRs)</w:t>
      </w:r>
      <w:r w:rsidR="00F406D3" w:rsidRPr="00AA74C7">
        <w:rPr>
          <w:rFonts w:ascii="Arial" w:hAnsi="Arial" w:cs="Arial"/>
          <w:sz w:val="22"/>
          <w:szCs w:val="22"/>
        </w:rPr>
        <w:t xml:space="preserve"> </w:t>
      </w:r>
      <w:r w:rsidR="00AC1A19">
        <w:rPr>
          <w:rFonts w:ascii="Arial" w:hAnsi="Arial" w:cs="Arial"/>
          <w:sz w:val="22"/>
          <w:szCs w:val="22"/>
        </w:rPr>
        <w:t>were performed to further classify</w:t>
      </w:r>
      <w:r w:rsidR="00001BE7" w:rsidRPr="00AA74C7">
        <w:rPr>
          <w:rFonts w:ascii="Arial" w:hAnsi="Arial" w:cs="Arial"/>
          <w:sz w:val="22"/>
          <w:szCs w:val="22"/>
        </w:rPr>
        <w:t xml:space="preserve"> potential DNA methylation </w:t>
      </w:r>
      <w:r w:rsidR="007D4051">
        <w:rPr>
          <w:rFonts w:ascii="Arial" w:hAnsi="Arial" w:cs="Arial"/>
          <w:sz w:val="22"/>
          <w:szCs w:val="22"/>
        </w:rPr>
        <w:t xml:space="preserve">that may </w:t>
      </w:r>
      <w:r w:rsidR="00001BE7" w:rsidRPr="00AA74C7">
        <w:rPr>
          <w:rFonts w:ascii="Arial" w:hAnsi="Arial" w:cs="Arial"/>
          <w:sz w:val="22"/>
          <w:szCs w:val="22"/>
        </w:rPr>
        <w:t>influence</w:t>
      </w:r>
      <w:r w:rsidR="002344F4" w:rsidRPr="00AA74C7">
        <w:rPr>
          <w:rFonts w:ascii="Arial" w:hAnsi="Arial" w:cs="Arial"/>
          <w:sz w:val="22"/>
          <w:szCs w:val="22"/>
        </w:rPr>
        <w:t xml:space="preserve"> </w:t>
      </w:r>
      <w:r w:rsidR="00001BE7" w:rsidRPr="00AA74C7">
        <w:rPr>
          <w:rFonts w:ascii="Arial" w:hAnsi="Arial" w:cs="Arial"/>
          <w:sz w:val="22"/>
          <w:szCs w:val="22"/>
        </w:rPr>
        <w:t>functional difference</w:t>
      </w:r>
      <w:r w:rsidR="007D4051">
        <w:rPr>
          <w:rFonts w:ascii="Arial" w:hAnsi="Arial" w:cs="Arial"/>
          <w:sz w:val="22"/>
          <w:szCs w:val="22"/>
        </w:rPr>
        <w:t>s</w:t>
      </w:r>
      <w:r w:rsidR="00001BE7" w:rsidRPr="00AA74C7">
        <w:rPr>
          <w:rFonts w:ascii="Arial" w:hAnsi="Arial" w:cs="Arial"/>
          <w:sz w:val="22"/>
          <w:szCs w:val="22"/>
        </w:rPr>
        <w:t xml:space="preserve"> in adenoma initiation and development</w:t>
      </w:r>
      <w:r w:rsidR="002344F4" w:rsidRPr="00AA74C7">
        <w:rPr>
          <w:rFonts w:ascii="Arial" w:hAnsi="Arial" w:cs="Arial"/>
          <w:sz w:val="22"/>
          <w:szCs w:val="22"/>
        </w:rPr>
        <w:t xml:space="preserve">. Moreover, we </w:t>
      </w:r>
      <w:r w:rsidR="00777158" w:rsidRPr="00AA74C7">
        <w:rPr>
          <w:rFonts w:ascii="Arial" w:hAnsi="Arial" w:cs="Arial"/>
          <w:sz w:val="22"/>
          <w:szCs w:val="22"/>
        </w:rPr>
        <w:t xml:space="preserve">separated different methylation sites (DMSs) </w:t>
      </w:r>
      <w:r w:rsidR="00FD351C" w:rsidRPr="00AA74C7">
        <w:rPr>
          <w:rFonts w:ascii="Arial" w:hAnsi="Arial" w:cs="Arial"/>
          <w:sz w:val="22"/>
          <w:szCs w:val="22"/>
        </w:rPr>
        <w:t>between</w:t>
      </w:r>
      <w:r w:rsidR="00DE618A" w:rsidRPr="00AA74C7">
        <w:rPr>
          <w:rFonts w:ascii="Arial" w:hAnsi="Arial" w:cs="Arial"/>
          <w:sz w:val="22"/>
          <w:szCs w:val="22"/>
        </w:rPr>
        <w:t xml:space="preserve"> LGA </w:t>
      </w:r>
      <w:r w:rsidR="00FD351C" w:rsidRPr="00AA74C7">
        <w:rPr>
          <w:rFonts w:ascii="Arial" w:hAnsi="Arial" w:cs="Arial"/>
          <w:sz w:val="22"/>
          <w:szCs w:val="22"/>
        </w:rPr>
        <w:t xml:space="preserve">and normal </w:t>
      </w:r>
      <w:r w:rsidR="00777158" w:rsidRPr="00AA74C7">
        <w:rPr>
          <w:rFonts w:ascii="Arial" w:hAnsi="Arial" w:cs="Arial"/>
          <w:sz w:val="22"/>
          <w:szCs w:val="22"/>
        </w:rPr>
        <w:t xml:space="preserve">into hyper-DMS and hypo-DMS and </w:t>
      </w:r>
      <w:r w:rsidR="00107569" w:rsidRPr="00AA74C7">
        <w:rPr>
          <w:rFonts w:ascii="Arial" w:hAnsi="Arial" w:cs="Arial"/>
          <w:sz w:val="22"/>
          <w:szCs w:val="22"/>
        </w:rPr>
        <w:t xml:space="preserve">evaluated </w:t>
      </w:r>
      <w:r w:rsidR="00777158" w:rsidRPr="00AA74C7">
        <w:rPr>
          <w:rFonts w:ascii="Arial" w:hAnsi="Arial" w:cs="Arial"/>
          <w:sz w:val="22"/>
          <w:szCs w:val="22"/>
        </w:rPr>
        <w:t>their respective</w:t>
      </w:r>
      <w:r w:rsidR="00107569" w:rsidRPr="00AA74C7">
        <w:rPr>
          <w:rFonts w:ascii="Arial" w:hAnsi="Arial" w:cs="Arial"/>
          <w:sz w:val="22"/>
          <w:szCs w:val="22"/>
        </w:rPr>
        <w:t xml:space="preserve"> performance for </w:t>
      </w:r>
      <w:r w:rsidR="00FD351C" w:rsidRPr="00AA74C7">
        <w:rPr>
          <w:rFonts w:ascii="Arial" w:hAnsi="Arial" w:cs="Arial"/>
          <w:sz w:val="22"/>
          <w:szCs w:val="22"/>
        </w:rPr>
        <w:t>CA</w:t>
      </w:r>
      <w:r w:rsidR="00FD351C" w:rsidRPr="00AA74C7">
        <w:rPr>
          <w:rFonts w:ascii="Arial" w:hAnsi="Arial" w:cs="Arial"/>
          <w:color w:val="7030A0"/>
          <w:sz w:val="22"/>
          <w:szCs w:val="22"/>
        </w:rPr>
        <w:t xml:space="preserve"> </w:t>
      </w:r>
      <w:r w:rsidR="002344F4" w:rsidRPr="00AA74C7">
        <w:rPr>
          <w:rFonts w:ascii="Arial" w:hAnsi="Arial" w:cs="Arial"/>
          <w:sz w:val="22"/>
          <w:szCs w:val="22"/>
        </w:rPr>
        <w:t xml:space="preserve">and </w:t>
      </w:r>
      <w:r w:rsidR="00FD351C" w:rsidRPr="00AA74C7">
        <w:rPr>
          <w:rFonts w:ascii="Arial" w:hAnsi="Arial" w:cs="Arial"/>
          <w:sz w:val="22"/>
          <w:szCs w:val="22"/>
        </w:rPr>
        <w:t xml:space="preserve">CRC </w:t>
      </w:r>
      <w:r w:rsidR="00107569" w:rsidRPr="00AA74C7">
        <w:rPr>
          <w:rFonts w:ascii="Arial" w:hAnsi="Arial" w:cs="Arial"/>
          <w:sz w:val="22"/>
          <w:szCs w:val="22"/>
        </w:rPr>
        <w:t xml:space="preserve">prediction. </w:t>
      </w:r>
      <w:r w:rsidR="007D4051">
        <w:rPr>
          <w:rFonts w:ascii="Arial" w:hAnsi="Arial" w:cs="Arial"/>
          <w:sz w:val="22"/>
          <w:szCs w:val="22"/>
        </w:rPr>
        <w:t>T</w:t>
      </w:r>
      <w:r w:rsidR="007D4051" w:rsidRPr="007D4051">
        <w:rPr>
          <w:rFonts w:ascii="Arial" w:hAnsi="Arial" w:cs="Arial"/>
          <w:sz w:val="22"/>
          <w:szCs w:val="22"/>
        </w:rPr>
        <w:t>o validate our findings</w:t>
      </w:r>
      <w:r w:rsidR="007D4051">
        <w:rPr>
          <w:rFonts w:ascii="Arial" w:hAnsi="Arial" w:cs="Arial"/>
          <w:sz w:val="22"/>
          <w:szCs w:val="22"/>
        </w:rPr>
        <w:t>,</w:t>
      </w:r>
      <w:r w:rsidR="007D4051" w:rsidRPr="007D4051">
        <w:rPr>
          <w:rFonts w:ascii="Arial" w:hAnsi="Arial" w:cs="Arial"/>
          <w:sz w:val="22"/>
          <w:szCs w:val="22"/>
        </w:rPr>
        <w:t xml:space="preserve"> </w:t>
      </w:r>
      <w:r w:rsidR="006457BC" w:rsidRPr="00AA74C7">
        <w:rPr>
          <w:rFonts w:ascii="Arial" w:hAnsi="Arial" w:cs="Arial"/>
          <w:sz w:val="22"/>
          <w:szCs w:val="22"/>
        </w:rPr>
        <w:t xml:space="preserve">we </w:t>
      </w:r>
      <w:r w:rsidR="007D4051">
        <w:rPr>
          <w:rFonts w:ascii="Arial" w:hAnsi="Arial" w:cs="Arial"/>
          <w:sz w:val="22"/>
          <w:szCs w:val="22"/>
        </w:rPr>
        <w:t xml:space="preserve">compared them to </w:t>
      </w:r>
      <w:r w:rsidR="006457BC" w:rsidRPr="00AA74C7">
        <w:rPr>
          <w:rFonts w:ascii="Arial" w:hAnsi="Arial" w:cs="Arial"/>
          <w:sz w:val="22"/>
          <w:szCs w:val="22"/>
        </w:rPr>
        <w:t>genome-wide DNA methylation profile</w:t>
      </w:r>
      <w:r w:rsidR="007D4051">
        <w:rPr>
          <w:rFonts w:ascii="Arial" w:hAnsi="Arial" w:cs="Arial"/>
          <w:sz w:val="22"/>
          <w:szCs w:val="22"/>
        </w:rPr>
        <w:t>s</w:t>
      </w:r>
      <w:r w:rsidR="006457BC" w:rsidRPr="00AA74C7">
        <w:rPr>
          <w:rFonts w:ascii="Arial" w:hAnsi="Arial" w:cs="Arial"/>
          <w:sz w:val="22"/>
          <w:szCs w:val="22"/>
        </w:rPr>
        <w:t xml:space="preserve"> of 833 samples from</w:t>
      </w:r>
      <w:r w:rsidR="006457B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public database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>. Finally, we describe</w:t>
      </w:r>
      <w:r w:rsidR="007D4051">
        <w:rPr>
          <w:rFonts w:ascii="Arial" w:eastAsiaTheme="minorEastAsia" w:hAnsi="Arial" w:cs="Arial"/>
          <w:kern w:val="2"/>
          <w:sz w:val="22"/>
          <w:szCs w:val="22"/>
        </w:rPr>
        <w:t xml:space="preserve"> the identification and analysis of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4D453C" w:rsidRPr="00AA74C7">
        <w:rPr>
          <w:rFonts w:ascii="Arial" w:eastAsiaTheme="minorEastAsia" w:hAnsi="Arial" w:cs="Arial"/>
          <w:kern w:val="2"/>
          <w:sz w:val="22"/>
          <w:szCs w:val="22"/>
        </w:rPr>
        <w:t>one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functional methylation </w:t>
      </w:r>
      <w:r w:rsidR="007D4051">
        <w:rPr>
          <w:rFonts w:ascii="Arial" w:eastAsiaTheme="minorEastAsia" w:hAnsi="Arial" w:cs="Arial"/>
          <w:kern w:val="2"/>
          <w:sz w:val="22"/>
          <w:szCs w:val="22"/>
        </w:rPr>
        <w:t xml:space="preserve">signature at the promotor region of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4D453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7D4051">
        <w:rPr>
          <w:rFonts w:ascii="Arial" w:eastAsiaTheme="minorEastAsia" w:hAnsi="Arial" w:cs="Arial"/>
          <w:kern w:val="2"/>
          <w:sz w:val="22"/>
          <w:szCs w:val="22"/>
        </w:rPr>
        <w:t>as a potential biomarker for early CRC development</w:t>
      </w:r>
      <w:r w:rsidR="00F40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</w:p>
    <w:p w14:paraId="71547C14" w14:textId="77777777" w:rsidR="007D4051" w:rsidRPr="00AA74C7" w:rsidRDefault="007D4051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19C38D47" w14:textId="77777777" w:rsidR="007D4051" w:rsidRPr="00AA74C7" w:rsidRDefault="007D4051" w:rsidP="007D4051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lastRenderedPageBreak/>
        <w:t>Methods</w:t>
      </w:r>
    </w:p>
    <w:p w14:paraId="37AB26E4" w14:textId="7777777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Sample collection and pathological confirmation</w:t>
      </w:r>
    </w:p>
    <w:p w14:paraId="3BFFD8F6" w14:textId="36CA3FB5" w:rsidR="007D4051" w:rsidRPr="00AA74C7" w:rsidRDefault="00A30948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>
        <w:rPr>
          <w:rFonts w:ascii="Arial" w:eastAsiaTheme="minorEastAsia" w:hAnsi="Arial" w:cs="Arial"/>
          <w:kern w:val="2"/>
          <w:sz w:val="22"/>
          <w:szCs w:val="22"/>
        </w:rPr>
        <w:t>I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n the Department of Gastroenterology of Peking University Third hospital from March 2015 to June 2016</w:t>
      </w:r>
      <w:r>
        <w:rPr>
          <w:rFonts w:ascii="Arial" w:eastAsiaTheme="minorEastAsia" w:hAnsi="Arial" w:cs="Arial"/>
          <w:kern w:val="2"/>
          <w:sz w:val="22"/>
          <w:szCs w:val="22"/>
        </w:rPr>
        <w:t>, w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e collected</w:t>
      </w:r>
      <w:r w:rsidR="007D4051" w:rsidRPr="00096C2E">
        <w:rPr>
          <w:rFonts w:ascii="Arial" w:hAnsi="Arial" w:cs="Arial"/>
          <w:sz w:val="22"/>
        </w:rPr>
        <w:t xml:space="preserve"> 18 LGA specimens, and 22 HGA specimens from patients who underwent endoscopic treatment for CA removal</w:t>
      </w:r>
      <w:r w:rsidRPr="00096C2E">
        <w:rPr>
          <w:rFonts w:ascii="Arial" w:hAnsi="Arial" w:cs="Arial"/>
          <w:sz w:val="22"/>
        </w:rPr>
        <w:t xml:space="preserve">, and obtained adjacent normal tissue specimens from 20 patients with adenoma during </w:t>
      </w:r>
      <w:r w:rsidR="00A008E2" w:rsidRPr="00096C2E">
        <w:rPr>
          <w:rFonts w:ascii="Arial" w:hAnsi="Arial" w:cs="Arial"/>
          <w:sz w:val="22"/>
        </w:rPr>
        <w:t xml:space="preserve">the </w:t>
      </w:r>
      <w:r w:rsidRPr="00096C2E">
        <w:rPr>
          <w:rFonts w:ascii="Arial" w:hAnsi="Arial" w:cs="Arial"/>
          <w:sz w:val="22"/>
        </w:rPr>
        <w:t xml:space="preserve">treatment. </w:t>
      </w:r>
      <w:r w:rsidRPr="00AA74C7">
        <w:rPr>
          <w:rFonts w:ascii="Arial" w:hAnsi="Arial" w:cs="Arial"/>
          <w:sz w:val="22"/>
        </w:rPr>
        <w:t xml:space="preserve">The study protocol conformed to the ethical guidelines of the 1975 Declaration of Helsinki and was approved by the Ethics Committee of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Peking University Third hospital </w:t>
      </w:r>
      <w:r w:rsidR="000B27EB">
        <w:rPr>
          <w:rFonts w:ascii="Arial" w:hAnsi="Arial" w:cs="Arial"/>
          <w:sz w:val="22"/>
        </w:rPr>
        <w:t xml:space="preserve">(IRB number: </w:t>
      </w:r>
      <w:r w:rsidRPr="00AA74C7">
        <w:rPr>
          <w:rFonts w:ascii="Arial" w:hAnsi="Arial" w:cs="Arial"/>
          <w:sz w:val="22"/>
        </w:rPr>
        <w:t>206H005)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Pr="00AA74C7">
        <w:rPr>
          <w:rFonts w:ascii="Arial" w:hAnsi="Arial" w:cs="Arial"/>
          <w:sz w:val="22"/>
        </w:rPr>
        <w:t xml:space="preserve"> Informed written consent </w:t>
      </w:r>
      <w:r>
        <w:rPr>
          <w:rFonts w:ascii="Arial" w:hAnsi="Arial" w:cs="Arial"/>
          <w:sz w:val="22"/>
        </w:rPr>
        <w:t>was</w:t>
      </w:r>
      <w:r w:rsidRPr="00AA74C7">
        <w:rPr>
          <w:rFonts w:ascii="Arial" w:hAnsi="Arial" w:cs="Arial"/>
          <w:sz w:val="22"/>
        </w:rPr>
        <w:t xml:space="preserve"> obtained from all patients and volunteers</w:t>
      </w:r>
      <w:r>
        <w:rPr>
          <w:rFonts w:ascii="Arial" w:hAnsi="Arial" w:cs="Arial"/>
          <w:sz w:val="22"/>
        </w:rPr>
        <w:t xml:space="preserve"> prior to the procedure</w:t>
      </w:r>
      <w:r w:rsidRPr="00AA74C7">
        <w:rPr>
          <w:rFonts w:ascii="Arial" w:hAnsi="Arial" w:cs="Arial"/>
          <w:sz w:val="22"/>
        </w:rPr>
        <w:t>.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Tissue specimens were embedded in paraffin, sectioned, stained with hematoxylin and eosin, and confirmed by pathologist by light microscopy. Sample information and loading quantity are provided on </w:t>
      </w:r>
      <w:r w:rsidR="007D4051" w:rsidRPr="00AA74C7">
        <w:rPr>
          <w:rFonts w:ascii="Arial" w:eastAsiaTheme="minorEastAsia" w:hAnsi="Arial" w:cs="Arial"/>
          <w:b/>
          <w:kern w:val="2"/>
          <w:sz w:val="22"/>
          <w:szCs w:val="22"/>
        </w:rPr>
        <w:t>Table S</w:t>
      </w:r>
      <w:r w:rsidR="007D4051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r w:rsidR="008B0C57">
        <w:rPr>
          <w:rFonts w:ascii="Arial" w:eastAsiaTheme="minorEastAsia" w:hAnsi="Arial" w:cs="Arial"/>
          <w:b/>
          <w:kern w:val="2"/>
          <w:sz w:val="22"/>
          <w:szCs w:val="22"/>
        </w:rPr>
        <w:t>.</w:t>
      </w:r>
    </w:p>
    <w:p w14:paraId="613330EE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03E8F2F5" w14:textId="7777777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DNA isolation and bisulfite conversion</w:t>
      </w:r>
    </w:p>
    <w:p w14:paraId="1ABD41FA" w14:textId="4E5F279B" w:rsidR="007D4051" w:rsidRPr="00AA74C7" w:rsidRDefault="007D4051" w:rsidP="007D4051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DNA was isolated using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QIAmp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DNA Mini Kit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(</w:t>
      </w:r>
      <w:proofErr w:type="spellStart"/>
      <w:r w:rsidR="000D6504">
        <w:rPr>
          <w:rFonts w:ascii="Arial" w:eastAsiaTheme="minorEastAsia" w:hAnsi="Arial" w:cs="Arial"/>
          <w:kern w:val="2"/>
          <w:sz w:val="22"/>
          <w:szCs w:val="22"/>
        </w:rPr>
        <w:t>Qiagen</w:t>
      </w:r>
      <w:proofErr w:type="spellEnd"/>
      <w:r w:rsidR="000D6504">
        <w:rPr>
          <w:rFonts w:ascii="Arial" w:eastAsiaTheme="minorEastAsia" w:hAnsi="Arial" w:cs="Arial"/>
          <w:kern w:val="2"/>
          <w:sz w:val="22"/>
          <w:szCs w:val="22"/>
        </w:rPr>
        <w:t>, Hilden, Germany)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according to manufacturer’s protocol. Bisulfite conversion was performed using the EZ DNA Methylation-Gold Kit according to the instruction manual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(</w:t>
      </w:r>
      <w:proofErr w:type="spellStart"/>
      <w:r w:rsidR="000D6504">
        <w:rPr>
          <w:rFonts w:ascii="Arial" w:eastAsiaTheme="minorEastAsia" w:hAnsi="Arial" w:cs="Arial"/>
          <w:kern w:val="2"/>
          <w:sz w:val="22"/>
          <w:szCs w:val="22"/>
        </w:rPr>
        <w:t>Zymo</w:t>
      </w:r>
      <w:proofErr w:type="spellEnd"/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Research, Irvine, CA, USA)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</w:p>
    <w:p w14:paraId="6998C44C" w14:textId="77777777" w:rsidR="007D4051" w:rsidRPr="00AA74C7" w:rsidRDefault="007D4051" w:rsidP="007D4051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24AF8575" w14:textId="7777777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Methylation data processing</w:t>
      </w:r>
    </w:p>
    <w:p w14:paraId="7C9F97EA" w14:textId="522562BE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Epigenome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-wide DNA methylation assessment for this study was performed using the Illumina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Infinium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Human Methylation 450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BeadChip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(Illumina, San Diego, CA, USA), which simultaneously profiles the methylation status for &gt;485,000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sites at single-nucleotide resolution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and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cover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>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96% of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islands with additional coverage of island shores (&lt;2 Kb from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Islands), island shelves (2–4 Kb from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islands), and regions flanking them. The methylation status for each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 was calculated as the ratio of fluorescent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 xml:space="preserve">signals (β = Max(M,0)/[Max(M,0) + Max(U,0) + 100]), ranging from 0 to 1 using the average probe intensity for the methylated (M) and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unmethylated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(U) alleles. β= 1 indicates complete methylation; β = 0 represents no methylation. The raw data from the array was processed using The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GenomeStudio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Methylation 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(version 1.8, Illumina)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module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 xml:space="preserve"> which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calculat</w:t>
      </w:r>
      <w:r w:rsidR="000D6504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methylation levels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>;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normalization 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 xml:space="preserve">was performed by set parameters as controls,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and background adjust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>ment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>as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performed 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automatically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by the software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>selecting Subtract Background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Probes located on sex chromosomes or failed detection P value testing 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of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at least 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>one</w:t>
      </w:r>
      <w:r w:rsidR="00606828">
        <w:rPr>
          <w:rFonts w:ascii="Arial" w:eastAsiaTheme="minorEastAsia" w:hAnsi="Arial" w:cs="Arial"/>
          <w:kern w:val="2"/>
          <w:sz w:val="22"/>
          <w:szCs w:val="22"/>
        </w:rPr>
        <w:t xml:space="preserve"> sample or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SNP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 xml:space="preserve"> (single nucleotide polymorphism)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, were removed from analysis using R package IMA (vision 3.1.2)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&lt;EndNote&gt;&lt;Cite&gt;&lt;Author&gt;Wang&lt;/Author&gt;&lt;Year&gt;2012&lt;/Year&gt;&lt;RecNum&gt;37&lt;/RecNum&gt;&lt;DisplayText&gt;&lt;style face="superscript"&gt;24&lt;/style&gt;&lt;/DisplayText&gt;&lt;record&gt;&lt;rec-number&gt;37&lt;/rec-number&gt;&lt;foreign-keys&gt;&lt;key app="EN" db-id="zffsxeepa00fpreedaupevsaw9eeftzdw009" timestamp="1562226024"&gt;37&lt;/key&gt;&lt;/foreign-keys&gt;&lt;ref-type name="Journal Article"&gt;17&lt;/ref-type&gt;&lt;contributors&gt;&lt;authors&gt;&lt;author&gt;Wang, D.&lt;/author&gt;&lt;author&gt;Yan, L.&lt;/author&gt;&lt;author&gt;Hu, Q.&lt;/author&gt;&lt;author&gt;Sucheston, L. E.&lt;/author&gt;&lt;author&gt;Higgins, M. J.&lt;/author&gt;&lt;author&gt;Ambrosone, C. B.&lt;/author&gt;&lt;author&gt;Johnson, C. S.&lt;/author&gt;&lt;author&gt;Smiraglia, D. J.&lt;/author&gt;&lt;author&gt;Liu, S.&lt;/author&gt;&lt;/authors&gt;&lt;/contributors&gt;&lt;auth-address&gt;Department of Biostatistics, Roswell Park Cancer Institute, Buffalo, NY 14263, USA.&lt;/auth-address&gt;&lt;titles&gt;&lt;title&gt;IMA: an R package for high-throughput analysis of Illumina&amp;apos;s 450K Infinium methylation data&lt;/title&gt;&lt;secondary-title&gt;Bioinformatics&lt;/secondary-title&gt;&lt;/titles&gt;&lt;periodical&gt;&lt;full-title&gt;Bioinformatics&lt;/full-title&gt;&lt;/periodical&gt;&lt;pages&gt;729-30&lt;/pages&gt;&lt;volume&gt;28&lt;/volume&gt;&lt;number&gt;5&lt;/number&gt;&lt;edition&gt;2012/01/19&lt;/edition&gt;&lt;keywords&gt;&lt;keyword&gt;*CpG Islands&lt;/keyword&gt;&lt;keyword&gt;*DNA Methylation&lt;/keyword&gt;&lt;keyword&gt;Genome, Human&lt;/keyword&gt;&lt;keyword&gt;Humans&lt;/keyword&gt;&lt;keyword&gt;*Oligonucleotide Array Sequence Analysis&lt;/keyword&gt;&lt;keyword&gt;*Software&lt;/keyword&gt;&lt;/keywords&gt;&lt;dates&gt;&lt;year&gt;2012&lt;/year&gt;&lt;pub-dates&gt;&lt;date&gt;Mar 1&lt;/date&gt;&lt;/pub-dates&gt;&lt;/dates&gt;&lt;isbn&gt;1367-4811 (Electronic)&amp;#xD;1367-4803 (Linking)&lt;/isbn&gt;&lt;accession-num&gt;22253290&lt;/accession-num&gt;&lt;urls&gt;&lt;related-urls&gt;&lt;url&gt;https://www.ncbi.nlm.nih.gov/pubmed/22253290&lt;/url&gt;&lt;/related-urls&gt;&lt;/urls&gt;&lt;custom2&gt;PMC3289916&lt;/custom2&gt;&lt;electronic-resource-num&gt;10.1093/bioinformatics/bts013&lt;/electronic-resource-num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24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DMRs were defined as rank sum test following </w:t>
      </w:r>
      <w:r w:rsidR="00DE0000">
        <w:rPr>
          <w:rFonts w:ascii="Arial" w:hAnsi="Arial" w:cs="Arial"/>
          <w:sz w:val="22"/>
          <w:szCs w:val="22"/>
        </w:rPr>
        <w:t>f</w:t>
      </w:r>
      <w:r w:rsidR="00DE0000" w:rsidRPr="00E06C89">
        <w:rPr>
          <w:rFonts w:ascii="Arial" w:hAnsi="Arial" w:cs="Arial"/>
          <w:sz w:val="22"/>
          <w:szCs w:val="22"/>
        </w:rPr>
        <w:t>alse discovery rate</w:t>
      </w:r>
      <w:r w:rsidR="00DE0000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96055">
        <w:rPr>
          <w:rFonts w:ascii="Arial" w:eastAsiaTheme="minorEastAsia" w:hAnsi="Arial" w:cs="Arial"/>
          <w:kern w:val="2"/>
          <w:sz w:val="22"/>
          <w:szCs w:val="22"/>
        </w:rPr>
        <w:t>(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FDR</w:t>
      </w:r>
      <w:r w:rsidR="00696055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adjust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 value&lt;0.05 and |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>β|&gt;0.15, and DMSs were defined as rank sum test following FDR adjust</w:t>
      </w:r>
      <w:r w:rsidR="00D83EA7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 value&lt;0.05 and |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β|&gt;0.20. Promoter regions were defined as </w:t>
      </w:r>
      <w:r w:rsidR="00D83EA7">
        <w:rPr>
          <w:rFonts w:ascii="Arial" w:hAnsi="Arial" w:cs="Arial"/>
          <w:sz w:val="22"/>
          <w:szCs w:val="22"/>
        </w:rPr>
        <w:t>5′</w:t>
      </w:r>
      <w:r w:rsidRPr="00AA74C7">
        <w:rPr>
          <w:rFonts w:ascii="Arial" w:hAnsi="Arial" w:cs="Arial"/>
          <w:sz w:val="22"/>
          <w:szCs w:val="22"/>
        </w:rPr>
        <w:t>UTR, TSS200, TSS1500 and first exons.</w:t>
      </w:r>
    </w:p>
    <w:p w14:paraId="1193F7FA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749CF0FB" w14:textId="7777777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r w:rsidRPr="00AA74C7">
        <w:rPr>
          <w:rFonts w:ascii="Arial" w:hAnsi="Arial" w:cs="Arial"/>
          <w:b/>
          <w:sz w:val="22"/>
          <w:szCs w:val="22"/>
        </w:rPr>
        <w:t>Public data collection and processing</w:t>
      </w:r>
    </w:p>
    <w:p w14:paraId="43D5D21B" w14:textId="11F8611C" w:rsidR="007D4051" w:rsidRPr="00AA74C7" w:rsidRDefault="00D83EA7" w:rsidP="007D4051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>
        <w:rPr>
          <w:rFonts w:ascii="Arial" w:eastAsiaTheme="minorEastAsia" w:hAnsi="Arial" w:cs="Arial"/>
          <w:kern w:val="2"/>
          <w:sz w:val="22"/>
          <w:szCs w:val="22"/>
        </w:rPr>
        <w:t>T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 ensure consistency of data processing, we only </w:t>
      </w:r>
      <w:r>
        <w:rPr>
          <w:rFonts w:ascii="Arial" w:eastAsiaTheme="minorEastAsia" w:hAnsi="Arial" w:cs="Arial"/>
          <w:kern w:val="2"/>
          <w:sz w:val="22"/>
          <w:szCs w:val="22"/>
        </w:rPr>
        <w:t>compared our samples with publically accessible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sample</w:t>
      </w:r>
      <w:r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with raw </w:t>
      </w:r>
      <w:proofErr w:type="spellStart"/>
      <w:r w:rsidR="007D4051" w:rsidRPr="00D83EA7">
        <w:rPr>
          <w:rFonts w:ascii="Arial" w:eastAsiaTheme="minorEastAsia" w:hAnsi="Arial" w:cs="Arial"/>
          <w:i/>
          <w:kern w:val="2"/>
          <w:sz w:val="22"/>
          <w:szCs w:val="22"/>
        </w:rPr>
        <w:t>idat</w:t>
      </w:r>
      <w:proofErr w:type="spellEnd"/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files</w:t>
      </w:r>
      <w:r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GSE68060, GSE68838, GSE77954, GSE77965, GSE81211, GSE101764, GSE107352 and GSE75546 were collected from GEO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while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E-MTAB-6450 was collected from </w:t>
      </w:r>
      <w:proofErr w:type="spellStart"/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ArrayExpress</w:t>
      </w:r>
      <w:proofErr w:type="spellEnd"/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PEVuZE5vdGU+PENpdGU+PEF1dGhvcj5RdTwvQXV0aG9yPjxZZWFyPjIwMTY8L1llYXI+PFJlY051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PEVuZE5vdGU+PENpdGU+PEF1dGhvcj5RdTwvQXV0aG9yPjxZZWFyPjIwMTY8L1llYXI+PFJlY051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25-30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>
        <w:rPr>
          <w:rFonts w:ascii="Arial" w:eastAsiaTheme="minorEastAsia" w:hAnsi="Arial" w:cs="Arial"/>
          <w:kern w:val="2"/>
          <w:sz w:val="22"/>
          <w:szCs w:val="22"/>
        </w:rPr>
        <w:t>(</w:t>
      </w:r>
      <w:r w:rsidRPr="00D83EA7">
        <w:rPr>
          <w:rFonts w:ascii="Arial" w:eastAsiaTheme="minorEastAsia" w:hAnsi="Arial" w:cs="Arial"/>
          <w:b/>
          <w:kern w:val="2"/>
          <w:sz w:val="22"/>
          <w:szCs w:val="22"/>
        </w:rPr>
        <w:t>Table S2</w:t>
      </w:r>
      <w:r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Some cell line samples and metastatic cancer samples were removed </w:t>
      </w:r>
      <w:r>
        <w:rPr>
          <w:rFonts w:ascii="Arial" w:eastAsiaTheme="minorEastAsia" w:hAnsi="Arial" w:cs="Arial"/>
          <w:kern w:val="2"/>
          <w:sz w:val="22"/>
          <w:szCs w:val="22"/>
        </w:rPr>
        <w:t>upon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further study. 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In total,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we collected 278 normal samples, 51 adenoma samples</w:t>
      </w:r>
      <w:r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504 cancer samples. All datasets </w:t>
      </w:r>
      <w:r>
        <w:rPr>
          <w:rFonts w:ascii="Arial" w:eastAsiaTheme="minorEastAsia" w:hAnsi="Arial" w:cs="Arial"/>
          <w:kern w:val="2"/>
          <w:sz w:val="22"/>
          <w:szCs w:val="22"/>
        </w:rPr>
        <w:t>using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raw </w:t>
      </w:r>
      <w:proofErr w:type="spellStart"/>
      <w:r w:rsidR="007D4051" w:rsidRPr="00AA74C7">
        <w:rPr>
          <w:rFonts w:ascii="Arial" w:eastAsiaTheme="minorEastAsia" w:hAnsi="Arial" w:cs="Arial"/>
          <w:i/>
          <w:kern w:val="2"/>
          <w:sz w:val="22"/>
          <w:szCs w:val="22"/>
        </w:rPr>
        <w:t>idat</w:t>
      </w:r>
      <w:proofErr w:type="spellEnd"/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files were preprocessed using R package </w:t>
      </w:r>
      <w:proofErr w:type="spellStart"/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minfi</w:t>
      </w:r>
      <w:proofErr w:type="spellEnd"/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(vision 1.28.4)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PEVuZE5vdGU+PENpdGU+PEF1dGhvcj5BcnllZTwvQXV0aG9yPjxZZWFyPjIwMTQ8L1llYXI+PFJl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PEVuZE5vdGU+PENpdGU+PEF1dGhvcj5BcnllZTwvQXV0aG9yPjxZZWFyPjIwMTQ8L1llYXI+PFJl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31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The sites which failed detection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at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 = 0.01 were rewrote by nearest neighbor average to ensure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an adequate 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>number of sites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 for analysis</w:t>
      </w:r>
      <w:r w:rsidR="007D405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</w:p>
    <w:p w14:paraId="7CEA38A3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408BB575" w14:textId="6A997AE7" w:rsidR="007D4051" w:rsidRPr="00AA74C7" w:rsidRDefault="007D4051" w:rsidP="007D4051">
      <w:pPr>
        <w:spacing w:line="480" w:lineRule="auto"/>
        <w:jc w:val="both"/>
        <w:rPr>
          <w:rFonts w:ascii="Arial" w:hAnsi="Arial" w:cs="Arial"/>
          <w:b/>
          <w:sz w:val="22"/>
          <w:szCs w:val="22"/>
        </w:rPr>
      </w:pPr>
      <w:bookmarkStart w:id="5" w:name="OLE_LINK73"/>
      <w:bookmarkStart w:id="6" w:name="OLE_LINK74"/>
      <w:r w:rsidRPr="00AA74C7">
        <w:rPr>
          <w:rFonts w:ascii="Arial" w:hAnsi="Arial" w:cs="Arial"/>
          <w:b/>
          <w:sz w:val="22"/>
          <w:szCs w:val="22"/>
        </w:rPr>
        <w:t>Compar</w:t>
      </w:r>
      <w:r w:rsidR="00BA0BDE">
        <w:rPr>
          <w:rFonts w:ascii="Arial" w:hAnsi="Arial" w:cs="Arial"/>
          <w:b/>
          <w:sz w:val="22"/>
          <w:szCs w:val="22"/>
        </w:rPr>
        <w:t>ison</w:t>
      </w:r>
      <w:bookmarkEnd w:id="5"/>
      <w:bookmarkEnd w:id="6"/>
      <w:r w:rsidRPr="00AA74C7">
        <w:rPr>
          <w:rFonts w:ascii="Arial" w:hAnsi="Arial" w:cs="Arial"/>
          <w:b/>
          <w:sz w:val="22"/>
          <w:szCs w:val="22"/>
        </w:rPr>
        <w:t xml:space="preserve"> of the ability of discrimination</w:t>
      </w:r>
      <w:r w:rsidR="00BA0BDE">
        <w:rPr>
          <w:rFonts w:ascii="Arial" w:hAnsi="Arial" w:cs="Arial"/>
          <w:b/>
          <w:sz w:val="22"/>
          <w:szCs w:val="22"/>
        </w:rPr>
        <w:t xml:space="preserve"> between normal, LGA, HGA, and CRC tissue</w:t>
      </w:r>
    </w:p>
    <w:p w14:paraId="4ABD273D" w14:textId="0BA4F927" w:rsidR="007D4051" w:rsidRPr="00AA74C7" w:rsidRDefault="007D4051" w:rsidP="007D4051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 xml:space="preserve">For random forest prediction, we </w:t>
      </w:r>
      <w:bookmarkStart w:id="7" w:name="OLE_LINK165"/>
      <w:bookmarkStart w:id="8" w:name="OLE_LINK166"/>
      <w:r w:rsidRPr="00AA74C7">
        <w:rPr>
          <w:rFonts w:ascii="Arial" w:eastAsiaTheme="minorEastAsia" w:hAnsi="Arial" w:cs="Arial"/>
          <w:kern w:val="2"/>
          <w:sz w:val="22"/>
          <w:szCs w:val="22"/>
        </w:rPr>
        <w:t>use</w:t>
      </w:r>
      <w:bookmarkEnd w:id="7"/>
      <w:bookmarkEnd w:id="8"/>
      <w:r w:rsidR="00BA0BDE">
        <w:rPr>
          <w:rFonts w:ascii="Arial" w:eastAsiaTheme="minorEastAsia" w:hAnsi="Arial" w:cs="Arial"/>
          <w:kern w:val="2"/>
          <w:sz w:val="22"/>
          <w:szCs w:val="22"/>
        </w:rPr>
        <w:t>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 package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randomForest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(vision 4.6.14) </w:t>
      </w:r>
      <w:bookmarkStart w:id="9" w:name="OLE_LINK77"/>
      <w:bookmarkStart w:id="10" w:name="OLE_LINK78"/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with 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n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umber of trees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set 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5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000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&lt;EndNote&gt;&lt;Cite&gt;&lt;Author&gt;Wiener&lt;/Author&gt;&lt;Year&gt;2002&lt;/Year&gt;&lt;RecNum&gt;43&lt;/RecNum&gt;&lt;DisplayText&gt;&lt;style face="superscript"&gt;32&lt;/style&gt;&lt;/DisplayText&gt;&lt;record&gt;&lt;rec-number&gt;43&lt;/rec-number&gt;&lt;foreign-keys&gt;&lt;key app="EN" db-id="zffsxeepa00fpreedaupevsaw9eeftzdw009" timestamp="1562552000"&gt;43&lt;/key&gt;&lt;/foreign-keys&gt;&lt;ref-type name="Journal Article"&gt;17&lt;/ref-type&gt;&lt;contributors&gt;&lt;authors&gt;&lt;author&gt;Andy Liaw and Matthew Wiener&lt;/author&gt;&lt;/authors&gt;&lt;/contributors&gt;&lt;titles&gt;&lt;title&gt;Classification and Regression by randomForest&lt;/title&gt;&lt;secondary-title&gt;R News&lt;/secondary-title&gt;&lt;/titles&gt;&lt;periodical&gt;&lt;full-title&gt;R News&lt;/full-title&gt;&lt;/periodical&gt;&lt;pages&gt;18-22&lt;/pages&gt;&lt;volume&gt;2&lt;/volume&gt;&lt;dates&gt;&lt;year&gt;2002&lt;/year&gt;&lt;/dates&gt;&lt;urls&gt;&lt;related-urls&gt;&lt;url&gt;https://CRAN.R-project.org/doc/Rnews/&lt;/url&gt;&lt;/related-urls&gt;&lt;/urls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32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 For neural network prediction, we use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 package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nnet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(vision 7.3.12) with number of units in the hidden layer as 2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weight decay as 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-4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with a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maximum number of iterations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400</w:t>
      </w:r>
      <w:bookmarkEnd w:id="9"/>
      <w:bookmarkEnd w:id="10"/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&lt;EndNote&gt;&lt;Cite&gt;&lt;Author&gt;Ripley&lt;/Author&gt;&lt;Year&gt;2002&lt;/Year&gt;&lt;RecNum&gt;44&lt;/RecNum&gt;&lt;DisplayText&gt;&lt;style face="superscript"&gt;33&lt;/style&gt;&lt;/DisplayText&gt;&lt;record&gt;&lt;rec-number&gt;44&lt;/rec-number&gt;&lt;foreign-keys&gt;&lt;key app="EN" db-id="zffsxeepa00fpreedaupevsaw9eeftzdw009" timestamp="1562552252"&gt;44&lt;/key&gt;&lt;/foreign-keys&gt;&lt;ref-type name="Book"&gt;6&lt;/ref-type&gt;&lt;contributors&gt;&lt;authors&gt;&lt;author&gt;W. N. Venables and B. D. Ripley&lt;/author&gt;&lt;/authors&gt;&lt;/contributors&gt;&lt;titles&gt;&lt;title&gt;Modern Applied Statistics with S&lt;/title&gt;&lt;/titles&gt;&lt;edition&gt;Fourth&lt;/edition&gt;&lt;dates&gt;&lt;year&gt;2002&lt;/year&gt;&lt;/dates&gt;&lt;pub-location&gt;New York&lt;/pub-location&gt;&lt;publisher&gt;Springer&lt;/publisher&gt;&lt;isbn&gt;0-387-95457-0&lt;/isbn&gt;&lt;urls&gt;&lt;related-urls&gt;&lt;url&gt;&lt;style face="normal" font="default" charset="134" size="100%"&gt;http://www.stats.ox.ac.uk/pub/MASS4&lt;/style&gt;&lt;/url&gt;&lt;/related-urls&gt;&lt;/urls&gt;&lt;/record&gt;&lt;/Cite&gt;&lt;/EndNote&gt;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33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The R package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pROC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(vision 1.14.0) was used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for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ROC analysis to compare the abilities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of various models to distinguish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between hyper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hypo-</w:t>
      </w:r>
      <w:proofErr w:type="spellStart"/>
      <w:r w:rsidR="00BA0BDE">
        <w:rPr>
          <w:rFonts w:ascii="Arial" w:eastAsiaTheme="minorEastAsia" w:hAnsi="Arial" w:cs="Arial"/>
          <w:kern w:val="2"/>
          <w:sz w:val="22"/>
          <w:szCs w:val="22"/>
        </w:rPr>
        <w:t>methlyated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sites by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the area under the curve (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AUC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) analyis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&lt;EndNote&gt;&lt;Cite&gt;&lt;Author&gt;Robin&lt;/Author&gt;&lt;Year&gt;2011&lt;/Year&gt;&lt;RecNum&gt;36&lt;/RecNum&gt;&lt;DisplayText&gt;&lt;style face="superscript"&gt;34&lt;/style&gt;&lt;/DisplayText&gt;&lt;record&gt;&lt;rec-number&gt;36&lt;/rec-number&gt;&lt;foreign-keys&gt;&lt;key app="EN" db-id="zffsxeepa00fpreedaupevsaw9eeftzdw009" timestamp="1562222991"&gt;36&lt;/key&gt;&lt;/foreign-keys&gt;&lt;ref-type name="Journal Article"&gt;17&lt;/ref-type&gt;&lt;contributors&gt;&lt;authors&gt;&lt;author&gt;Robin, X.&lt;/author&gt;&lt;author&gt;Turck, N.&lt;/author&gt;&lt;author&gt;Hainard, A.&lt;/author&gt;&lt;author&gt;Tiberti, N.&lt;/author&gt;&lt;author&gt;Lisacek, F.&lt;/author&gt;&lt;author&gt;Sanchez, J. C.&lt;/author&gt;&lt;author&gt;Muller, M.&lt;/author&gt;&lt;/authors&gt;&lt;/contributors&gt;&lt;auth-address&gt;Biomedical Proteomics Research Group, Department of Structural Biology and Bioinformatics, Medical University Centre, Geneva, Switzerland. Xavier.Robin@unige.ch&lt;/auth-address&gt;&lt;titles&gt;&lt;title&gt;pROC: an open-source package for R and S+ to analyze and compare ROC curves&lt;/title&gt;&lt;secondary-title&gt;BMC Bioinformatics&lt;/secondary-title&gt;&lt;/titles&gt;&lt;periodical&gt;&lt;full-title&gt;BMC Bioinformatics&lt;/full-title&gt;&lt;/periodical&gt;&lt;pages&gt;77&lt;/pages&gt;&lt;volume&gt;12&lt;/volume&gt;&lt;edition&gt;2011/03/19&lt;/edition&gt;&lt;keywords&gt;&lt;keyword&gt;Biomarkers/analysis&lt;/keyword&gt;&lt;keyword&gt;Computational Biology/*methods&lt;/keyword&gt;&lt;keyword&gt;Confidence Intervals&lt;/keyword&gt;&lt;keyword&gt;*Data Interpretation, Statistical&lt;/keyword&gt;&lt;keyword&gt;Humans&lt;/keyword&gt;&lt;keyword&gt;Programming Languages&lt;/keyword&gt;&lt;keyword&gt;*ROC Curve&lt;/keyword&gt;&lt;keyword&gt;*Software&lt;/keyword&gt;&lt;/keywords&gt;&lt;dates&gt;&lt;year&gt;2011&lt;/year&gt;&lt;pub-dates&gt;&lt;date&gt;Mar 17&lt;/date&gt;&lt;/pub-dates&gt;&lt;/dates&gt;&lt;isbn&gt;1471-2105 (Electronic)&amp;#xD;1471-2105 (Linking)&lt;/isbn&gt;&lt;accession-num&gt;21414208&lt;/accession-num&gt;&lt;urls&gt;&lt;related-urls&gt;&lt;url&gt;https://www.ncbi.nlm.nih.gov/pubmed/21414208&lt;/url&gt;&lt;/related-urls&gt;&lt;/urls&gt;&lt;custom2&gt;PMC3068975&lt;/custom2&gt;&lt;electronic-resource-num&gt;10.1186/1471-2105-12-77&lt;/electronic-resource-num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34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559731EA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2462C749" w14:textId="77777777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t-SNE analysis, PCA analysis and Gene Enrichment analysis</w:t>
      </w:r>
    </w:p>
    <w:p w14:paraId="7C83F6DC" w14:textId="46B316C9" w:rsidR="007D4051" w:rsidRPr="00AA74C7" w:rsidRDefault="007D4051" w:rsidP="007D4051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tSNE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analysis was performed by R package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tsne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(vision 0.1-3)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&lt;EndNote&gt;&lt;Cite&gt;&lt;Author&gt;Hinton&lt;/Author&gt;&lt;Year&gt;2008&lt;/Year&gt;&lt;RecNum&gt;47&lt;/RecNum&gt;&lt;DisplayText&gt;&lt;style face="superscript"&gt;35&lt;/style&gt;&lt;/DisplayText&gt;&lt;record&gt;&lt;rec-number&gt;47&lt;/rec-number&gt;&lt;foreign-keys&gt;&lt;key app="EN" db-id="zffsxeepa00fpreedaupevsaw9eeftzdw009" timestamp="1562554286"&gt;47&lt;/key&gt;&lt;/foreign-keys&gt;&lt;ref-type name="Journal Article"&gt;17&lt;/ref-type&gt;&lt;contributors&gt;&lt;authors&gt;&lt;author&gt;Hinton, G. E.&lt;/author&gt;&lt;/authors&gt;&lt;/contributors&gt;&lt;titles&gt;&lt;title&gt;Visualizing High-Dimensional Data Using t-SNE&lt;/title&gt;&lt;secondary-title&gt;Journal of Machine Learning Research&lt;/secondary-title&gt;&lt;/titles&gt;&lt;periodical&gt;&lt;full-title&gt;Journal of Machine Learning Research&lt;/full-title&gt;&lt;/periodical&gt;&lt;pages&gt;2579-2605&lt;/pages&gt;&lt;volume&gt;9&lt;/volume&gt;&lt;number&gt;2&lt;/number&gt;&lt;dates&gt;&lt;year&gt;2008&lt;/year&gt;&lt;/dates&gt;&lt;urls&gt;&lt;/urls&gt;&lt;/record&gt;&lt;/Cite&gt;&lt;/EndNote&gt;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35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PCA was performed by R function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princomp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visualized by first two principal components. KEGG and GO enrichment were </w:t>
      </w:r>
      <w:r w:rsidR="00BA0BDE" w:rsidRPr="00BA0BDE">
        <w:rPr>
          <w:rFonts w:ascii="Arial" w:eastAsiaTheme="minorEastAsia" w:hAnsi="Arial" w:cs="Arial"/>
          <w:kern w:val="2"/>
          <w:sz w:val="22"/>
          <w:szCs w:val="22"/>
        </w:rPr>
        <w:t xml:space="preserve">analyzed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online by DAVID 6.8 (</w:t>
      </w:r>
      <w:hyperlink r:id="rId13" w:history="1">
        <w:r w:rsidRPr="00AA74C7">
          <w:rPr>
            <w:rStyle w:val="Hyperlink"/>
            <w:rFonts w:ascii="Arial" w:eastAsiaTheme="minorEastAsia" w:hAnsi="Arial" w:cs="Arial"/>
            <w:color w:val="auto"/>
            <w:kern w:val="2"/>
            <w:sz w:val="22"/>
            <w:szCs w:val="22"/>
          </w:rPr>
          <w:t>https://david.ncifcrf.gov</w:t>
        </w:r>
      </w:hyperlink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PEVuZE5vdGU+PENpdGU+PEF1dGhvcj5IdWFuZyBkYTwvQXV0aG9yPjxZZWFyPjIwMDk8L1llYXI+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PEVuZE5vdGU+PENpdGU+PEF1dGhvcj5IdWFuZyBkYTwvQXV0aG9yPjxZZWFyPjIwMDk8L1llYXI+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36,37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Ingenuity Pathway Analysis (IPA)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was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also used for enrichment analysis for more elaborate result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 xml:space="preserve">s with the </w:t>
      </w:r>
      <w:r w:rsidR="00BA0BDE" w:rsidRPr="00BA0BDE">
        <w:rPr>
          <w:rFonts w:ascii="Arial" w:eastAsiaTheme="minorEastAsia" w:hAnsi="Arial" w:cs="Arial"/>
          <w:kern w:val="2"/>
          <w:sz w:val="22"/>
          <w:szCs w:val="22"/>
        </w:rPr>
        <w:t>P</w:t>
      </w:r>
      <w:r w:rsidR="00CE54A7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BA0BDE" w:rsidRPr="00BA0BDE">
        <w:rPr>
          <w:rFonts w:ascii="Arial" w:eastAsiaTheme="minorEastAsia" w:hAnsi="Arial" w:cs="Arial"/>
          <w:kern w:val="2"/>
          <w:sz w:val="22"/>
          <w:szCs w:val="22"/>
        </w:rPr>
        <w:t>value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cutoff </w:t>
      </w:r>
      <w:r w:rsidR="00BA0BDE" w:rsidRPr="00BA0BDE">
        <w:rPr>
          <w:rFonts w:ascii="Arial" w:eastAsiaTheme="minorEastAsia" w:hAnsi="Arial" w:cs="Arial"/>
          <w:kern w:val="2"/>
          <w:sz w:val="22"/>
          <w:szCs w:val="22"/>
        </w:rPr>
        <w:t>set</w:t>
      </w:r>
      <w:r w:rsidR="00BA0BDE" w:rsidRPr="00BA0BDE" w:rsidDel="00BA0BDE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A0BDE">
        <w:rPr>
          <w:rFonts w:ascii="Arial" w:eastAsiaTheme="minorEastAsia" w:hAnsi="Arial" w:cs="Arial"/>
          <w:kern w:val="2"/>
          <w:sz w:val="22"/>
          <w:szCs w:val="22"/>
        </w:rPr>
        <w:t>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0.05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&lt;EndNote&gt;&lt;Cite&gt;&lt;Author&gt;Kramer&lt;/Author&gt;&lt;Year&gt;2014&lt;/Year&gt;&lt;RecNum&gt;35&lt;/RecNum&gt;&lt;DisplayText&gt;&lt;style face="superscript"&gt;38&lt;/style&gt;&lt;/DisplayText&gt;&lt;record&gt;&lt;rec-number&gt;35&lt;/rec-number&gt;&lt;foreign-keys&gt;&lt;key app="EN" db-id="zffsxeepa00fpreedaupevsaw9eeftzdw009" timestamp="1562222645"&gt;35&lt;/key&gt;&lt;/foreign-keys&gt;&lt;ref-type name="Journal Article"&gt;17&lt;/ref-type&gt;&lt;contributors&gt;&lt;authors&gt;&lt;author&gt;Kramer, A.&lt;/author&gt;&lt;author&gt;Green, J.&lt;/author&gt;&lt;author&gt;Pollard, J., Jr.&lt;/author&gt;&lt;author&gt;Tugendreich, S.&lt;/author&gt;&lt;/authors&gt;&lt;/contributors&gt;&lt;auth-address&gt;Ingenuity Systems, 1700 Seaport Boulevard, Redwood City, CA and Translational and Experimental Medicine-Bioinformatics, Sanofi-Aventis, 270 Albany Street, Cambridge, MA, USA.&lt;/auth-address&gt;&lt;titles&gt;&lt;title&gt;Causal analysis approaches in Ingenuity Pathway Analysis&lt;/title&gt;&lt;secondary-title&gt;Bioinformatics&lt;/secondary-title&gt;&lt;/titles&gt;&lt;periodical&gt;&lt;full-title&gt;Bioinformatics&lt;/full-title&gt;&lt;/periodical&gt;&lt;pages&gt;523-30&lt;/pages&gt;&lt;volume&gt;30&lt;/volume&gt;&lt;number&gt;4&lt;/number&gt;&lt;edition&gt;2013/12/18&lt;/edition&gt;&lt;keywords&gt;&lt;keyword&gt;*Algorithms&lt;/keyword&gt;&lt;keyword&gt;Breast Neoplasms/genetics&lt;/keyword&gt;&lt;keyword&gt;Causality&lt;/keyword&gt;&lt;keyword&gt;*Computational Biology&lt;/keyword&gt;&lt;keyword&gt;Female&lt;/keyword&gt;&lt;keyword&gt;Gene Expression Profiling/methods&lt;/keyword&gt;&lt;keyword&gt;*Gene Regulatory Networks&lt;/keyword&gt;&lt;keyword&gt;Human Umbilical Vein Endothelial Cells/metabolism&lt;/keyword&gt;&lt;keyword&gt;Humans&lt;/keyword&gt;&lt;keyword&gt;Knowledge Bases&lt;/keyword&gt;&lt;keyword&gt;MCF-7 Cells&lt;/keyword&gt;&lt;/keywords&gt;&lt;dates&gt;&lt;year&gt;2014&lt;/year&gt;&lt;pub-dates&gt;&lt;date&gt;Feb 15&lt;/date&gt;&lt;/pub-dates&gt;&lt;/dates&gt;&lt;isbn&gt;1367-4811 (Electronic)&amp;#xD;1367-4803 (Linking)&lt;/isbn&gt;&lt;accession-num&gt;24336805&lt;/accession-num&gt;&lt;urls&gt;&lt;related-urls&gt;&lt;url&gt;https://www.ncbi.nlm.nih.gov/pubmed/24336805&lt;/url&gt;&lt;/related-urls&gt;&lt;/urls&gt;&lt;custom2&gt;PMC3928520&lt;/custom2&gt;&lt;electronic-resource-num&gt;10.1093/bioinformatics/btt703&lt;/electronic-resource-num&gt;&lt;/record&gt;&lt;/Cite&gt;&lt;/EndNote&gt;</w:instrTex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38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6A653310" w14:textId="77777777" w:rsidR="00785627" w:rsidRPr="00AA74C7" w:rsidRDefault="00785627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3C8AFE30" w14:textId="3EC304AD" w:rsidR="0089090A" w:rsidRPr="00AA74C7" w:rsidRDefault="0089090A" w:rsidP="00B80E58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Results</w:t>
      </w:r>
    </w:p>
    <w:p w14:paraId="12F3CA9E" w14:textId="2671619F" w:rsidR="0089090A" w:rsidRPr="00AA74C7" w:rsidRDefault="006D3959" w:rsidP="00B80E58">
      <w:pPr>
        <w:pStyle w:val="Heading4"/>
        <w:widowControl w:val="0"/>
        <w:spacing w:before="40" w:line="48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Landscape of DNA methylation of </w:t>
      </w:r>
      <w:r w:rsidR="0089090A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pre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-</w:t>
      </w:r>
      <w:r w:rsidR="0089090A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cancerous benign lesion</w:t>
      </w:r>
      <w:r w:rsidR="00F83089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s</w:t>
      </w:r>
    </w:p>
    <w:p w14:paraId="079BF1BE" w14:textId="0F33473D" w:rsidR="00250CF9" w:rsidRPr="00AA74C7" w:rsidRDefault="0089090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11" w:name="OLE_LINK81"/>
      <w:bookmarkStart w:id="12" w:name="OLE_LINK82"/>
      <w:r w:rsidRPr="00AA74C7">
        <w:rPr>
          <w:rFonts w:ascii="Arial" w:hAnsi="Arial" w:cs="Arial"/>
          <w:sz w:val="22"/>
          <w:szCs w:val="22"/>
        </w:rPr>
        <w:t>We profile</w:t>
      </w:r>
      <w:r w:rsidR="00E86F97" w:rsidRPr="00AA74C7">
        <w:rPr>
          <w:rFonts w:ascii="Arial" w:hAnsi="Arial" w:cs="Arial"/>
          <w:sz w:val="22"/>
          <w:szCs w:val="22"/>
        </w:rPr>
        <w:t>d</w:t>
      </w:r>
      <w:r w:rsidRPr="00AA74C7">
        <w:rPr>
          <w:rFonts w:ascii="Arial" w:hAnsi="Arial" w:cs="Arial"/>
          <w:sz w:val="22"/>
          <w:szCs w:val="22"/>
        </w:rPr>
        <w:t xml:space="preserve"> DNA methylation </w:t>
      </w:r>
      <w:r w:rsidR="00F83089">
        <w:rPr>
          <w:rFonts w:ascii="Arial" w:hAnsi="Arial" w:cs="Arial"/>
          <w:sz w:val="22"/>
          <w:szCs w:val="22"/>
        </w:rPr>
        <w:t>at the</w:t>
      </w:r>
      <w:r w:rsidRPr="00AA74C7">
        <w:rPr>
          <w:rFonts w:ascii="Arial" w:hAnsi="Arial" w:cs="Arial"/>
          <w:sz w:val="22"/>
          <w:szCs w:val="22"/>
        </w:rPr>
        <w:t xml:space="preserve"> single-base level for </w:t>
      </w:r>
      <w:r w:rsidR="00C33218" w:rsidRPr="00AA74C7">
        <w:rPr>
          <w:rFonts w:ascii="Arial" w:hAnsi="Arial" w:cs="Arial"/>
          <w:sz w:val="22"/>
          <w:szCs w:val="22"/>
        </w:rPr>
        <w:t xml:space="preserve">18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F83089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C21CA7" w:rsidRPr="00AA74C7">
        <w:rPr>
          <w:rFonts w:ascii="Arial" w:hAnsi="Arial" w:cs="Arial"/>
          <w:sz w:val="22"/>
          <w:szCs w:val="22"/>
        </w:rPr>
        <w:t xml:space="preserve">22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F83089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C33218" w:rsidRPr="00AA74C7">
        <w:rPr>
          <w:rFonts w:ascii="Arial" w:hAnsi="Arial" w:cs="Arial"/>
          <w:sz w:val="22"/>
          <w:szCs w:val="22"/>
        </w:rPr>
        <w:t xml:space="preserve">20 </w:t>
      </w:r>
      <w:r w:rsidRPr="00AA74C7">
        <w:rPr>
          <w:rFonts w:ascii="Arial" w:hAnsi="Arial" w:cs="Arial"/>
          <w:sz w:val="22"/>
          <w:szCs w:val="22"/>
        </w:rPr>
        <w:t>normal tissue</w:t>
      </w:r>
      <w:r w:rsidR="00F42959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. We </w:t>
      </w:r>
      <w:r w:rsidR="00E86F97" w:rsidRPr="00AA74C7">
        <w:rPr>
          <w:rFonts w:ascii="Arial" w:hAnsi="Arial" w:cs="Arial"/>
          <w:sz w:val="22"/>
          <w:szCs w:val="22"/>
        </w:rPr>
        <w:t>found</w:t>
      </w:r>
      <w:r w:rsidRPr="00AA74C7">
        <w:rPr>
          <w:rFonts w:ascii="Arial" w:hAnsi="Arial" w:cs="Arial"/>
          <w:sz w:val="22"/>
          <w:szCs w:val="22"/>
        </w:rPr>
        <w:t xml:space="preserve"> significant genome-wide DNA methylation difference</w:t>
      </w:r>
      <w:r w:rsidR="00F42959">
        <w:rPr>
          <w:rFonts w:ascii="Arial" w:hAnsi="Arial" w:cs="Arial"/>
          <w:sz w:val="22"/>
          <w:szCs w:val="22"/>
        </w:rPr>
        <w:t>s</w:t>
      </w:r>
      <w:r w:rsidR="0060420C" w:rsidRPr="00AA74C7">
        <w:rPr>
          <w:rFonts w:ascii="Arial" w:hAnsi="Arial" w:cs="Arial"/>
          <w:sz w:val="22"/>
          <w:szCs w:val="22"/>
        </w:rPr>
        <w:t xml:space="preserve"> among</w:t>
      </w:r>
      <w:r w:rsidRPr="00AA74C7">
        <w:rPr>
          <w:rFonts w:ascii="Arial" w:hAnsi="Arial" w:cs="Arial"/>
          <w:sz w:val="22"/>
          <w:szCs w:val="22"/>
        </w:rPr>
        <w:t xml:space="preserve"> normal, low</w:t>
      </w:r>
      <w:r w:rsidR="00F42959">
        <w:rPr>
          <w:rFonts w:ascii="Arial" w:hAnsi="Arial" w:cs="Arial"/>
          <w:sz w:val="22"/>
          <w:szCs w:val="22"/>
        </w:rPr>
        <w:t>-,</w:t>
      </w:r>
      <w:r w:rsidR="00C21CA7" w:rsidRPr="00AA74C7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and high-grade adenoma (</w:t>
      </w:r>
      <w:bookmarkStart w:id="13" w:name="OLE_LINK1"/>
      <w:bookmarkStart w:id="14" w:name="OLE_LINK2"/>
      <w:bookmarkStart w:id="15" w:name="OLE_LINK3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60B2F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bookmarkEnd w:id="13"/>
      <w:bookmarkEnd w:id="14"/>
      <w:bookmarkEnd w:id="15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r w:rsidR="00E60B2F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Pr="00AA74C7">
        <w:rPr>
          <w:rFonts w:ascii="Arial" w:hAnsi="Arial" w:cs="Arial"/>
          <w:sz w:val="22"/>
          <w:szCs w:val="22"/>
        </w:rPr>
        <w:t xml:space="preserve">). Compared </w:t>
      </w:r>
      <w:r w:rsidR="00F42959">
        <w:rPr>
          <w:rFonts w:ascii="Arial" w:hAnsi="Arial" w:cs="Arial"/>
          <w:sz w:val="22"/>
          <w:szCs w:val="22"/>
        </w:rPr>
        <w:t xml:space="preserve">to </w:t>
      </w:r>
      <w:r w:rsidRPr="00AA74C7">
        <w:rPr>
          <w:rFonts w:ascii="Arial" w:hAnsi="Arial" w:cs="Arial"/>
          <w:sz w:val="22"/>
          <w:szCs w:val="22"/>
        </w:rPr>
        <w:t xml:space="preserve">normal tissue, </w:t>
      </w:r>
      <w:r w:rsidR="00F42959">
        <w:rPr>
          <w:rFonts w:ascii="Arial" w:hAnsi="Arial" w:cs="Arial"/>
          <w:sz w:val="22"/>
          <w:szCs w:val="22"/>
        </w:rPr>
        <w:t xml:space="preserve">LGA </w:t>
      </w:r>
      <w:r w:rsidR="00E86F97" w:rsidRPr="00AA74C7">
        <w:rPr>
          <w:rFonts w:ascii="Arial" w:hAnsi="Arial" w:cs="Arial"/>
          <w:sz w:val="22"/>
          <w:szCs w:val="22"/>
        </w:rPr>
        <w:t>had genome wide</w:t>
      </w:r>
      <w:r w:rsidRPr="00AA74C7">
        <w:rPr>
          <w:rFonts w:ascii="Arial" w:hAnsi="Arial" w:cs="Arial"/>
          <w:sz w:val="22"/>
          <w:szCs w:val="22"/>
        </w:rPr>
        <w:t xml:space="preserve"> hypo</w:t>
      </w:r>
      <w:r w:rsidR="00816400" w:rsidRPr="00AA74C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methylation (</w:t>
      </w:r>
      <w:r w:rsidR="00A20AED" w:rsidRPr="00AA74C7">
        <w:rPr>
          <w:rFonts w:ascii="Arial" w:hAnsi="Arial" w:cs="Arial"/>
          <w:sz w:val="22"/>
          <w:szCs w:val="22"/>
        </w:rPr>
        <w:t>P = 5.2x10</w:t>
      </w:r>
      <w:r w:rsidR="00A20AED" w:rsidRPr="00AA74C7">
        <w:rPr>
          <w:rFonts w:ascii="Arial" w:hAnsi="Arial" w:cs="Arial"/>
          <w:sz w:val="22"/>
          <w:szCs w:val="22"/>
          <w:vertAlign w:val="superscript"/>
        </w:rPr>
        <w:t>-5</w:t>
      </w:r>
      <w:r w:rsidR="007B06AE" w:rsidRPr="00AA74C7">
        <w:rPr>
          <w:rFonts w:ascii="Arial" w:hAnsi="Arial" w:cs="Arial"/>
          <w:sz w:val="22"/>
          <w:szCs w:val="22"/>
        </w:rPr>
        <w:t>, rank sum test)</w:t>
      </w:r>
      <w:r w:rsidR="00F42959">
        <w:rPr>
          <w:rFonts w:ascii="Arial" w:hAnsi="Arial" w:cs="Arial"/>
          <w:sz w:val="22"/>
          <w:szCs w:val="22"/>
        </w:rPr>
        <w:t xml:space="preserve"> which was </w:t>
      </w:r>
      <w:r w:rsidR="00E86F97" w:rsidRPr="00AA74C7">
        <w:rPr>
          <w:rFonts w:ascii="Arial" w:hAnsi="Arial" w:cs="Arial"/>
          <w:sz w:val="22"/>
          <w:szCs w:val="22"/>
        </w:rPr>
        <w:t>even lower in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F42959">
        <w:rPr>
          <w:rFonts w:ascii="Arial" w:hAnsi="Arial" w:cs="Arial"/>
          <w:sz w:val="22"/>
          <w:szCs w:val="22"/>
        </w:rPr>
        <w:t xml:space="preserve">HGA </w:t>
      </w:r>
      <w:r w:rsidRPr="00AA74C7">
        <w:rPr>
          <w:rFonts w:ascii="Arial" w:hAnsi="Arial" w:cs="Arial"/>
          <w:sz w:val="22"/>
          <w:szCs w:val="22"/>
        </w:rPr>
        <w:t>(</w:t>
      </w:r>
      <w:r w:rsidR="00A20AED" w:rsidRPr="00AA74C7">
        <w:rPr>
          <w:rFonts w:ascii="Arial" w:hAnsi="Arial" w:cs="Arial"/>
          <w:sz w:val="22"/>
          <w:szCs w:val="22"/>
        </w:rPr>
        <w:t>P = 3.7x10</w:t>
      </w:r>
      <w:r w:rsidR="00A20AED" w:rsidRPr="00AA74C7">
        <w:rPr>
          <w:rFonts w:ascii="Arial" w:hAnsi="Arial" w:cs="Arial"/>
          <w:sz w:val="22"/>
          <w:szCs w:val="22"/>
          <w:vertAlign w:val="superscript"/>
        </w:rPr>
        <w:t>-6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3114B1" w:rsidRPr="00AA74C7">
        <w:rPr>
          <w:rFonts w:ascii="Arial" w:hAnsi="Arial" w:cs="Arial"/>
          <w:sz w:val="22"/>
          <w:szCs w:val="22"/>
        </w:rPr>
        <w:t>compared</w:t>
      </w:r>
      <w:r w:rsidR="00C21CA7" w:rsidRPr="00AA74C7">
        <w:rPr>
          <w:rFonts w:ascii="Arial" w:hAnsi="Arial" w:cs="Arial"/>
          <w:sz w:val="22"/>
          <w:szCs w:val="22"/>
        </w:rPr>
        <w:t xml:space="preserve"> with </w:t>
      </w:r>
      <w:r w:rsidR="003114B1" w:rsidRPr="00AA74C7">
        <w:rPr>
          <w:rFonts w:ascii="Arial" w:hAnsi="Arial" w:cs="Arial"/>
          <w:sz w:val="22"/>
          <w:szCs w:val="22"/>
        </w:rPr>
        <w:t xml:space="preserve">normal, </w:t>
      </w:r>
      <w:r w:rsidR="007B06AE" w:rsidRPr="00AA74C7">
        <w:rPr>
          <w:rFonts w:ascii="Arial" w:hAnsi="Arial" w:cs="Arial"/>
          <w:sz w:val="22"/>
          <w:szCs w:val="22"/>
        </w:rPr>
        <w:t>rank sum test</w:t>
      </w:r>
      <w:r w:rsidR="00C21CA7" w:rsidRPr="00AA74C7">
        <w:rPr>
          <w:rFonts w:ascii="Arial" w:hAnsi="Arial" w:cs="Arial"/>
          <w:sz w:val="22"/>
          <w:szCs w:val="22"/>
        </w:rPr>
        <w:t xml:space="preserve">, 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1C</w:t>
      </w:r>
      <w:r w:rsidR="00ED47E5" w:rsidRPr="00AA74C7">
        <w:rPr>
          <w:rFonts w:ascii="Arial" w:hAnsi="Arial" w:cs="Arial"/>
          <w:sz w:val="22"/>
          <w:szCs w:val="22"/>
        </w:rPr>
        <w:t>)</w:t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722210" w:rsidRPr="00AA74C7">
        <w:rPr>
          <w:rFonts w:ascii="Arial" w:hAnsi="Arial" w:cs="Arial"/>
          <w:sz w:val="22"/>
          <w:szCs w:val="22"/>
        </w:rPr>
        <w:t>Methylation levels of all tar</w:t>
      </w:r>
      <w:r w:rsidR="006E33D3" w:rsidRPr="00AA74C7">
        <w:rPr>
          <w:rFonts w:ascii="Arial" w:hAnsi="Arial" w:cs="Arial"/>
          <w:sz w:val="22"/>
          <w:szCs w:val="22"/>
        </w:rPr>
        <w:t xml:space="preserve">get sites in the array demonstrated </w:t>
      </w:r>
      <w:r w:rsidR="00716901" w:rsidRPr="00AA74C7">
        <w:rPr>
          <w:rFonts w:ascii="Arial" w:hAnsi="Arial" w:cs="Arial"/>
          <w:sz w:val="22"/>
          <w:szCs w:val="22"/>
        </w:rPr>
        <w:t xml:space="preserve">the known </w:t>
      </w:r>
      <w:r w:rsidR="00147CB2" w:rsidRPr="00AA74C7">
        <w:rPr>
          <w:rFonts w:ascii="Arial" w:hAnsi="Arial" w:cs="Arial"/>
          <w:sz w:val="22"/>
          <w:szCs w:val="22"/>
        </w:rPr>
        <w:t>bimodal distribution</w:t>
      </w:r>
      <w:r w:rsidR="006E33D3" w:rsidRPr="00AA74C7">
        <w:rPr>
          <w:rFonts w:ascii="Arial" w:hAnsi="Arial" w:cs="Arial"/>
          <w:sz w:val="22"/>
          <w:szCs w:val="22"/>
        </w:rPr>
        <w:t xml:space="preserve"> in</w:t>
      </w:r>
      <w:r w:rsidR="00147CB2" w:rsidRPr="00AA74C7">
        <w:rPr>
          <w:rFonts w:ascii="Arial" w:hAnsi="Arial" w:cs="Arial"/>
          <w:sz w:val="22"/>
          <w:szCs w:val="22"/>
        </w:rPr>
        <w:t xml:space="preserve"> normal,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F42959">
        <w:rPr>
          <w:rFonts w:ascii="Arial" w:hAnsi="Arial" w:cs="Arial"/>
          <w:sz w:val="22"/>
          <w:szCs w:val="22"/>
        </w:rPr>
        <w:t>,</w:t>
      </w:r>
      <w:r w:rsidR="00147CB2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147CB2" w:rsidRPr="00AA74C7">
        <w:rPr>
          <w:rFonts w:ascii="Arial" w:hAnsi="Arial" w:cs="Arial"/>
          <w:sz w:val="22"/>
          <w:szCs w:val="22"/>
        </w:rPr>
        <w:t xml:space="preserve"> (</w:t>
      </w:r>
      <w:r w:rsidR="00147CB2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D</w:t>
      </w:r>
      <w:r w:rsidR="00716901" w:rsidRPr="00AA74C7">
        <w:rPr>
          <w:rFonts w:ascii="Arial" w:hAnsi="Arial" w:cs="Arial"/>
          <w:sz w:val="22"/>
          <w:szCs w:val="22"/>
        </w:rPr>
        <w:t xml:space="preserve">), and </w:t>
      </w:r>
      <w:r w:rsidR="00E040B1" w:rsidRPr="00AA74C7">
        <w:rPr>
          <w:rFonts w:ascii="Arial" w:hAnsi="Arial" w:cs="Arial"/>
          <w:sz w:val="22"/>
          <w:szCs w:val="22"/>
        </w:rPr>
        <w:t xml:space="preserve">the amount of </w:t>
      </w:r>
      <w:r w:rsidR="00716901" w:rsidRPr="00AA74C7">
        <w:rPr>
          <w:rFonts w:ascii="Arial" w:hAnsi="Arial" w:cs="Arial"/>
          <w:sz w:val="22"/>
          <w:szCs w:val="22"/>
        </w:rPr>
        <w:t xml:space="preserve">fully methylated sites </w:t>
      </w:r>
      <w:r w:rsidR="00F42959">
        <w:rPr>
          <w:rFonts w:ascii="Arial" w:hAnsi="Arial" w:cs="Arial"/>
          <w:sz w:val="22"/>
          <w:szCs w:val="22"/>
        </w:rPr>
        <w:t xml:space="preserve">of </w:t>
      </w:r>
      <w:r w:rsidR="00F42959" w:rsidRPr="00F42959">
        <w:rPr>
          <w:rFonts w:ascii="Arial" w:hAnsi="Arial" w:cs="Arial"/>
          <w:sz w:val="22"/>
          <w:szCs w:val="22"/>
        </w:rPr>
        <w:t xml:space="preserve">lesions </w:t>
      </w:r>
      <w:r w:rsidR="00716901" w:rsidRPr="00AA74C7">
        <w:rPr>
          <w:rFonts w:ascii="Arial" w:hAnsi="Arial" w:cs="Arial"/>
          <w:sz w:val="22"/>
          <w:szCs w:val="22"/>
        </w:rPr>
        <w:t>decreased with increas</w:t>
      </w:r>
      <w:r w:rsidR="00F42959">
        <w:rPr>
          <w:rFonts w:ascii="Arial" w:hAnsi="Arial" w:cs="Arial"/>
          <w:sz w:val="22"/>
          <w:szCs w:val="22"/>
        </w:rPr>
        <w:t>ing</w:t>
      </w:r>
      <w:r w:rsidR="00716901" w:rsidRPr="00AA74C7">
        <w:rPr>
          <w:rFonts w:ascii="Arial" w:hAnsi="Arial" w:cs="Arial"/>
          <w:sz w:val="22"/>
          <w:szCs w:val="22"/>
        </w:rPr>
        <w:t xml:space="preserve"> </w:t>
      </w:r>
      <w:r w:rsidR="00F42959" w:rsidRPr="00F42959">
        <w:rPr>
          <w:rFonts w:ascii="Arial" w:hAnsi="Arial" w:cs="Arial"/>
          <w:sz w:val="22"/>
          <w:szCs w:val="22"/>
        </w:rPr>
        <w:t xml:space="preserve">degree of </w:t>
      </w:r>
      <w:r w:rsidR="00716901" w:rsidRPr="00AA74C7">
        <w:rPr>
          <w:rFonts w:ascii="Arial" w:hAnsi="Arial" w:cs="Arial"/>
          <w:sz w:val="22"/>
          <w:szCs w:val="22"/>
        </w:rPr>
        <w:t>malignancy (right peak</w:t>
      </w:r>
      <w:r w:rsidR="004E2CBD" w:rsidRPr="00AA74C7">
        <w:rPr>
          <w:rFonts w:ascii="Arial" w:hAnsi="Arial" w:cs="Arial"/>
          <w:sz w:val="22"/>
          <w:szCs w:val="22"/>
        </w:rPr>
        <w:t xml:space="preserve">, </w:t>
      </w:r>
      <w:r w:rsidR="004E2CBD" w:rsidRPr="00AA74C7">
        <w:rPr>
          <w:rFonts w:ascii="Arial" w:hAnsi="Arial" w:cs="Arial"/>
          <w:b/>
          <w:bCs/>
          <w:sz w:val="22"/>
          <w:szCs w:val="22"/>
        </w:rPr>
        <w:t>Figure</w:t>
      </w:r>
      <w:r w:rsidR="00F42959">
        <w:rPr>
          <w:rFonts w:ascii="Arial" w:hAnsi="Arial" w:cs="Arial"/>
          <w:b/>
          <w:bCs/>
          <w:sz w:val="22"/>
          <w:szCs w:val="22"/>
        </w:rPr>
        <w:t xml:space="preserve"> </w:t>
      </w:r>
      <w:r w:rsidR="004E2CBD" w:rsidRPr="00AA74C7">
        <w:rPr>
          <w:rFonts w:ascii="Arial" w:hAnsi="Arial" w:cs="Arial"/>
          <w:b/>
          <w:bCs/>
          <w:sz w:val="22"/>
          <w:szCs w:val="22"/>
        </w:rPr>
        <w:t>1D</w:t>
      </w:r>
      <w:r w:rsidR="004E2CBD" w:rsidRPr="00AA74C7">
        <w:rPr>
          <w:rFonts w:ascii="Arial" w:hAnsi="Arial" w:cs="Arial"/>
          <w:sz w:val="22"/>
          <w:szCs w:val="22"/>
        </w:rPr>
        <w:t xml:space="preserve">; </w:t>
      </w:r>
      <w:r w:rsidR="00147CB2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ED47E5" w:rsidRPr="00AA74C7">
        <w:rPr>
          <w:rFonts w:ascii="Arial" w:eastAsiaTheme="minorEastAsia" w:hAnsi="Arial" w:cs="Arial"/>
          <w:b/>
          <w:kern w:val="2"/>
          <w:sz w:val="22"/>
          <w:szCs w:val="22"/>
        </w:rPr>
        <w:t>1E</w:t>
      </w:r>
      <w:r w:rsidR="00147CB2" w:rsidRPr="00AA74C7">
        <w:rPr>
          <w:rFonts w:ascii="Arial" w:hAnsi="Arial" w:cs="Arial"/>
          <w:sz w:val="22"/>
          <w:szCs w:val="22"/>
        </w:rPr>
        <w:t>)</w:t>
      </w:r>
      <w:r w:rsidR="004E2CBD" w:rsidRPr="00AA74C7">
        <w:rPr>
          <w:rFonts w:ascii="Arial" w:hAnsi="Arial" w:cs="Arial"/>
          <w:sz w:val="22"/>
          <w:szCs w:val="22"/>
        </w:rPr>
        <w:t>.</w:t>
      </w:r>
      <w:r w:rsidR="00275FF1" w:rsidRPr="00AA74C7">
        <w:rPr>
          <w:rFonts w:ascii="Arial" w:hAnsi="Arial" w:cs="Arial"/>
          <w:sz w:val="22"/>
          <w:szCs w:val="22"/>
        </w:rPr>
        <w:t xml:space="preserve"> Almost all DMS</w:t>
      </w:r>
      <w:r w:rsidR="000B5D48" w:rsidRPr="00AA74C7">
        <w:rPr>
          <w:rFonts w:ascii="Arial" w:hAnsi="Arial" w:cs="Arial"/>
          <w:sz w:val="22"/>
          <w:szCs w:val="22"/>
        </w:rPr>
        <w:t>s</w:t>
      </w:r>
      <w:r w:rsidR="00275FF1" w:rsidRPr="00AA74C7">
        <w:rPr>
          <w:rFonts w:ascii="Arial" w:hAnsi="Arial" w:cs="Arial"/>
          <w:sz w:val="22"/>
          <w:szCs w:val="22"/>
        </w:rPr>
        <w:t xml:space="preserve"> in LGA compared </w:t>
      </w:r>
      <w:r w:rsidR="00F42959">
        <w:rPr>
          <w:rFonts w:ascii="Arial" w:hAnsi="Arial" w:cs="Arial"/>
          <w:sz w:val="22"/>
          <w:szCs w:val="22"/>
        </w:rPr>
        <w:t>to</w:t>
      </w:r>
      <w:r w:rsidR="00275FF1" w:rsidRPr="00AA74C7">
        <w:rPr>
          <w:rFonts w:ascii="Arial" w:hAnsi="Arial" w:cs="Arial"/>
          <w:sz w:val="22"/>
          <w:szCs w:val="22"/>
        </w:rPr>
        <w:t xml:space="preserve"> normal </w:t>
      </w:r>
      <w:r w:rsidR="001A74F1" w:rsidRPr="00AA74C7">
        <w:rPr>
          <w:rFonts w:ascii="Arial" w:hAnsi="Arial" w:cs="Arial"/>
          <w:sz w:val="22"/>
          <w:szCs w:val="22"/>
        </w:rPr>
        <w:t xml:space="preserve">tissues kept at least </w:t>
      </w:r>
      <w:r w:rsidR="00F42959">
        <w:rPr>
          <w:rFonts w:ascii="Arial" w:hAnsi="Arial" w:cs="Arial"/>
          <w:sz w:val="22"/>
          <w:szCs w:val="22"/>
        </w:rPr>
        <w:t xml:space="preserve">an </w:t>
      </w:r>
      <w:r w:rsidR="001A74F1" w:rsidRPr="00AA74C7">
        <w:rPr>
          <w:rFonts w:ascii="Arial" w:hAnsi="Arial" w:cs="Arial"/>
          <w:sz w:val="22"/>
          <w:szCs w:val="22"/>
        </w:rPr>
        <w:t>equivalent methylation level if not higher</w:t>
      </w:r>
      <w:r w:rsidR="00622F7E" w:rsidRPr="00AA74C7">
        <w:rPr>
          <w:rFonts w:ascii="Arial" w:hAnsi="Arial" w:cs="Arial"/>
          <w:sz w:val="22"/>
          <w:szCs w:val="22"/>
        </w:rPr>
        <w:t xml:space="preserve"> than </w:t>
      </w:r>
      <w:r w:rsidR="00830E1B" w:rsidRPr="00AA74C7">
        <w:rPr>
          <w:rFonts w:ascii="Arial" w:hAnsi="Arial" w:cs="Arial"/>
          <w:sz w:val="22"/>
          <w:szCs w:val="22"/>
        </w:rPr>
        <w:t>in HGA and</w:t>
      </w:r>
      <w:r w:rsidR="00275FF1" w:rsidRPr="00AA74C7">
        <w:rPr>
          <w:rFonts w:ascii="Arial" w:hAnsi="Arial" w:cs="Arial"/>
          <w:sz w:val="22"/>
          <w:szCs w:val="22"/>
        </w:rPr>
        <w:t xml:space="preserve"> cancer</w:t>
      </w:r>
      <w:r w:rsidR="00622F7E" w:rsidRPr="00AA74C7">
        <w:rPr>
          <w:rFonts w:ascii="Arial" w:hAnsi="Arial" w:cs="Arial"/>
          <w:sz w:val="22"/>
          <w:szCs w:val="22"/>
        </w:rPr>
        <w:t xml:space="preserve">. </w:t>
      </w:r>
      <w:r w:rsidR="00830E1B" w:rsidRPr="00AA74C7">
        <w:rPr>
          <w:rFonts w:ascii="Arial" w:hAnsi="Arial" w:cs="Arial"/>
          <w:sz w:val="22"/>
          <w:szCs w:val="22"/>
        </w:rPr>
        <w:t>The 209 significantly hyper-</w:t>
      </w:r>
      <w:r w:rsidR="00830E1B" w:rsidRPr="00AA74C7">
        <w:rPr>
          <w:rFonts w:ascii="Arial" w:hAnsi="Arial" w:cs="Arial"/>
          <w:sz w:val="22"/>
          <w:szCs w:val="22"/>
        </w:rPr>
        <w:lastRenderedPageBreak/>
        <w:t xml:space="preserve">methylated sites in LGA </w:t>
      </w:r>
      <w:r w:rsidR="002C4FDF">
        <w:rPr>
          <w:rFonts w:ascii="Arial" w:hAnsi="Arial" w:cs="Arial"/>
          <w:sz w:val="22"/>
          <w:szCs w:val="22"/>
        </w:rPr>
        <w:t>were</w:t>
      </w:r>
      <w:r w:rsidR="000B5D48" w:rsidRPr="00AA74C7">
        <w:rPr>
          <w:rFonts w:ascii="Arial" w:hAnsi="Arial" w:cs="Arial"/>
          <w:sz w:val="22"/>
          <w:szCs w:val="22"/>
        </w:rPr>
        <w:t xml:space="preserve"> further </w:t>
      </w:r>
      <w:r w:rsidR="002C4FDF">
        <w:rPr>
          <w:rFonts w:ascii="Arial" w:hAnsi="Arial" w:cs="Arial"/>
          <w:sz w:val="22"/>
          <w:szCs w:val="22"/>
        </w:rPr>
        <w:t>hyper-</w:t>
      </w:r>
      <w:r w:rsidR="000B5D48" w:rsidRPr="00AA74C7">
        <w:rPr>
          <w:rFonts w:ascii="Arial" w:hAnsi="Arial" w:cs="Arial"/>
          <w:sz w:val="22"/>
          <w:szCs w:val="22"/>
        </w:rPr>
        <w:t>methylated</w:t>
      </w:r>
      <w:r w:rsidR="00830E1B" w:rsidRPr="00AA74C7">
        <w:rPr>
          <w:rFonts w:ascii="Arial" w:hAnsi="Arial" w:cs="Arial"/>
          <w:sz w:val="22"/>
          <w:szCs w:val="22"/>
        </w:rPr>
        <w:t xml:space="preserve"> in </w:t>
      </w:r>
      <w:r w:rsidR="007B06AE" w:rsidRPr="00AA74C7">
        <w:rPr>
          <w:rFonts w:ascii="Arial" w:hAnsi="Arial" w:cs="Arial"/>
          <w:sz w:val="22"/>
          <w:szCs w:val="22"/>
        </w:rPr>
        <w:t>22</w:t>
      </w:r>
      <w:r w:rsidR="00622F7E" w:rsidRPr="00AA74C7">
        <w:rPr>
          <w:rFonts w:ascii="Arial" w:hAnsi="Arial" w:cs="Arial"/>
          <w:sz w:val="22"/>
          <w:szCs w:val="22"/>
        </w:rPr>
        <w:t xml:space="preserve"> </w:t>
      </w:r>
      <w:r w:rsidR="007B06AE" w:rsidRPr="00AA74C7">
        <w:rPr>
          <w:rFonts w:ascii="Arial" w:hAnsi="Arial" w:cs="Arial"/>
          <w:sz w:val="22"/>
          <w:szCs w:val="22"/>
        </w:rPr>
        <w:t>H</w:t>
      </w:r>
      <w:r w:rsidR="00830E1B" w:rsidRPr="00AA74C7">
        <w:rPr>
          <w:rFonts w:ascii="Arial" w:hAnsi="Arial" w:cs="Arial"/>
          <w:sz w:val="22"/>
          <w:szCs w:val="22"/>
        </w:rPr>
        <w:t xml:space="preserve">GA </w:t>
      </w:r>
      <w:r w:rsidR="002C4FDF">
        <w:rPr>
          <w:rFonts w:ascii="Arial" w:hAnsi="Arial" w:cs="Arial"/>
          <w:sz w:val="22"/>
          <w:szCs w:val="22"/>
        </w:rPr>
        <w:t>compared to</w:t>
      </w:r>
      <w:r w:rsidR="00830E1B" w:rsidRPr="00AA74C7">
        <w:rPr>
          <w:rFonts w:ascii="Arial" w:hAnsi="Arial" w:cs="Arial"/>
          <w:sz w:val="22"/>
          <w:szCs w:val="22"/>
        </w:rPr>
        <w:t xml:space="preserve"> 504 cancer samples collected from public databases (</w:t>
      </w:r>
      <w:r w:rsidR="00830E1B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1F</w:t>
      </w:r>
      <w:r w:rsidR="00830E1B" w:rsidRPr="00AA74C7">
        <w:rPr>
          <w:rFonts w:ascii="Arial" w:hAnsi="Arial" w:cs="Arial"/>
          <w:sz w:val="22"/>
          <w:szCs w:val="22"/>
        </w:rPr>
        <w:t>)</w:t>
      </w:r>
      <w:r w:rsidR="002C4FDF">
        <w:rPr>
          <w:rFonts w:ascii="Arial" w:hAnsi="Arial" w:cs="Arial"/>
          <w:sz w:val="22"/>
          <w:szCs w:val="22"/>
        </w:rPr>
        <w:t>,</w:t>
      </w:r>
      <w:r w:rsidR="00A430E9" w:rsidRPr="00AA74C7">
        <w:rPr>
          <w:rFonts w:ascii="Arial" w:hAnsi="Arial" w:cs="Arial"/>
          <w:sz w:val="22"/>
          <w:szCs w:val="22"/>
        </w:rPr>
        <w:t xml:space="preserve"> and</w:t>
      </w:r>
      <w:r w:rsidR="000B5D48" w:rsidRPr="00AA74C7">
        <w:rPr>
          <w:rFonts w:ascii="Arial" w:hAnsi="Arial" w:cs="Arial"/>
          <w:sz w:val="22"/>
          <w:szCs w:val="22"/>
        </w:rPr>
        <w:t xml:space="preserve"> hypo-DMSs </w:t>
      </w:r>
      <w:r w:rsidR="002C4FDF">
        <w:rPr>
          <w:rFonts w:ascii="Arial" w:hAnsi="Arial" w:cs="Arial"/>
          <w:sz w:val="22"/>
          <w:szCs w:val="22"/>
        </w:rPr>
        <w:t>had a</w:t>
      </w:r>
      <w:r w:rsidR="000B5D48" w:rsidRPr="00AA74C7">
        <w:rPr>
          <w:rFonts w:ascii="Arial" w:hAnsi="Arial" w:cs="Arial"/>
          <w:sz w:val="22"/>
          <w:szCs w:val="22"/>
        </w:rPr>
        <w:t xml:space="preserve"> diametric</w:t>
      </w:r>
      <w:r w:rsidR="00A430E9" w:rsidRPr="00AA74C7">
        <w:rPr>
          <w:rFonts w:ascii="Arial" w:hAnsi="Arial" w:cs="Arial"/>
          <w:sz w:val="22"/>
          <w:szCs w:val="22"/>
        </w:rPr>
        <w:t xml:space="preserve"> </w:t>
      </w:r>
      <w:r w:rsidR="000B5D48" w:rsidRPr="00AA74C7">
        <w:rPr>
          <w:rFonts w:ascii="Arial" w:hAnsi="Arial" w:cs="Arial"/>
          <w:sz w:val="22"/>
          <w:szCs w:val="22"/>
        </w:rPr>
        <w:t>tendency (</w:t>
      </w:r>
      <w:r w:rsidR="00BD1080" w:rsidRPr="00AA74C7">
        <w:rPr>
          <w:rFonts w:ascii="Arial" w:hAnsi="Arial" w:cs="Arial"/>
          <w:b/>
          <w:sz w:val="22"/>
          <w:szCs w:val="22"/>
        </w:rPr>
        <w:t xml:space="preserve">Figure </w:t>
      </w:r>
      <w:r w:rsidR="00503288" w:rsidRPr="00AA74C7">
        <w:rPr>
          <w:rFonts w:ascii="Arial" w:hAnsi="Arial" w:cs="Arial"/>
          <w:b/>
          <w:sz w:val="22"/>
          <w:szCs w:val="22"/>
        </w:rPr>
        <w:t>S</w:t>
      </w:r>
      <w:r w:rsidR="002C4FDF">
        <w:rPr>
          <w:rFonts w:ascii="Arial" w:hAnsi="Arial" w:cs="Arial"/>
          <w:b/>
          <w:sz w:val="22"/>
          <w:szCs w:val="22"/>
        </w:rPr>
        <w:t>1</w:t>
      </w:r>
      <w:r w:rsidR="000B5D48" w:rsidRPr="00AA74C7">
        <w:rPr>
          <w:rFonts w:ascii="Arial" w:hAnsi="Arial" w:cs="Arial"/>
          <w:sz w:val="22"/>
          <w:szCs w:val="22"/>
        </w:rPr>
        <w:t>)</w:t>
      </w:r>
      <w:r w:rsidR="002C4FDF">
        <w:rPr>
          <w:rFonts w:ascii="Arial" w:hAnsi="Arial" w:cs="Arial"/>
          <w:sz w:val="22"/>
          <w:szCs w:val="22"/>
        </w:rPr>
        <w:t xml:space="preserve"> suggesting </w:t>
      </w:r>
      <w:r w:rsidR="004E2CBD" w:rsidRPr="00AA74C7">
        <w:rPr>
          <w:rFonts w:ascii="Arial" w:hAnsi="Arial" w:cs="Arial"/>
          <w:sz w:val="22"/>
          <w:szCs w:val="22"/>
        </w:rPr>
        <w:t>that DNA demethylation may occur very early in precancerous lesions</w:t>
      </w:r>
      <w:r w:rsidR="00147CB2" w:rsidRPr="00AA74C7">
        <w:rPr>
          <w:rFonts w:ascii="Arial" w:hAnsi="Arial" w:cs="Arial"/>
          <w:sz w:val="22"/>
          <w:szCs w:val="22"/>
        </w:rPr>
        <w:t xml:space="preserve">. </w:t>
      </w:r>
      <w:r w:rsidR="002C4FDF">
        <w:rPr>
          <w:rFonts w:ascii="Arial" w:hAnsi="Arial" w:cs="Arial"/>
          <w:sz w:val="22"/>
          <w:szCs w:val="22"/>
        </w:rPr>
        <w:t>O</w:t>
      </w:r>
      <w:r w:rsidR="00FE08F6" w:rsidRPr="00AA74C7">
        <w:rPr>
          <w:rFonts w:ascii="Arial" w:hAnsi="Arial" w:cs="Arial"/>
          <w:sz w:val="22"/>
          <w:szCs w:val="22"/>
        </w:rPr>
        <w:t xml:space="preserve">ver 60% </w:t>
      </w:r>
      <w:r w:rsidR="002C4FDF">
        <w:rPr>
          <w:rFonts w:ascii="Arial" w:hAnsi="Arial" w:cs="Arial"/>
          <w:sz w:val="22"/>
          <w:szCs w:val="22"/>
        </w:rPr>
        <w:t xml:space="preserve">of </w:t>
      </w:r>
      <w:r w:rsidR="00FE08F6" w:rsidRPr="00AA74C7">
        <w:rPr>
          <w:rFonts w:ascii="Arial" w:hAnsi="Arial" w:cs="Arial"/>
          <w:sz w:val="22"/>
          <w:szCs w:val="22"/>
        </w:rPr>
        <w:t xml:space="preserve">DMRs </w:t>
      </w:r>
      <w:r w:rsidR="002C4FDF">
        <w:rPr>
          <w:rFonts w:ascii="Arial" w:hAnsi="Arial" w:cs="Arial"/>
          <w:sz w:val="22"/>
          <w:szCs w:val="22"/>
        </w:rPr>
        <w:t xml:space="preserve">that </w:t>
      </w:r>
      <w:r w:rsidR="00FE08F6" w:rsidRPr="00AA74C7">
        <w:rPr>
          <w:rFonts w:ascii="Arial" w:hAnsi="Arial" w:cs="Arial"/>
          <w:sz w:val="22"/>
          <w:szCs w:val="22"/>
        </w:rPr>
        <w:t xml:space="preserve">were </w:t>
      </w:r>
      <w:r w:rsidR="002C4FDF" w:rsidRPr="002C4FDF">
        <w:rPr>
          <w:rFonts w:ascii="Arial" w:hAnsi="Arial" w:cs="Arial"/>
          <w:sz w:val="22"/>
          <w:szCs w:val="22"/>
        </w:rPr>
        <w:t>observed in both LGA (71.4%, 314/440) and HGA (61.9%, 4,213/6,805)</w:t>
      </w:r>
      <w:r w:rsidR="002C4FDF">
        <w:rPr>
          <w:rFonts w:ascii="Arial" w:hAnsi="Arial" w:cs="Arial"/>
          <w:sz w:val="22"/>
          <w:szCs w:val="22"/>
        </w:rPr>
        <w:t xml:space="preserve"> were </w:t>
      </w:r>
      <w:r w:rsidR="00200FEE" w:rsidRPr="00AA74C7">
        <w:rPr>
          <w:rFonts w:ascii="Arial" w:hAnsi="Arial" w:cs="Arial"/>
          <w:sz w:val="22"/>
          <w:szCs w:val="22"/>
        </w:rPr>
        <w:t>hypo-methylated</w:t>
      </w:r>
      <w:r w:rsidR="00FE08F6" w:rsidRPr="00AA74C7">
        <w:rPr>
          <w:rFonts w:ascii="Arial" w:hAnsi="Arial" w:cs="Arial"/>
          <w:sz w:val="22"/>
          <w:szCs w:val="22"/>
        </w:rPr>
        <w:t xml:space="preserve"> </w:t>
      </w:r>
      <w:r w:rsidR="002C4FDF">
        <w:rPr>
          <w:rFonts w:ascii="Arial" w:hAnsi="Arial" w:cs="Arial"/>
          <w:sz w:val="22"/>
          <w:szCs w:val="22"/>
        </w:rPr>
        <w:t>compared to</w:t>
      </w:r>
      <w:r w:rsidR="00FE08F6" w:rsidRPr="00AA74C7">
        <w:rPr>
          <w:rFonts w:ascii="Arial" w:hAnsi="Arial" w:cs="Arial"/>
          <w:sz w:val="22"/>
          <w:szCs w:val="22"/>
        </w:rPr>
        <w:t xml:space="preserve"> normal tissues</w:t>
      </w:r>
      <w:r w:rsidR="00200FEE" w:rsidRPr="00AA74C7">
        <w:rPr>
          <w:rFonts w:ascii="Arial" w:hAnsi="Arial" w:cs="Arial"/>
          <w:sz w:val="22"/>
          <w:szCs w:val="22"/>
        </w:rPr>
        <w:t xml:space="preserve"> </w:t>
      </w:r>
      <w:r w:rsidR="00250CF9" w:rsidRPr="00AA74C7">
        <w:rPr>
          <w:rFonts w:ascii="Arial" w:hAnsi="Arial" w:cs="Arial"/>
          <w:sz w:val="22"/>
          <w:szCs w:val="22"/>
        </w:rPr>
        <w:t>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1G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, Table </w:t>
      </w:r>
      <w:r w:rsidR="00503288" w:rsidRPr="00AA74C7">
        <w:rPr>
          <w:rFonts w:ascii="Arial" w:eastAsiaTheme="minorEastAsia" w:hAnsi="Arial" w:cs="Arial"/>
          <w:b/>
          <w:kern w:val="2"/>
          <w:sz w:val="22"/>
          <w:szCs w:val="22"/>
        </w:rPr>
        <w:t>S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r w:rsidR="00200FEE" w:rsidRPr="00AA74C7">
        <w:rPr>
          <w:rFonts w:ascii="Arial" w:eastAsiaTheme="minorEastAsia" w:hAnsi="Arial" w:cs="Arial"/>
          <w:b/>
          <w:kern w:val="2"/>
          <w:sz w:val="22"/>
          <w:szCs w:val="22"/>
        </w:rPr>
        <w:t>-2</w:t>
      </w:r>
      <w:r w:rsidR="00250CF9" w:rsidRPr="00AA74C7">
        <w:rPr>
          <w:rFonts w:ascii="Arial" w:hAnsi="Arial" w:cs="Arial"/>
          <w:sz w:val="22"/>
          <w:szCs w:val="22"/>
        </w:rPr>
        <w:t xml:space="preserve">). </w:t>
      </w:r>
      <w:r w:rsidR="00200FEE" w:rsidRPr="00AA74C7">
        <w:rPr>
          <w:rFonts w:ascii="Arial" w:hAnsi="Arial" w:cs="Arial"/>
          <w:sz w:val="22"/>
          <w:szCs w:val="22"/>
        </w:rPr>
        <w:t xml:space="preserve">However, </w:t>
      </w:r>
      <w:r w:rsidR="00725662" w:rsidRPr="00AA74C7">
        <w:rPr>
          <w:rFonts w:ascii="Arial" w:hAnsi="Arial" w:cs="Arial"/>
          <w:sz w:val="22"/>
          <w:szCs w:val="22"/>
        </w:rPr>
        <w:t>with LGA as the reference, most DMRs observed in HGA were hyper-methylated (76.0%, 660/868)</w:t>
      </w:r>
      <w:r w:rsidR="00250CF9" w:rsidRPr="00AA74C7">
        <w:rPr>
          <w:rFonts w:ascii="Arial" w:hAnsi="Arial" w:cs="Arial"/>
          <w:sz w:val="22"/>
          <w:szCs w:val="22"/>
        </w:rPr>
        <w:t xml:space="preserve"> 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1G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, Table </w:t>
      </w:r>
      <w:r w:rsidR="00503288" w:rsidRPr="00AA74C7">
        <w:rPr>
          <w:rFonts w:ascii="Arial" w:eastAsiaTheme="minorEastAsia" w:hAnsi="Arial" w:cs="Arial"/>
          <w:b/>
          <w:kern w:val="2"/>
          <w:sz w:val="22"/>
          <w:szCs w:val="22"/>
        </w:rPr>
        <w:t>S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250CF9" w:rsidRPr="00AA74C7">
        <w:rPr>
          <w:rFonts w:ascii="Arial" w:hAnsi="Arial" w:cs="Arial"/>
          <w:sz w:val="22"/>
          <w:szCs w:val="22"/>
        </w:rPr>
        <w:t>).</w:t>
      </w:r>
      <w:r w:rsidR="00CC4BF8" w:rsidRPr="00AA74C7">
        <w:rPr>
          <w:rFonts w:ascii="Arial" w:hAnsi="Arial" w:cs="Arial"/>
          <w:sz w:val="22"/>
          <w:szCs w:val="22"/>
        </w:rPr>
        <w:t xml:space="preserve"> In addition, there were limited overlap</w:t>
      </w:r>
      <w:r w:rsidR="002C4FDF">
        <w:rPr>
          <w:rFonts w:ascii="Arial" w:hAnsi="Arial" w:cs="Arial"/>
          <w:sz w:val="22"/>
          <w:szCs w:val="22"/>
        </w:rPr>
        <w:t>s</w:t>
      </w:r>
      <w:r w:rsidR="00CC4BF8" w:rsidRPr="00AA74C7">
        <w:rPr>
          <w:rFonts w:ascii="Arial" w:hAnsi="Arial" w:cs="Arial"/>
          <w:sz w:val="22"/>
          <w:szCs w:val="22"/>
        </w:rPr>
        <w:t xml:space="preserve"> between </w:t>
      </w:r>
      <w:r w:rsidR="00632290" w:rsidRPr="00AA74C7">
        <w:rPr>
          <w:rFonts w:ascii="Arial" w:hAnsi="Arial" w:cs="Arial"/>
          <w:sz w:val="22"/>
          <w:szCs w:val="22"/>
        </w:rPr>
        <w:t xml:space="preserve">genes with </w:t>
      </w:r>
      <w:r w:rsidR="00CC4BF8" w:rsidRPr="00AA74C7">
        <w:rPr>
          <w:rFonts w:ascii="Arial" w:hAnsi="Arial" w:cs="Arial"/>
          <w:sz w:val="22"/>
          <w:szCs w:val="22"/>
        </w:rPr>
        <w:t xml:space="preserve">DMRs in LGA compared to normal tissues and those compared to HGA </w:t>
      </w:r>
      <w:r w:rsidR="00BD1080" w:rsidRPr="00AA74C7">
        <w:rPr>
          <w:rFonts w:ascii="Arial" w:hAnsi="Arial" w:cs="Arial"/>
          <w:sz w:val="22"/>
          <w:szCs w:val="22"/>
        </w:rPr>
        <w:t>hinting</w:t>
      </w:r>
      <w:r w:rsidR="00250CF9" w:rsidRPr="00AA74C7">
        <w:rPr>
          <w:rFonts w:ascii="Arial" w:hAnsi="Arial" w:cs="Arial"/>
          <w:sz w:val="22"/>
          <w:szCs w:val="22"/>
        </w:rPr>
        <w:t xml:space="preserve"> </w:t>
      </w:r>
      <w:r w:rsidR="002C4FDF">
        <w:rPr>
          <w:rFonts w:ascii="Arial" w:hAnsi="Arial" w:cs="Arial"/>
          <w:sz w:val="22"/>
          <w:szCs w:val="22"/>
        </w:rPr>
        <w:t>at a</w:t>
      </w:r>
      <w:r w:rsidR="00250CF9" w:rsidRPr="00AA74C7">
        <w:rPr>
          <w:rFonts w:ascii="Arial" w:hAnsi="Arial" w:cs="Arial"/>
          <w:sz w:val="22"/>
          <w:szCs w:val="22"/>
        </w:rPr>
        <w:t xml:space="preserve"> different epigenetic process</w:t>
      </w:r>
      <w:r w:rsidR="002C4FDF">
        <w:rPr>
          <w:rFonts w:ascii="Arial" w:hAnsi="Arial" w:cs="Arial"/>
          <w:sz w:val="22"/>
          <w:szCs w:val="22"/>
        </w:rPr>
        <w:t xml:space="preserve"> between LGA and HGA</w:t>
      </w:r>
      <w:r w:rsidR="00250CF9" w:rsidRPr="00AA74C7">
        <w:rPr>
          <w:rFonts w:ascii="Arial" w:hAnsi="Arial" w:cs="Arial"/>
          <w:sz w:val="22"/>
          <w:szCs w:val="22"/>
        </w:rPr>
        <w:t xml:space="preserve"> (</w:t>
      </w:r>
      <w:r w:rsidR="00250CF9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567E10" w:rsidRPr="00AA74C7">
        <w:rPr>
          <w:rFonts w:ascii="Arial" w:eastAsiaTheme="minorEastAsia" w:hAnsi="Arial" w:cs="Arial"/>
          <w:b/>
          <w:kern w:val="2"/>
          <w:sz w:val="22"/>
          <w:szCs w:val="22"/>
        </w:rPr>
        <w:t>1H</w:t>
      </w:r>
      <w:r w:rsidR="00250CF9" w:rsidRPr="00AA74C7">
        <w:rPr>
          <w:rFonts w:ascii="Arial" w:hAnsi="Arial" w:cs="Arial"/>
          <w:sz w:val="22"/>
          <w:szCs w:val="22"/>
        </w:rPr>
        <w:t>)</w:t>
      </w:r>
      <w:r w:rsidR="00A67B7D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&lt;EndNote&gt;&lt;Cite&gt;&lt;Author&gt;Perez-Silva&lt;/Author&gt;&lt;Year&gt;2018&lt;/Year&gt;&lt;RecNum&gt;31&lt;/RecNum&gt;&lt;DisplayText&gt;&lt;style face="superscript"&gt;39&lt;/style&gt;&lt;/DisplayText&gt;&lt;record&gt;&lt;rec-number&gt;31&lt;/rec-number&gt;&lt;foreign-keys&gt;&lt;key app="EN" db-id="zffsxeepa00fpreedaupevsaw9eeftzdw009" timestamp="1562221691"&gt;31&lt;/key&gt;&lt;/foreign-keys&gt;&lt;ref-type name="Journal Article"&gt;17&lt;/ref-type&gt;&lt;contributors&gt;&lt;authors&gt;&lt;author&gt;Perez-Silva, J. G.&lt;/author&gt;&lt;author&gt;Araujo-Voces, M.&lt;/author&gt;&lt;author&gt;Quesada, V.&lt;/author&gt;&lt;/authors&gt;&lt;/contributors&gt;&lt;auth-address&gt;Departamento de Bioquimica y Biologia Molecular, Universidad de Oviedo, Oviedo, Spain.&lt;/auth-address&gt;&lt;titles&gt;&lt;title&gt;nVenn: generalized, quasi-proportional Venn and Euler diagrams&lt;/title&gt;&lt;secondary-title&gt;Bioinformatics&lt;/secondary-title&gt;&lt;/titles&gt;&lt;periodical&gt;&lt;full-title&gt;Bioinformatics&lt;/full-title&gt;&lt;/periodical&gt;&lt;pages&gt;2322-2324&lt;/pages&gt;&lt;volume&gt;34&lt;/volume&gt;&lt;number&gt;13&lt;/number&gt;&lt;edition&gt;2018/06/29&lt;/edition&gt;&lt;dates&gt;&lt;year&gt;2018&lt;/year&gt;&lt;pub-dates&gt;&lt;date&gt;Jul 1&lt;/date&gt;&lt;/pub-dates&gt;&lt;/dates&gt;&lt;isbn&gt;1367-4811 (Electronic)&amp;#xD;1367-4803 (Linking)&lt;/isbn&gt;&lt;accession-num&gt;29949954&lt;/accession-num&gt;&lt;urls&gt;&lt;related-urls&gt;&lt;url&gt;https://www.ncbi.nlm.nih.gov/pubmed/29949954&lt;/url&gt;&lt;/related-urls&gt;&lt;/urls&gt;&lt;electronic-resource-num&gt;10.1093/bioinformatics/bty109&lt;/electronic-resource-num&gt;&lt;/record&gt;&lt;/Cite&gt;&lt;/EndNote&gt;</w:instrText>
      </w:r>
      <w:r w:rsidR="00A67B7D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39</w:t>
      </w:r>
      <w:r w:rsidR="00A67B7D" w:rsidRPr="00AA74C7">
        <w:rPr>
          <w:rFonts w:ascii="Arial" w:hAnsi="Arial" w:cs="Arial"/>
          <w:sz w:val="22"/>
          <w:szCs w:val="22"/>
        </w:rPr>
        <w:fldChar w:fldCharType="end"/>
      </w:r>
      <w:r w:rsidR="00250CF9" w:rsidRPr="00AA74C7">
        <w:rPr>
          <w:rFonts w:ascii="Arial" w:hAnsi="Arial" w:cs="Arial"/>
          <w:sz w:val="22"/>
          <w:szCs w:val="22"/>
        </w:rPr>
        <w:t xml:space="preserve">. </w:t>
      </w:r>
    </w:p>
    <w:bookmarkEnd w:id="11"/>
    <w:bookmarkEnd w:id="12"/>
    <w:p w14:paraId="566FA4A0" w14:textId="03049E5D" w:rsidR="0089090A" w:rsidRPr="00AA74C7" w:rsidRDefault="007B06AE" w:rsidP="00B80E58">
      <w:pPr>
        <w:spacing w:line="480" w:lineRule="auto"/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</w:p>
    <w:p w14:paraId="140B62F2" w14:textId="64E67C0C" w:rsidR="0089090A" w:rsidRPr="00AA74C7" w:rsidRDefault="0089090A" w:rsidP="00B80E58">
      <w:pPr>
        <w:pStyle w:val="Heading4"/>
        <w:widowControl w:val="0"/>
        <w:spacing w:before="40" w:line="48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Nervous system </w:t>
      </w:r>
      <w:r w:rsidR="002C4FDF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processes were</w:t>
      </w:r>
      <w:r w:rsidR="00E851FD"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 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associated with adenoma development</w:t>
      </w:r>
    </w:p>
    <w:p w14:paraId="13DFA912" w14:textId="674D7F89" w:rsidR="0089090A" w:rsidRPr="00AA74C7" w:rsidRDefault="00412B10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16" w:name="OLE_LINK124"/>
      <w:bookmarkStart w:id="17" w:name="OLE_LINK125"/>
      <w:bookmarkStart w:id="18" w:name="OLE_LINK126"/>
      <w:bookmarkStart w:id="19" w:name="OLE_LINK127"/>
      <w:r>
        <w:rPr>
          <w:rFonts w:ascii="Arial" w:hAnsi="Arial" w:cs="Arial"/>
          <w:sz w:val="22"/>
          <w:szCs w:val="22"/>
        </w:rPr>
        <w:t>KEGG e</w:t>
      </w:r>
      <w:r w:rsidR="0089090A" w:rsidRPr="00AA74C7">
        <w:rPr>
          <w:rFonts w:ascii="Arial" w:hAnsi="Arial" w:cs="Arial"/>
          <w:sz w:val="22"/>
          <w:szCs w:val="22"/>
        </w:rPr>
        <w:t xml:space="preserve">nrichment analysis </w:t>
      </w:r>
      <w:r w:rsidR="001218F4" w:rsidRPr="00AA74C7">
        <w:rPr>
          <w:rFonts w:ascii="Arial" w:hAnsi="Arial" w:cs="Arial"/>
          <w:sz w:val="22"/>
          <w:szCs w:val="22"/>
        </w:rPr>
        <w:t>of</w:t>
      </w:r>
      <w:r w:rsidR="0089090A" w:rsidRPr="00AA74C7">
        <w:rPr>
          <w:rFonts w:ascii="Arial" w:hAnsi="Arial" w:cs="Arial"/>
          <w:sz w:val="22"/>
          <w:szCs w:val="22"/>
        </w:rPr>
        <w:t xml:space="preserve"> 603 DMRs between </w:t>
      </w:r>
      <w:r>
        <w:rPr>
          <w:rFonts w:ascii="Arial" w:hAnsi="Arial" w:cs="Arial"/>
          <w:sz w:val="22"/>
          <w:szCs w:val="22"/>
        </w:rPr>
        <w:t xml:space="preserve">HGA </w:t>
      </w:r>
      <w:r w:rsidR="0089090A" w:rsidRPr="00AA74C7">
        <w:rPr>
          <w:rFonts w:ascii="Arial" w:hAnsi="Arial" w:cs="Arial"/>
          <w:sz w:val="22"/>
          <w:szCs w:val="22"/>
        </w:rPr>
        <w:t xml:space="preserve">and </w:t>
      </w:r>
      <w:r>
        <w:rPr>
          <w:rFonts w:ascii="Arial" w:hAnsi="Arial" w:cs="Arial"/>
          <w:sz w:val="22"/>
          <w:szCs w:val="22"/>
        </w:rPr>
        <w:t>LGA indicated that the</w:t>
      </w:r>
      <w:r w:rsidR="001218F4" w:rsidRPr="00AA74C7">
        <w:rPr>
          <w:rFonts w:ascii="Arial" w:hAnsi="Arial" w:cs="Arial"/>
          <w:sz w:val="22"/>
          <w:szCs w:val="22"/>
        </w:rPr>
        <w:t xml:space="preserve"> top enriched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1218F4" w:rsidRPr="00AA74C7">
        <w:rPr>
          <w:rFonts w:ascii="Arial" w:hAnsi="Arial" w:cs="Arial"/>
          <w:sz w:val="22"/>
          <w:szCs w:val="22"/>
        </w:rPr>
        <w:t xml:space="preserve">functional </w:t>
      </w:r>
      <w:r w:rsidR="0089090A" w:rsidRPr="00AA74C7">
        <w:rPr>
          <w:rFonts w:ascii="Arial" w:hAnsi="Arial" w:cs="Arial"/>
          <w:sz w:val="22"/>
          <w:szCs w:val="22"/>
        </w:rPr>
        <w:t xml:space="preserve">terms </w:t>
      </w:r>
      <w:r w:rsidR="001218F4" w:rsidRPr="00AA74C7">
        <w:rPr>
          <w:rFonts w:ascii="Arial" w:hAnsi="Arial" w:cs="Arial"/>
          <w:sz w:val="22"/>
          <w:szCs w:val="22"/>
        </w:rPr>
        <w:t xml:space="preserve">were </w:t>
      </w:r>
      <w:r w:rsidR="0089090A" w:rsidRPr="00AA74C7">
        <w:rPr>
          <w:rFonts w:ascii="Arial" w:hAnsi="Arial" w:cs="Arial"/>
          <w:sz w:val="22"/>
          <w:szCs w:val="22"/>
        </w:rPr>
        <w:t>nervous system and signal transduction associated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4005F6" w:rsidRPr="00AA74C7">
        <w:rPr>
          <w:rFonts w:ascii="Arial" w:eastAsiaTheme="minorEastAsia" w:hAnsi="Arial" w:cs="Arial"/>
          <w:b/>
          <w:kern w:val="2"/>
          <w:sz w:val="22"/>
          <w:szCs w:val="22"/>
        </w:rPr>
        <w:t>2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="0089090A" w:rsidRPr="00AA74C7"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 xml:space="preserve"> specifically </w:t>
      </w:r>
      <w:r w:rsidRPr="00412B10">
        <w:rPr>
          <w:rFonts w:ascii="Arial" w:hAnsi="Arial" w:cs="Arial"/>
          <w:sz w:val="22"/>
          <w:szCs w:val="22"/>
        </w:rPr>
        <w:t xml:space="preserve">dopaminergic synapse and serotonergic synapse pathways, which play a role in </w:t>
      </w:r>
      <w:r>
        <w:rPr>
          <w:rFonts w:ascii="Arial" w:hAnsi="Arial" w:cs="Arial"/>
          <w:sz w:val="22"/>
          <w:szCs w:val="22"/>
        </w:rPr>
        <w:t xml:space="preserve">the </w:t>
      </w:r>
      <w:r w:rsidRPr="00412B10">
        <w:rPr>
          <w:rFonts w:ascii="Arial" w:hAnsi="Arial" w:cs="Arial"/>
          <w:sz w:val="22"/>
          <w:szCs w:val="22"/>
        </w:rPr>
        <w:t>gut-brain axis model</w:t>
      </w:r>
      <w:r>
        <w:rPr>
          <w:rFonts w:ascii="Arial" w:hAnsi="Arial" w:cs="Arial"/>
          <w:sz w:val="22"/>
          <w:szCs w:val="22"/>
        </w:rPr>
        <w:t xml:space="preserve"> of signaling c</w:t>
      </w:r>
      <w:r w:rsidR="00E12BC2">
        <w:rPr>
          <w:rFonts w:ascii="Arial" w:hAnsi="Arial" w:cs="Arial"/>
          <w:sz w:val="22"/>
          <w:szCs w:val="22"/>
        </w:rPr>
        <w:t>ross-talk between organ systems</w:t>
      </w:r>
      <w:r w:rsidR="00E12BC2">
        <w:rPr>
          <w:rFonts w:ascii="Arial" w:hAnsi="Arial" w:cs="Arial"/>
          <w:sz w:val="22"/>
          <w:szCs w:val="22"/>
        </w:rPr>
        <w:fldChar w:fldCharType="begin">
          <w:fldData xml:space="preserve">PEVuZE5vdGU+PENpdGU+PEF1dGhvcj5DbGVtbWVuc2VuPC9BdXRob3I+PFllYXI+MjAxNzwvWWVh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 </w:instrText>
      </w:r>
      <w:r w:rsidR="00A47760">
        <w:rPr>
          <w:rFonts w:ascii="Arial" w:hAnsi="Arial" w:cs="Arial"/>
          <w:sz w:val="22"/>
          <w:szCs w:val="22"/>
        </w:rPr>
        <w:fldChar w:fldCharType="begin">
          <w:fldData xml:space="preserve">PEVuZE5vdGU+PENpdGU+PEF1dGhvcj5DbGVtbWVuc2VuPC9BdXRob3I+PFllYXI+MjAxNzwvWWVh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EN.CITE.DATA </w:instrText>
      </w:r>
      <w:r w:rsidR="00A47760">
        <w:rPr>
          <w:rFonts w:ascii="Arial" w:hAnsi="Arial" w:cs="Arial"/>
          <w:sz w:val="22"/>
          <w:szCs w:val="22"/>
        </w:rPr>
      </w:r>
      <w:r w:rsidR="00A47760">
        <w:rPr>
          <w:rFonts w:ascii="Arial" w:hAnsi="Arial" w:cs="Arial"/>
          <w:sz w:val="22"/>
          <w:szCs w:val="22"/>
        </w:rPr>
        <w:fldChar w:fldCharType="end"/>
      </w:r>
      <w:r w:rsidR="00E12BC2">
        <w:rPr>
          <w:rFonts w:ascii="Arial" w:hAnsi="Arial" w:cs="Arial"/>
          <w:sz w:val="22"/>
          <w:szCs w:val="22"/>
        </w:rPr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40</w:t>
      </w:r>
      <w:r w:rsidR="00E12BC2"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>.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These results correspond to gene methylation findings in </w:t>
      </w:r>
      <w:r w:rsidRPr="00B70528">
        <w:rPr>
          <w:rFonts w:ascii="Arial" w:hAnsi="Arial" w:cs="Arial"/>
          <w:b/>
          <w:sz w:val="22"/>
          <w:szCs w:val="22"/>
        </w:rPr>
        <w:t>Figure 1G</w:t>
      </w:r>
      <w:r>
        <w:rPr>
          <w:rFonts w:ascii="Arial" w:hAnsi="Arial" w:cs="Arial"/>
          <w:sz w:val="22"/>
          <w:szCs w:val="22"/>
        </w:rPr>
        <w:t xml:space="preserve"> where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r>
        <w:rPr>
          <w:rFonts w:ascii="Arial" w:hAnsi="Arial" w:cs="Arial"/>
          <w:sz w:val="22"/>
          <w:szCs w:val="22"/>
        </w:rPr>
        <w:t>versus (vs)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includes almost </w:t>
      </w:r>
      <w:r>
        <w:rPr>
          <w:rFonts w:ascii="Arial" w:hAnsi="Arial" w:cs="Arial"/>
          <w:sz w:val="22"/>
          <w:szCs w:val="22"/>
        </w:rPr>
        <w:t xml:space="preserve">all </w:t>
      </w:r>
      <w:r w:rsidR="0089090A" w:rsidRPr="00AA74C7">
        <w:rPr>
          <w:rFonts w:ascii="Arial" w:hAnsi="Arial" w:cs="Arial"/>
          <w:sz w:val="22"/>
          <w:szCs w:val="22"/>
        </w:rPr>
        <w:t xml:space="preserve">genes </w:t>
      </w:r>
      <w:r>
        <w:rPr>
          <w:rFonts w:ascii="Arial" w:hAnsi="Arial" w:cs="Arial"/>
          <w:sz w:val="22"/>
          <w:szCs w:val="22"/>
        </w:rPr>
        <w:t>that are listed in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>
        <w:rPr>
          <w:rFonts w:ascii="Arial" w:hAnsi="Arial" w:cs="Arial"/>
          <w:sz w:val="22"/>
          <w:szCs w:val="22"/>
        </w:rPr>
        <w:t>versus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89090A" w:rsidRPr="00AA74C7">
        <w:rPr>
          <w:rFonts w:ascii="Arial" w:hAnsi="Arial" w:cs="Arial"/>
          <w:sz w:val="22"/>
          <w:szCs w:val="22"/>
        </w:rPr>
        <w:t xml:space="preserve"> DMRs. To figure out </w:t>
      </w:r>
      <w:r w:rsidR="00913E0C">
        <w:rPr>
          <w:rFonts w:ascii="Arial" w:hAnsi="Arial" w:cs="Arial"/>
          <w:sz w:val="22"/>
          <w:szCs w:val="22"/>
        </w:rPr>
        <w:t xml:space="preserve">the </w:t>
      </w:r>
      <w:r w:rsidR="0089090A" w:rsidRPr="00AA74C7">
        <w:rPr>
          <w:rFonts w:ascii="Arial" w:hAnsi="Arial" w:cs="Arial"/>
          <w:sz w:val="22"/>
          <w:szCs w:val="22"/>
        </w:rPr>
        <w:t xml:space="preserve">potential function changes from </w:t>
      </w:r>
      <w:r w:rsidR="00913E0C">
        <w:rPr>
          <w:rFonts w:ascii="Arial" w:hAnsi="Arial" w:cs="Arial"/>
          <w:sz w:val="22"/>
          <w:szCs w:val="22"/>
        </w:rPr>
        <w:t xml:space="preserve">LGA </w:t>
      </w:r>
      <w:r w:rsidR="0089090A" w:rsidRPr="00AA74C7">
        <w:rPr>
          <w:rFonts w:ascii="Arial" w:hAnsi="Arial" w:cs="Arial"/>
          <w:sz w:val="22"/>
          <w:szCs w:val="22"/>
        </w:rPr>
        <w:t xml:space="preserve">to </w:t>
      </w:r>
      <w:r w:rsidR="00913E0C">
        <w:rPr>
          <w:rFonts w:ascii="Arial" w:hAnsi="Arial" w:cs="Arial"/>
          <w:sz w:val="22"/>
          <w:szCs w:val="22"/>
        </w:rPr>
        <w:t>HGA</w:t>
      </w:r>
      <w:r w:rsidR="00E12BC2">
        <w:rPr>
          <w:rFonts w:ascii="Arial" w:hAnsi="Arial" w:cs="Arial"/>
          <w:sz w:val="22"/>
          <w:szCs w:val="22"/>
        </w:rPr>
        <w:t>,</w:t>
      </w:r>
      <w:r w:rsidR="0089090A" w:rsidRPr="00AA74C7">
        <w:rPr>
          <w:rFonts w:ascii="Arial" w:hAnsi="Arial" w:cs="Arial"/>
          <w:sz w:val="22"/>
          <w:szCs w:val="22"/>
        </w:rPr>
        <w:t xml:space="preserve"> Gene Ontology (GO) enrichment </w:t>
      </w:r>
      <w:r w:rsidR="00913E0C">
        <w:rPr>
          <w:rFonts w:ascii="Arial" w:hAnsi="Arial" w:cs="Arial"/>
          <w:sz w:val="22"/>
          <w:szCs w:val="22"/>
        </w:rPr>
        <w:t>was</w:t>
      </w:r>
      <w:r w:rsidR="00B66264">
        <w:rPr>
          <w:rFonts w:ascii="Arial" w:hAnsi="Arial" w:cs="Arial"/>
          <w:sz w:val="22"/>
          <w:szCs w:val="22"/>
        </w:rPr>
        <w:t xml:space="preserve"> </w:t>
      </w:r>
      <w:r w:rsidR="0089090A" w:rsidRPr="00AA74C7">
        <w:rPr>
          <w:rFonts w:ascii="Arial" w:hAnsi="Arial" w:cs="Arial"/>
          <w:sz w:val="22"/>
          <w:szCs w:val="22"/>
        </w:rPr>
        <w:t xml:space="preserve">performed for 275 </w:t>
      </w:r>
      <w:bookmarkStart w:id="20" w:name="OLE_LINK21"/>
      <w:bookmarkStart w:id="21" w:name="OLE_LINK22"/>
      <w:r w:rsidR="0089090A" w:rsidRPr="00AA74C7">
        <w:rPr>
          <w:rFonts w:ascii="Arial" w:hAnsi="Arial" w:cs="Arial"/>
          <w:sz w:val="22"/>
          <w:szCs w:val="22"/>
        </w:rPr>
        <w:t>genes</w:t>
      </w:r>
      <w:bookmarkStart w:id="22" w:name="OLE_LINK19"/>
      <w:bookmarkStart w:id="23" w:name="OLE_LINK20"/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Start w:id="24" w:name="OLE_LINK15"/>
      <w:bookmarkStart w:id="25" w:name="OLE_LINK16"/>
      <w:r w:rsidR="00913E0C">
        <w:rPr>
          <w:rFonts w:ascii="Arial" w:hAnsi="Arial" w:cs="Arial"/>
          <w:sz w:val="22"/>
          <w:szCs w:val="22"/>
        </w:rPr>
        <w:t xml:space="preserve">that were </w:t>
      </w:r>
      <w:r w:rsidR="0089090A" w:rsidRPr="00AA74C7">
        <w:rPr>
          <w:rFonts w:ascii="Arial" w:hAnsi="Arial" w:cs="Arial"/>
          <w:sz w:val="22"/>
          <w:szCs w:val="22"/>
        </w:rPr>
        <w:t xml:space="preserve">significantly different </w:t>
      </w:r>
      <w:r w:rsidR="00913E0C">
        <w:rPr>
          <w:rFonts w:ascii="Arial" w:hAnsi="Arial" w:cs="Arial"/>
          <w:sz w:val="22"/>
          <w:szCs w:val="22"/>
        </w:rPr>
        <w:t xml:space="preserve">in </w:t>
      </w:r>
      <w:r w:rsidR="0089090A" w:rsidRPr="00AA74C7">
        <w:rPr>
          <w:rFonts w:ascii="Arial" w:hAnsi="Arial" w:cs="Arial"/>
          <w:sz w:val="22"/>
          <w:szCs w:val="22"/>
        </w:rPr>
        <w:t>methylat</w:t>
      </w:r>
      <w:r w:rsidR="00913E0C">
        <w:rPr>
          <w:rFonts w:ascii="Arial" w:hAnsi="Arial" w:cs="Arial"/>
          <w:sz w:val="22"/>
          <w:szCs w:val="22"/>
        </w:rPr>
        <w:t>ion</w:t>
      </w:r>
      <w:bookmarkEnd w:id="20"/>
      <w:bookmarkEnd w:id="21"/>
      <w:bookmarkEnd w:id="22"/>
      <w:bookmarkEnd w:id="23"/>
      <w:bookmarkEnd w:id="24"/>
      <w:bookmarkEnd w:id="25"/>
      <w:r w:rsidR="00913E0C">
        <w:rPr>
          <w:rFonts w:ascii="Arial" w:hAnsi="Arial" w:cs="Arial"/>
          <w:sz w:val="22"/>
          <w:szCs w:val="22"/>
        </w:rPr>
        <w:t xml:space="preserve"> status between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without</w:t>
      </w:r>
      <w:r w:rsidR="00913E0C">
        <w:rPr>
          <w:rFonts w:ascii="Arial" w:hAnsi="Arial" w:cs="Arial"/>
          <w:sz w:val="22"/>
          <w:szCs w:val="22"/>
        </w:rPr>
        <w:t xml:space="preserve"> considering the differences in methylation status between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913E0C">
        <w:rPr>
          <w:rFonts w:ascii="Arial" w:hAnsi="Arial" w:cs="Arial"/>
          <w:sz w:val="22"/>
          <w:szCs w:val="22"/>
        </w:rPr>
        <w:t>.</w:t>
      </w:r>
      <w:r w:rsidR="0089090A" w:rsidRPr="00AA74C7">
        <w:rPr>
          <w:rFonts w:ascii="Arial" w:hAnsi="Arial" w:cs="Arial"/>
          <w:sz w:val="22"/>
          <w:szCs w:val="22"/>
        </w:rPr>
        <w:t xml:space="preserve"> 571 significantly different methylated genes </w:t>
      </w:r>
      <w:r w:rsidR="00913E0C">
        <w:rPr>
          <w:rFonts w:ascii="Arial" w:hAnsi="Arial" w:cs="Arial"/>
          <w:sz w:val="22"/>
          <w:szCs w:val="22"/>
        </w:rPr>
        <w:t>were highlighted</w:t>
      </w:r>
      <w:r w:rsidR="0089090A" w:rsidRPr="00AA74C7">
        <w:rPr>
          <w:rFonts w:ascii="Arial" w:hAnsi="Arial" w:cs="Arial"/>
          <w:sz w:val="22"/>
          <w:szCs w:val="22"/>
        </w:rPr>
        <w:t xml:space="preserve">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without </w:t>
      </w:r>
      <w:r w:rsidR="00055AEA" w:rsidRPr="00AA74C7">
        <w:rPr>
          <w:rFonts w:ascii="Arial" w:hAnsi="Arial" w:cs="Arial"/>
          <w:sz w:val="22"/>
          <w:szCs w:val="22"/>
        </w:rPr>
        <w:t xml:space="preserve">LGA VS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="0089090A" w:rsidRPr="00AA74C7">
        <w:rPr>
          <w:rFonts w:ascii="Arial" w:hAnsi="Arial" w:cs="Arial"/>
          <w:sz w:val="22"/>
          <w:szCs w:val="22"/>
        </w:rPr>
        <w:t xml:space="preserve">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4005F6" w:rsidRPr="00AA74C7">
        <w:rPr>
          <w:rFonts w:ascii="Arial" w:eastAsiaTheme="minorEastAsia" w:hAnsi="Arial" w:cs="Arial"/>
          <w:b/>
          <w:kern w:val="2"/>
          <w:sz w:val="22"/>
          <w:szCs w:val="22"/>
        </w:rPr>
        <w:t>2</w:t>
      </w:r>
      <w:r w:rsidR="00C45DD1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="0089090A" w:rsidRPr="00AA74C7">
        <w:rPr>
          <w:rFonts w:ascii="Arial" w:hAnsi="Arial" w:cs="Arial"/>
          <w:sz w:val="22"/>
          <w:szCs w:val="22"/>
        </w:rPr>
        <w:t>). For</w:t>
      </w:r>
      <w:r w:rsidR="00913E0C">
        <w:rPr>
          <w:rFonts w:ascii="Arial" w:hAnsi="Arial" w:cs="Arial"/>
          <w:sz w:val="22"/>
          <w:szCs w:val="22"/>
        </w:rPr>
        <w:t xml:space="preserve"> the</w:t>
      </w:r>
      <w:r w:rsidR="0089090A" w:rsidRPr="00AA74C7">
        <w:rPr>
          <w:rFonts w:ascii="Arial" w:hAnsi="Arial" w:cs="Arial"/>
          <w:sz w:val="22"/>
          <w:szCs w:val="22"/>
        </w:rPr>
        <w:t xml:space="preserve"> 275 genes </w:t>
      </w:r>
      <w:r w:rsidR="00913E0C">
        <w:rPr>
          <w:rFonts w:ascii="Arial" w:hAnsi="Arial" w:cs="Arial"/>
          <w:sz w:val="22"/>
          <w:szCs w:val="22"/>
        </w:rPr>
        <w:t xml:space="preserve">with </w:t>
      </w:r>
      <w:r w:rsidR="0089090A" w:rsidRPr="00AA74C7">
        <w:rPr>
          <w:rFonts w:ascii="Arial" w:hAnsi="Arial" w:cs="Arial"/>
          <w:sz w:val="22"/>
          <w:szCs w:val="22"/>
        </w:rPr>
        <w:t>significantly different methylat</w:t>
      </w:r>
      <w:r w:rsidR="00913E0C">
        <w:rPr>
          <w:rFonts w:ascii="Arial" w:hAnsi="Arial" w:cs="Arial"/>
          <w:sz w:val="22"/>
          <w:szCs w:val="22"/>
        </w:rPr>
        <w:t>ion patterns in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 xml:space="preserve">only the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HGA </w:t>
      </w:r>
      <w:r w:rsidR="00913E0C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913E0C">
        <w:rPr>
          <w:rFonts w:ascii="Arial" w:hAnsi="Arial" w:cs="Arial"/>
          <w:sz w:val="22"/>
          <w:szCs w:val="22"/>
        </w:rPr>
        <w:t xml:space="preserve"> comparisons</w:t>
      </w:r>
      <w:r w:rsidR="0089090A" w:rsidRPr="00AA74C7">
        <w:rPr>
          <w:rFonts w:ascii="Arial" w:hAnsi="Arial" w:cs="Arial"/>
          <w:sz w:val="22"/>
          <w:szCs w:val="22"/>
        </w:rPr>
        <w:t xml:space="preserve">, GO analysis </w:t>
      </w:r>
      <w:r w:rsidR="00913E0C">
        <w:rPr>
          <w:rFonts w:ascii="Arial" w:hAnsi="Arial" w:cs="Arial"/>
          <w:sz w:val="22"/>
          <w:szCs w:val="22"/>
        </w:rPr>
        <w:t xml:space="preserve">selected </w:t>
      </w:r>
      <w:r w:rsidR="0089090A" w:rsidRPr="00AA74C7">
        <w:rPr>
          <w:rFonts w:ascii="Arial" w:hAnsi="Arial" w:cs="Arial"/>
          <w:sz w:val="22"/>
          <w:szCs w:val="22"/>
        </w:rPr>
        <w:t xml:space="preserve">the top </w:t>
      </w:r>
      <w:r w:rsidR="00913E0C" w:rsidRPr="00913E0C">
        <w:rPr>
          <w:rFonts w:ascii="Arial" w:hAnsi="Arial" w:cs="Arial"/>
          <w:sz w:val="22"/>
          <w:szCs w:val="22"/>
        </w:rPr>
        <w:t xml:space="preserve">enriched </w:t>
      </w:r>
      <w:r w:rsidR="0089090A" w:rsidRPr="00AA74C7">
        <w:rPr>
          <w:rFonts w:ascii="Arial" w:hAnsi="Arial" w:cs="Arial"/>
          <w:sz w:val="22"/>
          <w:szCs w:val="22"/>
        </w:rPr>
        <w:t>term</w:t>
      </w:r>
      <w:r w:rsidR="00913E0C">
        <w:rPr>
          <w:rFonts w:ascii="Arial" w:hAnsi="Arial" w:cs="Arial"/>
          <w:sz w:val="22"/>
          <w:szCs w:val="22"/>
        </w:rPr>
        <w:t>s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913E0C">
        <w:rPr>
          <w:rFonts w:ascii="Arial" w:hAnsi="Arial" w:cs="Arial"/>
          <w:sz w:val="22"/>
          <w:szCs w:val="22"/>
        </w:rPr>
        <w:t xml:space="preserve">of </w:t>
      </w:r>
      <w:r w:rsidR="0089090A" w:rsidRPr="00AA74C7">
        <w:rPr>
          <w:rFonts w:ascii="Arial" w:hAnsi="Arial" w:cs="Arial"/>
          <w:sz w:val="22"/>
          <w:szCs w:val="22"/>
        </w:rPr>
        <w:t xml:space="preserve">proteolysis </w:t>
      </w:r>
      <w:r w:rsidR="00913E0C">
        <w:rPr>
          <w:rFonts w:ascii="Arial" w:hAnsi="Arial" w:cs="Arial"/>
          <w:sz w:val="22"/>
          <w:szCs w:val="22"/>
        </w:rPr>
        <w:t>as well as</w:t>
      </w:r>
      <w:r w:rsidR="0089090A" w:rsidRPr="00AA74C7">
        <w:rPr>
          <w:rFonts w:ascii="Arial" w:hAnsi="Arial" w:cs="Arial"/>
          <w:sz w:val="22"/>
          <w:szCs w:val="22"/>
        </w:rPr>
        <w:t xml:space="preserve"> extracellular matrix disassembly, inorganic anion transport</w:t>
      </w:r>
      <w:r w:rsidR="00EC258A">
        <w:rPr>
          <w:rFonts w:ascii="Arial" w:hAnsi="Arial" w:cs="Arial"/>
          <w:sz w:val="22"/>
          <w:szCs w:val="22"/>
        </w:rPr>
        <w:t>,</w:t>
      </w:r>
      <w:r w:rsidR="0089090A" w:rsidRPr="00AA74C7">
        <w:rPr>
          <w:rFonts w:ascii="Arial" w:hAnsi="Arial" w:cs="Arial"/>
          <w:sz w:val="22"/>
          <w:szCs w:val="22"/>
        </w:rPr>
        <w:t xml:space="preserve"> and cobalamin metabolic process</w:t>
      </w:r>
      <w:r w:rsidR="00EC258A">
        <w:rPr>
          <w:rFonts w:ascii="Arial" w:hAnsi="Arial" w:cs="Arial"/>
          <w:sz w:val="22"/>
          <w:szCs w:val="22"/>
        </w:rPr>
        <w:t>es</w:t>
      </w:r>
      <w:r w:rsidR="0089090A" w:rsidRPr="00AA74C7">
        <w:rPr>
          <w:rFonts w:ascii="Arial" w:hAnsi="Arial" w:cs="Arial"/>
          <w:sz w:val="22"/>
          <w:szCs w:val="22"/>
        </w:rPr>
        <w:t xml:space="preserve">. Cell </w:t>
      </w:r>
      <w:r w:rsidR="0089090A" w:rsidRPr="00AA74C7">
        <w:rPr>
          <w:rFonts w:ascii="Arial" w:hAnsi="Arial" w:cs="Arial"/>
          <w:sz w:val="22"/>
          <w:szCs w:val="22"/>
        </w:rPr>
        <w:lastRenderedPageBreak/>
        <w:t>adhesion, positive regulation of positive chemotaxis</w:t>
      </w:r>
      <w:r w:rsidR="00EC258A">
        <w:rPr>
          <w:rFonts w:ascii="Arial" w:hAnsi="Arial" w:cs="Arial"/>
          <w:sz w:val="22"/>
          <w:szCs w:val="22"/>
        </w:rPr>
        <w:t>,</w:t>
      </w:r>
      <w:r w:rsidR="0089090A" w:rsidRPr="00AA74C7">
        <w:rPr>
          <w:rFonts w:ascii="Arial" w:hAnsi="Arial" w:cs="Arial"/>
          <w:sz w:val="22"/>
          <w:szCs w:val="22"/>
        </w:rPr>
        <w:t xml:space="preserve"> and neuropeptide signaling pathway </w:t>
      </w:r>
      <w:r w:rsidR="00EC258A">
        <w:rPr>
          <w:rFonts w:ascii="Arial" w:hAnsi="Arial" w:cs="Arial"/>
          <w:sz w:val="22"/>
          <w:szCs w:val="22"/>
        </w:rPr>
        <w:t>were term</w:t>
      </w:r>
      <w:r w:rsidR="0089090A" w:rsidRPr="00AA74C7">
        <w:rPr>
          <w:rFonts w:ascii="Arial" w:hAnsi="Arial" w:cs="Arial"/>
          <w:sz w:val="22"/>
          <w:szCs w:val="22"/>
        </w:rPr>
        <w:t xml:space="preserve"> hit</w:t>
      </w:r>
      <w:r w:rsidR="00EC258A">
        <w:rPr>
          <w:rFonts w:ascii="Arial" w:hAnsi="Arial" w:cs="Arial"/>
          <w:sz w:val="22"/>
          <w:szCs w:val="22"/>
        </w:rPr>
        <w:t>s</w:t>
      </w:r>
      <w:r w:rsidR="0089090A" w:rsidRPr="00AA74C7">
        <w:rPr>
          <w:rFonts w:ascii="Arial" w:hAnsi="Arial" w:cs="Arial"/>
          <w:sz w:val="22"/>
          <w:szCs w:val="22"/>
        </w:rPr>
        <w:t xml:space="preserve"> on </w:t>
      </w:r>
      <w:r w:rsidR="00EC258A">
        <w:rPr>
          <w:rFonts w:ascii="Arial" w:hAnsi="Arial" w:cs="Arial"/>
          <w:sz w:val="22"/>
          <w:szCs w:val="22"/>
        </w:rPr>
        <w:t xml:space="preserve">the </w:t>
      </w:r>
      <w:r w:rsidR="0089090A" w:rsidRPr="00AA74C7">
        <w:rPr>
          <w:rFonts w:ascii="Arial" w:hAnsi="Arial" w:cs="Arial"/>
          <w:sz w:val="22"/>
          <w:szCs w:val="22"/>
        </w:rPr>
        <w:t>overlapp</w:t>
      </w:r>
      <w:r w:rsidR="00EC258A">
        <w:rPr>
          <w:rFonts w:ascii="Arial" w:hAnsi="Arial" w:cs="Arial"/>
          <w:sz w:val="22"/>
          <w:szCs w:val="22"/>
        </w:rPr>
        <w:t>ing</w:t>
      </w:r>
      <w:r w:rsidR="0089090A" w:rsidRPr="00AA74C7">
        <w:rPr>
          <w:rFonts w:ascii="Arial" w:hAnsi="Arial" w:cs="Arial"/>
          <w:sz w:val="22"/>
          <w:szCs w:val="22"/>
        </w:rPr>
        <w:t xml:space="preserve"> part between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EC258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EC258A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EC258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89090A" w:rsidRPr="00AA74C7">
        <w:rPr>
          <w:rFonts w:ascii="Arial" w:hAnsi="Arial" w:cs="Arial"/>
          <w:sz w:val="22"/>
          <w:szCs w:val="22"/>
        </w:rPr>
        <w:t xml:space="preserve">. </w:t>
      </w:r>
      <w:r w:rsidR="00EC258A">
        <w:rPr>
          <w:rFonts w:ascii="Arial" w:hAnsi="Arial" w:cs="Arial"/>
          <w:sz w:val="22"/>
          <w:szCs w:val="22"/>
        </w:rPr>
        <w:t>G</w:t>
      </w:r>
      <w:r w:rsidR="0089090A" w:rsidRPr="00AA74C7">
        <w:rPr>
          <w:rFonts w:ascii="Arial" w:hAnsi="Arial" w:cs="Arial"/>
          <w:sz w:val="22"/>
          <w:szCs w:val="22"/>
        </w:rPr>
        <w:t xml:space="preserve">enes </w:t>
      </w:r>
      <w:r w:rsidR="00EC258A">
        <w:rPr>
          <w:rFonts w:ascii="Arial" w:hAnsi="Arial" w:cs="Arial"/>
          <w:sz w:val="22"/>
          <w:szCs w:val="22"/>
        </w:rPr>
        <w:t xml:space="preserve">that were </w:t>
      </w:r>
      <w:r w:rsidR="0089090A" w:rsidRPr="00AA74C7">
        <w:rPr>
          <w:rFonts w:ascii="Arial" w:hAnsi="Arial" w:cs="Arial"/>
          <w:sz w:val="22"/>
          <w:szCs w:val="22"/>
        </w:rPr>
        <w:t>significantly different</w:t>
      </w:r>
      <w:r w:rsidR="00EC258A">
        <w:rPr>
          <w:rFonts w:ascii="Arial" w:hAnsi="Arial" w:cs="Arial"/>
          <w:sz w:val="22"/>
          <w:szCs w:val="22"/>
        </w:rPr>
        <w:t xml:space="preserve"> in</w:t>
      </w:r>
      <w:r w:rsidR="0089090A" w:rsidRPr="00AA74C7">
        <w:rPr>
          <w:rFonts w:ascii="Arial" w:hAnsi="Arial" w:cs="Arial"/>
          <w:sz w:val="22"/>
          <w:szCs w:val="22"/>
        </w:rPr>
        <w:t xml:space="preserve"> methylat</w:t>
      </w:r>
      <w:r w:rsidR="00EC258A">
        <w:rPr>
          <w:rFonts w:ascii="Arial" w:hAnsi="Arial" w:cs="Arial"/>
          <w:sz w:val="22"/>
          <w:szCs w:val="22"/>
        </w:rPr>
        <w:t>ion status between LGA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Start w:id="26" w:name="OLE_LINK30"/>
      <w:bookmarkStart w:id="27" w:name="OLE_LINK33"/>
      <w:bookmarkStart w:id="28" w:name="OLE_LINK34"/>
      <w:bookmarkStart w:id="29" w:name="OLE_LINK28"/>
      <w:bookmarkStart w:id="30" w:name="OLE_LINK29"/>
      <w:r w:rsidR="00EC258A">
        <w:rPr>
          <w:rFonts w:ascii="Arial" w:hAnsi="Arial" w:cs="Arial"/>
          <w:sz w:val="22"/>
          <w:szCs w:val="22"/>
        </w:rPr>
        <w:t>and HGA</w:t>
      </w:r>
      <w:bookmarkEnd w:id="26"/>
      <w:bookmarkEnd w:id="27"/>
      <w:bookmarkEnd w:id="28"/>
      <w:r w:rsidR="0089090A" w:rsidRPr="00AA74C7">
        <w:rPr>
          <w:rFonts w:ascii="Arial" w:hAnsi="Arial" w:cs="Arial"/>
          <w:sz w:val="22"/>
          <w:szCs w:val="22"/>
        </w:rPr>
        <w:t xml:space="preserve"> </w:t>
      </w:r>
      <w:bookmarkEnd w:id="29"/>
      <w:bookmarkEnd w:id="30"/>
      <w:r w:rsidR="0089090A" w:rsidRPr="00AA74C7">
        <w:rPr>
          <w:rFonts w:ascii="Arial" w:hAnsi="Arial" w:cs="Arial"/>
          <w:sz w:val="22"/>
          <w:szCs w:val="22"/>
        </w:rPr>
        <w:t>were enriched for chemical synaptic transmission, transmission of nerve impulse, calcium ion transmembrane transport</w:t>
      </w:r>
      <w:r w:rsidR="00EC258A">
        <w:rPr>
          <w:rFonts w:ascii="Arial" w:hAnsi="Arial" w:cs="Arial"/>
          <w:sz w:val="22"/>
          <w:szCs w:val="22"/>
        </w:rPr>
        <w:t>,</w:t>
      </w:r>
      <w:r w:rsidR="0089090A" w:rsidRPr="00AA74C7">
        <w:rPr>
          <w:rFonts w:ascii="Arial" w:hAnsi="Arial" w:cs="Arial"/>
          <w:sz w:val="22"/>
          <w:szCs w:val="22"/>
        </w:rPr>
        <w:t xml:space="preserve"> and </w:t>
      </w:r>
      <w:r w:rsidR="00EC258A">
        <w:rPr>
          <w:rFonts w:ascii="Arial" w:hAnsi="Arial" w:cs="Arial"/>
          <w:sz w:val="22"/>
          <w:szCs w:val="22"/>
        </w:rPr>
        <w:t>similar neural processing terms</w:t>
      </w:r>
      <w:r w:rsidR="0089090A" w:rsidRPr="00AA74C7">
        <w:rPr>
          <w:rFonts w:ascii="Arial" w:hAnsi="Arial" w:cs="Arial"/>
          <w:sz w:val="22"/>
          <w:szCs w:val="22"/>
        </w:rPr>
        <w:t xml:space="preserve">. </w:t>
      </w:r>
      <w:r w:rsidR="00EC258A">
        <w:rPr>
          <w:rFonts w:ascii="Arial" w:hAnsi="Arial" w:cs="Arial"/>
          <w:sz w:val="22"/>
          <w:szCs w:val="22"/>
        </w:rPr>
        <w:t xml:space="preserve">Like the DMR enrichment analysis, terms </w:t>
      </w:r>
      <w:r w:rsidR="00EC258A" w:rsidRPr="00EC258A">
        <w:rPr>
          <w:rFonts w:ascii="Arial" w:hAnsi="Arial" w:cs="Arial"/>
          <w:sz w:val="22"/>
          <w:szCs w:val="22"/>
        </w:rPr>
        <w:t xml:space="preserve">related to </w:t>
      </w:r>
      <w:r w:rsidR="00EC258A">
        <w:rPr>
          <w:rFonts w:ascii="Arial" w:hAnsi="Arial" w:cs="Arial"/>
          <w:sz w:val="22"/>
          <w:szCs w:val="22"/>
        </w:rPr>
        <w:t xml:space="preserve">the </w:t>
      </w:r>
      <w:r w:rsidR="00EC258A" w:rsidRPr="00EC258A">
        <w:rPr>
          <w:rFonts w:ascii="Arial" w:hAnsi="Arial" w:cs="Arial"/>
          <w:sz w:val="22"/>
          <w:szCs w:val="22"/>
        </w:rPr>
        <w:t xml:space="preserve">nervous system </w:t>
      </w:r>
      <w:r w:rsidR="00EC258A">
        <w:rPr>
          <w:rFonts w:ascii="Arial" w:hAnsi="Arial" w:cs="Arial"/>
          <w:sz w:val="22"/>
          <w:szCs w:val="22"/>
        </w:rPr>
        <w:t xml:space="preserve">were selected yet </w:t>
      </w:r>
      <w:r w:rsidR="0089090A" w:rsidRPr="00AA74C7">
        <w:rPr>
          <w:rFonts w:ascii="Arial" w:hAnsi="Arial" w:cs="Arial"/>
          <w:sz w:val="22"/>
          <w:szCs w:val="22"/>
        </w:rPr>
        <w:t>exhibit</w:t>
      </w:r>
      <w:r w:rsidR="00EC258A">
        <w:rPr>
          <w:rFonts w:ascii="Arial" w:hAnsi="Arial" w:cs="Arial"/>
          <w:sz w:val="22"/>
          <w:szCs w:val="22"/>
        </w:rPr>
        <w:t>ed</w:t>
      </w:r>
      <w:r w:rsidR="0089090A" w:rsidRPr="00AA74C7">
        <w:rPr>
          <w:rFonts w:ascii="Arial" w:hAnsi="Arial" w:cs="Arial"/>
          <w:sz w:val="22"/>
          <w:szCs w:val="22"/>
        </w:rPr>
        <w:t xml:space="preserve"> different </w:t>
      </w:r>
      <w:r w:rsidR="00EC258A">
        <w:rPr>
          <w:rFonts w:ascii="Arial" w:hAnsi="Arial" w:cs="Arial"/>
          <w:sz w:val="22"/>
          <w:szCs w:val="22"/>
        </w:rPr>
        <w:t xml:space="preserve">term </w:t>
      </w:r>
      <w:r w:rsidR="0089090A" w:rsidRPr="00AA74C7">
        <w:rPr>
          <w:rFonts w:ascii="Arial" w:hAnsi="Arial" w:cs="Arial"/>
          <w:sz w:val="22"/>
          <w:szCs w:val="22"/>
        </w:rPr>
        <w:t>pattern</w:t>
      </w:r>
      <w:r w:rsidR="00EC258A">
        <w:rPr>
          <w:rFonts w:ascii="Arial" w:hAnsi="Arial" w:cs="Arial"/>
          <w:sz w:val="22"/>
          <w:szCs w:val="22"/>
        </w:rPr>
        <w:t>s between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EC258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89090A" w:rsidRPr="00AA74C7">
        <w:rPr>
          <w:rFonts w:ascii="Arial" w:hAnsi="Arial" w:cs="Arial"/>
          <w:sz w:val="22"/>
          <w:szCs w:val="22"/>
        </w:rPr>
        <w:t xml:space="preserve"> compared </w:t>
      </w:r>
      <w:r w:rsidR="00EC258A">
        <w:rPr>
          <w:rFonts w:ascii="Arial" w:hAnsi="Arial" w:cs="Arial"/>
          <w:sz w:val="22"/>
          <w:szCs w:val="22"/>
        </w:rPr>
        <w:t>to</w:t>
      </w:r>
      <w:r w:rsidR="0089090A"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EC258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EC258A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="0089090A" w:rsidRPr="00AA74C7">
        <w:rPr>
          <w:rFonts w:ascii="Arial" w:hAnsi="Arial" w:cs="Arial"/>
          <w:sz w:val="22"/>
          <w:szCs w:val="22"/>
        </w:rPr>
        <w:t>.</w:t>
      </w:r>
      <w:bookmarkStart w:id="31" w:name="OLE_LINK25"/>
      <w:bookmarkStart w:id="32" w:name="OLE_LINK26"/>
    </w:p>
    <w:bookmarkEnd w:id="16"/>
    <w:bookmarkEnd w:id="17"/>
    <w:bookmarkEnd w:id="18"/>
    <w:bookmarkEnd w:id="19"/>
    <w:bookmarkEnd w:id="31"/>
    <w:bookmarkEnd w:id="32"/>
    <w:p w14:paraId="7AC032A0" w14:textId="77777777" w:rsidR="0089090A" w:rsidRPr="00AA74C7" w:rsidRDefault="0089090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3A6315F1" w14:textId="16C475D4" w:rsidR="0089090A" w:rsidRPr="00AA74C7" w:rsidRDefault="0089090A" w:rsidP="00B80E58">
      <w:pPr>
        <w:spacing w:line="480" w:lineRule="auto"/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Hyper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methylated </w:t>
      </w:r>
      <w:proofErr w:type="spellStart"/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>CpG</w:t>
      </w:r>
      <w:proofErr w:type="spellEnd"/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sites</w:t>
      </w:r>
      <w:r w:rsidR="00EC258A">
        <w:rPr>
          <w:rFonts w:ascii="Arial" w:eastAsiaTheme="minorEastAsia" w:hAnsi="Arial" w:cs="Arial"/>
          <w:b/>
          <w:kern w:val="2"/>
          <w:sz w:val="22"/>
          <w:szCs w:val="22"/>
        </w:rPr>
        <w:t xml:space="preserve"> exhibited better discriminatory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performance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="00EC258A">
        <w:rPr>
          <w:rFonts w:ascii="Arial" w:eastAsiaTheme="minorEastAsia" w:hAnsi="Arial" w:cs="Arial"/>
          <w:b/>
          <w:kern w:val="2"/>
          <w:sz w:val="22"/>
          <w:szCs w:val="22"/>
        </w:rPr>
        <w:t xml:space="preserve">between normal, pre-cancerous, and cancerous tissues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than the hypo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methylated</w:t>
      </w:r>
      <w:r w:rsidR="00A96933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pattern</w:t>
      </w:r>
      <w:r w:rsidR="00EC258A">
        <w:rPr>
          <w:rFonts w:ascii="Arial" w:eastAsiaTheme="minorEastAsia" w:hAnsi="Arial" w:cs="Arial"/>
          <w:b/>
          <w:kern w:val="2"/>
          <w:sz w:val="22"/>
          <w:szCs w:val="22"/>
        </w:rPr>
        <w:t xml:space="preserve"> for CRC</w:t>
      </w:r>
    </w:p>
    <w:p w14:paraId="460C0A95" w14:textId="7DF76650" w:rsidR="00775350" w:rsidRPr="00AA74C7" w:rsidRDefault="00EC258A" w:rsidP="00B80E58">
      <w:pPr>
        <w:pStyle w:val="CommentText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33" w:name="OLE_LINK157"/>
      <w:bookmarkStart w:id="34" w:name="OLE_LINK158"/>
      <w:r>
        <w:rPr>
          <w:rFonts w:ascii="Arial" w:eastAsiaTheme="minorEastAsia" w:hAnsi="Arial" w:cs="Arial"/>
          <w:kern w:val="2"/>
          <w:sz w:val="22"/>
          <w:szCs w:val="22"/>
        </w:rPr>
        <w:t>T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 distinguish 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the discriminatory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ability of DNA methylation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patterns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for normal tissue, </w:t>
      </w:r>
      <w:r>
        <w:rPr>
          <w:rFonts w:ascii="Arial" w:eastAsiaTheme="minorEastAsia" w:hAnsi="Arial" w:cs="Arial"/>
          <w:kern w:val="2"/>
          <w:sz w:val="22"/>
          <w:szCs w:val="22"/>
        </w:rPr>
        <w:t>CA,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>
        <w:rPr>
          <w:rFonts w:ascii="Arial" w:eastAsiaTheme="minorEastAsia" w:hAnsi="Arial" w:cs="Arial"/>
          <w:kern w:val="2"/>
          <w:sz w:val="22"/>
          <w:szCs w:val="22"/>
        </w:rPr>
        <w:t>CRC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collected </w:t>
      </w:r>
      <w:r w:rsidR="00F3398E" w:rsidRPr="00AA74C7">
        <w:rPr>
          <w:rFonts w:ascii="Arial" w:eastAsiaTheme="minorEastAsia" w:hAnsi="Arial" w:cs="Arial"/>
          <w:kern w:val="2"/>
          <w:sz w:val="22"/>
          <w:szCs w:val="22"/>
        </w:rPr>
        <w:t>833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genome-wide DNA methylation dataset</w:t>
      </w:r>
      <w:r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from GEO and </w:t>
      </w:r>
      <w:proofErr w:type="spellStart"/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ArrayExpress</w:t>
      </w:r>
      <w:proofErr w:type="spellEnd"/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>,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public datasets which</w:t>
      </w:r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includ</w:t>
      </w:r>
      <w:r>
        <w:rPr>
          <w:rFonts w:ascii="Arial" w:eastAsiaTheme="minorEastAsia" w:hAnsi="Arial" w:cs="Arial"/>
          <w:kern w:val="2"/>
          <w:sz w:val="22"/>
          <w:szCs w:val="22"/>
        </w:rPr>
        <w:t>ed</w:t>
      </w:r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278 normal tissue samples, 51 adenoma samples</w:t>
      </w:r>
      <w:r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CA703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504 cancer samples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. W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e separate</w:t>
      </w:r>
      <w:r w:rsidR="001218F4" w:rsidRPr="00AA74C7">
        <w:rPr>
          <w:rFonts w:ascii="Arial" w:eastAsiaTheme="minorEastAsia" w:hAnsi="Arial" w:cs="Arial"/>
          <w:kern w:val="2"/>
          <w:sz w:val="22"/>
          <w:szCs w:val="22"/>
        </w:rPr>
        <w:t>d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DM</w:t>
      </w:r>
      <w:r w:rsidR="00B2304B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s into two groups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including hyper-DM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 and hypo-DM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s.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W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 found both 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hyper-DM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hypo-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DM</w:t>
      </w:r>
      <w:r w:rsidR="00DA7073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764528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could effective</w:t>
      </w:r>
      <w:r>
        <w:rPr>
          <w:rFonts w:ascii="Arial" w:eastAsiaTheme="minorEastAsia" w:hAnsi="Arial" w:cs="Arial"/>
          <w:kern w:val="2"/>
          <w:sz w:val="22"/>
          <w:szCs w:val="22"/>
        </w:rPr>
        <w:t>ly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distinguish 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methylation pattern differences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between </w:t>
      </w:r>
      <w:r w:rsidR="00E87FD4" w:rsidRPr="00AA74C7">
        <w:rPr>
          <w:rFonts w:ascii="Arial" w:eastAsiaTheme="minorEastAsia" w:hAnsi="Arial" w:cs="Arial"/>
          <w:kern w:val="2"/>
          <w:sz w:val="22"/>
          <w:szCs w:val="22"/>
        </w:rPr>
        <w:t>disease (adenoma and cancer)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</w:t>
      </w:r>
      <w:bookmarkStart w:id="35" w:name="OLE_LINK58"/>
      <w:bookmarkStart w:id="36" w:name="OLE_LINK59"/>
      <w:r w:rsidR="00E87F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normal samples (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</w:t>
      </w:r>
      <w:bookmarkEnd w:id="35"/>
      <w:bookmarkEnd w:id="36"/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A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</w:t>
      </w:r>
      <w:r w:rsidR="00E22AC1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B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Meanwhile,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also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conducted two </w:t>
      </w:r>
      <w:bookmarkStart w:id="37" w:name="OLE_LINK36"/>
      <w:bookmarkStart w:id="38" w:name="OLE_LINK37"/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machine</w:t>
      </w:r>
      <w:bookmarkEnd w:id="37"/>
      <w:bookmarkEnd w:id="38"/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learning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based predictions with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E22AC1" w:rsidRPr="00AA74C7">
        <w:rPr>
          <w:rFonts w:ascii="Arial" w:eastAsiaTheme="minorEastAsia" w:hAnsi="Arial" w:cs="Arial"/>
          <w:kern w:val="2"/>
          <w:sz w:val="22"/>
          <w:szCs w:val="22"/>
        </w:rPr>
        <w:t>DMSs identified in our dataset and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observed </w:t>
      </w:r>
      <w:bookmarkStart w:id="39" w:name="OLE_LINK50"/>
      <w:bookmarkStart w:id="40" w:name="OLE_LINK38"/>
      <w:bookmarkStart w:id="41" w:name="OLE_LINK39"/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hyper-methylated sites</w:t>
      </w:r>
      <w:bookmarkEnd w:id="39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can better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distinguish</w:t>
      </w:r>
      <w:bookmarkEnd w:id="40"/>
      <w:bookmarkEnd w:id="41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between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normal samples and disease samples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via </w:t>
      </w:r>
      <w:bookmarkStart w:id="42" w:name="OLE_LINK75"/>
      <w:bookmarkStart w:id="43" w:name="OLE_LINK76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random forest and neural network</w:t>
      </w:r>
      <w:bookmarkEnd w:id="42"/>
      <w:bookmarkEnd w:id="43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methods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(</w:t>
      </w:r>
      <w:bookmarkStart w:id="44" w:name="OLE_LINK153"/>
      <w:bookmarkStart w:id="45" w:name="OLE_LINK154"/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Table </w:t>
      </w:r>
      <w:r w:rsidR="00F86AD5" w:rsidRPr="00AA74C7">
        <w:rPr>
          <w:rFonts w:ascii="Arial" w:eastAsiaTheme="minorEastAsia" w:hAnsi="Arial" w:cs="Arial"/>
          <w:b/>
          <w:kern w:val="2"/>
          <w:sz w:val="22"/>
          <w:szCs w:val="22"/>
        </w:rPr>
        <w:t>1</w:t>
      </w:r>
      <w:bookmarkEnd w:id="44"/>
      <w:bookmarkEnd w:id="45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bookmarkStart w:id="46" w:name="OLE_LINK51"/>
      <w:r w:rsidR="008606F2">
        <w:rPr>
          <w:rFonts w:ascii="Arial" w:eastAsiaTheme="minorEastAsia" w:hAnsi="Arial" w:cs="Arial"/>
          <w:kern w:val="2"/>
          <w:sz w:val="22"/>
          <w:szCs w:val="22"/>
        </w:rPr>
        <w:t>F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or hyper-methylated sites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End w:id="46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the area under the curve (AUC) of receiver operating characteristic (ROC) curve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0.</w:t>
      </w:r>
      <w:r w:rsidR="0024399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91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and 0.</w:t>
      </w:r>
      <w:r w:rsidR="0024399B" w:rsidRPr="00AA74C7">
        <w:rPr>
          <w:rFonts w:ascii="Arial" w:eastAsiaTheme="minorEastAsia" w:hAnsi="Arial" w:cs="Arial"/>
          <w:kern w:val="2"/>
          <w:sz w:val="22"/>
          <w:szCs w:val="22"/>
        </w:rPr>
        <w:t>85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89090A" w:rsidRPr="00AA74C7">
        <w:rPr>
          <w:rFonts w:ascii="Arial" w:eastAsiaTheme="minorEastAsia" w:hAnsi="Arial" w:cs="Arial"/>
          <w:sz w:val="22"/>
          <w:szCs w:val="22"/>
        </w:rPr>
        <w:t xml:space="preserve">respectively.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r w:rsidR="0089090A" w:rsidRPr="00AA74C7">
        <w:rPr>
          <w:rFonts w:ascii="Arial" w:eastAsiaTheme="minorEastAsia" w:hAnsi="Arial" w:cs="Arial"/>
          <w:sz w:val="22"/>
          <w:szCs w:val="22"/>
        </w:rPr>
        <w:t>hypo-methylated sites, AUC of ROC curve</w:t>
      </w:r>
      <w:r w:rsidR="008606F2">
        <w:rPr>
          <w:rFonts w:ascii="Arial" w:eastAsiaTheme="minorEastAsia" w:hAnsi="Arial" w:cs="Arial"/>
          <w:sz w:val="22"/>
          <w:szCs w:val="22"/>
        </w:rPr>
        <w:t>s</w:t>
      </w:r>
      <w:r w:rsidR="009000F6" w:rsidRPr="00AA74C7">
        <w:rPr>
          <w:rFonts w:ascii="Arial" w:eastAsiaTheme="minorEastAsia" w:hAnsi="Arial" w:cs="Arial"/>
          <w:sz w:val="22"/>
          <w:szCs w:val="22"/>
        </w:rPr>
        <w:t xml:space="preserve"> were</w:t>
      </w:r>
      <w:r w:rsidR="0089090A" w:rsidRPr="00AA74C7">
        <w:rPr>
          <w:rFonts w:ascii="Arial" w:eastAsiaTheme="minorEastAsia" w:hAnsi="Arial" w:cs="Arial"/>
          <w:sz w:val="22"/>
          <w:szCs w:val="22"/>
        </w:rPr>
        <w:t xml:space="preserve"> </w:t>
      </w:r>
      <w:r w:rsidR="008606F2">
        <w:rPr>
          <w:rFonts w:ascii="Arial" w:eastAsiaTheme="minorEastAsia" w:hAnsi="Arial" w:cs="Arial"/>
          <w:sz w:val="22"/>
          <w:szCs w:val="22"/>
        </w:rPr>
        <w:t xml:space="preserve">lower at </w:t>
      </w:r>
      <w:r w:rsidR="0089090A" w:rsidRPr="00AA74C7">
        <w:rPr>
          <w:rFonts w:ascii="Arial" w:eastAsiaTheme="minorEastAsia" w:hAnsi="Arial" w:cs="Arial"/>
          <w:sz w:val="22"/>
          <w:szCs w:val="22"/>
        </w:rPr>
        <w:t>0.</w:t>
      </w:r>
      <w:r w:rsidR="0024399B" w:rsidRPr="00AA74C7">
        <w:rPr>
          <w:rFonts w:ascii="Arial" w:eastAsiaTheme="minorEastAsia" w:hAnsi="Arial" w:cs="Arial"/>
          <w:sz w:val="22"/>
          <w:szCs w:val="22"/>
        </w:rPr>
        <w:t>7</w:t>
      </w:r>
      <w:r w:rsidR="00D5179C" w:rsidRPr="00AA74C7">
        <w:rPr>
          <w:rFonts w:ascii="Arial" w:eastAsiaTheme="minorEastAsia" w:hAnsi="Arial" w:cs="Arial"/>
          <w:sz w:val="22"/>
          <w:szCs w:val="22"/>
        </w:rPr>
        <w:t>2</w:t>
      </w:r>
      <w:r w:rsidR="0024399B" w:rsidRPr="00AA74C7">
        <w:rPr>
          <w:rFonts w:ascii="Arial" w:eastAsiaTheme="minorEastAsia" w:hAnsi="Arial" w:cs="Arial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sz w:val="22"/>
          <w:szCs w:val="22"/>
        </w:rPr>
        <w:t>and 0.</w:t>
      </w:r>
      <w:r w:rsidR="0024399B" w:rsidRPr="00AA74C7">
        <w:rPr>
          <w:rFonts w:ascii="Arial" w:eastAsiaTheme="minorEastAsia" w:hAnsi="Arial" w:cs="Arial"/>
          <w:sz w:val="22"/>
          <w:szCs w:val="22"/>
        </w:rPr>
        <w:t>76</w:t>
      </w:r>
      <w:r w:rsidR="0089090A" w:rsidRPr="00AA74C7">
        <w:rPr>
          <w:rFonts w:ascii="Arial" w:eastAsiaTheme="minorEastAsia" w:hAnsi="Arial" w:cs="Arial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respectively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C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D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Unsupervised </w:t>
      </w:r>
      <w:proofErr w:type="spellStart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tSNE</w:t>
      </w:r>
      <w:proofErr w:type="spellEnd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cluster analysis </w:t>
      </w:r>
      <w:bookmarkStart w:id="47" w:name="OLE_LINK52"/>
      <w:bookmarkStart w:id="48" w:name="OLE_LINK53"/>
      <w:bookmarkStart w:id="49" w:name="OLE_LINK40"/>
      <w:bookmarkStart w:id="50" w:name="OLE_LINK41"/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produced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the same result (</w:t>
      </w:r>
      <w:bookmarkStart w:id="51" w:name="OLE_LINK56"/>
      <w:bookmarkStart w:id="52" w:name="OLE_LINK57"/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bookmarkEnd w:id="51"/>
      <w:bookmarkEnd w:id="52"/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E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F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bookmarkEnd w:id="47"/>
      <w:bookmarkEnd w:id="48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bookmarkEnd w:id="49"/>
      <w:bookmarkEnd w:id="50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To avoid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inconsistent result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caused by unstable methylation based on single </w:t>
      </w:r>
      <w:proofErr w:type="spellStart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we compared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mean beta value (</w:t>
      </w:r>
      <w:proofErr w:type="spellStart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 of these sites. We found that hyper-methylated </w:t>
      </w:r>
      <w:proofErr w:type="spellStart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mBVs</w:t>
      </w:r>
      <w:proofErr w:type="spellEnd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>were significant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ly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different between normal tissue and 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CRC</w:t>
      </w:r>
      <w:r w:rsidR="00CE54A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(P&lt;2.2x10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-16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; however, there was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 significan</w:t>
      </w:r>
      <w:r w:rsidR="008606F2">
        <w:rPr>
          <w:rFonts w:ascii="Arial" w:eastAsiaTheme="minorEastAsia" w:hAnsi="Arial" w:cs="Arial"/>
          <w:kern w:val="2"/>
          <w:sz w:val="22"/>
          <w:szCs w:val="22"/>
        </w:rPr>
        <w:t>t difference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between the adenoma and can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c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er (P=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>29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G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 in which the average </w:t>
      </w:r>
      <w:proofErr w:type="spellStart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of the normal tissue, adenoma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cancer are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>22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, 0.54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0.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>57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A7250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respectively. We observed similar results for hypo-methylation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which the average </w:t>
      </w:r>
      <w:proofErr w:type="spellStart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of the normal tissue, adenoma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cancer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0.</w:t>
      </w:r>
      <w:r w:rsidR="004564F5" w:rsidRPr="00AA74C7">
        <w:rPr>
          <w:rFonts w:ascii="Arial" w:eastAsiaTheme="minorEastAsia" w:hAnsi="Arial" w:cs="Arial"/>
          <w:kern w:val="2"/>
          <w:sz w:val="22"/>
          <w:szCs w:val="22"/>
        </w:rPr>
        <w:t>70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, 0.44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0.</w:t>
      </w:r>
      <w:r w:rsidR="004564F5" w:rsidRPr="00AA74C7">
        <w:rPr>
          <w:rFonts w:ascii="Arial" w:eastAsiaTheme="minorEastAsia" w:hAnsi="Arial" w:cs="Arial"/>
          <w:kern w:val="2"/>
          <w:sz w:val="22"/>
          <w:szCs w:val="22"/>
        </w:rPr>
        <w:t>50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="004564F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respectively (</w:t>
      </w:r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G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Finally, </w:t>
      </w:r>
      <w:bookmarkStart w:id="53" w:name="OLE_LINK46"/>
      <w:bookmarkStart w:id="54" w:name="OLE_LINK49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we found the AUC of ROC curve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with hyper-</w:t>
      </w:r>
      <w:proofErr w:type="spellStart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hypo-</w:t>
      </w:r>
      <w:proofErr w:type="spellStart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0.98 and 0.9</w:t>
      </w:r>
      <w:r w:rsidR="00A5045A" w:rsidRPr="00AA74C7">
        <w:rPr>
          <w:rFonts w:ascii="Arial" w:eastAsiaTheme="minorEastAsia" w:hAnsi="Arial" w:cs="Arial"/>
          <w:kern w:val="2"/>
          <w:sz w:val="22"/>
          <w:szCs w:val="22"/>
        </w:rPr>
        <w:t>5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, respectively.</w:t>
      </w:r>
      <w:bookmarkEnd w:id="53"/>
      <w:bookmarkEnd w:id="54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Start w:id="55" w:name="OLE_LINK18"/>
      <w:bookmarkStart w:id="56" w:name="OLE_LINK23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Permutation</w:t>
      </w:r>
      <w:bookmarkEnd w:id="55"/>
      <w:bookmarkEnd w:id="56"/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analysis based on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a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bootstrap strategy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indicated that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model based on hyper-methylated sites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had 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better discriminat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ory power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than the model of hypo-methylated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(P&lt;2.2x10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-8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bookmarkStart w:id="57" w:name="OLE_LINK151"/>
      <w:bookmarkStart w:id="58" w:name="OLE_LINK152"/>
      <w:r w:rsidR="0089090A"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290869" w:rsidRPr="00AA74C7">
        <w:rPr>
          <w:rFonts w:ascii="Arial" w:eastAsiaTheme="minorEastAsia" w:hAnsi="Arial" w:cs="Arial"/>
          <w:b/>
          <w:kern w:val="2"/>
          <w:sz w:val="22"/>
          <w:szCs w:val="22"/>
        </w:rPr>
        <w:t>3</w:t>
      </w:r>
      <w:bookmarkEnd w:id="57"/>
      <w:bookmarkEnd w:id="58"/>
      <w:r w:rsidR="00F3398E" w:rsidRPr="00AA74C7">
        <w:rPr>
          <w:rFonts w:ascii="Arial" w:eastAsiaTheme="minorEastAsia" w:hAnsi="Arial" w:cs="Arial"/>
          <w:b/>
          <w:kern w:val="2"/>
          <w:sz w:val="22"/>
          <w:szCs w:val="22"/>
        </w:rPr>
        <w:t>H</w:t>
      </w:r>
      <w:r w:rsidR="0089090A" w:rsidRPr="00AA74C7">
        <w:rPr>
          <w:rFonts w:ascii="Arial" w:eastAsiaTheme="minorEastAsia" w:hAnsi="Arial" w:cs="Arial"/>
          <w:kern w:val="2"/>
          <w:sz w:val="22"/>
          <w:szCs w:val="22"/>
        </w:rPr>
        <w:t>).</w:t>
      </w:r>
      <w:bookmarkEnd w:id="33"/>
      <w:bookmarkEnd w:id="34"/>
    </w:p>
    <w:p w14:paraId="012F09B3" w14:textId="77777777" w:rsidR="00F86AD5" w:rsidRPr="00AA74C7" w:rsidRDefault="00F86AD5" w:rsidP="00B80E58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0493C836" w14:textId="09A7DA70" w:rsidR="0089090A" w:rsidRPr="00AA74C7" w:rsidRDefault="0089090A" w:rsidP="00B80E58">
      <w:pPr>
        <w:pStyle w:val="Heading4"/>
        <w:widowControl w:val="0"/>
        <w:spacing w:before="40" w:line="480" w:lineRule="auto"/>
        <w:jc w:val="both"/>
        <w:rPr>
          <w:rFonts w:ascii="Arial" w:eastAsia="Arial" w:hAnsi="Arial" w:cs="Arial"/>
          <w:b w:val="0"/>
          <w:color w:val="auto"/>
          <w:sz w:val="22"/>
          <w:szCs w:val="22"/>
        </w:rPr>
      </w:pP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The promoter of </w:t>
      </w:r>
      <w:r w:rsidR="000268C9" w:rsidRPr="00AA74C7">
        <w:rPr>
          <w:rFonts w:ascii="Arial" w:eastAsia="Arial" w:hAnsi="Arial" w:cs="Arial"/>
          <w:bCs w:val="0"/>
          <w:iCs w:val="0"/>
          <w:color w:val="auto"/>
          <w:sz w:val="22"/>
          <w:szCs w:val="22"/>
          <w:lang w:eastAsia="zh-CN"/>
        </w:rPr>
        <w:t>ADHFE1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 may</w:t>
      </w:r>
      <w:r w:rsidR="009867FF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 xml:space="preserve"> </w:t>
      </w:r>
      <w:r w:rsidRPr="00AA74C7">
        <w:rPr>
          <w:rFonts w:ascii="Arial" w:eastAsia="Arial" w:hAnsi="Arial" w:cs="Arial"/>
          <w:bCs w:val="0"/>
          <w:i w:val="0"/>
          <w:iCs w:val="0"/>
          <w:color w:val="auto"/>
          <w:sz w:val="22"/>
          <w:szCs w:val="22"/>
          <w:lang w:eastAsia="zh-CN"/>
        </w:rPr>
        <w:t>be a potential biomarker for colorectal adenoma and cancer</w:t>
      </w:r>
    </w:p>
    <w:p w14:paraId="5B97DA7A" w14:textId="5021D147" w:rsidR="002B7C2E" w:rsidRPr="00AA74C7" w:rsidRDefault="0089090A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Next, we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grouped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DMRs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of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normal tissue and </w:t>
      </w:r>
      <w:r w:rsidR="00A20AED" w:rsidRPr="00AA74C7">
        <w:rPr>
          <w:rFonts w:ascii="Arial" w:eastAsiaTheme="minorEastAsia" w:hAnsi="Arial" w:cs="Arial"/>
          <w:kern w:val="2"/>
          <w:sz w:val="22"/>
          <w:szCs w:val="22"/>
        </w:rPr>
        <w:t>LGA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into hyper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DMRs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performed enrichment analysis by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Ingenuity Pathway Analysis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 (IPA)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The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>top enriched functional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term for hyper DMRs </w:t>
      </w:r>
      <w:r w:rsidR="009000F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was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ethanol degradation</w:t>
      </w:r>
      <w:r w:rsidR="00EB5FD2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II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(P=5.4</w:t>
      </w:r>
      <w:r w:rsidR="00991DA1" w:rsidRPr="00AA74C7">
        <w:rPr>
          <w:rFonts w:ascii="Arial" w:eastAsiaTheme="minorEastAsia" w:hAnsi="Arial" w:cs="Arial"/>
          <w:kern w:val="2"/>
          <w:sz w:val="22"/>
          <w:szCs w:val="22"/>
        </w:rPr>
        <w:t>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-3</w:t>
      </w:r>
      <w:r w:rsidR="007212F5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 which was</w:t>
      </w:r>
      <w:r w:rsidR="007212F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>mostly contributed by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 methylation sites on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two genes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which can facilitate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the conversion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ro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 ethanol to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acetaldehyde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from acetic acid to acetyl-CoA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respectively</w:t>
      </w:r>
      <w:r w:rsidR="00611E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</w:t>
      </w:r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4A</w:t>
      </w:r>
      <w:r w:rsidR="00611E8A"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The expression of b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oth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genes were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down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regulat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proofErr w:type="spellStart"/>
      <w:r w:rsidR="009867FF">
        <w:rPr>
          <w:rFonts w:ascii="Arial" w:eastAsiaTheme="minorEastAsia" w:hAnsi="Arial" w:cs="Arial"/>
          <w:kern w:val="2"/>
          <w:sz w:val="22"/>
          <w:szCs w:val="22"/>
        </w:rPr>
        <w:t>ing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colonic and rectal cancer tissue compared with normal tissue (P&lt;0.01),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a result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consistent with the DNA methylation changes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between LGA and HGA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(R2=-0.49 and -0.59, </w:t>
      </w:r>
      <w:bookmarkStart w:id="59" w:name="OLE_LINK24"/>
      <w:bookmarkStart w:id="60" w:name="OLE_LINK35"/>
      <w:bookmarkStart w:id="61" w:name="OLE_LINK155"/>
      <w:bookmarkStart w:id="62" w:name="OLE_LINK156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</w:t>
      </w:r>
      <w:bookmarkEnd w:id="59"/>
      <w:bookmarkEnd w:id="60"/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bookmarkEnd w:id="61"/>
      <w:bookmarkEnd w:id="62"/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4B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and </w:t>
      </w:r>
      <w:r w:rsidR="00611E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4C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We found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average methylation level of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located in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islands within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9867FF" w:rsidRPr="009867FF">
        <w:rPr>
          <w:rFonts w:ascii="Arial" w:eastAsiaTheme="minorEastAsia" w:hAnsi="Arial" w:cs="Arial"/>
          <w:kern w:val="2"/>
          <w:sz w:val="22"/>
          <w:szCs w:val="22"/>
        </w:rPr>
        <w:t>promoter region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s of</w:t>
      </w:r>
      <w:r w:rsidR="009867FF" w:rsidRPr="009867FF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 xml:space="preserve"> and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were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significantly increased in cancer samples compared </w:t>
      </w:r>
      <w:r w:rsidR="009867FF">
        <w:rPr>
          <w:rFonts w:ascii="Arial" w:eastAsiaTheme="minorEastAsia" w:hAnsi="Arial" w:cs="Arial"/>
          <w:kern w:val="2"/>
          <w:sz w:val="22"/>
          <w:szCs w:val="22"/>
        </w:rPr>
        <w:t>to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normal samples (</w:t>
      </w:r>
      <m:oMath>
        <m:r>
          <m:rPr>
            <m:sty m:val="p"/>
          </m:rPr>
          <w:rPr>
            <w:rFonts w:ascii="Cambria Math" w:eastAsiaTheme="minorEastAsia" w:hAnsi="Cambria Math" w:cs="Arial"/>
            <w:kern w:val="2"/>
            <w:sz w:val="22"/>
            <w:szCs w:val="22"/>
          </w:rPr>
          <m:t>∆</m:t>
        </m:r>
      </m:oMath>
      <w:r w:rsidRPr="00AA74C7">
        <w:rPr>
          <w:rFonts w:ascii="Arial" w:eastAsiaTheme="minorEastAsia" w:hAnsi="Arial" w:cs="Arial"/>
          <w:kern w:val="2"/>
          <w:sz w:val="22"/>
          <w:szCs w:val="22"/>
        </w:rPr>
        <w:t>mBVs=0.2 and 0.18</w:t>
      </w:r>
      <w:r w:rsidR="00382868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respectively).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W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further analyzed the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 region within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island of the two genes to distinguish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between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normal and disease tissues. When setting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cutoff a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0.25 for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promoter, the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minimal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error ra</w:t>
      </w:r>
      <w:bookmarkStart w:id="63" w:name="OLE_LINK32"/>
      <w:bookmarkStart w:id="64" w:name="OLE_LINK44"/>
      <w:r w:rsidRPr="00AA74C7">
        <w:rPr>
          <w:rFonts w:ascii="Arial" w:eastAsiaTheme="minorEastAsia" w:hAnsi="Arial" w:cs="Arial"/>
          <w:kern w:val="2"/>
          <w:sz w:val="22"/>
          <w:szCs w:val="22"/>
        </w:rPr>
        <w:t>te</w:t>
      </w:r>
      <w:r w:rsidR="00CC6B9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was only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4.68% (39/833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;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proofErr w:type="spellStart"/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heatmap</w:t>
      </w:r>
      <w:proofErr w:type="spellEnd"/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of sites within the region reflected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same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>result (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4E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ROC curve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analysis 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of </w:t>
      </w:r>
      <w:proofErr w:type="spellStart"/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of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 the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6E7D8A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promoter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 xml:space="preserve">compared to the </w:t>
      </w:r>
      <w:proofErr w:type="spellStart"/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for all 833 samples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produced an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AUC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of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0.97 with specificity and sensitivity </w:t>
      </w:r>
      <w:r w:rsidR="003719FB">
        <w:rPr>
          <w:rFonts w:ascii="Arial" w:eastAsiaTheme="minorEastAsia" w:hAnsi="Arial" w:cs="Arial"/>
          <w:kern w:val="2"/>
          <w:sz w:val="22"/>
          <w:szCs w:val="22"/>
        </w:rPr>
        <w:t>at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0.95 and 0.96 (</w:t>
      </w:r>
      <w:r w:rsidR="006E7D8A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4F</w:t>
      </w:r>
      <w:r w:rsidR="006E7D8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). </w:t>
      </w:r>
      <w:bookmarkEnd w:id="63"/>
      <w:bookmarkEnd w:id="64"/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For cancer samples,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an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AUC as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high as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0.98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was determined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Figure S2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). For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ACSS3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, the minimal error rate of its promoter was 16.68% (139/833) with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a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cutoff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set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at 0.42 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Figure 4G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) which performed inferiorly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to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ADHFE1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in terms of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discrimination power. Meanwhile, we also compared </w:t>
      </w:r>
      <w:r w:rsidR="002B7C2E" w:rsidRPr="00B70528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with </w:t>
      </w:r>
      <w:r w:rsidR="002B7C2E" w:rsidRPr="00B70528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SEPT9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,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an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FDA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-approved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methylation-based </w:t>
      </w:r>
      <w:r w:rsidR="003719FB" w:rsidRP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biomarker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for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CRC screening. We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determined that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2B7C2E" w:rsidRPr="00255D6E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had a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better prediction power than </w:t>
      </w:r>
      <w:r w:rsidR="002B7C2E" w:rsidRPr="00255D6E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SEPT9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 xml:space="preserve">Figure </w:t>
      </w:r>
      <w:r w:rsidR="00AA3789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5A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PEVuZE5vdGU+PENpdGU+PEF1dGhvcj5DaHVyY2g8L0F1dGhvcj48WWVhcj4yMDE0PC9ZZWFyPjxS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PEVuZE5vdGU+PENpdGU+PEF1dGhvcj5DaHVyY2g8L0F1dGhvcj48WWVhcj4yMDE0PC9ZZWFyPjxS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41</w:t>
      </w:r>
      <w:r w:rsidR="001005EA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6B5E1E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Furthermore, we observed </w:t>
      </w:r>
      <w:r w:rsidR="002B7C2E" w:rsidRPr="00AA74C7">
        <w:rPr>
          <w:rFonts w:ascii="Arial" w:hAnsi="Arial" w:cs="Arial"/>
          <w:i/>
          <w:iCs/>
          <w:color w:val="201F1E"/>
          <w:sz w:val="22"/>
          <w:szCs w:val="22"/>
          <w:bdr w:val="none" w:sz="0" w:space="0" w:color="auto" w:frame="1"/>
        </w:rPr>
        <w:t>ADHFE1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to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have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a 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much better separation boundary compared </w:t>
      </w:r>
      <w:r w:rsidR="003719FB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to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 xml:space="preserve"> </w:t>
      </w:r>
      <w:r w:rsidR="002B7C2E" w:rsidRPr="00255D6E">
        <w:rPr>
          <w:rFonts w:ascii="Arial" w:hAnsi="Arial" w:cs="Arial"/>
          <w:i/>
          <w:color w:val="201F1E"/>
          <w:sz w:val="22"/>
          <w:szCs w:val="22"/>
          <w:bdr w:val="none" w:sz="0" w:space="0" w:color="auto" w:frame="1"/>
        </w:rPr>
        <w:t>SEPT9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 (</w:t>
      </w:r>
      <w:r w:rsidR="002B7C2E" w:rsidRPr="00AA74C7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 xml:space="preserve">Figure </w:t>
      </w:r>
      <w:r w:rsidR="00AA3789">
        <w:rPr>
          <w:rFonts w:ascii="Arial" w:hAnsi="Arial" w:cs="Arial"/>
          <w:b/>
          <w:bCs/>
          <w:color w:val="201F1E"/>
          <w:sz w:val="22"/>
          <w:szCs w:val="22"/>
          <w:bdr w:val="none" w:sz="0" w:space="0" w:color="auto" w:frame="1"/>
        </w:rPr>
        <w:t>5B</w:t>
      </w:r>
      <w:r w:rsidR="002B7C2E" w:rsidRPr="00AA74C7">
        <w:rPr>
          <w:rFonts w:ascii="Arial" w:hAnsi="Arial" w:cs="Arial"/>
          <w:color w:val="201F1E"/>
          <w:sz w:val="22"/>
          <w:szCs w:val="22"/>
          <w:bdr w:val="none" w:sz="0" w:space="0" w:color="auto" w:frame="1"/>
        </w:rPr>
        <w:t>).</w:t>
      </w:r>
      <w:r w:rsidR="001005EA" w:rsidRPr="00AA74C7" w:rsidDel="001005EA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</w:p>
    <w:p w14:paraId="5DBD8FBF" w14:textId="77777777" w:rsidR="0094359C" w:rsidRPr="00AA74C7" w:rsidRDefault="0094359C" w:rsidP="00B80E58">
      <w:pPr>
        <w:pStyle w:val="HTMLPreformatted"/>
        <w:shd w:val="clear" w:color="auto" w:fill="FFFFFF"/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021E25BE" w14:textId="6D9CCA1E" w:rsidR="00F86AD5" w:rsidRPr="00AA74C7" w:rsidRDefault="00743D48" w:rsidP="00B80E58">
      <w:pPr>
        <w:pStyle w:val="Heading2"/>
        <w:spacing w:line="480" w:lineRule="auto"/>
        <w:jc w:val="both"/>
        <w:rPr>
          <w:rFonts w:ascii="Arial" w:hAnsi="Arial" w:cs="Arial"/>
          <w:b/>
          <w:bCs/>
          <w:color w:val="auto"/>
          <w:sz w:val="22"/>
          <w:szCs w:val="22"/>
        </w:rPr>
      </w:pPr>
      <w:r w:rsidRPr="00AA74C7">
        <w:rPr>
          <w:rFonts w:ascii="Arial" w:hAnsi="Arial" w:cs="Arial"/>
          <w:b/>
          <w:bCs/>
          <w:color w:val="auto"/>
          <w:sz w:val="22"/>
          <w:szCs w:val="22"/>
        </w:rPr>
        <w:t>Discussion</w:t>
      </w:r>
    </w:p>
    <w:p w14:paraId="637DE3CB" w14:textId="1E007E76" w:rsidR="006E3F42" w:rsidRDefault="00F136CC" w:rsidP="00B80E58">
      <w:pPr>
        <w:pStyle w:val="HTMLPreformatted"/>
        <w:shd w:val="clear" w:color="auto" w:fill="FFFFFF"/>
        <w:spacing w:line="480" w:lineRule="auto"/>
        <w:jc w:val="both"/>
        <w:rPr>
          <w:rFonts w:ascii="Arial" w:hAnsi="Arial" w:cs="Arial"/>
          <w:sz w:val="22"/>
          <w:szCs w:val="22"/>
        </w:rPr>
      </w:pPr>
      <w:bookmarkStart w:id="65" w:name="OLE_LINK83"/>
      <w:bookmarkStart w:id="66" w:name="OLE_LINK84"/>
      <w:r w:rsidRPr="00AA74C7">
        <w:rPr>
          <w:rFonts w:ascii="Arial" w:eastAsiaTheme="minorEastAsia" w:hAnsi="Arial" w:cs="Arial"/>
          <w:kern w:val="2"/>
          <w:sz w:val="22"/>
          <w:szCs w:val="22"/>
        </w:rPr>
        <w:t>Whole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genome </w:t>
      </w:r>
      <w:bookmarkStart w:id="67" w:name="OLE_LINK85"/>
      <w:bookmarkStart w:id="68" w:name="OLE_LINK86"/>
      <w:bookmarkStart w:id="69" w:name="OLE_LINK89"/>
      <w:r w:rsidRPr="00AA74C7">
        <w:rPr>
          <w:rFonts w:ascii="Arial" w:eastAsiaTheme="minorEastAsia" w:hAnsi="Arial" w:cs="Arial"/>
          <w:kern w:val="2"/>
          <w:sz w:val="22"/>
          <w:szCs w:val="22"/>
        </w:rPr>
        <w:t>DNA hypo</w:t>
      </w:r>
      <w:r w:rsidR="002A7750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methylation</w:t>
      </w:r>
      <w:bookmarkEnd w:id="65"/>
      <w:bookmarkEnd w:id="66"/>
      <w:bookmarkEnd w:id="67"/>
      <w:bookmarkEnd w:id="68"/>
      <w:bookmarkEnd w:id="69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bookmarkStart w:id="70" w:name="OLE_LINK100"/>
      <w:bookmarkStart w:id="71" w:name="OLE_LINK101"/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>hyper</w:t>
      </w:r>
      <w:r w:rsidR="002A7750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methylation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analysis </w:t>
      </w:r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of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promoter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 regions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of cancer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related gene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bookmarkEnd w:id="70"/>
      <w:bookmarkEnd w:id="71"/>
      <w:r w:rsidRPr="00AA74C7">
        <w:rPr>
          <w:rFonts w:ascii="Arial" w:eastAsiaTheme="minorEastAsia" w:hAnsi="Arial" w:cs="Arial"/>
          <w:kern w:val="2"/>
          <w:sz w:val="22"/>
          <w:szCs w:val="22"/>
        </w:rPr>
        <w:t>are regard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ed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as </w:t>
      </w:r>
      <w:bookmarkStart w:id="72" w:name="OLE_LINK87"/>
      <w:bookmarkStart w:id="73" w:name="OLE_LINK88"/>
      <w:r w:rsidR="0081325D">
        <w:rPr>
          <w:rFonts w:ascii="Arial" w:eastAsiaTheme="minorEastAsia" w:hAnsi="Arial" w:cs="Arial"/>
          <w:kern w:val="2"/>
          <w:sz w:val="22"/>
          <w:szCs w:val="22"/>
        </w:rPr>
        <w:t>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common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method of characterizing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diverse cancers</w:t>
      </w:r>
      <w:r w:rsidR="00AA3789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&lt;EndNote&gt;&lt;Cite&gt;&lt;Author&gt;Kulis&lt;/Author&gt;&lt;Year&gt;2010&lt;/Year&gt;&lt;RecNum&gt;57&lt;/RecNum&gt;&lt;DisplayText&gt;&lt;style face="superscript"&gt;42&lt;/style&gt;&lt;/DisplayText&gt;&lt;record&gt;&lt;rec-number&gt;57&lt;/rec-number&gt;&lt;foreign-keys&gt;&lt;key app="EN" db-id="zffsxeepa00fpreedaupevsaw9eeftzdw009" timestamp="1571104289"&gt;57&lt;/key&gt;&lt;/foreign-keys&gt;&lt;ref-type name="Journal Article"&gt;17&lt;/ref-type&gt;&lt;contributors&gt;&lt;authors&gt;&lt;author&gt;Kulis, M.&lt;/author&gt;&lt;author&gt;Esteller, M.&lt;/author&gt;&lt;/authors&gt;&lt;/contributors&gt;&lt;auth-address&gt;The Bellvitge Institute forBiomedical Research , L&amp;apos;Hospitalet de Llobregat, Barcelona,Catalonia, Spain.&lt;/auth-address&gt;&lt;titles&gt;&lt;title&gt;DNA methylation and cancer&lt;/title&gt;&lt;secondary-title&gt;Adv Genet&lt;/secondary-title&gt;&lt;/titles&gt;&lt;periodical&gt;&lt;full-title&gt;Adv Genet&lt;/full-title&gt;&lt;/periodical&gt;&lt;pages&gt;27-56&lt;/pages&gt;&lt;volume&gt;70&lt;/volume&gt;&lt;edition&gt;2010/10/06&lt;/edition&gt;&lt;keywords&gt;&lt;keyword&gt;Animals&lt;/keyword&gt;&lt;keyword&gt;Antineoplastic Agents/therapeutic use&lt;/keyword&gt;&lt;keyword&gt;Azacitidine/analogs &amp;amp; derivatives/therapeutic use&lt;/keyword&gt;&lt;keyword&gt;CpG Islands&lt;/keyword&gt;&lt;keyword&gt;DNA (Cytosine-5-)-Methyltransferases/antagonists &amp;amp; inhibitors/metabolism&lt;/keyword&gt;&lt;keyword&gt;DNA Methylation/drug effects/*genetics&lt;/keyword&gt;&lt;keyword&gt;DNA, Neoplasm/genetics/*metabolism&lt;/keyword&gt;&lt;keyword&gt;Decitabine&lt;/keyword&gt;&lt;keyword&gt;*Epigenesis, Genetic&lt;/keyword&gt;&lt;keyword&gt;Gene Expression Regulation, Neoplastic&lt;/keyword&gt;&lt;keyword&gt;Gene Silencing&lt;/keyword&gt;&lt;keyword&gt;Genes, Tumor Suppressor&lt;/keyword&gt;&lt;keyword&gt;Humans&lt;/keyword&gt;&lt;keyword&gt;Neoplasms/*genetics/*therapy&lt;/keyword&gt;&lt;/keywords&gt;&lt;dates&gt;&lt;year&gt;2010&lt;/year&gt;&lt;/dates&gt;&lt;isbn&gt;0065-2660 (Print)&amp;#xD;0065-2660 (Linking)&lt;/isbn&gt;&lt;accession-num&gt;20920744&lt;/accession-num&gt;&lt;urls&gt;&lt;related-urls&gt;&lt;url&gt;https://www.ncbi.nlm.nih.gov/pubmed/20920744&lt;/url&gt;&lt;/related-urls&gt;&lt;/urls&gt;&lt;electronic-resource-num&gt;10.1016/B978-0-12-380866-0.60002-2&lt;/electronic-resource-num&gt;&lt;/record&gt;&lt;/Cite&gt;&lt;/EndNote&gt;</w:instrText>
      </w:r>
      <w:r w:rsidR="00AA3789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42</w:t>
      </w:r>
      <w:r w:rsidR="00AA3789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In our study, we found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whole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genome DNA hypo</w:t>
      </w:r>
      <w:r w:rsidR="002A7750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methylation </w:t>
      </w:r>
      <w:r w:rsidR="00B36EA7" w:rsidRPr="00AA74C7">
        <w:rPr>
          <w:rFonts w:ascii="Arial" w:eastAsiaTheme="minorEastAsia" w:hAnsi="Arial" w:cs="Arial"/>
          <w:kern w:val="2"/>
          <w:sz w:val="22"/>
          <w:szCs w:val="22"/>
        </w:rPr>
        <w:t>may start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at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benign adenoma stage</w:t>
      </w:r>
      <w:bookmarkEnd w:id="72"/>
      <w:bookmarkEnd w:id="73"/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(LGA) </w:t>
      </w:r>
      <w:r w:rsidR="00CE69ED" w:rsidRPr="00AA74C7">
        <w:rPr>
          <w:rFonts w:ascii="Arial" w:eastAsiaTheme="minorEastAsia" w:hAnsi="Arial" w:cs="Arial"/>
          <w:kern w:val="2"/>
          <w:sz w:val="22"/>
          <w:szCs w:val="22"/>
        </w:rPr>
        <w:t>and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81325D">
        <w:rPr>
          <w:rFonts w:ascii="Arial" w:eastAsiaTheme="minorEastAsia" w:hAnsi="Arial" w:cs="Arial"/>
          <w:kern w:val="2"/>
          <w:sz w:val="22"/>
          <w:szCs w:val="22"/>
        </w:rPr>
        <w:t xml:space="preserve">lead to </w:t>
      </w:r>
      <w:r w:rsidR="00B36EA7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further hypo</w:t>
      </w:r>
      <w:r w:rsidR="002A7750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 xml:space="preserve">methylation </w:t>
      </w:r>
      <w:r w:rsidR="0081325D">
        <w:rPr>
          <w:rFonts w:ascii="Arial" w:hAnsi="Arial" w:cs="Arial"/>
          <w:sz w:val="22"/>
          <w:szCs w:val="22"/>
        </w:rPr>
        <w:t xml:space="preserve">at HGA and CRC </w:t>
      </w:r>
      <w:r w:rsidRPr="00AA74C7">
        <w:rPr>
          <w:rFonts w:ascii="Arial" w:hAnsi="Arial" w:cs="Arial"/>
          <w:sz w:val="22"/>
          <w:szCs w:val="22"/>
        </w:rPr>
        <w:t>(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1</w:t>
      </w:r>
      <w:r w:rsidR="00EB5FD2" w:rsidRPr="00AA74C7">
        <w:rPr>
          <w:rFonts w:ascii="Arial" w:eastAsiaTheme="minorEastAsia" w:hAnsi="Arial" w:cs="Arial"/>
          <w:b/>
          <w:kern w:val="2"/>
          <w:sz w:val="22"/>
          <w:szCs w:val="22"/>
        </w:rPr>
        <w:t>C</w:t>
      </w:r>
      <w:r w:rsidRPr="00AA74C7">
        <w:rPr>
          <w:rFonts w:ascii="Arial" w:hAnsi="Arial" w:cs="Arial"/>
          <w:sz w:val="22"/>
          <w:szCs w:val="22"/>
        </w:rPr>
        <w:t>). As many previous studies</w:t>
      </w:r>
      <w:bookmarkStart w:id="74" w:name="OLE_LINK94"/>
      <w:bookmarkStart w:id="75" w:name="OLE_LINK95"/>
      <w:r w:rsidR="0081325D">
        <w:rPr>
          <w:rFonts w:ascii="Arial" w:hAnsi="Arial" w:cs="Arial"/>
          <w:sz w:val="22"/>
          <w:szCs w:val="22"/>
        </w:rPr>
        <w:t xml:space="preserve"> have</w:t>
      </w:r>
      <w:r w:rsidRPr="00AA74C7">
        <w:rPr>
          <w:rFonts w:ascii="Arial" w:hAnsi="Arial" w:cs="Arial"/>
          <w:sz w:val="22"/>
          <w:szCs w:val="22"/>
        </w:rPr>
        <w:t xml:space="preserve"> reported, </w:t>
      </w:r>
      <w:r w:rsidR="0081325D">
        <w:rPr>
          <w:rFonts w:ascii="Arial" w:hAnsi="Arial" w:cs="Arial"/>
          <w:sz w:val="22"/>
          <w:szCs w:val="22"/>
        </w:rPr>
        <w:t xml:space="preserve">a </w:t>
      </w:r>
      <w:r w:rsidRPr="00AA74C7">
        <w:rPr>
          <w:rFonts w:ascii="Arial" w:hAnsi="Arial" w:cs="Arial"/>
          <w:sz w:val="22"/>
          <w:szCs w:val="22"/>
        </w:rPr>
        <w:t>bimodal distribution</w:t>
      </w:r>
      <w:bookmarkEnd w:id="74"/>
      <w:bookmarkEnd w:id="75"/>
      <w:r w:rsidRPr="00AA74C7">
        <w:rPr>
          <w:rFonts w:ascii="Arial" w:hAnsi="Arial" w:cs="Arial"/>
          <w:sz w:val="22"/>
          <w:szCs w:val="22"/>
        </w:rPr>
        <w:t xml:space="preserve"> can characterize DNA methylation pattern, and we </w:t>
      </w:r>
      <w:r w:rsidR="0081325D">
        <w:rPr>
          <w:rFonts w:ascii="Arial" w:hAnsi="Arial" w:cs="Arial"/>
          <w:sz w:val="22"/>
          <w:szCs w:val="22"/>
        </w:rPr>
        <w:t>noted that a</w:t>
      </w:r>
      <w:r w:rsidRPr="00AA74C7">
        <w:rPr>
          <w:rFonts w:ascii="Arial" w:hAnsi="Arial" w:cs="Arial"/>
          <w:sz w:val="22"/>
          <w:szCs w:val="22"/>
        </w:rPr>
        <w:t xml:space="preserve"> </w:t>
      </w:r>
      <w:bookmarkStart w:id="76" w:name="OLE_LINK102"/>
      <w:bookmarkStart w:id="77" w:name="OLE_LINK103"/>
      <w:r w:rsidRPr="00AA74C7">
        <w:rPr>
          <w:rFonts w:ascii="Arial" w:hAnsi="Arial" w:cs="Arial"/>
          <w:sz w:val="22"/>
          <w:szCs w:val="22"/>
        </w:rPr>
        <w:t>hyper</w:t>
      </w:r>
      <w:r w:rsidR="00CE54A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methylated peak</w:t>
      </w:r>
      <w:bookmarkEnd w:id="76"/>
      <w:bookmarkEnd w:id="77"/>
      <w:r w:rsidRPr="00AA74C7">
        <w:rPr>
          <w:rFonts w:ascii="Arial" w:hAnsi="Arial" w:cs="Arial"/>
          <w:sz w:val="22"/>
          <w:szCs w:val="22"/>
        </w:rPr>
        <w:t xml:space="preserve"> can clearly reflect progressive hypo</w:t>
      </w:r>
      <w:r w:rsidR="002A7750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methylation (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1D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1E</w:t>
      </w:r>
      <w:r w:rsidRPr="00AA74C7">
        <w:rPr>
          <w:rFonts w:ascii="Arial" w:hAnsi="Arial" w:cs="Arial"/>
          <w:sz w:val="22"/>
          <w:szCs w:val="22"/>
        </w:rPr>
        <w:t>)</w:t>
      </w:r>
      <w:r w:rsidR="00EE5923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&lt;EndNote&gt;&lt;Cite&gt;&lt;Author&gt;Straussman&lt;/Author&gt;&lt;Year&gt;2009&lt;/Year&gt;&lt;RecNum&gt;39&lt;/RecNum&gt;&lt;DisplayText&gt;&lt;style face="superscript"&gt;43&lt;/style&gt;&lt;/DisplayText&gt;&lt;record&gt;&lt;rec-number&gt;39&lt;/rec-number&gt;&lt;foreign-keys&gt;&lt;key app="EN" db-id="zffsxeepa00fpreedaupevsaw9eeftzdw009" timestamp="1562230137"&gt;39&lt;/key&gt;&lt;/foreign-keys&gt;&lt;ref-type name="Journal Article"&gt;17&lt;/ref-type&gt;&lt;contributors&gt;&lt;authors&gt;&lt;author&gt;Straussman, R.&lt;/author&gt;&lt;author&gt;Nejman, D.&lt;/author&gt;&lt;author&gt;Roberts, D.&lt;/author&gt;&lt;author&gt;Steinfeld, I.&lt;/author&gt;&lt;author&gt;Blum, B.&lt;/author&gt;&lt;author&gt;Benvenisty, N.&lt;/author&gt;&lt;author&gt;Simon, I.&lt;/author&gt;&lt;author&gt;Yakhini, Z.&lt;/author&gt;&lt;author&gt;Cedar, H.&lt;/author&gt;&lt;/authors&gt;&lt;/contributors&gt;&lt;auth-address&gt;Department of Cellular Biochemistry and Human Genetics, The Hebrew University-Hadassah Medical School, Jerusalem, Israel.&lt;/auth-address&gt;&lt;titles&gt;&lt;title&gt;Developmental programming of CpG island methylation profiles in the human genome&lt;/title&gt;&lt;secondary-title&gt;Nat Struct Mol Biol&lt;/secondary-title&gt;&lt;/titles&gt;&lt;periodical&gt;&lt;full-title&gt;Nat Struct Mol Biol&lt;/full-title&gt;&lt;/periodical&gt;&lt;pages&gt;564-71&lt;/pages&gt;&lt;volume&gt;16&lt;/volume&gt;&lt;number&gt;5&lt;/number&gt;&lt;edition&gt;2009/04/21&lt;/edition&gt;&lt;keywords&gt;&lt;keyword&gt;Algorithms&lt;/keyword&gt;&lt;keyword&gt;CpG Islands/*genetics&lt;/keyword&gt;&lt;keyword&gt;*DNA Methylation&lt;/keyword&gt;&lt;keyword&gt;Embryonic Development/*genetics&lt;/keyword&gt;&lt;keyword&gt;Genome, Human/*genetics&lt;/keyword&gt;&lt;keyword&gt;Humans&lt;/keyword&gt;&lt;keyword&gt;Oligonucleotide Array Sequence Analysis&lt;/keyword&gt;&lt;keyword&gt;Organ Specificity/genetics&lt;/keyword&gt;&lt;keyword&gt;Pluripotent Stem Cells/metabolism&lt;/keyword&gt;&lt;keyword&gt;Regulatory Sequences, Nucleic Acid/genetics&lt;/keyword&gt;&lt;keyword&gt;Transcription Initiation Site&lt;/keyword&gt;&lt;/keywords&gt;&lt;dates&gt;&lt;year&gt;2009&lt;/year&gt;&lt;pub-dates&gt;&lt;date&gt;May&lt;/date&gt;&lt;/pub-dates&gt;&lt;/dates&gt;&lt;isbn&gt;1545-9985 (Electronic)&amp;#xD;1545-9985 (Linking)&lt;/isbn&gt;&lt;accession-num&gt;19377480&lt;/accession-num&gt;&lt;urls&gt;&lt;related-urls&gt;&lt;url&gt;https://www.ncbi.nlm.nih.gov/pubmed/19377480&lt;/url&gt;&lt;/related-urls&gt;&lt;/urls&gt;&lt;electronic-resource-num&gt;10.1038/nsmb.1594&lt;/electronic-resource-num&gt;&lt;/record&gt;&lt;/Cite&gt;&lt;/EndNote&gt;</w:instrText>
      </w:r>
      <w:r w:rsidR="00EE5923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43</w:t>
      </w:r>
      <w:r w:rsidR="00EE5923" w:rsidRPr="00AA74C7">
        <w:rPr>
          <w:rFonts w:ascii="Arial" w:hAnsi="Arial" w:cs="Arial"/>
          <w:sz w:val="22"/>
          <w:szCs w:val="22"/>
        </w:rPr>
        <w:fldChar w:fldCharType="end"/>
      </w:r>
      <w:r w:rsidRPr="00AA74C7">
        <w:rPr>
          <w:rFonts w:ascii="Arial" w:hAnsi="Arial" w:cs="Arial"/>
          <w:sz w:val="22"/>
          <w:szCs w:val="22"/>
        </w:rPr>
        <w:t>. We identified 440 and 6</w:t>
      </w:r>
      <w:r w:rsidR="005B2613" w:rsidRPr="00AA74C7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805 DMRs in low- and hyper-grade adenoma respectively, and </w:t>
      </w:r>
      <w:r w:rsidR="0081325D">
        <w:rPr>
          <w:rFonts w:ascii="Arial" w:hAnsi="Arial" w:cs="Arial"/>
          <w:sz w:val="22"/>
          <w:szCs w:val="22"/>
        </w:rPr>
        <w:t xml:space="preserve">of these DMRs, </w:t>
      </w:r>
      <w:r w:rsidRPr="00AA74C7">
        <w:rPr>
          <w:rFonts w:ascii="Arial" w:hAnsi="Arial" w:cs="Arial"/>
          <w:sz w:val="22"/>
          <w:szCs w:val="22"/>
        </w:rPr>
        <w:t xml:space="preserve">314(71.4%) in </w:t>
      </w:r>
      <w:r w:rsidR="0081325D">
        <w:rPr>
          <w:rFonts w:ascii="Arial" w:hAnsi="Arial" w:cs="Arial"/>
          <w:sz w:val="22"/>
          <w:szCs w:val="22"/>
        </w:rPr>
        <w:t>LGA</w:t>
      </w:r>
      <w:r w:rsidR="00AA3789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and 4,213</w:t>
      </w:r>
      <w:r w:rsidR="0081325D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(61.9%) in </w:t>
      </w:r>
      <w:r w:rsidR="0081325D">
        <w:rPr>
          <w:rFonts w:ascii="Arial" w:hAnsi="Arial" w:cs="Arial"/>
          <w:sz w:val="22"/>
          <w:szCs w:val="22"/>
        </w:rPr>
        <w:t xml:space="preserve">HGA </w:t>
      </w:r>
      <w:r w:rsidR="00B36EA7" w:rsidRPr="00AA74C7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>hypo</w:t>
      </w:r>
      <w:r w:rsidR="002A7750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>methylated</w:t>
      </w:r>
      <w:r w:rsidR="0081325D">
        <w:rPr>
          <w:rFonts w:ascii="Arial" w:hAnsi="Arial" w:cs="Arial"/>
          <w:sz w:val="22"/>
          <w:szCs w:val="22"/>
        </w:rPr>
        <w:t xml:space="preserve"> compared to normal tissues</w:t>
      </w:r>
      <w:r w:rsidRPr="00AA74C7">
        <w:rPr>
          <w:rFonts w:ascii="Arial" w:hAnsi="Arial" w:cs="Arial"/>
          <w:sz w:val="22"/>
          <w:szCs w:val="22"/>
        </w:rPr>
        <w:t xml:space="preserve">. </w:t>
      </w:r>
      <w:r w:rsidR="00B36EA7" w:rsidRPr="00AA74C7">
        <w:rPr>
          <w:rFonts w:ascii="Arial" w:hAnsi="Arial" w:cs="Arial"/>
          <w:sz w:val="22"/>
          <w:szCs w:val="22"/>
        </w:rPr>
        <w:t xml:space="preserve">On the contrary, most DMRs (660/868, 76.0%) </w:t>
      </w:r>
      <w:r w:rsidR="0081325D">
        <w:rPr>
          <w:rFonts w:ascii="Arial" w:hAnsi="Arial" w:cs="Arial"/>
          <w:sz w:val="22"/>
          <w:szCs w:val="22"/>
        </w:rPr>
        <w:t xml:space="preserve">differences </w:t>
      </w:r>
      <w:r w:rsidR="00B36EA7" w:rsidRPr="00AA74C7">
        <w:rPr>
          <w:rFonts w:ascii="Arial" w:hAnsi="Arial" w:cs="Arial"/>
          <w:sz w:val="22"/>
          <w:szCs w:val="22"/>
        </w:rPr>
        <w:t>between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81325D">
        <w:rPr>
          <w:rFonts w:ascii="Arial" w:hAnsi="Arial" w:cs="Arial"/>
          <w:sz w:val="22"/>
          <w:szCs w:val="22"/>
        </w:rPr>
        <w:t xml:space="preserve">HGA </w:t>
      </w:r>
      <w:r w:rsidR="00B36EA7" w:rsidRPr="00AA74C7">
        <w:rPr>
          <w:rFonts w:ascii="Arial" w:hAnsi="Arial" w:cs="Arial"/>
          <w:sz w:val="22"/>
          <w:szCs w:val="22"/>
        </w:rPr>
        <w:t xml:space="preserve">and </w:t>
      </w:r>
      <w:r w:rsidR="0081325D">
        <w:rPr>
          <w:rFonts w:ascii="Arial" w:hAnsi="Arial" w:cs="Arial"/>
          <w:sz w:val="22"/>
          <w:szCs w:val="22"/>
        </w:rPr>
        <w:t>LGA</w:t>
      </w:r>
      <w:ins w:id="78" w:author="Fan Jian" w:date="2019-10-10T20:15:00Z">
        <w:r w:rsidR="00255D6E">
          <w:rPr>
            <w:rFonts w:ascii="Arial" w:hAnsi="Arial" w:cs="Arial"/>
            <w:sz w:val="22"/>
            <w:szCs w:val="22"/>
          </w:rPr>
          <w:t xml:space="preserve"> </w:t>
        </w:r>
      </w:ins>
      <w:r w:rsidR="00B36EA7" w:rsidRPr="00AA74C7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>hyper</w:t>
      </w:r>
      <w:r w:rsidR="00CE54A7">
        <w:rPr>
          <w:rFonts w:ascii="Arial" w:hAnsi="Arial" w:cs="Arial"/>
          <w:sz w:val="22"/>
          <w:szCs w:val="22"/>
        </w:rPr>
        <w:t>-</w:t>
      </w:r>
      <w:r w:rsidRPr="00AA74C7">
        <w:rPr>
          <w:rFonts w:ascii="Arial" w:hAnsi="Arial" w:cs="Arial"/>
          <w:sz w:val="22"/>
          <w:szCs w:val="22"/>
        </w:rPr>
        <w:t xml:space="preserve">methylated. </w:t>
      </w:r>
      <w:r w:rsidR="0081325D">
        <w:rPr>
          <w:rFonts w:ascii="Arial" w:hAnsi="Arial" w:cs="Arial"/>
          <w:sz w:val="22"/>
          <w:szCs w:val="22"/>
        </w:rPr>
        <w:t>Aside from</w:t>
      </w:r>
      <w:r w:rsidRPr="00AA74C7">
        <w:rPr>
          <w:rFonts w:ascii="Arial" w:hAnsi="Arial" w:cs="Arial"/>
          <w:sz w:val="22"/>
          <w:szCs w:val="22"/>
        </w:rPr>
        <w:t xml:space="preserve"> a little overlap between </w:t>
      </w:r>
      <w:r w:rsidR="0081325D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genes</w:t>
      </w:r>
      <w:r w:rsidR="0081325D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significant</w:t>
      </w:r>
      <w:r w:rsidR="0081325D">
        <w:rPr>
          <w:rFonts w:ascii="Arial" w:hAnsi="Arial" w:cs="Arial"/>
          <w:sz w:val="22"/>
          <w:szCs w:val="22"/>
        </w:rPr>
        <w:t>ly</w:t>
      </w:r>
      <w:r w:rsidRPr="00AA74C7">
        <w:rPr>
          <w:rFonts w:ascii="Arial" w:hAnsi="Arial" w:cs="Arial"/>
          <w:sz w:val="22"/>
          <w:szCs w:val="22"/>
        </w:rPr>
        <w:t xml:space="preserve"> distinct DMRs </w:t>
      </w:r>
      <w:r w:rsidR="0081325D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 xml:space="preserve">located </w:t>
      </w:r>
      <w:r w:rsidR="0081325D">
        <w:rPr>
          <w:rFonts w:ascii="Arial" w:hAnsi="Arial" w:cs="Arial"/>
          <w:sz w:val="22"/>
          <w:szCs w:val="22"/>
        </w:rPr>
        <w:t>between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81325D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81325D">
        <w:rPr>
          <w:rFonts w:ascii="Arial" w:hAnsi="Arial" w:cs="Arial"/>
          <w:sz w:val="22"/>
          <w:szCs w:val="22"/>
        </w:rPr>
        <w:t>n</w:t>
      </w:r>
      <w:r w:rsidR="00CC26C7" w:rsidRPr="00AA74C7">
        <w:rPr>
          <w:rFonts w:ascii="Arial" w:hAnsi="Arial" w:cs="Arial"/>
          <w:sz w:val="22"/>
          <w:szCs w:val="22"/>
        </w:rPr>
        <w:t>ormal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81325D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6E3F42">
        <w:rPr>
          <w:rFonts w:ascii="Arial" w:hAnsi="Arial" w:cs="Arial"/>
          <w:sz w:val="22"/>
          <w:szCs w:val="22"/>
        </w:rPr>
        <w:t xml:space="preserve"> which</w:t>
      </w:r>
      <w:r w:rsidRPr="00AA74C7">
        <w:rPr>
          <w:rFonts w:ascii="Arial" w:hAnsi="Arial" w:cs="Arial"/>
          <w:sz w:val="22"/>
          <w:szCs w:val="22"/>
        </w:rPr>
        <w:t xml:space="preserve"> indicate</w:t>
      </w:r>
      <w:r w:rsidR="006E3F42">
        <w:rPr>
          <w:rFonts w:ascii="Arial" w:hAnsi="Arial" w:cs="Arial"/>
          <w:sz w:val="22"/>
          <w:szCs w:val="22"/>
        </w:rPr>
        <w:t>s that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6E3F42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6E3F42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="006E3F42">
        <w:rPr>
          <w:rFonts w:ascii="Arial" w:hAnsi="Arial" w:cs="Arial"/>
          <w:sz w:val="22"/>
          <w:szCs w:val="22"/>
        </w:rPr>
        <w:t xml:space="preserve"> are</w:t>
      </w:r>
      <w:r w:rsidRPr="00AA74C7">
        <w:rPr>
          <w:rFonts w:ascii="Arial" w:hAnsi="Arial" w:cs="Arial"/>
          <w:sz w:val="22"/>
          <w:szCs w:val="22"/>
        </w:rPr>
        <w:t xml:space="preserve"> possibly not the same process with </w:t>
      </w:r>
      <w:r w:rsidR="006E3F42">
        <w:rPr>
          <w:rFonts w:ascii="Arial" w:hAnsi="Arial" w:cs="Arial"/>
          <w:sz w:val="22"/>
          <w:szCs w:val="22"/>
        </w:rPr>
        <w:t xml:space="preserve">a </w:t>
      </w:r>
      <w:r w:rsidRPr="00AA74C7">
        <w:rPr>
          <w:rFonts w:ascii="Arial" w:hAnsi="Arial" w:cs="Arial"/>
          <w:sz w:val="22"/>
          <w:szCs w:val="22"/>
        </w:rPr>
        <w:t xml:space="preserve">degree difference but two different epigenetic processes. </w:t>
      </w:r>
      <w:r w:rsidR="006E3F42">
        <w:rPr>
          <w:rFonts w:ascii="Arial" w:hAnsi="Arial" w:cs="Arial"/>
          <w:sz w:val="22"/>
          <w:szCs w:val="22"/>
        </w:rPr>
        <w:t>These</w:t>
      </w:r>
      <w:r w:rsidR="006E3F42" w:rsidRPr="006E3F42">
        <w:rPr>
          <w:rFonts w:ascii="Arial" w:hAnsi="Arial" w:cs="Arial"/>
          <w:sz w:val="22"/>
          <w:szCs w:val="22"/>
        </w:rPr>
        <w:t xml:space="preserve"> genome-wide demethylation</w:t>
      </w:r>
      <w:r w:rsidR="006E3F42">
        <w:rPr>
          <w:rFonts w:ascii="Arial" w:hAnsi="Arial" w:cs="Arial"/>
          <w:sz w:val="22"/>
          <w:szCs w:val="22"/>
        </w:rPr>
        <w:t xml:space="preserve"> patterns</w:t>
      </w:r>
      <w:r w:rsidR="006E3F42" w:rsidRPr="006E3F42">
        <w:rPr>
          <w:rFonts w:ascii="Arial" w:hAnsi="Arial" w:cs="Arial"/>
          <w:sz w:val="22"/>
          <w:szCs w:val="22"/>
        </w:rPr>
        <w:t xml:space="preserve"> may indicate that</w:t>
      </w:r>
      <w:r w:rsidR="006E3F42">
        <w:rPr>
          <w:rFonts w:ascii="Arial" w:hAnsi="Arial" w:cs="Arial"/>
          <w:sz w:val="22"/>
          <w:szCs w:val="22"/>
        </w:rPr>
        <w:t xml:space="preserve"> though</w:t>
      </w:r>
      <w:r w:rsidR="006E3F42" w:rsidRPr="006E3F42">
        <w:rPr>
          <w:rFonts w:ascii="Arial" w:hAnsi="Arial" w:cs="Arial"/>
          <w:sz w:val="22"/>
          <w:szCs w:val="22"/>
        </w:rPr>
        <w:t xml:space="preserve"> hypo-</w:t>
      </w:r>
      <w:r w:rsidR="006E3F42" w:rsidRPr="006E3F42">
        <w:rPr>
          <w:rFonts w:ascii="Arial" w:hAnsi="Arial" w:cs="Arial"/>
          <w:sz w:val="22"/>
          <w:szCs w:val="22"/>
        </w:rPr>
        <w:lastRenderedPageBreak/>
        <w:t xml:space="preserve">methylation dominates </w:t>
      </w:r>
      <w:r w:rsidR="006E3F42">
        <w:rPr>
          <w:rFonts w:ascii="Arial" w:hAnsi="Arial" w:cs="Arial"/>
          <w:sz w:val="22"/>
          <w:szCs w:val="22"/>
        </w:rPr>
        <w:t xml:space="preserve">the carcinogenesis </w:t>
      </w:r>
      <w:r w:rsidR="006E3F42" w:rsidRPr="006E3F42">
        <w:rPr>
          <w:rFonts w:ascii="Arial" w:hAnsi="Arial" w:cs="Arial"/>
          <w:sz w:val="22"/>
          <w:szCs w:val="22"/>
        </w:rPr>
        <w:t>of CR</w:t>
      </w:r>
      <w:r w:rsidR="006E3F42">
        <w:rPr>
          <w:rFonts w:ascii="Arial" w:hAnsi="Arial" w:cs="Arial"/>
          <w:sz w:val="22"/>
          <w:szCs w:val="22"/>
        </w:rPr>
        <w:t>C,</w:t>
      </w:r>
      <w:r w:rsidR="006E3F42" w:rsidRPr="006E3F42">
        <w:rPr>
          <w:rFonts w:ascii="Arial" w:hAnsi="Arial" w:cs="Arial"/>
          <w:sz w:val="22"/>
          <w:szCs w:val="22"/>
        </w:rPr>
        <w:t xml:space="preserve"> hyper-methylation sites may contribute more to the distinct malignancy of these lesions.</w:t>
      </w:r>
    </w:p>
    <w:p w14:paraId="1C9443C8" w14:textId="1AA36884" w:rsidR="00F136CC" w:rsidRPr="00AA74C7" w:rsidRDefault="00E151AB" w:rsidP="00B80E58">
      <w:pPr>
        <w:pStyle w:val="HTMLPreformatted"/>
        <w:shd w:val="clear" w:color="auto" w:fill="FFFFFF"/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To find functional differences</w:t>
      </w:r>
      <w:r w:rsidR="006E3F42">
        <w:rPr>
          <w:rFonts w:ascii="Arial" w:hAnsi="Arial" w:cs="Arial"/>
          <w:sz w:val="22"/>
          <w:szCs w:val="22"/>
        </w:rPr>
        <w:t xml:space="preserve"> between differing methylation patterns in normal, pre-cancerous, and cancerous tissues</w:t>
      </w:r>
      <w:r w:rsidRPr="00AA74C7">
        <w:rPr>
          <w:rFonts w:ascii="Arial" w:hAnsi="Arial" w:cs="Arial"/>
          <w:sz w:val="22"/>
          <w:szCs w:val="22"/>
        </w:rPr>
        <w:t>, e</w:t>
      </w:r>
      <w:r w:rsidR="00F136CC" w:rsidRPr="00AA74C7">
        <w:rPr>
          <w:rFonts w:ascii="Arial" w:hAnsi="Arial" w:cs="Arial"/>
          <w:sz w:val="22"/>
          <w:szCs w:val="22"/>
        </w:rPr>
        <w:t xml:space="preserve">nrichment analysis </w:t>
      </w:r>
      <w:r w:rsidRPr="00AA74C7">
        <w:rPr>
          <w:rFonts w:ascii="Arial" w:hAnsi="Arial" w:cs="Arial"/>
          <w:sz w:val="22"/>
          <w:szCs w:val="22"/>
        </w:rPr>
        <w:t>was applied</w:t>
      </w:r>
      <w:r w:rsidR="00255D6E">
        <w:rPr>
          <w:rFonts w:ascii="Arial" w:hAnsi="Arial" w:cs="Arial"/>
          <w:sz w:val="22"/>
          <w:szCs w:val="22"/>
        </w:rPr>
        <w:t xml:space="preserve"> </w:t>
      </w:r>
      <w:r w:rsidR="006E3F42">
        <w:rPr>
          <w:rFonts w:ascii="Arial" w:hAnsi="Arial" w:cs="Arial"/>
          <w:sz w:val="22"/>
          <w:szCs w:val="22"/>
        </w:rPr>
        <w:t>to</w:t>
      </w:r>
      <w:r w:rsidR="00F136CC" w:rsidRPr="00AA74C7">
        <w:rPr>
          <w:rFonts w:ascii="Arial" w:hAnsi="Arial" w:cs="Arial"/>
          <w:sz w:val="22"/>
          <w:szCs w:val="22"/>
        </w:rPr>
        <w:t xml:space="preserve"> 603 genes </w:t>
      </w:r>
      <w:r w:rsidRPr="00AA74C7">
        <w:rPr>
          <w:rFonts w:ascii="Arial" w:hAnsi="Arial" w:cs="Arial"/>
          <w:sz w:val="22"/>
          <w:szCs w:val="22"/>
        </w:rPr>
        <w:t xml:space="preserve">with </w:t>
      </w:r>
      <w:r w:rsidR="00F136CC" w:rsidRPr="00AA74C7">
        <w:rPr>
          <w:rFonts w:ascii="Arial" w:hAnsi="Arial" w:cs="Arial"/>
          <w:sz w:val="22"/>
          <w:szCs w:val="22"/>
        </w:rPr>
        <w:t xml:space="preserve">DMRs between </w:t>
      </w:r>
      <w:r w:rsidR="006E3F42">
        <w:rPr>
          <w:rFonts w:ascii="Arial" w:hAnsi="Arial" w:cs="Arial"/>
          <w:sz w:val="22"/>
          <w:szCs w:val="22"/>
        </w:rPr>
        <w:t xml:space="preserve">HGA </w:t>
      </w:r>
      <w:r w:rsidR="00F136CC" w:rsidRPr="00AA74C7">
        <w:rPr>
          <w:rFonts w:ascii="Arial" w:hAnsi="Arial" w:cs="Arial"/>
          <w:sz w:val="22"/>
          <w:szCs w:val="22"/>
        </w:rPr>
        <w:t>and</w:t>
      </w:r>
      <w:r w:rsidR="00255D6E">
        <w:rPr>
          <w:rFonts w:ascii="Arial" w:hAnsi="Arial" w:cs="Arial"/>
          <w:sz w:val="22"/>
          <w:szCs w:val="22"/>
        </w:rPr>
        <w:t xml:space="preserve"> </w:t>
      </w:r>
      <w:r w:rsidR="006E3F42">
        <w:rPr>
          <w:rFonts w:ascii="Arial" w:hAnsi="Arial" w:cs="Arial"/>
          <w:sz w:val="22"/>
          <w:szCs w:val="22"/>
        </w:rPr>
        <w:t>LGA</w:t>
      </w:r>
      <w:r w:rsidR="00F136CC" w:rsidRPr="00AA74C7">
        <w:rPr>
          <w:rFonts w:ascii="Arial" w:hAnsi="Arial" w:cs="Arial"/>
          <w:sz w:val="22"/>
          <w:szCs w:val="22"/>
        </w:rPr>
        <w:t xml:space="preserve"> </w:t>
      </w:r>
      <w:r w:rsidR="006E3F42">
        <w:rPr>
          <w:rFonts w:ascii="Arial" w:hAnsi="Arial" w:cs="Arial"/>
          <w:sz w:val="22"/>
          <w:szCs w:val="22"/>
        </w:rPr>
        <w:t xml:space="preserve">which determined that the </w:t>
      </w:r>
      <w:r w:rsidR="00F136CC" w:rsidRPr="00AA74C7">
        <w:rPr>
          <w:rFonts w:ascii="Arial" w:hAnsi="Arial" w:cs="Arial"/>
          <w:sz w:val="22"/>
          <w:szCs w:val="22"/>
        </w:rPr>
        <w:t xml:space="preserve">most </w:t>
      </w:r>
      <w:r w:rsidRPr="00AA74C7">
        <w:rPr>
          <w:rFonts w:ascii="Arial" w:hAnsi="Arial" w:cs="Arial"/>
          <w:sz w:val="22"/>
          <w:szCs w:val="22"/>
        </w:rPr>
        <w:t xml:space="preserve">enriched </w:t>
      </w:r>
      <w:r w:rsidR="00F136CC" w:rsidRPr="00AA74C7">
        <w:rPr>
          <w:rFonts w:ascii="Arial" w:hAnsi="Arial" w:cs="Arial"/>
          <w:sz w:val="22"/>
          <w:szCs w:val="22"/>
        </w:rPr>
        <w:t xml:space="preserve">terms </w:t>
      </w:r>
      <w:r w:rsidR="006E3F42">
        <w:rPr>
          <w:rFonts w:ascii="Arial" w:hAnsi="Arial" w:cs="Arial"/>
          <w:sz w:val="22"/>
          <w:szCs w:val="22"/>
        </w:rPr>
        <w:t xml:space="preserve">were </w:t>
      </w:r>
      <w:r w:rsidRPr="00AA74C7">
        <w:rPr>
          <w:rFonts w:ascii="Arial" w:hAnsi="Arial" w:cs="Arial"/>
          <w:sz w:val="22"/>
          <w:szCs w:val="22"/>
        </w:rPr>
        <w:t xml:space="preserve">related to </w:t>
      </w:r>
      <w:r w:rsidR="00F136CC" w:rsidRPr="00AA74C7">
        <w:rPr>
          <w:rFonts w:ascii="Arial" w:hAnsi="Arial" w:cs="Arial"/>
          <w:sz w:val="22"/>
          <w:szCs w:val="22"/>
        </w:rPr>
        <w:t>nervous system and signal transduction (</w:t>
      </w:r>
      <w:r w:rsidR="00BD1114" w:rsidRPr="00AA74C7">
        <w:rPr>
          <w:rFonts w:ascii="Arial" w:eastAsiaTheme="minorEastAsia" w:hAnsi="Arial" w:cs="Arial"/>
          <w:b/>
          <w:kern w:val="2"/>
          <w:sz w:val="22"/>
          <w:szCs w:val="22"/>
        </w:rPr>
        <w:t>Figure 2A</w:t>
      </w:r>
      <w:r w:rsidR="00F136CC" w:rsidRPr="00AA74C7">
        <w:rPr>
          <w:rFonts w:ascii="Arial" w:hAnsi="Arial" w:cs="Arial"/>
          <w:sz w:val="22"/>
          <w:szCs w:val="22"/>
        </w:rPr>
        <w:t>).</w:t>
      </w:r>
      <w:r w:rsidR="00A475D0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Our KEGG enrichment analysis </w:t>
      </w:r>
      <w:r w:rsidR="006E3F42">
        <w:rPr>
          <w:rFonts w:ascii="Arial" w:hAnsi="Arial" w:cs="Arial"/>
          <w:sz w:val="22"/>
          <w:szCs w:val="22"/>
        </w:rPr>
        <w:t xml:space="preserve">further highlighted </w:t>
      </w:r>
      <w:r w:rsidRPr="00AA74C7">
        <w:rPr>
          <w:rFonts w:ascii="Arial" w:hAnsi="Arial" w:cs="Arial"/>
          <w:sz w:val="22"/>
          <w:szCs w:val="22"/>
        </w:rPr>
        <w:t>the significance of</w:t>
      </w:r>
      <w:r w:rsidR="00F136CC" w:rsidRPr="00AA74C7">
        <w:rPr>
          <w:rFonts w:ascii="Arial" w:hAnsi="Arial" w:cs="Arial"/>
          <w:sz w:val="22"/>
          <w:szCs w:val="22"/>
        </w:rPr>
        <w:t xml:space="preserve"> dopaminergic synapse and serotonergic synapse</w:t>
      </w:r>
      <w:r w:rsidR="006E3F42">
        <w:rPr>
          <w:rFonts w:ascii="Arial" w:hAnsi="Arial" w:cs="Arial"/>
          <w:sz w:val="22"/>
          <w:szCs w:val="22"/>
        </w:rPr>
        <w:t xml:space="preserve"> to CRC development.</w:t>
      </w:r>
      <w:r w:rsidR="008913DA">
        <w:rPr>
          <w:rFonts w:ascii="Arial" w:hAnsi="Arial" w:cs="Arial"/>
          <w:sz w:val="22"/>
          <w:szCs w:val="22"/>
        </w:rPr>
        <w:t xml:space="preserve"> </w:t>
      </w:r>
      <w:r w:rsidR="00F136CC" w:rsidRPr="00AA74C7">
        <w:rPr>
          <w:rFonts w:ascii="Arial" w:hAnsi="Arial" w:cs="Arial"/>
          <w:sz w:val="22"/>
          <w:szCs w:val="22"/>
        </w:rPr>
        <w:t xml:space="preserve">Serotonin (5-hydroxytryptamine, 5-HT) </w:t>
      </w:r>
      <w:r w:rsidR="008913DA">
        <w:rPr>
          <w:rFonts w:ascii="Arial" w:hAnsi="Arial" w:cs="Arial"/>
          <w:sz w:val="22"/>
          <w:szCs w:val="22"/>
        </w:rPr>
        <w:t xml:space="preserve">is popularized </w:t>
      </w:r>
      <w:r w:rsidR="00F136CC" w:rsidRPr="00AA74C7">
        <w:rPr>
          <w:rFonts w:ascii="Arial" w:hAnsi="Arial" w:cs="Arial"/>
          <w:sz w:val="22"/>
          <w:szCs w:val="22"/>
        </w:rPr>
        <w:t>as a contributor to feelings of well-being and happiness though its actual biological function is complex and multifaceted</w:t>
      </w:r>
      <w:r w:rsidR="008913DA">
        <w:rPr>
          <w:rFonts w:ascii="Arial" w:hAnsi="Arial" w:cs="Arial"/>
          <w:sz w:val="22"/>
          <w:szCs w:val="22"/>
        </w:rPr>
        <w:t xml:space="preserve"> with roles in</w:t>
      </w:r>
      <w:r w:rsidR="00F136CC" w:rsidRPr="00AA74C7">
        <w:rPr>
          <w:rFonts w:ascii="Arial" w:hAnsi="Arial" w:cs="Arial"/>
          <w:sz w:val="22"/>
          <w:szCs w:val="22"/>
        </w:rPr>
        <w:t xml:space="preserve"> modulating cognition, reward, learning, memory, and numerous physiological processes</w:t>
      </w:r>
      <w:r w:rsidR="00572555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&lt;EndNote&gt;&lt;Cite&gt;&lt;Author&gt;Swami&lt;/Author&gt;&lt;Year&gt;2018&lt;/Year&gt;&lt;RecNum&gt;41&lt;/RecNum&gt;&lt;DisplayText&gt;&lt;style face="superscript"&gt;44&lt;/style&gt;&lt;/DisplayText&gt;&lt;record&gt;&lt;rec-number&gt;41&lt;/rec-number&gt;&lt;foreign-keys&gt;&lt;key app="EN" db-id="zffsxeepa00fpreedaupevsaw9eeftzdw009" timestamp="1562294257"&gt;41&lt;/key&gt;&lt;key app="ENWeb" db-id=""&gt;0&lt;/key&gt;&lt;/foreign-keys&gt;&lt;ref-type name="Journal Article"&gt;17&lt;/ref-type&gt;&lt;contributors&gt;&lt;authors&gt;&lt;author&gt;Swami, T.&lt;/author&gt;&lt;author&gt;Weber, H. C.&lt;/author&gt;&lt;/authors&gt;&lt;/contributors&gt;&lt;auth-address&gt;Section of Gastroenterology, Boston University School of Medicine, Boston, Massachusetts, USA.&lt;/auth-address&gt;&lt;titles&gt;&lt;title&gt;Updates on the biology of serotonin and tryptophan hydroxylase&lt;/title&gt;&lt;secondary-title&gt;Curr Opin Endocrinol Diabetes Obes&lt;/secondary-title&gt;&lt;/titles&gt;&lt;periodical&gt;&lt;full-title&gt;Curr Opin Endocrinol Diabetes Obes&lt;/full-title&gt;&lt;/periodical&gt;&lt;pages&gt;12-21&lt;/pages&gt;&lt;volume&gt;25&lt;/volume&gt;&lt;number&gt;1&lt;/number&gt;&lt;edition&gt;2017/12/02&lt;/edition&gt;&lt;keywords&gt;&lt;keyword&gt;Animals&lt;/keyword&gt;&lt;keyword&gt;Enteroendocrine Cells/physiology&lt;/keyword&gt;&lt;keyword&gt;Gastrointestinal Diseases/etiology/metabolism&lt;/keyword&gt;&lt;keyword&gt;Gastrointestinal Motility/physiology&lt;/keyword&gt;&lt;keyword&gt;Humans&lt;/keyword&gt;&lt;keyword&gt;Serotonin/*physiology&lt;/keyword&gt;&lt;keyword&gt;Tryptophan Hydroxylase/*physiology&lt;/keyword&gt;&lt;/keywords&gt;&lt;dates&gt;&lt;year&gt;2018&lt;/year&gt;&lt;pub-dates&gt;&lt;date&gt;Feb&lt;/date&gt;&lt;/pub-dates&gt;&lt;/dates&gt;&lt;isbn&gt;1752-2978 (Electronic)&amp;#xD;1752-296X (Linking)&lt;/isbn&gt;&lt;accession-num&gt;29194046&lt;/accession-num&gt;&lt;urls&gt;&lt;related-urls&gt;&lt;url&gt;https://www.ncbi.nlm.nih.gov/pubmed/29194046&lt;/url&gt;&lt;/related-urls&gt;&lt;/urls&gt;&lt;electronic-resource-num&gt;10.1097/MED.0000000000000383&lt;/electronic-resource-num&gt;&lt;/record&gt;&lt;/Cite&gt;&lt;/EndNote&gt;</w:instrText>
      </w:r>
      <w:r w:rsidR="00572555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44</w:t>
      </w:r>
      <w:r w:rsidR="00572555" w:rsidRPr="00AA74C7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>. Brain 5-HT gets much more respect, and certainly more press</w:t>
      </w:r>
      <w:r w:rsidR="008913DA">
        <w:rPr>
          <w:rFonts w:ascii="Arial" w:hAnsi="Arial" w:cs="Arial"/>
          <w:sz w:val="22"/>
          <w:szCs w:val="22"/>
        </w:rPr>
        <w:t xml:space="preserve"> and research</w:t>
      </w:r>
      <w:r w:rsidR="00F136CC" w:rsidRPr="00AA74C7">
        <w:rPr>
          <w:rFonts w:ascii="Arial" w:hAnsi="Arial" w:cs="Arial"/>
          <w:sz w:val="22"/>
          <w:szCs w:val="22"/>
        </w:rPr>
        <w:t>, than the vastly larger store of 5-HT in the gut</w:t>
      </w:r>
      <w:r w:rsidR="008913DA">
        <w:rPr>
          <w:rFonts w:ascii="Arial" w:hAnsi="Arial" w:cs="Arial"/>
          <w:sz w:val="22"/>
          <w:szCs w:val="22"/>
        </w:rPr>
        <w:t xml:space="preserve"> though both are important for physiological functions</w:t>
      </w:r>
      <w:r w:rsidR="0036554C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&lt;EndNote&gt;&lt;Cite&gt;&lt;Author&gt;Xiaolong&lt;/Author&gt;&lt;Year&gt;2018&lt;/Year&gt;&lt;RecNum&gt;40&lt;/RecNum&gt;&lt;DisplayText&gt;&lt;style face="superscript"&gt;45&lt;/style&gt;&lt;/DisplayText&gt;&lt;record&gt;&lt;rec-number&gt;40&lt;/rec-number&gt;&lt;foreign-keys&gt;&lt;key app="EN" db-id="zffsxeepa00fpreedaupevsaw9eeftzdw009" timestamp="1562230988"&gt;40&lt;/key&gt;&lt;/foreign-keys&gt;&lt;ref-type name="Journal Article"&gt;17&lt;/ref-type&gt;&lt;contributors&gt;&lt;authors&gt;&lt;author&gt;Xiaolong, Ge&lt;/author&gt;&lt;author&gt;Junhai, Pan&lt;/author&gt;&lt;author&gt;Yichang, Liu&lt;/author&gt;&lt;author&gt;Hongkan, Wang&lt;/author&gt;&lt;author&gt;Wei, Zhou&lt;/author&gt;&lt;author&gt;Xianfa, Wang&lt;/author&gt;&lt;/authors&gt;&lt;/contributors&gt;&lt;titles&gt;&lt;title&gt;Intestinal Crosstalk between Microbiota and Serotonin and its Impact on Gut Motility&lt;/title&gt;&lt;secondary-title&gt;Current Pharmaceutical Biotechnology&lt;/secondary-title&gt;&lt;/titles&gt;&lt;periodical&gt;&lt;full-title&gt;Current Pharmaceutical Biotechnology&lt;/full-title&gt;&lt;/periodical&gt;&lt;pages&gt;190-195&lt;/pages&gt;&lt;volume&gt;19&lt;/volume&gt;&lt;number&gt;3&lt;/number&gt;&lt;keywords&gt;&lt;keyword&gt;Intestinal microbiota&lt;/keyword&gt;&lt;keyword&gt;gut motility&lt;/keyword&gt;&lt;keyword&gt;bile acids&lt;/keyword&gt;&lt;keyword&gt;short chain fatty acids&lt;/keyword&gt;&lt;keyword&gt;serotonin&lt;/keyword&gt;&lt;keyword&gt;endocrine cells.&lt;/keyword&gt;&lt;/keywords&gt;&lt;dates&gt;&lt;year&gt;2018&lt;/year&gt;&lt;/dates&gt;&lt;isbn&gt;1389-2010/1873-4316&lt;/isbn&gt;&lt;urls&gt;&lt;related-urls&gt;&lt;url&gt;http://www.eurekaselect.com/node/162497/article&lt;/url&gt;&lt;/related-urls&gt;&lt;/urls&gt;&lt;electronic-resource-num&gt;http://dx.doi.org/10.2174/1389201019666180528094202&lt;/electronic-resource-num&gt;&lt;/record&gt;&lt;/Cite&gt;&lt;/EndNote&gt;</w:instrText>
      </w:r>
      <w:r w:rsidR="0036554C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45</w:t>
      </w:r>
      <w:r w:rsidR="0036554C" w:rsidRPr="00AA74C7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>. Dopamine (3,4-dihydroxyphenethylamine, DA) is an organic chemical of the catecholamine and phenethylamine families</w:t>
      </w:r>
      <w:r w:rsidR="008913DA">
        <w:rPr>
          <w:rFonts w:ascii="Arial" w:hAnsi="Arial" w:cs="Arial"/>
          <w:sz w:val="22"/>
          <w:szCs w:val="22"/>
        </w:rPr>
        <w:t xml:space="preserve"> that</w:t>
      </w:r>
      <w:r w:rsidR="00F136CC" w:rsidRPr="00AA74C7">
        <w:rPr>
          <w:rFonts w:ascii="Arial" w:hAnsi="Arial" w:cs="Arial"/>
          <w:sz w:val="22"/>
          <w:szCs w:val="22"/>
        </w:rPr>
        <w:t xml:space="preserve"> functions both as a hormone and a neurotransmitter and plays several important roles in the brain and body</w:t>
      </w:r>
      <w:r w:rsidR="00E12BC2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face="superscript"&gt;46&lt;/style&gt;&lt;/DisplayText&gt;&lt;record&gt;&lt;rec-number&gt;42&lt;/rec-number&gt;&lt;foreign-keys&gt;&lt;key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46</w:t>
      </w:r>
      <w:r w:rsidR="00E12BC2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 xml:space="preserve">. In the brain, dopamine functions as a </w:t>
      </w:r>
      <w:r w:rsidR="00F60277" w:rsidRPr="00AA74C7">
        <w:rPr>
          <w:rFonts w:ascii="Arial" w:hAnsi="Arial" w:cs="Arial"/>
          <w:sz w:val="22"/>
          <w:szCs w:val="22"/>
        </w:rPr>
        <w:t>neurotransmitter to</w:t>
      </w:r>
      <w:r w:rsidR="00F136CC" w:rsidRPr="00AA74C7">
        <w:rPr>
          <w:rFonts w:ascii="Arial" w:hAnsi="Arial" w:cs="Arial"/>
          <w:sz w:val="22"/>
          <w:szCs w:val="22"/>
        </w:rPr>
        <w:t xml:space="preserve"> send signals to other nerve cells</w:t>
      </w:r>
      <w:r w:rsidR="00E12BC2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face="superscript"&gt;46&lt;/style&gt;&lt;/DisplayText&gt;&lt;record&gt;&lt;rec-number&gt;42&lt;/rec-number&gt;&lt;foreign-keys&gt;&lt;key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46</w:t>
      </w:r>
      <w:r w:rsidR="00E12BC2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>. Outside the central nervous system, dopamine functions primarily as a local paracrine messenger</w:t>
      </w:r>
      <w:r w:rsidR="00762D0C" w:rsidRPr="00AA74C7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face="superscript"&gt;46&lt;/style&gt;&lt;/DisplayText&gt;&lt;record&gt;&lt;rec-number&gt;42&lt;/rec-number&gt;&lt;foreign-keys&gt;&lt;key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762D0C"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46</w:t>
      </w:r>
      <w:r w:rsidR="00762D0C" w:rsidRPr="00AA74C7">
        <w:rPr>
          <w:rFonts w:ascii="Arial" w:hAnsi="Arial" w:cs="Arial"/>
          <w:sz w:val="22"/>
          <w:szCs w:val="22"/>
        </w:rPr>
        <w:fldChar w:fldCharType="end"/>
      </w:r>
      <w:r w:rsidR="008913DA">
        <w:rPr>
          <w:rFonts w:ascii="Arial" w:hAnsi="Arial" w:cs="Arial"/>
          <w:sz w:val="22"/>
          <w:szCs w:val="22"/>
        </w:rPr>
        <w:t xml:space="preserve"> to</w:t>
      </w:r>
      <w:r w:rsidR="00F136CC" w:rsidRPr="00AA74C7">
        <w:rPr>
          <w:rFonts w:ascii="Arial" w:hAnsi="Arial" w:cs="Arial"/>
          <w:sz w:val="22"/>
          <w:szCs w:val="22"/>
        </w:rPr>
        <w:t xml:space="preserve"> reduce gastrointestinal motility and protect </w:t>
      </w:r>
      <w:r w:rsidR="008913DA">
        <w:rPr>
          <w:rFonts w:ascii="Arial" w:hAnsi="Arial" w:cs="Arial"/>
          <w:sz w:val="22"/>
          <w:szCs w:val="22"/>
        </w:rPr>
        <w:t xml:space="preserve">the </w:t>
      </w:r>
      <w:r w:rsidR="00F136CC" w:rsidRPr="00AA74C7">
        <w:rPr>
          <w:rFonts w:ascii="Arial" w:hAnsi="Arial" w:cs="Arial"/>
          <w:sz w:val="22"/>
          <w:szCs w:val="22"/>
        </w:rPr>
        <w:t>intestinal mucosa</w:t>
      </w:r>
      <w:r w:rsidR="00E12BC2">
        <w:rPr>
          <w:rFonts w:ascii="Arial" w:hAnsi="Arial" w:cs="Arial"/>
          <w:sz w:val="22"/>
          <w:szCs w:val="22"/>
        </w:rPr>
        <w:fldChar w:fldCharType="begin"/>
      </w:r>
      <w:r w:rsidR="00A47760">
        <w:rPr>
          <w:rFonts w:ascii="Arial" w:hAnsi="Arial" w:cs="Arial"/>
          <w:sz w:val="22"/>
          <w:szCs w:val="22"/>
        </w:rPr>
        <w:instrText xml:space="preserve"> ADDIN EN.CITE &lt;EndNote&gt;&lt;Cite&gt;&lt;Author&gt;Berke&lt;/Author&gt;&lt;Year&gt;2018&lt;/Year&gt;&lt;RecNum&gt;42&lt;/RecNum&gt;&lt;DisplayText&gt;&lt;style face="superscript"&gt;46&lt;/style&gt;&lt;/DisplayText&gt;&lt;record&gt;&lt;rec-number&gt;42&lt;/rec-number&gt;&lt;foreign-keys&gt;&lt;key app="EN" db-id="zffsxeepa00fpreedaupevsaw9eeftzdw009" timestamp="1562295141"&gt;42&lt;/key&gt;&lt;/foreign-keys&gt;&lt;ref-type name="Journal Article"&gt;17&lt;/ref-type&gt;&lt;contributors&gt;&lt;authors&gt;&lt;author&gt;Berke, J. D.&lt;/author&gt;&lt;/authors&gt;&lt;/contributors&gt;&lt;auth-address&gt;Departments of Neurology and Psychiatry, and Kavli Institute for Fundamental Neuroscience, University of California, San Francisco, San Francisco, CA, USA. joshua.berke@ucsf.edu.&lt;/auth-address&gt;&lt;titles&gt;&lt;title&gt;What does dopamine mean?&lt;/title&gt;&lt;secondary-title&gt;Nat Neurosci&lt;/secondary-title&gt;&lt;/titles&gt;&lt;periodical&gt;&lt;full-title&gt;Nat Neurosci&lt;/full-title&gt;&lt;/periodical&gt;&lt;pages&gt;787-793&lt;/pages&gt;&lt;volume&gt;21&lt;/volume&gt;&lt;number&gt;6&lt;/number&gt;&lt;edition&gt;2018/05/16&lt;/edition&gt;&lt;keywords&gt;&lt;keyword&gt;Animals&lt;/keyword&gt;&lt;keyword&gt;Dopamine/metabolism/*physiology&lt;/keyword&gt;&lt;keyword&gt;Dopaminergic Neurons/physiology&lt;/keyword&gt;&lt;keyword&gt;Humans&lt;/keyword&gt;&lt;keyword&gt;Learning/physiology&lt;/keyword&gt;&lt;keyword&gt;Motivation/physiology&lt;/keyword&gt;&lt;keyword&gt;Signal Transduction&lt;/keyword&gt;&lt;/keywords&gt;&lt;dates&gt;&lt;year&gt;2018&lt;/year&gt;&lt;pub-dates&gt;&lt;date&gt;Jun&lt;/date&gt;&lt;/pub-dates&gt;&lt;/dates&gt;&lt;isbn&gt;1546-1726 (Electronic)&amp;#xD;1097-6256 (Linking)&lt;/isbn&gt;&lt;accession-num&gt;29760524&lt;/accession-num&gt;&lt;urls&gt;&lt;related-urls&gt;&lt;url&gt;https://www.ncbi.nlm.nih.gov/pubmed/29760524&lt;/url&gt;&lt;/related-urls&gt;&lt;/urls&gt;&lt;custom2&gt;PMC6358212&lt;/custom2&gt;&lt;electronic-resource-num&gt;10.1038/s41593-018-0152-y&lt;/electronic-resource-num&gt;&lt;/record&gt;&lt;/Cite&gt;&lt;/EndNote&gt;</w:instrText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46</w:t>
      </w:r>
      <w:r w:rsidR="00E12BC2">
        <w:rPr>
          <w:rFonts w:ascii="Arial" w:hAnsi="Arial" w:cs="Arial"/>
          <w:sz w:val="22"/>
          <w:szCs w:val="22"/>
        </w:rPr>
        <w:fldChar w:fldCharType="end"/>
      </w:r>
      <w:r w:rsidR="00F136CC" w:rsidRPr="00AA74C7">
        <w:rPr>
          <w:rFonts w:ascii="Arial" w:hAnsi="Arial" w:cs="Arial"/>
          <w:sz w:val="22"/>
          <w:szCs w:val="22"/>
        </w:rPr>
        <w:t xml:space="preserve">. Our study suggests </w:t>
      </w:r>
      <w:r w:rsidR="008913DA">
        <w:rPr>
          <w:rFonts w:ascii="Arial" w:hAnsi="Arial" w:cs="Arial"/>
          <w:sz w:val="22"/>
          <w:szCs w:val="22"/>
        </w:rPr>
        <w:t xml:space="preserve">that the </w:t>
      </w:r>
      <w:r w:rsidR="00F136CC" w:rsidRPr="00AA74C7">
        <w:rPr>
          <w:rFonts w:ascii="Arial" w:hAnsi="Arial" w:cs="Arial"/>
          <w:sz w:val="22"/>
          <w:szCs w:val="22"/>
        </w:rPr>
        <w:t>gut–brain-axis and related molecule</w:t>
      </w:r>
      <w:r w:rsidR="008913DA">
        <w:rPr>
          <w:rFonts w:ascii="Arial" w:hAnsi="Arial" w:cs="Arial"/>
          <w:sz w:val="22"/>
          <w:szCs w:val="22"/>
        </w:rPr>
        <w:t>s</w:t>
      </w:r>
      <w:r w:rsidR="00F136CC" w:rsidRPr="00AA74C7">
        <w:rPr>
          <w:rFonts w:ascii="Arial" w:hAnsi="Arial" w:cs="Arial"/>
          <w:sz w:val="22"/>
          <w:szCs w:val="22"/>
        </w:rPr>
        <w:t xml:space="preserve"> may</w:t>
      </w:r>
      <w:r w:rsidR="008913DA">
        <w:rPr>
          <w:rFonts w:ascii="Arial" w:hAnsi="Arial" w:cs="Arial"/>
          <w:sz w:val="22"/>
          <w:szCs w:val="22"/>
        </w:rPr>
        <w:t xml:space="preserve"> </w:t>
      </w:r>
      <w:r w:rsidR="00F136CC" w:rsidRPr="00AA74C7">
        <w:rPr>
          <w:rFonts w:ascii="Arial" w:hAnsi="Arial" w:cs="Arial"/>
          <w:sz w:val="22"/>
          <w:szCs w:val="22"/>
        </w:rPr>
        <w:t xml:space="preserve">be </w:t>
      </w:r>
      <w:r w:rsidR="008913DA">
        <w:rPr>
          <w:rFonts w:ascii="Arial" w:hAnsi="Arial" w:cs="Arial"/>
          <w:sz w:val="22"/>
          <w:szCs w:val="22"/>
        </w:rPr>
        <w:t xml:space="preserve">important contributors to the development and progression of CRC </w:t>
      </w:r>
      <w:r w:rsidR="00F136CC" w:rsidRPr="00AA74C7">
        <w:rPr>
          <w:rFonts w:ascii="Arial" w:hAnsi="Arial" w:cs="Arial"/>
          <w:sz w:val="22"/>
          <w:szCs w:val="22"/>
        </w:rPr>
        <w:t xml:space="preserve">even at </w:t>
      </w:r>
      <w:r w:rsidR="008913DA">
        <w:rPr>
          <w:rFonts w:ascii="Arial" w:hAnsi="Arial" w:cs="Arial"/>
          <w:sz w:val="22"/>
          <w:szCs w:val="22"/>
        </w:rPr>
        <w:t xml:space="preserve">the </w:t>
      </w:r>
      <w:r w:rsidR="00F136CC" w:rsidRPr="00AA74C7">
        <w:rPr>
          <w:rFonts w:ascii="Arial" w:hAnsi="Arial" w:cs="Arial"/>
          <w:sz w:val="22"/>
          <w:szCs w:val="22"/>
        </w:rPr>
        <w:t>benign adenoma stage.</w:t>
      </w:r>
    </w:p>
    <w:p w14:paraId="7EF918DC" w14:textId="77777777" w:rsidR="00F136CC" w:rsidRPr="00AA74C7" w:rsidRDefault="00F136CC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6262D775" w14:textId="4ADFCD2B" w:rsidR="00DD3117" w:rsidRPr="00AA74C7" w:rsidRDefault="00F136CC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 xml:space="preserve">DNA methylation </w:t>
      </w:r>
      <w:r w:rsidR="00E151AB" w:rsidRPr="00AA74C7">
        <w:rPr>
          <w:rFonts w:ascii="Arial" w:hAnsi="Arial" w:cs="Arial"/>
          <w:sz w:val="22"/>
          <w:szCs w:val="22"/>
        </w:rPr>
        <w:t xml:space="preserve">has </w:t>
      </w:r>
      <w:r w:rsidRPr="00AA74C7">
        <w:rPr>
          <w:rFonts w:ascii="Arial" w:hAnsi="Arial" w:cs="Arial"/>
          <w:sz w:val="22"/>
          <w:szCs w:val="22"/>
        </w:rPr>
        <w:t>always be</w:t>
      </w:r>
      <w:r w:rsidR="00E151AB" w:rsidRPr="00AA74C7">
        <w:rPr>
          <w:rFonts w:ascii="Arial" w:hAnsi="Arial" w:cs="Arial"/>
          <w:sz w:val="22"/>
          <w:szCs w:val="22"/>
        </w:rPr>
        <w:t>en</w:t>
      </w:r>
      <w:r w:rsidRPr="00AA74C7">
        <w:rPr>
          <w:rFonts w:ascii="Arial" w:hAnsi="Arial" w:cs="Arial"/>
          <w:sz w:val="22"/>
          <w:szCs w:val="22"/>
        </w:rPr>
        <w:t xml:space="preserve"> considered as a potential biomarker for many diseases </w:t>
      </w:r>
      <w:r w:rsidR="00E151AB" w:rsidRPr="00AA74C7">
        <w:rPr>
          <w:rFonts w:ascii="Arial" w:hAnsi="Arial" w:cs="Arial"/>
          <w:sz w:val="22"/>
          <w:szCs w:val="22"/>
        </w:rPr>
        <w:t xml:space="preserve">due to </w:t>
      </w:r>
      <w:r w:rsidRPr="00AA74C7">
        <w:rPr>
          <w:rFonts w:ascii="Arial" w:hAnsi="Arial" w:cs="Arial"/>
          <w:sz w:val="22"/>
          <w:szCs w:val="22"/>
        </w:rPr>
        <w:t xml:space="preserve">its tissue specificity and </w:t>
      </w:r>
      <w:r w:rsidR="008913DA" w:rsidRPr="008913DA">
        <w:rPr>
          <w:rFonts w:ascii="Arial" w:hAnsi="Arial" w:cs="Arial"/>
          <w:sz w:val="22"/>
          <w:szCs w:val="22"/>
        </w:rPr>
        <w:t>stability</w:t>
      </w:r>
      <w:r w:rsidR="00E12BC2">
        <w:rPr>
          <w:rFonts w:ascii="Arial" w:hAnsi="Arial" w:cs="Arial"/>
          <w:sz w:val="22"/>
          <w:szCs w:val="22"/>
        </w:rPr>
        <w:fldChar w:fldCharType="begin">
          <w:fldData xml:space="preserve">PEVuZE5vdGU+PENpdGU+PEF1dGhvcj5QYW48L0F1dGhvcj48WWVhcj4yMDE4PC9ZZWFyPjxSZWNO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 </w:instrText>
      </w:r>
      <w:r w:rsidR="00A47760">
        <w:rPr>
          <w:rFonts w:ascii="Arial" w:hAnsi="Arial" w:cs="Arial"/>
          <w:sz w:val="22"/>
          <w:szCs w:val="22"/>
        </w:rPr>
        <w:fldChar w:fldCharType="begin">
          <w:fldData xml:space="preserve">PEVuZE5vdGU+PENpdGU+PEF1dGhvcj5QYW48L0F1dGhvcj48WWVhcj4yMDE4PC9ZZWFyPjxSZWNO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</w:fldData>
        </w:fldChar>
      </w:r>
      <w:r w:rsidR="00A47760">
        <w:rPr>
          <w:rFonts w:ascii="Arial" w:hAnsi="Arial" w:cs="Arial"/>
          <w:sz w:val="22"/>
          <w:szCs w:val="22"/>
        </w:rPr>
        <w:instrText xml:space="preserve"> ADDIN EN.CITE.DATA </w:instrText>
      </w:r>
      <w:r w:rsidR="00A47760">
        <w:rPr>
          <w:rFonts w:ascii="Arial" w:hAnsi="Arial" w:cs="Arial"/>
          <w:sz w:val="22"/>
          <w:szCs w:val="22"/>
        </w:rPr>
      </w:r>
      <w:r w:rsidR="00A47760">
        <w:rPr>
          <w:rFonts w:ascii="Arial" w:hAnsi="Arial" w:cs="Arial"/>
          <w:sz w:val="22"/>
          <w:szCs w:val="22"/>
        </w:rPr>
        <w:fldChar w:fldCharType="end"/>
      </w:r>
      <w:r w:rsidR="00E12BC2">
        <w:rPr>
          <w:rFonts w:ascii="Arial" w:hAnsi="Arial" w:cs="Arial"/>
          <w:sz w:val="22"/>
          <w:szCs w:val="22"/>
        </w:rPr>
      </w:r>
      <w:r w:rsidR="00E12BC2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rPr>
          <w:rFonts w:ascii="Arial" w:hAnsi="Arial" w:cs="Arial"/>
          <w:noProof/>
          <w:sz w:val="22"/>
          <w:szCs w:val="22"/>
          <w:vertAlign w:val="superscript"/>
        </w:rPr>
        <w:t>47</w:t>
      </w:r>
      <w:r w:rsidR="00E12BC2">
        <w:rPr>
          <w:rFonts w:ascii="Arial" w:hAnsi="Arial" w:cs="Arial"/>
          <w:sz w:val="22"/>
          <w:szCs w:val="22"/>
        </w:rPr>
        <w:fldChar w:fldCharType="end"/>
      </w:r>
      <w:r w:rsidR="00E151AB" w:rsidRPr="00AA74C7">
        <w:rPr>
          <w:rFonts w:ascii="Arial" w:hAnsi="Arial" w:cs="Arial"/>
          <w:sz w:val="22"/>
          <w:szCs w:val="22"/>
        </w:rPr>
        <w:t>. Here,</w:t>
      </w:r>
      <w:r w:rsidRPr="00AA74C7">
        <w:rPr>
          <w:rFonts w:ascii="Arial" w:hAnsi="Arial" w:cs="Arial"/>
          <w:sz w:val="22"/>
          <w:szCs w:val="22"/>
        </w:rPr>
        <w:t xml:space="preserve"> we </w:t>
      </w:r>
      <w:r w:rsidR="008913DA">
        <w:rPr>
          <w:rFonts w:ascii="Arial" w:hAnsi="Arial" w:cs="Arial"/>
          <w:sz w:val="22"/>
          <w:szCs w:val="22"/>
        </w:rPr>
        <w:t xml:space="preserve">analyzed DNA methylation patterns as a mechanism </w:t>
      </w:r>
      <w:r w:rsidRPr="00AA74C7">
        <w:rPr>
          <w:rFonts w:ascii="Arial" w:hAnsi="Arial" w:cs="Arial"/>
          <w:sz w:val="22"/>
          <w:szCs w:val="22"/>
        </w:rPr>
        <w:t xml:space="preserve">to distinguish disease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samples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(including </w:t>
      </w:r>
      <w:bookmarkStart w:id="79" w:name="OLE_LINK90"/>
      <w:bookmarkStart w:id="80" w:name="OLE_LINK91"/>
      <w:r w:rsidRPr="00AA74C7">
        <w:rPr>
          <w:rFonts w:ascii="Arial" w:eastAsiaTheme="minorEastAsia" w:hAnsi="Arial" w:cs="Arial"/>
          <w:kern w:val="2"/>
          <w:sz w:val="22"/>
          <w:szCs w:val="22"/>
        </w:rPr>
        <w:t>adenoma and cancer</w:t>
      </w:r>
      <w:bookmarkEnd w:id="79"/>
      <w:bookmarkEnd w:id="80"/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Pr="00AA74C7">
        <w:rPr>
          <w:rFonts w:ascii="Arial" w:hAnsi="Arial" w:cs="Arial"/>
          <w:sz w:val="22"/>
          <w:szCs w:val="22"/>
        </w:rPr>
        <w:t xml:space="preserve"> from normal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samples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 xml:space="preserve"> during CRC development</w:t>
      </w:r>
      <w:r w:rsidRPr="00AA74C7">
        <w:rPr>
          <w:rFonts w:ascii="Arial" w:hAnsi="Arial" w:cs="Arial"/>
          <w:sz w:val="22"/>
          <w:szCs w:val="22"/>
        </w:rPr>
        <w:t xml:space="preserve">. We </w:t>
      </w:r>
      <w:r w:rsidR="008913DA">
        <w:rPr>
          <w:rFonts w:ascii="Arial" w:hAnsi="Arial" w:cs="Arial"/>
          <w:sz w:val="22"/>
          <w:szCs w:val="22"/>
        </w:rPr>
        <w:t>identified</w:t>
      </w:r>
      <w:r w:rsidRPr="00AA74C7">
        <w:rPr>
          <w:rFonts w:ascii="Arial" w:hAnsi="Arial" w:cs="Arial"/>
          <w:sz w:val="22"/>
          <w:szCs w:val="22"/>
        </w:rPr>
        <w:t xml:space="preserve"> 209 </w:t>
      </w:r>
      <w:r w:rsidRPr="00AA74C7">
        <w:rPr>
          <w:rFonts w:ascii="Arial" w:hAnsi="Arial" w:cs="Arial"/>
          <w:sz w:val="22"/>
          <w:szCs w:val="22"/>
        </w:rPr>
        <w:lastRenderedPageBreak/>
        <w:t xml:space="preserve">hyper-methylated sites and 441 hypo-methylated sites </w:t>
      </w:r>
      <w:r w:rsidR="004A0799" w:rsidRPr="00AA74C7">
        <w:rPr>
          <w:rFonts w:ascii="Arial" w:hAnsi="Arial" w:cs="Arial"/>
          <w:sz w:val="22"/>
          <w:szCs w:val="22"/>
        </w:rPr>
        <w:t>between</w:t>
      </w:r>
      <w:r w:rsidRPr="00AA74C7">
        <w:rPr>
          <w:rFonts w:ascii="Arial" w:hAnsi="Arial" w:cs="Arial"/>
          <w:sz w:val="22"/>
          <w:szCs w:val="22"/>
        </w:rPr>
        <w:t xml:space="preserve">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4A0799" w:rsidRPr="00AA74C7">
        <w:rPr>
          <w:rFonts w:ascii="Arial" w:hAnsi="Arial" w:cs="Arial"/>
          <w:sz w:val="22"/>
          <w:szCs w:val="22"/>
        </w:rPr>
        <w:t>and normal samples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noted that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both hyper- and hypo-methylated sites could effective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ly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distinguish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between normal and CRC tissues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 xml:space="preserve">Further validation with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random forest and neural network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 xml:space="preserve">analyses confirmed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our observation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8913DA">
        <w:rPr>
          <w:rFonts w:ascii="Arial" w:eastAsiaTheme="minorEastAsia" w:hAnsi="Arial" w:cs="Arial"/>
          <w:kern w:val="2"/>
          <w:sz w:val="22"/>
          <w:szCs w:val="22"/>
        </w:rPr>
        <w:t>Specifically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AUCs of ROC curves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our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prediction model using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hyper-methylated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sites were 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larger than 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those using 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>hypo-methylated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sites, despite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the observation that</w:t>
      </w:r>
      <w:r w:rsidR="004A0799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hypo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-methylated sites were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more than twice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the number of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hyper-methylated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ones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Since 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tumors are known to have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whole-genome hypo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>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methylation, we speculate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that gene</w:t>
      </w:r>
      <w:r w:rsidR="007D7102" w:rsidRPr="007D7102">
        <w:rPr>
          <w:rFonts w:ascii="Arial" w:eastAsiaTheme="minorEastAsia" w:hAnsi="Arial" w:cs="Arial"/>
          <w:kern w:val="2"/>
          <w:sz w:val="22"/>
          <w:szCs w:val="22"/>
        </w:rPr>
        <w:t xml:space="preserve"> hyper-methylation at 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several key sites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and/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or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global </w:t>
      </w:r>
      <w:r w:rsidR="007D7102" w:rsidRPr="007D7102">
        <w:rPr>
          <w:rFonts w:ascii="Arial" w:eastAsiaTheme="minorEastAsia" w:hAnsi="Arial" w:cs="Arial"/>
          <w:kern w:val="2"/>
          <w:sz w:val="22"/>
          <w:szCs w:val="22"/>
        </w:rPr>
        <w:t xml:space="preserve">hypo-methylation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during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early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CA </w:t>
      </w:r>
      <w:r w:rsidR="006645C4" w:rsidRPr="00AA74C7">
        <w:rPr>
          <w:rFonts w:ascii="Arial" w:eastAsiaTheme="minorEastAsia" w:hAnsi="Arial" w:cs="Arial"/>
          <w:kern w:val="2"/>
          <w:sz w:val="22"/>
          <w:szCs w:val="22"/>
        </w:rPr>
        <w:t>may be the driver events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 for CRC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To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reduce </w:t>
      </w:r>
      <w:r w:rsidR="002D40B6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bias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caused by unstable methylation on single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we compared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of these sites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 among tissue groups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We found that hyper-methylated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mBVs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were significant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ly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different between normal tissue and cancers (P&lt;2.2x10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-16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,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while no significance was found between the adenoma and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CRC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(P= 0.288,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9446D3" w:rsidRPr="00AA74C7">
        <w:rPr>
          <w:rFonts w:ascii="Arial" w:eastAsiaTheme="minorEastAsia" w:hAnsi="Arial" w:cs="Arial"/>
          <w:b/>
          <w:kern w:val="2"/>
          <w:sz w:val="22"/>
          <w:szCs w:val="22"/>
        </w:rPr>
        <w:t>3G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Permutation analysis based on bootstrap strategy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suggest that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model based on hyper-methylated sites 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>ha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s</w:t>
      </w:r>
      <w:r w:rsidR="00FD41D4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better discrimination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power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than the model of hypo-methylated </w:t>
      </w:r>
      <w:r w:rsidR="00BD1080" w:rsidRPr="00AA74C7">
        <w:rPr>
          <w:rFonts w:ascii="Arial" w:eastAsiaTheme="minorEastAsia" w:hAnsi="Arial" w:cs="Arial"/>
          <w:kern w:val="2"/>
          <w:sz w:val="22"/>
          <w:szCs w:val="22"/>
        </w:rPr>
        <w:t>sites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(P&lt;2.2x10</w:t>
      </w:r>
      <w:r w:rsidRPr="00AA74C7">
        <w:rPr>
          <w:rFonts w:ascii="Arial" w:eastAsiaTheme="minorEastAsia" w:hAnsi="Arial" w:cs="Arial"/>
          <w:kern w:val="2"/>
          <w:sz w:val="22"/>
          <w:szCs w:val="22"/>
          <w:vertAlign w:val="superscript"/>
        </w:rPr>
        <w:t>-8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, </w:t>
      </w:r>
      <w:r w:rsidRPr="00AA74C7">
        <w:rPr>
          <w:rFonts w:ascii="Arial" w:eastAsiaTheme="minorEastAsia" w:hAnsi="Arial" w:cs="Arial"/>
          <w:b/>
          <w:kern w:val="2"/>
          <w:sz w:val="22"/>
          <w:szCs w:val="22"/>
        </w:rPr>
        <w:t xml:space="preserve">Figure </w:t>
      </w:r>
      <w:r w:rsidR="009446D3" w:rsidRPr="00AA74C7">
        <w:rPr>
          <w:rFonts w:ascii="Arial" w:eastAsiaTheme="minorEastAsia" w:hAnsi="Arial" w:cs="Arial"/>
          <w:b/>
          <w:kern w:val="2"/>
          <w:sz w:val="22"/>
          <w:szCs w:val="22"/>
        </w:rPr>
        <w:t>3H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)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 which may lend support to the theory that hyper-methylation at several key sites may trigger widespread hypo-methylation throughout the genome during cancer development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3DD12FBF" w14:textId="77777777" w:rsidR="00DD3117" w:rsidRPr="00AA74C7" w:rsidRDefault="00DD3117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158EDE38" w14:textId="3D26AA9E" w:rsidR="006B49C6" w:rsidRPr="00AA74C7" w:rsidRDefault="00FD41D4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C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olorectal adenoma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is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 xml:space="preserve">considered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middle stage between normal status and cancer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; therefore, our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proofErr w:type="spellStart"/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Our</w:t>
      </w:r>
      <w:proofErr w:type="spellEnd"/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study focuse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d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on </w:t>
      </w:r>
      <w:r w:rsidR="007D7102">
        <w:rPr>
          <w:rFonts w:ascii="Arial" w:eastAsiaTheme="minorEastAsia" w:hAnsi="Arial" w:cs="Arial"/>
          <w:kern w:val="2"/>
          <w:sz w:val="22"/>
          <w:szCs w:val="22"/>
        </w:rPr>
        <w:t>identifying and comparing the differences in DNA methylation patterns among normal, pre-cancerous, and cancerous colorectal tissues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IPA enrichment analysis</w:t>
      </w:r>
      <w:r w:rsidR="00B64B84" w:rsidRPr="00B64B84">
        <w:rPr>
          <w:rFonts w:ascii="Arial" w:eastAsiaTheme="minorEastAsia" w:hAnsi="Arial" w:cs="Arial"/>
          <w:kern w:val="2"/>
          <w:sz w:val="22"/>
          <w:szCs w:val="22"/>
        </w:rPr>
        <w:t xml:space="preserve"> of hyper-DMRs identified in very early stage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 cancers selected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E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thanol degradation </w:t>
      </w:r>
      <w:r w:rsidR="009446D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II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as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top term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for functional impact, and further GO and KEGG enrichment analyses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indicated that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ACSS3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genes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also played a prominent role in CRC carcinogenesis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I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ntense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early </w:t>
      </w:r>
      <w:r w:rsidR="00B64B84" w:rsidRPr="00B64B84">
        <w:rPr>
          <w:rFonts w:ascii="Arial" w:eastAsiaTheme="minorEastAsia" w:hAnsi="Arial" w:cs="Arial"/>
          <w:kern w:val="2"/>
          <w:sz w:val="22"/>
          <w:szCs w:val="22"/>
        </w:rPr>
        <w:t>change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s in</w:t>
      </w:r>
      <w:r w:rsidR="00B64B84" w:rsidRPr="00B64B84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DNA methylation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patterns at the promotor region of these genes supports their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potential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use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as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adenoma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biomarker.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It is known that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encodes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proofErr w:type="spellStart"/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hydroxyacid</w:t>
      </w:r>
      <w:proofErr w:type="spellEnd"/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lastRenderedPageBreak/>
        <w:t>oxoacid transhydrogenase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 which is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responsible for the oxidation of 4-hydroxybutyrate in mammalian tissues</w:t>
      </w:r>
      <w:r w:rsidR="00B66264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&lt;EndNote&gt;&lt;Cite&gt;&lt;Author&gt;Deng&lt;/Author&gt;&lt;Year&gt;2002&lt;/Year&gt;&lt;RecNum&gt;45&lt;/RecNum&gt;&lt;DisplayText&gt;&lt;style face="superscript"&gt;48&lt;/style&gt;&lt;/DisplayText&gt;&lt;record&gt;&lt;rec-number&gt;45&lt;/rec-number&gt;&lt;foreign-keys&gt;&lt;key app="EN" db-id="zffsxeepa00fpreedaupevsaw9eeftzdw009" timestamp="1562552811"&gt;45&lt;/key&gt;&lt;/foreign-keys&gt;&lt;ref-type name="Journal Article"&gt;17&lt;/ref-type&gt;&lt;contributors&gt;&lt;authors&gt;&lt;author&gt;Deng, Y.&lt;/author&gt;&lt;author&gt;Wang, Z.&lt;/author&gt;&lt;author&gt;Gu, S.&lt;/author&gt;&lt;author&gt;Ji, C.&lt;/author&gt;&lt;author&gt;Ying, K.&lt;/author&gt;&lt;author&gt;Xie, Y.&lt;/author&gt;&lt;author&gt;Mao, Y.&lt;/author&gt;&lt;/authors&gt;&lt;/contributors&gt;&lt;auth-address&gt;State Key Laboratory of Genetic Engineering, Institute of Genetics, School of Life Sciences, Fudan University, Shanghai 200433, People&amp;apos;s Republic of China.&lt;/auth-address&gt;&lt;titles&gt;&lt;title&gt;Cloning and characterization of a novel human alcohol dehydrogenase gene (ADHFe1)&lt;/title&gt;&lt;secondary-title&gt;DNA Seq&lt;/secondary-title&gt;&lt;/titles&gt;&lt;periodical&gt;&lt;full-title&gt;DNA Seq&lt;/full-title&gt;&lt;/periodical&gt;&lt;pages&gt;301-6&lt;/pages&gt;&lt;volume&gt;13&lt;/volume&gt;&lt;number&gt;5&lt;/number&gt;&lt;edition&gt;2003/02/21&lt;/edition&gt;&lt;keywords&gt;&lt;keyword&gt;Alcohol Dehydrogenase/*genetics/metabolism&lt;/keyword&gt;&lt;keyword&gt;Amino Acid Motifs&lt;/keyword&gt;&lt;keyword&gt;Amino Acid Sequence&lt;/keyword&gt;&lt;keyword&gt;Base Sequence&lt;/keyword&gt;&lt;keyword&gt;Humans&lt;/keyword&gt;&lt;keyword&gt;Liver/metabolism&lt;/keyword&gt;&lt;keyword&gt;Molecular Sequence Data&lt;/keyword&gt;&lt;keyword&gt;Organ Specificity/physiology&lt;/keyword&gt;&lt;/keywords&gt;&lt;dates&gt;&lt;year&gt;2002&lt;/year&gt;&lt;pub-dates&gt;&lt;date&gt;Oct&lt;/date&gt;&lt;/pub-dates&gt;&lt;/dates&gt;&lt;isbn&gt;1042-5179 (Print)&amp;#xD;1026-7913 (Linking)&lt;/isbn&gt;&lt;accession-num&gt;12592711&lt;/accession-num&gt;&lt;urls&gt;&lt;related-urls&gt;&lt;url&gt;https://www.ncbi.nlm.nih.gov/pubmed/12592711&lt;/url&gt;&lt;/related-urls&gt;&lt;/urls&gt;&lt;/record&gt;&lt;/Cite&gt;&lt;/EndNote&gt;</w:instrText>
      </w:r>
      <w:r w:rsidR="00B66264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48</w:t>
      </w:r>
      <w:r w:rsidR="00B66264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>. S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ome studies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have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also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report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>ed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the gene is associated with cell proliferation and differentiation</w:t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PEVuZE5vdGU+PENpdGU+PEF1dGhvcj5EZW5nPC9BdXRob3I+PFllYXI+MjAwMjwvWWVhcj48UmVj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PEVuZE5vdGU+PENpdGU+PEF1dGhvcj5EZW5nPC9BdXRob3I+PFllYXI+MjAwMjwvWWVhcj48UmVj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48-50</w:t>
      </w:r>
      <w:r w:rsidR="0086011E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In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CRC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tissue, </w:t>
      </w:r>
      <w:r w:rsidR="000268C9" w:rsidRPr="00AA74C7">
        <w:rPr>
          <w:rFonts w:ascii="Arial" w:eastAsiaTheme="minorEastAsia" w:hAnsi="Arial" w:cs="Arial"/>
          <w:i/>
          <w:kern w:val="2"/>
          <w:sz w:val="22"/>
          <w:szCs w:val="22"/>
        </w:rPr>
        <w:t>ADHFE1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is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hyper</w:t>
      </w:r>
      <w:r w:rsidR="00B11C83" w:rsidRPr="00AA74C7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methylat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ed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>promoter region</w:t>
      </w:r>
      <w:r w:rsidR="00864CB3">
        <w:rPr>
          <w:rFonts w:ascii="Arial" w:eastAsiaTheme="minorEastAsia" w:hAnsi="Arial" w:cs="Arial"/>
          <w:kern w:val="2"/>
          <w:sz w:val="22"/>
          <w:szCs w:val="22"/>
        </w:rPr>
        <w:t xml:space="preserve"> corresponding to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down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-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regulation of expression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 that 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may </w:t>
      </w:r>
      <w:r w:rsidR="002B7C2E" w:rsidRPr="00AA74C7">
        <w:rPr>
          <w:rFonts w:ascii="Arial" w:eastAsiaTheme="minorEastAsia" w:hAnsi="Arial" w:cs="Arial"/>
          <w:kern w:val="2"/>
          <w:sz w:val="22"/>
          <w:szCs w:val="22"/>
        </w:rPr>
        <w:t>facilitate</w:t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tumor </w:t>
      </w:r>
      <w:r w:rsidR="008B50E2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growth 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PEVuZE5vdGU+PENpdGU+PEF1dGhvcj5UYWU8L0F1dGhvcj48WWVhcj4yMDEzPC9ZZWFyPjxSZWNO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begin">
          <w:fldData xml:space="preserve">PEVuZE5vdGU+PENpdGU+PEF1dGhvcj5UYWU8L0F1dGhvcj48WWVhcj4yMDEzPC9ZZWFyPjxSZWNO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</w:fldData>
        </w:fldCha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EN.CITE.DATA </w:instrText>
      </w:r>
      <w:r w:rsidR="00A47760">
        <w:rPr>
          <w:rFonts w:ascii="Arial" w:eastAsiaTheme="minorEastAsia" w:hAnsi="Arial" w:cs="Arial"/>
          <w:kern w:val="2"/>
          <w:sz w:val="22"/>
          <w:szCs w:val="22"/>
        </w:rPr>
      </w:r>
      <w:r w:rsidR="00A47760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50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="00F136CC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="00EE467A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t>O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ur results suggest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that 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methylation level of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the </w:t>
      </w:r>
      <w:r w:rsidR="00E822D5" w:rsidRPr="00AA74C7">
        <w:rPr>
          <w:rFonts w:ascii="Arial" w:eastAsiaTheme="minorEastAsia" w:hAnsi="Arial" w:cs="Arial"/>
          <w:i/>
          <w:iCs/>
          <w:kern w:val="2"/>
          <w:sz w:val="22"/>
          <w:szCs w:val="22"/>
        </w:rPr>
        <w:t>ADHFE1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promoter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is </w:t>
      </w:r>
      <w:r w:rsidR="005F75B3" w:rsidRPr="00AA74C7">
        <w:rPr>
          <w:rFonts w:ascii="Arial" w:eastAsiaTheme="minorEastAsia" w:hAnsi="Arial" w:cs="Arial"/>
          <w:kern w:val="2"/>
          <w:sz w:val="22"/>
          <w:szCs w:val="22"/>
        </w:rPr>
        <w:t>a potential biomarker</w:t>
      </w:r>
      <w:r w:rsidR="002959E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E822D5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for </w:t>
      </w:r>
      <w:r w:rsidR="00C24F48" w:rsidRPr="00AA74C7">
        <w:rPr>
          <w:rFonts w:ascii="Arial" w:eastAsiaTheme="minorEastAsia" w:hAnsi="Arial" w:cs="Arial"/>
          <w:kern w:val="2"/>
          <w:sz w:val="22"/>
          <w:szCs w:val="22"/>
        </w:rPr>
        <w:t>distinguish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ing adenoma from </w:t>
      </w:r>
      <w:r w:rsidR="00C24F48" w:rsidRPr="00AA74C7">
        <w:rPr>
          <w:rFonts w:ascii="Arial" w:eastAsiaTheme="minorEastAsia" w:hAnsi="Arial" w:cs="Arial"/>
          <w:kern w:val="2"/>
          <w:sz w:val="22"/>
          <w:szCs w:val="22"/>
        </w:rPr>
        <w:t>normal tissue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in either traditional biopsy or liquid </w:t>
      </w:r>
      <w:r w:rsidR="002B7C2E" w:rsidRPr="00AA74C7">
        <w:rPr>
          <w:rFonts w:ascii="Arial" w:eastAsiaTheme="minorEastAsia" w:hAnsi="Arial" w:cs="Arial"/>
          <w:kern w:val="2"/>
          <w:sz w:val="22"/>
          <w:szCs w:val="22"/>
        </w:rPr>
        <w:t>biopsy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. Further efforts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with a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large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r, more diverse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sample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population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>is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needed to 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validate the predictive 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>efficacy</w:t>
      </w:r>
      <w:r w:rsidR="00B64B84">
        <w:rPr>
          <w:rFonts w:ascii="Arial" w:eastAsiaTheme="minorEastAsia" w:hAnsi="Arial" w:cs="Arial"/>
          <w:kern w:val="2"/>
          <w:sz w:val="22"/>
          <w:szCs w:val="22"/>
        </w:rPr>
        <w:t xml:space="preserve"> of this biomarker for CRC</w:t>
      </w:r>
      <w:r w:rsidR="00FD3BEB"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5736E9A7" w14:textId="13DA79AB" w:rsidR="00F80442" w:rsidRPr="00AA74C7" w:rsidRDefault="00F80442" w:rsidP="00B80E58">
      <w:pPr>
        <w:spacing w:line="480" w:lineRule="auto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243A5173" w14:textId="11E110FB" w:rsidR="005B48AA" w:rsidRPr="00AA74C7" w:rsidRDefault="001C1E2E" w:rsidP="00B80E58">
      <w:pPr>
        <w:pStyle w:val="Heading2"/>
        <w:spacing w:line="480" w:lineRule="auto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AA74C7">
        <w:rPr>
          <w:rFonts w:ascii="Arial" w:hAnsi="Arial" w:cs="Arial"/>
          <w:b/>
          <w:color w:val="auto"/>
          <w:sz w:val="22"/>
          <w:szCs w:val="22"/>
        </w:rPr>
        <w:t>Reference</w:t>
      </w:r>
    </w:p>
    <w:p w14:paraId="55BC1323" w14:textId="77777777" w:rsidR="005B48AA" w:rsidRPr="00AA74C7" w:rsidRDefault="005B48A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</w:p>
    <w:p w14:paraId="74A592CA" w14:textId="77777777" w:rsidR="00A47760" w:rsidRPr="00A47760" w:rsidRDefault="005B48AA" w:rsidP="00A47760">
      <w:pPr>
        <w:pStyle w:val="EndNoteBibliography"/>
        <w:ind w:left="720" w:hanging="720"/>
      </w:pPr>
      <w:r w:rsidRPr="00AA74C7">
        <w:rPr>
          <w:rFonts w:ascii="Arial" w:hAnsi="Arial" w:cs="Arial"/>
          <w:sz w:val="22"/>
          <w:szCs w:val="22"/>
        </w:rPr>
        <w:fldChar w:fldCharType="begin"/>
      </w:r>
      <w:r w:rsidRPr="00AA74C7">
        <w:rPr>
          <w:rFonts w:ascii="Arial" w:hAnsi="Arial" w:cs="Arial"/>
          <w:sz w:val="22"/>
          <w:szCs w:val="22"/>
        </w:rPr>
        <w:instrText xml:space="preserve"> ADDIN EN.REFLIST </w:instrText>
      </w:r>
      <w:r w:rsidRPr="00AA74C7">
        <w:rPr>
          <w:rFonts w:ascii="Arial" w:hAnsi="Arial" w:cs="Arial"/>
          <w:sz w:val="22"/>
          <w:szCs w:val="22"/>
        </w:rPr>
        <w:fldChar w:fldCharType="separate"/>
      </w:r>
      <w:r w:rsidR="00A47760" w:rsidRPr="00A47760">
        <w:t>1.</w:t>
      </w:r>
      <w:r w:rsidR="00A47760" w:rsidRPr="00A47760">
        <w:tab/>
        <w:t xml:space="preserve">Esteller M. Cancer epigenomics: DNA methylomes and histone-modification maps. </w:t>
      </w:r>
      <w:r w:rsidR="00A47760" w:rsidRPr="00A47760">
        <w:rPr>
          <w:i/>
        </w:rPr>
        <w:t xml:space="preserve">Nat Rev Genet. </w:t>
      </w:r>
      <w:r w:rsidR="00A47760" w:rsidRPr="00A47760">
        <w:t>2007;8(4):286-298.</w:t>
      </w:r>
    </w:p>
    <w:p w14:paraId="23902585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2.</w:t>
      </w:r>
      <w:r w:rsidRPr="00A47760">
        <w:tab/>
        <w:t xml:space="preserve">Siegel RL, Miller KD, Jemal A. Cancer statistics, 2018. </w:t>
      </w:r>
      <w:r w:rsidRPr="00A47760">
        <w:rPr>
          <w:i/>
        </w:rPr>
        <w:t xml:space="preserve">CA Cancer J Clin. </w:t>
      </w:r>
      <w:r w:rsidRPr="00A47760">
        <w:t>2018;68(1):7-30.</w:t>
      </w:r>
    </w:p>
    <w:p w14:paraId="6F3AED3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3.</w:t>
      </w:r>
      <w:r w:rsidRPr="00A47760">
        <w:tab/>
        <w:t xml:space="preserve">Chen W, Zheng R, Baade PD, et al. Cancer statistics in China, 2015. </w:t>
      </w:r>
      <w:r w:rsidRPr="00A47760">
        <w:rPr>
          <w:i/>
        </w:rPr>
        <w:t xml:space="preserve">CA Cancer J Clin. </w:t>
      </w:r>
      <w:r w:rsidRPr="00A47760">
        <w:t>2016;66(2):115-132.</w:t>
      </w:r>
    </w:p>
    <w:p w14:paraId="3AD62CF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4.</w:t>
      </w:r>
      <w:r w:rsidRPr="00A47760">
        <w:tab/>
        <w:t xml:space="preserve">Kuipers EJ, Grady WM, Lieberman D, et al. Colorectal cancer. </w:t>
      </w:r>
      <w:r w:rsidRPr="00A47760">
        <w:rPr>
          <w:i/>
        </w:rPr>
        <w:t xml:space="preserve">Nat Rev Dis Primers. </w:t>
      </w:r>
      <w:r w:rsidRPr="00A47760">
        <w:t>2015;1:15065.</w:t>
      </w:r>
    </w:p>
    <w:p w14:paraId="539FFCE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5.</w:t>
      </w:r>
      <w:r w:rsidRPr="00A47760">
        <w:tab/>
        <w:t xml:space="preserve">Guo S, Diep D, Plongthongkum N, Fung HL, Zhang K, Zhang K. Identification of methylation haplotype blocks aids in deconvolution of heterogeneous tissue samples and tumor tissue-of-origin mapping from plasma DNA. </w:t>
      </w:r>
      <w:r w:rsidRPr="00A47760">
        <w:rPr>
          <w:i/>
        </w:rPr>
        <w:t xml:space="preserve">Nature genetics. </w:t>
      </w:r>
      <w:r w:rsidRPr="00A47760">
        <w:t>2017;49(4):635-642.</w:t>
      </w:r>
    </w:p>
    <w:p w14:paraId="170BB0F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6.</w:t>
      </w:r>
      <w:r w:rsidRPr="00A47760">
        <w:tab/>
        <w:t xml:space="preserve">Wang X, Wang L, Guo S, et al. Hypermethylation reduces expression of tumor-suppressor PLZF and regulates proliferation and apoptosis in non-small-cell lung cancers. </w:t>
      </w:r>
      <w:r w:rsidRPr="00A47760">
        <w:rPr>
          <w:i/>
        </w:rPr>
        <w:t xml:space="preserve">FASEB journal : official publication of the Federation of American Societies for Experimental Biology. </w:t>
      </w:r>
      <w:r w:rsidRPr="00A47760">
        <w:t>2013;27(10):4194-4203.</w:t>
      </w:r>
    </w:p>
    <w:p w14:paraId="4C658B11" w14:textId="77777777" w:rsidR="00A47760" w:rsidRPr="00A47760" w:rsidRDefault="00A47760" w:rsidP="00A47760">
      <w:pPr>
        <w:pStyle w:val="EndNoteBibliography"/>
        <w:ind w:left="720" w:hanging="720"/>
      </w:pPr>
      <w:r w:rsidRPr="00A47760">
        <w:t>7.</w:t>
      </w:r>
      <w:r w:rsidRPr="00A47760">
        <w:tab/>
        <w:t xml:space="preserve">Guo S, Yan F, Xu J, et al. Identification and validation of the methylation biomarkers of non-small cell lung cancer (NSCLC). </w:t>
      </w:r>
      <w:r w:rsidRPr="00A47760">
        <w:rPr>
          <w:i/>
        </w:rPr>
        <w:t xml:space="preserve">Clinical epigenetics. </w:t>
      </w:r>
      <w:r w:rsidRPr="00A47760">
        <w:t>2015;7:3.</w:t>
      </w:r>
    </w:p>
    <w:p w14:paraId="0FA61B7D" w14:textId="77777777" w:rsidR="00A47760" w:rsidRPr="00A47760" w:rsidRDefault="00A47760" w:rsidP="00A47760">
      <w:pPr>
        <w:pStyle w:val="EndNoteBibliography"/>
        <w:ind w:left="720" w:hanging="720"/>
      </w:pPr>
      <w:r w:rsidRPr="00A47760">
        <w:t>8.</w:t>
      </w:r>
      <w:r w:rsidRPr="00A47760">
        <w:tab/>
        <w:t xml:space="preserve">Zhao Y, Xue F, Sun J, et al. Genome-wide methylation profiling of the different stages of hepatitis B virus-related hepatocellular carcinoma development in plasma cell-free DNA reveals potential biomarkers for early detection and high-risk monitoring of hepatocellular carcinoma. </w:t>
      </w:r>
      <w:r w:rsidRPr="00A47760">
        <w:rPr>
          <w:i/>
        </w:rPr>
        <w:t xml:space="preserve">Clinical epigenetics. </w:t>
      </w:r>
      <w:r w:rsidRPr="00A47760">
        <w:t>2014;6(1):30.</w:t>
      </w:r>
    </w:p>
    <w:p w14:paraId="37B2927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9.</w:t>
      </w:r>
      <w:r w:rsidRPr="00A47760">
        <w:tab/>
        <w:t xml:space="preserve">Haikun Zhang PD, Shicheng Guo, Chengcheng Tao, Wenmin Zhao, Jiakang Wang, Ramsey Cheung, Augusto Vilanueva, Huiguo Ding, Steven J. Schrodi, Dake Zhang, Changqing </w:t>
      </w:r>
      <w:r w:rsidRPr="00A47760">
        <w:lastRenderedPageBreak/>
        <w:t xml:space="preserve">Zeng. Circulating cell-free DNA based low-pass genome-wide bisulfite sequencing aids non-invasive surveillance to Hepatocellular carcinoma. </w:t>
      </w:r>
      <w:r w:rsidRPr="00A47760">
        <w:rPr>
          <w:i/>
        </w:rPr>
        <w:t xml:space="preserve">Science Advance (Submitted). </w:t>
      </w:r>
      <w:r w:rsidRPr="00A47760">
        <w:t>2019.</w:t>
      </w:r>
    </w:p>
    <w:p w14:paraId="0DAF0D51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10.</w:t>
      </w:r>
      <w:r w:rsidRPr="00A47760">
        <w:tab/>
        <w:t xml:space="preserve">Grady WM, Carethers JM. Genomic and epigenetic instability in colorectal cancer pathogenesis. </w:t>
      </w:r>
      <w:r w:rsidRPr="00A47760">
        <w:rPr>
          <w:i/>
        </w:rPr>
        <w:t xml:space="preserve">Gastroenterology. </w:t>
      </w:r>
      <w:r w:rsidRPr="00A47760">
        <w:t>2008;135(4):1079-1099.</w:t>
      </w:r>
    </w:p>
    <w:p w14:paraId="1DA9AB87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11.</w:t>
      </w:r>
      <w:r w:rsidRPr="00A47760">
        <w:tab/>
        <w:t xml:space="preserve">Hidaka H, Higashimoto K, Aoki S, et al. Comprehensive methylation analysis of imprinting-associated differentially methylated regions in colorectal cancer. </w:t>
      </w:r>
      <w:r w:rsidRPr="00A47760">
        <w:rPr>
          <w:i/>
        </w:rPr>
        <w:t xml:space="preserve">Clin Epigenetics. </w:t>
      </w:r>
      <w:r w:rsidRPr="00A47760">
        <w:t>2018;10(1):150-150.</w:t>
      </w:r>
    </w:p>
    <w:p w14:paraId="7E347E37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12.</w:t>
      </w:r>
      <w:r w:rsidRPr="00A47760">
        <w:tab/>
        <w:t xml:space="preserve">Shi YX, Wang Y, Li X, et al. Genome-wide DNA methylation profiling reveals novel epigenetic signatures in squamous cell lung cancer. </w:t>
      </w:r>
      <w:r w:rsidRPr="00A47760">
        <w:rPr>
          <w:i/>
        </w:rPr>
        <w:t xml:space="preserve">BMC Genomics. </w:t>
      </w:r>
      <w:r w:rsidRPr="00A47760">
        <w:t>2017;18(1):901.</w:t>
      </w:r>
    </w:p>
    <w:p w14:paraId="370400AA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13.</w:t>
      </w:r>
      <w:r w:rsidRPr="00A47760">
        <w:tab/>
        <w:t xml:space="preserve">Lindqvist BM, Wingren S, Motlagh PB, Nilsson TK. Whole genome DNA methylation signature of HER2-positive breast cancer. </w:t>
      </w:r>
      <w:r w:rsidRPr="00A47760">
        <w:rPr>
          <w:i/>
        </w:rPr>
        <w:t xml:space="preserve">Epigenetics. </w:t>
      </w:r>
      <w:r w:rsidRPr="00A47760">
        <w:t>2014;9(8):1149-1162.</w:t>
      </w:r>
    </w:p>
    <w:p w14:paraId="1DF4FB2F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14.</w:t>
      </w:r>
      <w:r w:rsidRPr="00A47760">
        <w:tab/>
        <w:t xml:space="preserve">Raggi C, Invernizzi P. Methylation and liver cancer. </w:t>
      </w:r>
      <w:r w:rsidRPr="00A47760">
        <w:rPr>
          <w:i/>
        </w:rPr>
        <w:t xml:space="preserve">Clin Res Hepatol Gastroenterol. </w:t>
      </w:r>
      <w:r w:rsidRPr="00A47760">
        <w:t>2013;37(6):564-571.</w:t>
      </w:r>
    </w:p>
    <w:p w14:paraId="072CEBC5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15.</w:t>
      </w:r>
      <w:r w:rsidRPr="00A47760">
        <w:tab/>
        <w:t xml:space="preserve">Jones PA. Functions of DNA methylation: islands, start sites, gene bodies and beyond. </w:t>
      </w:r>
      <w:r w:rsidRPr="00A47760">
        <w:rPr>
          <w:i/>
        </w:rPr>
        <w:t xml:space="preserve">Nat Rev Genet. </w:t>
      </w:r>
      <w:r w:rsidRPr="00A47760">
        <w:t>2012;13(7):484-492.</w:t>
      </w:r>
    </w:p>
    <w:p w14:paraId="5DEF578E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16.</w:t>
      </w:r>
      <w:r w:rsidRPr="00A47760">
        <w:tab/>
        <w:t xml:space="preserve">Morris MR, Latif F. The epigenetic landscape of renal cancer. </w:t>
      </w:r>
      <w:r w:rsidRPr="00A47760">
        <w:rPr>
          <w:i/>
        </w:rPr>
        <w:t xml:space="preserve">Nat Rev Nephrol. </w:t>
      </w:r>
      <w:r w:rsidRPr="00A47760">
        <w:t>2017;13(1):47-60.</w:t>
      </w:r>
    </w:p>
    <w:p w14:paraId="40768B2B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17.</w:t>
      </w:r>
      <w:r w:rsidRPr="00A47760">
        <w:tab/>
        <w:t xml:space="preserve">Herman JG, Merlo A, Mao L, et al. Inactivation of the CDKN2/p16/MTS1 gene is frequently associated with aberrant DNA methylation in all common human cancers. </w:t>
      </w:r>
      <w:r w:rsidRPr="00A47760">
        <w:rPr>
          <w:i/>
        </w:rPr>
        <w:t xml:space="preserve">Cancer Research. </w:t>
      </w:r>
      <w:r w:rsidRPr="00A47760">
        <w:t>1995;55(20):4525.</w:t>
      </w:r>
    </w:p>
    <w:p w14:paraId="1E4CD70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18.</w:t>
      </w:r>
      <w:r w:rsidRPr="00A47760">
        <w:tab/>
        <w:t xml:space="preserve">Kane MF, Loda M, Gaida GM, et al. Methylation of the hMLH1 promoter correlates with lack of expression of hMLH1 in sporadic colon tumors and mismatch repair-defective human tumor cell lines. </w:t>
      </w:r>
      <w:r w:rsidRPr="00A47760">
        <w:rPr>
          <w:i/>
        </w:rPr>
        <w:t xml:space="preserve">Cancer Research. </w:t>
      </w:r>
      <w:r w:rsidRPr="00A47760">
        <w:t>1997;57(5):808.</w:t>
      </w:r>
    </w:p>
    <w:p w14:paraId="6FA4E2F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19.</w:t>
      </w:r>
      <w:r w:rsidRPr="00A47760">
        <w:tab/>
        <w:t xml:space="preserve">Yoshiura K, Kanai Y, Ochiai A, Shimoyama Y, Sugimura T, Hirohashi S. Silencing of the E-cadherin invasion-suppressor gene by CpG methylation in human carcinomas. </w:t>
      </w:r>
      <w:r w:rsidRPr="00A47760">
        <w:rPr>
          <w:i/>
        </w:rPr>
        <w:t xml:space="preserve">Proceedings of the National Academy of Sciences. </w:t>
      </w:r>
      <w:r w:rsidRPr="00A47760">
        <w:t>1995;92(16):7416.</w:t>
      </w:r>
    </w:p>
    <w:p w14:paraId="730C72DB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20.</w:t>
      </w:r>
      <w:r w:rsidRPr="00A47760">
        <w:tab/>
        <w:t xml:space="preserve">Witold K, Anna K, Maciej T, Jakub J. Adenomas - Genetic factors in colorectal cancer prevention. </w:t>
      </w:r>
      <w:r w:rsidRPr="00A47760">
        <w:rPr>
          <w:i/>
        </w:rPr>
        <w:t xml:space="preserve">Rep Pract Oncol Radiother. </w:t>
      </w:r>
      <w:r w:rsidRPr="00A47760">
        <w:t>2018;23(2):75-83.</w:t>
      </w:r>
    </w:p>
    <w:p w14:paraId="59A50685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21.</w:t>
      </w:r>
      <w:r w:rsidRPr="00A47760">
        <w:tab/>
        <w:t xml:space="preserve">Zauber AG, Winawer SJ, O'Brien MJ, et al. Colonoscopic polypectomy and long-term prevention of colorectal-cancer deaths. </w:t>
      </w:r>
      <w:r w:rsidRPr="00A47760">
        <w:rPr>
          <w:i/>
        </w:rPr>
        <w:t xml:space="preserve">N Engl J Med. </w:t>
      </w:r>
      <w:r w:rsidRPr="00A47760">
        <w:t>2012;366(8):687-696.</w:t>
      </w:r>
    </w:p>
    <w:p w14:paraId="30B7BD34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22.</w:t>
      </w:r>
      <w:r w:rsidRPr="00A47760">
        <w:tab/>
        <w:t xml:space="preserve">Schlemper RJ, Riddell RH, Kato Y, et al. The Vienna classification of gastrointestinal epithelial neoplasia. </w:t>
      </w:r>
      <w:r w:rsidRPr="00A47760">
        <w:rPr>
          <w:i/>
        </w:rPr>
        <w:t xml:space="preserve">Gut. </w:t>
      </w:r>
      <w:r w:rsidRPr="00A47760">
        <w:t>2000;47(2):251-255.</w:t>
      </w:r>
    </w:p>
    <w:p w14:paraId="678881BF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23.</w:t>
      </w:r>
      <w:r w:rsidRPr="00A47760">
        <w:tab/>
        <w:t xml:space="preserve">Rex DK, Johnson DA, Anderson JC, et al. American College of Gastroenterology guidelines for colorectal cancer screening 2009 [corrected]. </w:t>
      </w:r>
      <w:r w:rsidRPr="00A47760">
        <w:rPr>
          <w:i/>
        </w:rPr>
        <w:t xml:space="preserve">Am J Gastroenterol. </w:t>
      </w:r>
      <w:r w:rsidRPr="00A47760">
        <w:t>2009;104(3):739-750.</w:t>
      </w:r>
    </w:p>
    <w:p w14:paraId="2F7C512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24.</w:t>
      </w:r>
      <w:r w:rsidRPr="00A47760">
        <w:tab/>
        <w:t xml:space="preserve">Wang D, Yan L, Hu Q, et al. IMA: an R package for high-throughput analysis of Illumina's 450K Infinium methylation data. </w:t>
      </w:r>
      <w:r w:rsidRPr="00A47760">
        <w:rPr>
          <w:i/>
        </w:rPr>
        <w:t xml:space="preserve">Bioinformatics. </w:t>
      </w:r>
      <w:r w:rsidRPr="00A47760">
        <w:t>2012;28(5):729-730.</w:t>
      </w:r>
    </w:p>
    <w:p w14:paraId="24FEFDDC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25.</w:t>
      </w:r>
      <w:r w:rsidRPr="00A47760">
        <w:tab/>
        <w:t xml:space="preserve">Qu X, Sandmann T, Frierson H, Jr., et al. Integrated genomic analysis of colorectal cancer progression reveals activation of EGFR through demethylation of the EREG promoter. </w:t>
      </w:r>
      <w:r w:rsidRPr="00A47760">
        <w:rPr>
          <w:i/>
        </w:rPr>
        <w:t xml:space="preserve">Oncogene. </w:t>
      </w:r>
      <w:r w:rsidRPr="00A47760">
        <w:t>2016;35(50):6403-6415.</w:t>
      </w:r>
    </w:p>
    <w:p w14:paraId="4073D21C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26.</w:t>
      </w:r>
      <w:r w:rsidRPr="00A47760">
        <w:tab/>
        <w:t xml:space="preserve">consortium B. Quantitative comparison of DNA methylation assays for biomarker development and clinical applications. </w:t>
      </w:r>
      <w:r w:rsidRPr="00A47760">
        <w:rPr>
          <w:i/>
        </w:rPr>
        <w:t xml:space="preserve">Nat Biotechnol. </w:t>
      </w:r>
      <w:r w:rsidRPr="00A47760">
        <w:t>2016;34(7):726-737.</w:t>
      </w:r>
    </w:p>
    <w:p w14:paraId="417F5417" w14:textId="77777777" w:rsidR="00A47760" w:rsidRPr="00A47760" w:rsidRDefault="00A47760" w:rsidP="00A47760">
      <w:pPr>
        <w:pStyle w:val="EndNoteBibliography"/>
        <w:ind w:left="720" w:hanging="720"/>
      </w:pPr>
      <w:r w:rsidRPr="00A47760">
        <w:lastRenderedPageBreak/>
        <w:t>27.</w:t>
      </w:r>
      <w:r w:rsidRPr="00A47760">
        <w:tab/>
        <w:t xml:space="preserve">Kang K, Bae JH, Han K, Kim ES, Kim TO, Yi JM. A Genome-Wide Methylation Approach Identifies a New Hypermethylated Gene Panel in Ulcerative Colitis. </w:t>
      </w:r>
      <w:r w:rsidRPr="00A47760">
        <w:rPr>
          <w:i/>
        </w:rPr>
        <w:t xml:space="preserve">Int J Mol Sci. </w:t>
      </w:r>
      <w:r w:rsidRPr="00A47760">
        <w:t>2016;17(8).</w:t>
      </w:r>
    </w:p>
    <w:p w14:paraId="5C3500B3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28.</w:t>
      </w:r>
      <w:r w:rsidRPr="00A47760">
        <w:tab/>
        <w:t xml:space="preserve">Barrow TM, Klett H, Toth R, et al. Smoking is associated with hypermethylation of the APC 1A promoter in colorectal cancer: the ColoCare Study. </w:t>
      </w:r>
      <w:r w:rsidRPr="00A47760">
        <w:rPr>
          <w:i/>
        </w:rPr>
        <w:t xml:space="preserve">J Pathol. </w:t>
      </w:r>
      <w:r w:rsidRPr="00A47760">
        <w:t>2017;243(3):366-375.</w:t>
      </w:r>
    </w:p>
    <w:p w14:paraId="664329B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29.</w:t>
      </w:r>
      <w:r w:rsidRPr="00A47760">
        <w:tab/>
        <w:t xml:space="preserve">Damaso E, Castillejo A, Arias MDM, et al. Primary constitutional MLH1 epimutations: a focal epigenetic event. </w:t>
      </w:r>
      <w:r w:rsidRPr="00A47760">
        <w:rPr>
          <w:i/>
        </w:rPr>
        <w:t xml:space="preserve">Br J Cancer. </w:t>
      </w:r>
      <w:r w:rsidRPr="00A47760">
        <w:t>2018;119(8):978-987.</w:t>
      </w:r>
    </w:p>
    <w:p w14:paraId="65DA6B9A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30.</w:t>
      </w:r>
      <w:r w:rsidRPr="00A47760">
        <w:tab/>
        <w:t xml:space="preserve">Bormann F, Rodriguez-Paredes M, Lasitschka F, et al. Cell-of-Origin DNA Methylation Signatures Are Maintained during Colorectal Carcinogenesis. </w:t>
      </w:r>
      <w:r w:rsidRPr="00A47760">
        <w:rPr>
          <w:i/>
        </w:rPr>
        <w:t xml:space="preserve">Cell Rep. </w:t>
      </w:r>
      <w:r w:rsidRPr="00A47760">
        <w:t>2018;23(11):3407-3418.</w:t>
      </w:r>
    </w:p>
    <w:p w14:paraId="2949FA6D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31.</w:t>
      </w:r>
      <w:r w:rsidRPr="00A47760">
        <w:tab/>
        <w:t xml:space="preserve">Aryee MJ, Jaffe AE, Corrada-Bravo H, et al. Minfi: a flexible and comprehensive Bioconductor package for the analysis of Infinium DNA methylation microarrays. </w:t>
      </w:r>
      <w:r w:rsidRPr="00A47760">
        <w:rPr>
          <w:i/>
        </w:rPr>
        <w:t xml:space="preserve">Bioinformatics. </w:t>
      </w:r>
      <w:r w:rsidRPr="00A47760">
        <w:t>2014;30(10):1363-1369.</w:t>
      </w:r>
    </w:p>
    <w:p w14:paraId="56DAA88F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32.</w:t>
      </w:r>
      <w:r w:rsidRPr="00A47760">
        <w:tab/>
        <w:t xml:space="preserve">Wiener ALaM. Classification and Regression by randomForest. </w:t>
      </w:r>
      <w:r w:rsidRPr="00A47760">
        <w:rPr>
          <w:i/>
        </w:rPr>
        <w:t xml:space="preserve">R News. </w:t>
      </w:r>
      <w:r w:rsidRPr="00A47760">
        <w:t>2002;2:18-22.</w:t>
      </w:r>
    </w:p>
    <w:p w14:paraId="2EC2A70F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33.</w:t>
      </w:r>
      <w:r w:rsidRPr="00A47760">
        <w:tab/>
        <w:t xml:space="preserve">Ripley WNVaBD. </w:t>
      </w:r>
      <w:r w:rsidRPr="00A47760">
        <w:rPr>
          <w:i/>
        </w:rPr>
        <w:t>Modern Applied Statistics with S.</w:t>
      </w:r>
      <w:r w:rsidRPr="00A47760">
        <w:t xml:space="preserve"> Fourth ed. New York: Springer; 2002.</w:t>
      </w:r>
    </w:p>
    <w:p w14:paraId="32D757A4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34.</w:t>
      </w:r>
      <w:r w:rsidRPr="00A47760">
        <w:tab/>
        <w:t xml:space="preserve">Robin X, Turck N, Hainard A, et al. pROC: an open-source package for R and S+ to analyze and compare ROC curves. </w:t>
      </w:r>
      <w:r w:rsidRPr="00A47760">
        <w:rPr>
          <w:i/>
        </w:rPr>
        <w:t xml:space="preserve">BMC Bioinformatics. </w:t>
      </w:r>
      <w:r w:rsidRPr="00A47760">
        <w:t>2011;12:77.</w:t>
      </w:r>
    </w:p>
    <w:p w14:paraId="43CD4D22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35.</w:t>
      </w:r>
      <w:r w:rsidRPr="00A47760">
        <w:tab/>
        <w:t xml:space="preserve">Hinton GE. Visualizing High-Dimensional Data Using t-SNE. </w:t>
      </w:r>
      <w:r w:rsidRPr="00A47760">
        <w:rPr>
          <w:i/>
        </w:rPr>
        <w:t xml:space="preserve">Journal of Machine Learning Research. </w:t>
      </w:r>
      <w:r w:rsidRPr="00A47760">
        <w:t>2008;9(2):2579-2605.</w:t>
      </w:r>
    </w:p>
    <w:p w14:paraId="5CDFD957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36.</w:t>
      </w:r>
      <w:r w:rsidRPr="00A47760">
        <w:tab/>
        <w:t xml:space="preserve">Huang da W, Sherman BT, Lempicki RA. Systematic and integrative analysis of large gene lists using DAVID bioinformatics resources. </w:t>
      </w:r>
      <w:r w:rsidRPr="00A47760">
        <w:rPr>
          <w:i/>
        </w:rPr>
        <w:t xml:space="preserve">Nat Protoc. </w:t>
      </w:r>
      <w:r w:rsidRPr="00A47760">
        <w:t>2009;4(1):44-57.</w:t>
      </w:r>
    </w:p>
    <w:p w14:paraId="502B76E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37.</w:t>
      </w:r>
      <w:r w:rsidRPr="00A47760">
        <w:tab/>
        <w:t xml:space="preserve">Huang DW, Sherman BT, Lempicki RA. Bioinformatics enrichment tools: paths toward the comprehensive functional analysis of large gene lists. </w:t>
      </w:r>
      <w:r w:rsidRPr="00A47760">
        <w:rPr>
          <w:i/>
        </w:rPr>
        <w:t xml:space="preserve">Nucleic Acids Res. </w:t>
      </w:r>
      <w:r w:rsidRPr="00A47760">
        <w:t>2009;37(1):1-13.</w:t>
      </w:r>
    </w:p>
    <w:p w14:paraId="7DE59F6D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38.</w:t>
      </w:r>
      <w:r w:rsidRPr="00A47760">
        <w:tab/>
        <w:t xml:space="preserve">Kramer A, Green J, Pollard J, Jr., Tugendreich S. Causal analysis approaches in Ingenuity Pathway Analysis. </w:t>
      </w:r>
      <w:r w:rsidRPr="00A47760">
        <w:rPr>
          <w:i/>
        </w:rPr>
        <w:t xml:space="preserve">Bioinformatics. </w:t>
      </w:r>
      <w:r w:rsidRPr="00A47760">
        <w:t>2014;30(4):523-530.</w:t>
      </w:r>
    </w:p>
    <w:p w14:paraId="4E4C972B" w14:textId="77777777" w:rsidR="00A47760" w:rsidRPr="00A47760" w:rsidRDefault="00A47760" w:rsidP="00A47760">
      <w:pPr>
        <w:pStyle w:val="EndNoteBibliography"/>
        <w:ind w:left="720" w:hanging="720"/>
      </w:pPr>
      <w:r w:rsidRPr="00A47760">
        <w:t>39.</w:t>
      </w:r>
      <w:r w:rsidRPr="00A47760">
        <w:tab/>
        <w:t xml:space="preserve">Perez-Silva JG, Araujo-Voces M, Quesada V. nVenn: generalized, quasi-proportional Venn and Euler diagrams. </w:t>
      </w:r>
      <w:r w:rsidRPr="00A47760">
        <w:rPr>
          <w:i/>
        </w:rPr>
        <w:t xml:space="preserve">Bioinformatics. </w:t>
      </w:r>
      <w:r w:rsidRPr="00A47760">
        <w:t>2018;34(13):2322-2324.</w:t>
      </w:r>
    </w:p>
    <w:p w14:paraId="690F796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40.</w:t>
      </w:r>
      <w:r w:rsidRPr="00A47760">
        <w:tab/>
        <w:t xml:space="preserve">Clemmensen C, Muller TD, Woods SC, Berthoud HR, Seeley RJ, Tschop MH. Gut-Brain Cross-Talk in Metabolic Control. </w:t>
      </w:r>
      <w:r w:rsidRPr="00A47760">
        <w:rPr>
          <w:i/>
        </w:rPr>
        <w:t xml:space="preserve">Cell. </w:t>
      </w:r>
      <w:r w:rsidRPr="00A47760">
        <w:t>2017;168(5):758-774.</w:t>
      </w:r>
    </w:p>
    <w:p w14:paraId="549AF5E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41.</w:t>
      </w:r>
      <w:r w:rsidRPr="00A47760">
        <w:tab/>
        <w:t xml:space="preserve">Church TR, Wandell M, Lofton-Day C, et al. Prospective evaluation of methylated SEPT9 in plasma for detection of asymptomatic colorectal cancer. </w:t>
      </w:r>
      <w:r w:rsidRPr="00A47760">
        <w:rPr>
          <w:i/>
        </w:rPr>
        <w:t xml:space="preserve">Gut. </w:t>
      </w:r>
      <w:r w:rsidRPr="00A47760">
        <w:t>2014;63(2):317-325.</w:t>
      </w:r>
    </w:p>
    <w:p w14:paraId="319E7D6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42.</w:t>
      </w:r>
      <w:r w:rsidRPr="00A47760">
        <w:tab/>
        <w:t xml:space="preserve">Kulis M, Esteller M. DNA methylation and cancer. </w:t>
      </w:r>
      <w:r w:rsidRPr="00A47760">
        <w:rPr>
          <w:i/>
        </w:rPr>
        <w:t xml:space="preserve">Adv Genet. </w:t>
      </w:r>
      <w:r w:rsidRPr="00A47760">
        <w:t>2010;70:27-56.</w:t>
      </w:r>
    </w:p>
    <w:p w14:paraId="6BC82E19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43.</w:t>
      </w:r>
      <w:r w:rsidRPr="00A47760">
        <w:tab/>
        <w:t xml:space="preserve">Straussman R, Nejman D, Roberts D, et al. Developmental programming of CpG island methylation profiles in the human genome. </w:t>
      </w:r>
      <w:r w:rsidRPr="00A47760">
        <w:rPr>
          <w:i/>
        </w:rPr>
        <w:t xml:space="preserve">Nat Struct Mol Biol. </w:t>
      </w:r>
      <w:r w:rsidRPr="00A47760">
        <w:t>2009;16(5):564-571.</w:t>
      </w:r>
    </w:p>
    <w:p w14:paraId="2250EA82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44.</w:t>
      </w:r>
      <w:r w:rsidRPr="00A47760">
        <w:tab/>
        <w:t xml:space="preserve">Swami T, Weber HC. Updates on the biology of serotonin and tryptophan hydroxylase. </w:t>
      </w:r>
      <w:r w:rsidRPr="00A47760">
        <w:rPr>
          <w:i/>
        </w:rPr>
        <w:t xml:space="preserve">Curr Opin Endocrinol Diabetes Obes. </w:t>
      </w:r>
      <w:r w:rsidRPr="00A47760">
        <w:t>2018;25(1):12-21.</w:t>
      </w:r>
    </w:p>
    <w:p w14:paraId="5DB264E0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45.</w:t>
      </w:r>
      <w:r w:rsidRPr="00A47760">
        <w:tab/>
        <w:t xml:space="preserve">Xiaolong G, Junhai P, Yichang L, Hongkan W, Wei Z, Xianfa W. Intestinal Crosstalk between Microbiota and Serotonin and its Impact on Gut Motility. </w:t>
      </w:r>
      <w:r w:rsidRPr="00A47760">
        <w:rPr>
          <w:i/>
        </w:rPr>
        <w:t xml:space="preserve">Current Pharmaceutical Biotechnology. </w:t>
      </w:r>
      <w:r w:rsidRPr="00A47760">
        <w:t>2018;19(3):190-195.</w:t>
      </w:r>
    </w:p>
    <w:p w14:paraId="41BDF260" w14:textId="77777777" w:rsidR="00A47760" w:rsidRPr="00A47760" w:rsidRDefault="00A47760" w:rsidP="00A47760">
      <w:pPr>
        <w:pStyle w:val="EndNoteBibliography"/>
        <w:ind w:left="720" w:hanging="720"/>
      </w:pPr>
      <w:r w:rsidRPr="00A47760">
        <w:lastRenderedPageBreak/>
        <w:t>46.</w:t>
      </w:r>
      <w:r w:rsidRPr="00A47760">
        <w:tab/>
        <w:t xml:space="preserve">Berke JD. What does dopamine mean? </w:t>
      </w:r>
      <w:r w:rsidRPr="00A47760">
        <w:rPr>
          <w:i/>
        </w:rPr>
        <w:t xml:space="preserve">Nat Neurosci. </w:t>
      </w:r>
      <w:r w:rsidRPr="00A47760">
        <w:t>2018;21(6):787-793.</w:t>
      </w:r>
    </w:p>
    <w:p w14:paraId="7DEF2844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47.</w:t>
      </w:r>
      <w:r w:rsidRPr="00A47760">
        <w:tab/>
        <w:t xml:space="preserve">Pan Y, Liu G, Zhou F, Su B, Li Y. DNA methylation profiles in cancer diagnosis and therapeutics. </w:t>
      </w:r>
      <w:r w:rsidRPr="00A47760">
        <w:rPr>
          <w:i/>
        </w:rPr>
        <w:t xml:space="preserve">Clin Exp Med. </w:t>
      </w:r>
      <w:r w:rsidRPr="00A47760">
        <w:t>2018;18(1):1-14.</w:t>
      </w:r>
    </w:p>
    <w:p w14:paraId="2BC2BCC6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48.</w:t>
      </w:r>
      <w:r w:rsidRPr="00A47760">
        <w:tab/>
        <w:t xml:space="preserve">Deng Y, Wang Z, Gu S, et al. Cloning and characterization of a novel human alcohol dehydrogenase gene (ADHFe1). </w:t>
      </w:r>
      <w:r w:rsidRPr="00A47760">
        <w:rPr>
          <w:i/>
        </w:rPr>
        <w:t xml:space="preserve">DNA Seq. </w:t>
      </w:r>
      <w:r w:rsidRPr="00A47760">
        <w:t>2002;13(5):301-306.</w:t>
      </w:r>
    </w:p>
    <w:p w14:paraId="5B65043D" w14:textId="77777777" w:rsidR="00A47760" w:rsidRPr="00A47760" w:rsidRDefault="00A47760" w:rsidP="00A47760">
      <w:pPr>
        <w:pStyle w:val="EndNoteBibliography"/>
        <w:ind w:left="720" w:hanging="720"/>
      </w:pPr>
      <w:r w:rsidRPr="00A47760">
        <w:t>49.</w:t>
      </w:r>
      <w:r w:rsidRPr="00A47760">
        <w:tab/>
        <w:t xml:space="preserve">Moon JW, Lee SK, Lee YW, et al. Alcohol induces cell proliferation via hypermethylation of ADHFE1 in colorectal cancer cells. </w:t>
      </w:r>
      <w:r w:rsidRPr="00A47760">
        <w:rPr>
          <w:i/>
        </w:rPr>
        <w:t xml:space="preserve">BMC Cancer. </w:t>
      </w:r>
      <w:r w:rsidRPr="00A47760">
        <w:t>2014;14:377.</w:t>
      </w:r>
    </w:p>
    <w:p w14:paraId="4A30AF5C" w14:textId="77777777" w:rsidR="00A47760" w:rsidRPr="00A47760" w:rsidRDefault="00A47760" w:rsidP="00A47760">
      <w:pPr>
        <w:pStyle w:val="EndNoteBibliography"/>
        <w:ind w:left="720" w:hanging="720"/>
      </w:pPr>
      <w:r w:rsidRPr="00A47760">
        <w:t>50.</w:t>
      </w:r>
      <w:r w:rsidRPr="00A47760">
        <w:tab/>
        <w:t xml:space="preserve">Tae CH, Ryu KJ, Kim SH, et al. Alcohol dehydrogenase, iron containing, 1 promoter hypermethylation associated with colorectal cancer differentiation. </w:t>
      </w:r>
      <w:r w:rsidRPr="00A47760">
        <w:rPr>
          <w:i/>
        </w:rPr>
        <w:t xml:space="preserve">BMC Cancer. </w:t>
      </w:r>
      <w:r w:rsidRPr="00A47760">
        <w:t>2013;13:142.</w:t>
      </w:r>
    </w:p>
    <w:p w14:paraId="778A49FB" w14:textId="0C7A4834" w:rsidR="00D932E1" w:rsidRPr="00AA74C7" w:rsidRDefault="005B48AA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fldChar w:fldCharType="end"/>
      </w:r>
    </w:p>
    <w:p w14:paraId="33A62C11" w14:textId="6BB09B93" w:rsidR="002B7C2E" w:rsidRPr="00AA74C7" w:rsidRDefault="002B7C2E" w:rsidP="00B80E58">
      <w:pPr>
        <w:spacing w:line="480" w:lineRule="auto"/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br w:type="page"/>
      </w:r>
    </w:p>
    <w:p w14:paraId="2427B139" w14:textId="11386344" w:rsidR="00D25AAF" w:rsidRPr="00AA74C7" w:rsidRDefault="00D25AAF" w:rsidP="00592B32">
      <w:pPr>
        <w:pStyle w:val="Heading2"/>
        <w:spacing w:before="0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AA74C7">
        <w:rPr>
          <w:rFonts w:ascii="Arial" w:hAnsi="Arial" w:cs="Arial"/>
          <w:b/>
          <w:color w:val="auto"/>
          <w:sz w:val="22"/>
          <w:szCs w:val="22"/>
        </w:rPr>
        <w:lastRenderedPageBreak/>
        <w:t>Figur</w:t>
      </w:r>
      <w:r w:rsidR="009D78BC">
        <w:rPr>
          <w:rFonts w:ascii="Arial" w:hAnsi="Arial" w:cs="Arial"/>
          <w:b/>
          <w:color w:val="auto"/>
          <w:sz w:val="22"/>
          <w:szCs w:val="22"/>
        </w:rPr>
        <w:t>e Legends</w:t>
      </w:r>
      <w:r w:rsidRPr="00AA74C7">
        <w:rPr>
          <w:rFonts w:ascii="Arial" w:hAnsi="Arial" w:cs="Arial"/>
          <w:b/>
          <w:color w:val="auto"/>
          <w:sz w:val="22"/>
          <w:szCs w:val="22"/>
        </w:rPr>
        <w:t xml:space="preserve"> </w:t>
      </w:r>
    </w:p>
    <w:p w14:paraId="51E96E6B" w14:textId="01B36676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</w:p>
    <w:p w14:paraId="033DDC63" w14:textId="582CA836" w:rsidR="00E87FD4" w:rsidRPr="00AA74C7" w:rsidRDefault="00074021" w:rsidP="00592B32">
      <w:pPr>
        <w:jc w:val="both"/>
        <w:rPr>
          <w:rFonts w:ascii="Arial" w:hAnsi="Arial" w:cs="Arial"/>
          <w:sz w:val="22"/>
          <w:szCs w:val="22"/>
        </w:rPr>
      </w:pPr>
      <w:r w:rsidRPr="00074021">
        <w:rPr>
          <w:noProof/>
        </w:rPr>
        <w:t xml:space="preserve"> </w:t>
      </w:r>
      <w:r>
        <w:rPr>
          <w:noProof/>
          <w:lang w:eastAsia="en-US"/>
        </w:rPr>
        <w:drawing>
          <wp:inline distT="0" distB="0" distL="0" distR="0" wp14:anchorId="05AF6BF2" wp14:editId="5CDCF3E3">
            <wp:extent cx="5185936" cy="67154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8552" cy="671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973" w14:textId="5D598ABA" w:rsidR="00E87FD4" w:rsidRPr="00AA74C7" w:rsidRDefault="00E87FD4" w:rsidP="00592B32">
      <w:pPr>
        <w:jc w:val="both"/>
        <w:rPr>
          <w:rFonts w:ascii="Arial" w:eastAsiaTheme="minorEastAsia" w:hAnsi="Arial" w:cs="Arial"/>
          <w:b/>
          <w:kern w:val="2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Figure 1. Genome-wide DNA methylation of low-grade adenoma (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Pr="00AA74C7">
        <w:rPr>
          <w:rFonts w:ascii="Arial" w:hAnsi="Arial" w:cs="Arial"/>
          <w:sz w:val="22"/>
          <w:szCs w:val="22"/>
        </w:rPr>
        <w:t>), high-grade colorectal adenoma (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) and normal colorectal tissue. (A): </w:t>
      </w:r>
      <w:proofErr w:type="spellStart"/>
      <w:r w:rsidRPr="00AA74C7">
        <w:rPr>
          <w:rFonts w:ascii="Arial" w:hAnsi="Arial" w:cs="Arial"/>
          <w:sz w:val="22"/>
          <w:szCs w:val="22"/>
        </w:rPr>
        <w:t>tSNE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analysis </w:t>
      </w:r>
      <w:r w:rsidR="00342249">
        <w:rPr>
          <w:rFonts w:ascii="Arial" w:hAnsi="Arial" w:cs="Arial"/>
          <w:sz w:val="22"/>
          <w:szCs w:val="22"/>
        </w:rPr>
        <w:t xml:space="preserve">highlights </w:t>
      </w:r>
      <w:r w:rsidRPr="00AA74C7">
        <w:rPr>
          <w:rFonts w:ascii="Arial" w:hAnsi="Arial" w:cs="Arial"/>
          <w:sz w:val="22"/>
          <w:szCs w:val="22"/>
        </w:rPr>
        <w:t>the data structure and sample relationship</w:t>
      </w:r>
      <w:r w:rsidR="00342249">
        <w:rPr>
          <w:rFonts w:ascii="Arial" w:hAnsi="Arial" w:cs="Arial"/>
          <w:sz w:val="22"/>
          <w:szCs w:val="22"/>
        </w:rPr>
        <w:t xml:space="preserve"> among the sample groups</w:t>
      </w:r>
      <w:r w:rsidRPr="00AA74C7">
        <w:rPr>
          <w:rFonts w:ascii="Arial" w:hAnsi="Arial" w:cs="Arial"/>
          <w:sz w:val="22"/>
          <w:szCs w:val="22"/>
        </w:rPr>
        <w:t xml:space="preserve">. (B): PCA analysis </w:t>
      </w:r>
      <w:r w:rsidR="00342249">
        <w:rPr>
          <w:rFonts w:ascii="Arial" w:hAnsi="Arial" w:cs="Arial"/>
          <w:sz w:val="22"/>
          <w:szCs w:val="22"/>
        </w:rPr>
        <w:t xml:space="preserve">confirms </w:t>
      </w:r>
      <w:r w:rsidRPr="00AA74C7">
        <w:rPr>
          <w:rFonts w:ascii="Arial" w:hAnsi="Arial" w:cs="Arial"/>
          <w:sz w:val="22"/>
          <w:szCs w:val="22"/>
        </w:rPr>
        <w:t>the data structure and sample relationship</w:t>
      </w:r>
      <w:r w:rsidR="00342249">
        <w:rPr>
          <w:rFonts w:ascii="Arial" w:hAnsi="Arial" w:cs="Arial"/>
          <w:sz w:val="22"/>
          <w:szCs w:val="22"/>
        </w:rPr>
        <w:t xml:space="preserve"> of the </w:t>
      </w:r>
      <w:proofErr w:type="spellStart"/>
      <w:r w:rsidR="00342249">
        <w:rPr>
          <w:rFonts w:ascii="Arial" w:hAnsi="Arial" w:cs="Arial"/>
          <w:sz w:val="22"/>
          <w:szCs w:val="22"/>
        </w:rPr>
        <w:t>tSNE</w:t>
      </w:r>
      <w:proofErr w:type="spellEnd"/>
      <w:r w:rsidR="00342249">
        <w:rPr>
          <w:rFonts w:ascii="Arial" w:hAnsi="Arial" w:cs="Arial"/>
          <w:sz w:val="22"/>
          <w:szCs w:val="22"/>
        </w:rPr>
        <w:t xml:space="preserve"> analysis</w:t>
      </w:r>
      <w:r w:rsidRPr="00AA74C7">
        <w:rPr>
          <w:rFonts w:ascii="Arial" w:hAnsi="Arial" w:cs="Arial"/>
          <w:sz w:val="22"/>
          <w:szCs w:val="22"/>
        </w:rPr>
        <w:t>. (C): Average methylation level</w:t>
      </w:r>
      <w:r w:rsidR="00794CAA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 of N</w:t>
      </w:r>
      <w:r w:rsidR="00794CAA">
        <w:rPr>
          <w:rFonts w:ascii="Arial" w:hAnsi="Arial" w:cs="Arial"/>
          <w:sz w:val="22"/>
          <w:szCs w:val="22"/>
        </w:rPr>
        <w:t>ormal (N)</w:t>
      </w:r>
      <w:r w:rsidRPr="00AA74C7">
        <w:rPr>
          <w:rFonts w:ascii="Arial" w:hAnsi="Arial" w:cs="Arial"/>
          <w:sz w:val="22"/>
          <w:szCs w:val="22"/>
        </w:rPr>
        <w:t xml:space="preserve">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794CAA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794CAA">
        <w:rPr>
          <w:rFonts w:ascii="Arial" w:hAnsi="Arial" w:cs="Arial"/>
          <w:sz w:val="22"/>
          <w:szCs w:val="22"/>
        </w:rPr>
        <w:t xml:space="preserve"> samples</w:t>
      </w:r>
      <w:r w:rsidRPr="00AA74C7">
        <w:rPr>
          <w:rFonts w:ascii="Arial" w:hAnsi="Arial" w:cs="Arial"/>
          <w:sz w:val="22"/>
          <w:szCs w:val="22"/>
        </w:rPr>
        <w:t>. (D):</w:t>
      </w:r>
      <w:r w:rsidRPr="00AA74C7" w:rsidDel="00250CF9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 xml:space="preserve">Density plot </w:t>
      </w:r>
      <w:r w:rsidR="00794CAA">
        <w:rPr>
          <w:rFonts w:ascii="Arial" w:hAnsi="Arial" w:cs="Arial"/>
          <w:sz w:val="22"/>
          <w:szCs w:val="22"/>
        </w:rPr>
        <w:t>reveals</w:t>
      </w:r>
      <w:r w:rsidRPr="00AA74C7">
        <w:rPr>
          <w:rFonts w:ascii="Arial" w:hAnsi="Arial" w:cs="Arial"/>
          <w:sz w:val="22"/>
          <w:szCs w:val="22"/>
        </w:rPr>
        <w:t xml:space="preserve"> the distribution of the whole array probes </w:t>
      </w:r>
      <w:r w:rsidR="00794CAA">
        <w:rPr>
          <w:rFonts w:ascii="Arial" w:hAnsi="Arial" w:cs="Arial"/>
          <w:sz w:val="22"/>
          <w:szCs w:val="22"/>
        </w:rPr>
        <w:t xml:space="preserve">for </w:t>
      </w:r>
      <w:r w:rsidRPr="00AA74C7">
        <w:rPr>
          <w:rFonts w:ascii="Arial" w:hAnsi="Arial" w:cs="Arial"/>
          <w:sz w:val="22"/>
          <w:szCs w:val="22"/>
        </w:rPr>
        <w:t xml:space="preserve">N,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794CAA">
        <w:rPr>
          <w:rFonts w:ascii="Arial" w:hAnsi="Arial" w:cs="Arial"/>
          <w:sz w:val="22"/>
          <w:szCs w:val="22"/>
        </w:rPr>
        <w:t>,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="00794CAA">
        <w:rPr>
          <w:rFonts w:ascii="Arial" w:hAnsi="Arial" w:cs="Arial"/>
          <w:sz w:val="22"/>
          <w:szCs w:val="22"/>
        </w:rPr>
        <w:t xml:space="preserve"> samples</w:t>
      </w:r>
      <w:r w:rsidRPr="00AA74C7">
        <w:rPr>
          <w:rFonts w:ascii="Arial" w:hAnsi="Arial" w:cs="Arial"/>
          <w:sz w:val="22"/>
          <w:szCs w:val="22"/>
        </w:rPr>
        <w:t xml:space="preserve">. (E): Number of sites </w:t>
      </w:r>
      <w:r w:rsidR="00A430E9" w:rsidRPr="00AA74C7">
        <w:rPr>
          <w:rFonts w:ascii="Arial" w:hAnsi="Arial" w:cs="Arial"/>
          <w:sz w:val="22"/>
          <w:szCs w:val="22"/>
        </w:rPr>
        <w:t xml:space="preserve">in β ranging from 0.7 to 0.9. (F): </w:t>
      </w:r>
      <w:proofErr w:type="spellStart"/>
      <w:r w:rsidR="00794CAA">
        <w:rPr>
          <w:rFonts w:ascii="Arial" w:hAnsi="Arial" w:cs="Arial"/>
          <w:sz w:val="22"/>
          <w:szCs w:val="22"/>
        </w:rPr>
        <w:t>H</w:t>
      </w:r>
      <w:r w:rsidR="000B5D48" w:rsidRPr="00AA74C7">
        <w:rPr>
          <w:rFonts w:ascii="Arial" w:hAnsi="Arial" w:cs="Arial"/>
          <w:sz w:val="22"/>
          <w:szCs w:val="22"/>
        </w:rPr>
        <w:t>eatmap</w:t>
      </w:r>
      <w:proofErr w:type="spellEnd"/>
      <w:r w:rsidR="000B5D48" w:rsidRPr="00AA74C7">
        <w:rPr>
          <w:rFonts w:ascii="Arial" w:hAnsi="Arial" w:cs="Arial"/>
          <w:sz w:val="22"/>
          <w:szCs w:val="22"/>
        </w:rPr>
        <w:t xml:space="preserve"> of </w:t>
      </w:r>
      <w:r w:rsidR="00A430E9" w:rsidRPr="00AA74C7">
        <w:rPr>
          <w:rFonts w:ascii="Arial" w:hAnsi="Arial" w:cs="Arial"/>
          <w:sz w:val="22"/>
          <w:szCs w:val="22"/>
        </w:rPr>
        <w:t xml:space="preserve">the 209 </w:t>
      </w:r>
      <w:r w:rsidR="000B5D48" w:rsidRPr="00AA74C7">
        <w:rPr>
          <w:rFonts w:ascii="Arial" w:hAnsi="Arial" w:cs="Arial"/>
          <w:sz w:val="22"/>
          <w:szCs w:val="22"/>
        </w:rPr>
        <w:t xml:space="preserve">hyper-methylated DMSs of in-house datasets </w:t>
      </w:r>
      <w:r w:rsidR="00794CAA">
        <w:rPr>
          <w:rFonts w:ascii="Arial" w:hAnsi="Arial" w:cs="Arial"/>
          <w:sz w:val="22"/>
          <w:szCs w:val="22"/>
        </w:rPr>
        <w:t xml:space="preserve">and samples from </w:t>
      </w:r>
      <w:r w:rsidR="000B5D48" w:rsidRPr="00AA74C7">
        <w:rPr>
          <w:rFonts w:ascii="Arial" w:hAnsi="Arial" w:cs="Arial"/>
          <w:sz w:val="22"/>
          <w:szCs w:val="22"/>
        </w:rPr>
        <w:t xml:space="preserve">504 public cancer datasets. </w:t>
      </w:r>
      <w:r w:rsidR="00A430E9" w:rsidRPr="00AA74C7">
        <w:rPr>
          <w:rFonts w:ascii="Arial" w:hAnsi="Arial" w:cs="Arial"/>
          <w:sz w:val="22"/>
          <w:szCs w:val="22"/>
        </w:rPr>
        <w:t>(G</w:t>
      </w:r>
      <w:r w:rsidRPr="00AA74C7">
        <w:rPr>
          <w:rFonts w:ascii="Arial" w:hAnsi="Arial" w:cs="Arial"/>
          <w:sz w:val="22"/>
          <w:szCs w:val="22"/>
        </w:rPr>
        <w:t xml:space="preserve">): DMR between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Pr="00AA74C7">
        <w:rPr>
          <w:rFonts w:ascii="Arial" w:hAnsi="Arial" w:cs="Arial"/>
          <w:sz w:val="22"/>
          <w:szCs w:val="22"/>
        </w:rPr>
        <w:t xml:space="preserve"> and normal tissues,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and normal tissue, and </w:t>
      </w:r>
      <w:r w:rsidR="00055AEA" w:rsidRPr="00AA74C7">
        <w:rPr>
          <w:rFonts w:ascii="Arial" w:hAnsi="Arial" w:cs="Arial"/>
          <w:sz w:val="22"/>
          <w:szCs w:val="22"/>
        </w:rPr>
        <w:t>HGA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>LGA</w:t>
      </w:r>
      <w:r w:rsidR="00A430E9" w:rsidRPr="00AA74C7">
        <w:rPr>
          <w:rFonts w:ascii="Arial" w:hAnsi="Arial" w:cs="Arial"/>
          <w:sz w:val="22"/>
          <w:szCs w:val="22"/>
        </w:rPr>
        <w:t>. (H</w:t>
      </w:r>
      <w:r w:rsidRPr="00AA74C7">
        <w:rPr>
          <w:rFonts w:ascii="Arial" w:hAnsi="Arial" w:cs="Arial"/>
          <w:sz w:val="22"/>
          <w:szCs w:val="22"/>
        </w:rPr>
        <w:t xml:space="preserve">): Venn graph </w:t>
      </w:r>
      <w:r w:rsidR="00794CAA">
        <w:rPr>
          <w:rFonts w:ascii="Arial" w:hAnsi="Arial" w:cs="Arial"/>
          <w:sz w:val="22"/>
          <w:szCs w:val="22"/>
        </w:rPr>
        <w:t xml:space="preserve">highlights the relationships among </w:t>
      </w:r>
      <w:r w:rsidRPr="00AA74C7">
        <w:rPr>
          <w:rFonts w:ascii="Arial" w:hAnsi="Arial" w:cs="Arial"/>
          <w:sz w:val="22"/>
          <w:szCs w:val="22"/>
        </w:rPr>
        <w:t>all</w:t>
      </w:r>
      <w:r w:rsidR="00551C72">
        <w:rPr>
          <w:rFonts w:ascii="Arial" w:hAnsi="Arial" w:cs="Arial"/>
          <w:sz w:val="22"/>
          <w:szCs w:val="22"/>
        </w:rPr>
        <w:t xml:space="preserve"> </w:t>
      </w:r>
      <w:r w:rsidRPr="00AA74C7">
        <w:rPr>
          <w:rFonts w:ascii="Arial" w:hAnsi="Arial" w:cs="Arial"/>
          <w:sz w:val="22"/>
          <w:szCs w:val="22"/>
        </w:rPr>
        <w:t>DMRs.</w:t>
      </w:r>
    </w:p>
    <w:p w14:paraId="50598330" w14:textId="34FBDE23" w:rsidR="00475509" w:rsidRPr="00AA74C7" w:rsidRDefault="00475509" w:rsidP="00592B32">
      <w:pPr>
        <w:jc w:val="both"/>
        <w:rPr>
          <w:rFonts w:ascii="Arial" w:hAnsi="Arial" w:cs="Arial"/>
          <w:sz w:val="22"/>
          <w:szCs w:val="22"/>
        </w:rPr>
      </w:pPr>
    </w:p>
    <w:p w14:paraId="55EF55BB" w14:textId="661787ED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noProof/>
          <w:sz w:val="22"/>
          <w:szCs w:val="22"/>
          <w:lang w:eastAsia="en-US"/>
        </w:rPr>
        <w:lastRenderedPageBreak/>
        <w:drawing>
          <wp:inline distT="0" distB="0" distL="0" distR="0" wp14:anchorId="2154EBC2" wp14:editId="51E52B3F">
            <wp:extent cx="6642100" cy="211772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CB1D" w14:textId="4A6671AE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  <w:r w:rsidRPr="00AA74C7">
        <w:rPr>
          <w:rFonts w:ascii="Arial" w:hAnsi="Arial" w:cs="Arial"/>
          <w:sz w:val="22"/>
          <w:szCs w:val="22"/>
        </w:rPr>
        <w:t>Figure 2. Enrichment analysis show</w:t>
      </w:r>
      <w:r w:rsidR="00794CAA">
        <w:rPr>
          <w:rFonts w:ascii="Arial" w:hAnsi="Arial" w:cs="Arial"/>
          <w:sz w:val="22"/>
          <w:szCs w:val="22"/>
        </w:rPr>
        <w:t>s the top 15-20 terms associated with methylation differences between LGA and HGA.</w:t>
      </w:r>
      <w:r w:rsidRPr="00AA74C7">
        <w:rPr>
          <w:rFonts w:ascii="Arial" w:hAnsi="Arial" w:cs="Arial"/>
          <w:sz w:val="22"/>
          <w:szCs w:val="22"/>
        </w:rPr>
        <w:t xml:space="preserve"> (A) GO and KEGG analysis of the genes</w:t>
      </w:r>
      <w:r w:rsidR="00794CAA">
        <w:rPr>
          <w:rFonts w:ascii="Arial" w:hAnsi="Arial" w:cs="Arial"/>
          <w:sz w:val="22"/>
          <w:szCs w:val="22"/>
        </w:rPr>
        <w:t xml:space="preserve"> with DMRs associated with LGA and HGA</w:t>
      </w:r>
      <w:r w:rsidRPr="00AA74C7">
        <w:rPr>
          <w:rFonts w:ascii="Arial" w:hAnsi="Arial" w:cs="Arial"/>
          <w:sz w:val="22"/>
          <w:szCs w:val="22"/>
        </w:rPr>
        <w:t xml:space="preserve">. (B) GO analysis of the genes </w:t>
      </w:r>
      <w:r w:rsidR="00794CAA">
        <w:rPr>
          <w:rFonts w:ascii="Arial" w:hAnsi="Arial" w:cs="Arial"/>
          <w:sz w:val="22"/>
          <w:szCs w:val="22"/>
        </w:rPr>
        <w:t xml:space="preserve">with alterations in </w:t>
      </w:r>
      <w:r w:rsidRPr="00AA74C7">
        <w:rPr>
          <w:rFonts w:ascii="Arial" w:hAnsi="Arial" w:cs="Arial"/>
          <w:sz w:val="22"/>
          <w:szCs w:val="22"/>
        </w:rPr>
        <w:t xml:space="preserve">DMRs including </w:t>
      </w:r>
      <w:r w:rsidR="00794CAA">
        <w:rPr>
          <w:rFonts w:ascii="Arial" w:hAnsi="Arial" w:cs="Arial"/>
          <w:sz w:val="22"/>
          <w:szCs w:val="22"/>
        </w:rPr>
        <w:t>differences in</w:t>
      </w:r>
      <w:r w:rsidRPr="00AA74C7">
        <w:rPr>
          <w:rFonts w:ascii="Arial" w:hAnsi="Arial" w:cs="Arial"/>
          <w:sz w:val="22"/>
          <w:szCs w:val="22"/>
        </w:rPr>
        <w:t xml:space="preserve"> DMR</w:t>
      </w:r>
      <w:r w:rsidR="00794CAA">
        <w:rPr>
          <w:rFonts w:ascii="Arial" w:hAnsi="Arial" w:cs="Arial"/>
          <w:sz w:val="22"/>
          <w:szCs w:val="22"/>
        </w:rPr>
        <w:t>s</w:t>
      </w:r>
      <w:r w:rsidRPr="00AA74C7">
        <w:rPr>
          <w:rFonts w:ascii="Arial" w:hAnsi="Arial" w:cs="Arial"/>
          <w:sz w:val="22"/>
          <w:szCs w:val="22"/>
        </w:rPr>
        <w:t xml:space="preserve"> only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794CA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Pr="00AA74C7">
        <w:rPr>
          <w:rFonts w:ascii="Arial" w:hAnsi="Arial" w:cs="Arial"/>
          <w:sz w:val="22"/>
          <w:szCs w:val="22"/>
        </w:rPr>
        <w:t xml:space="preserve">, only in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794CA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, and </w:t>
      </w:r>
      <w:r w:rsidR="00794CAA">
        <w:rPr>
          <w:rFonts w:ascii="Arial" w:hAnsi="Arial" w:cs="Arial"/>
          <w:sz w:val="22"/>
          <w:szCs w:val="22"/>
        </w:rPr>
        <w:t xml:space="preserve">areas where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794CA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HGA</w:t>
      </w:r>
      <w:r w:rsidRPr="00AA74C7">
        <w:rPr>
          <w:rFonts w:ascii="Arial" w:hAnsi="Arial" w:cs="Arial"/>
          <w:sz w:val="22"/>
          <w:szCs w:val="22"/>
        </w:rPr>
        <w:t xml:space="preserve"> and </w:t>
      </w:r>
      <w:r w:rsidR="00055AEA" w:rsidRPr="00AA74C7">
        <w:rPr>
          <w:rFonts w:ascii="Arial" w:hAnsi="Arial" w:cs="Arial"/>
          <w:sz w:val="22"/>
          <w:szCs w:val="22"/>
        </w:rPr>
        <w:t xml:space="preserve">LGA </w:t>
      </w:r>
      <w:r w:rsidR="00794CAA">
        <w:rPr>
          <w:rFonts w:ascii="Arial" w:hAnsi="Arial" w:cs="Arial"/>
          <w:sz w:val="22"/>
          <w:szCs w:val="22"/>
        </w:rPr>
        <w:t>vs</w:t>
      </w:r>
      <w:r w:rsidR="00055AEA" w:rsidRPr="00AA74C7">
        <w:rPr>
          <w:rFonts w:ascii="Arial" w:hAnsi="Arial" w:cs="Arial"/>
          <w:sz w:val="22"/>
          <w:szCs w:val="22"/>
        </w:rPr>
        <w:t xml:space="preserve"> </w:t>
      </w:r>
      <w:r w:rsidR="00CC26C7" w:rsidRPr="00AA74C7">
        <w:rPr>
          <w:rFonts w:ascii="Arial" w:hAnsi="Arial" w:cs="Arial"/>
          <w:sz w:val="22"/>
          <w:szCs w:val="22"/>
        </w:rPr>
        <w:t>Normal</w:t>
      </w:r>
      <w:r w:rsidRPr="00AA74C7">
        <w:rPr>
          <w:rFonts w:ascii="Arial" w:hAnsi="Arial" w:cs="Arial"/>
          <w:sz w:val="22"/>
          <w:szCs w:val="22"/>
        </w:rPr>
        <w:t xml:space="preserve"> overlapped. </w:t>
      </w:r>
    </w:p>
    <w:p w14:paraId="3D85BC62" w14:textId="4E98C302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</w:p>
    <w:p w14:paraId="268A0B20" w14:textId="497E68B1" w:rsidR="00E87FD4" w:rsidRPr="00AA74C7" w:rsidRDefault="00214D0B" w:rsidP="00592B32">
      <w:pPr>
        <w:pStyle w:val="HTMLPreformatted"/>
        <w:shd w:val="clear" w:color="auto" w:fill="FFFFFF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>
        <w:rPr>
          <w:noProof/>
          <w:lang w:eastAsia="en-US"/>
        </w:rPr>
        <w:lastRenderedPageBreak/>
        <w:drawing>
          <wp:inline distT="0" distB="0" distL="0" distR="0" wp14:anchorId="11832CDD" wp14:editId="49A39056">
            <wp:extent cx="6642100" cy="699516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A511" w14:textId="01120734" w:rsidR="00E87FD4" w:rsidRPr="00AA74C7" w:rsidRDefault="00E87FD4" w:rsidP="00592B32">
      <w:pPr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Figure 3. Hyper-methylated 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CpG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sites showed better diagnostic performance than the hypo-methylated pattern. (A): Cluster analysis based on hyper-DMSs among normal, adenoma and cancer samples. (B): Cluster analysis based on hypo-DMSs among normal, adenoma and cancer samples. (C): Random forest prediction performance based on hyper and hypo-DMSs. (D): Neural network prediction performance based on hyper and hypo-DMSs. (E): </w:t>
      </w:r>
      <w:proofErr w:type="spellStart"/>
      <w:r w:rsidRPr="00AA74C7">
        <w:rPr>
          <w:rFonts w:ascii="Arial" w:hAnsi="Arial" w:cs="Arial"/>
          <w:sz w:val="22"/>
          <w:szCs w:val="22"/>
        </w:rPr>
        <w:t>tSNE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analysis </w:t>
      </w:r>
      <w:r w:rsidR="00794CAA">
        <w:rPr>
          <w:rFonts w:ascii="Arial" w:hAnsi="Arial" w:cs="Arial"/>
          <w:sz w:val="22"/>
          <w:szCs w:val="22"/>
        </w:rPr>
        <w:t xml:space="preserve">highlights </w:t>
      </w:r>
      <w:r w:rsidRPr="00AA74C7">
        <w:rPr>
          <w:rFonts w:ascii="Arial" w:hAnsi="Arial" w:cs="Arial"/>
          <w:sz w:val="22"/>
          <w:szCs w:val="22"/>
        </w:rPr>
        <w:t>the data structure and sample relationship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based on hyper-DMSs. (F): </w:t>
      </w:r>
      <w:proofErr w:type="spellStart"/>
      <w:r w:rsidRPr="00AA74C7">
        <w:rPr>
          <w:rFonts w:ascii="Arial" w:hAnsi="Arial" w:cs="Arial"/>
          <w:sz w:val="22"/>
          <w:szCs w:val="22"/>
        </w:rPr>
        <w:t>tSNE</w:t>
      </w:r>
      <w:proofErr w:type="spellEnd"/>
      <w:r w:rsidRPr="00AA74C7">
        <w:rPr>
          <w:rFonts w:ascii="Arial" w:hAnsi="Arial" w:cs="Arial"/>
          <w:sz w:val="22"/>
          <w:szCs w:val="22"/>
        </w:rPr>
        <w:t xml:space="preserve"> analysis </w:t>
      </w:r>
      <w:r w:rsidR="00794CAA">
        <w:rPr>
          <w:rFonts w:ascii="Arial" w:hAnsi="Arial" w:cs="Arial"/>
          <w:sz w:val="22"/>
          <w:szCs w:val="22"/>
        </w:rPr>
        <w:t>highlights</w:t>
      </w:r>
      <w:r w:rsidRPr="00AA74C7">
        <w:rPr>
          <w:rFonts w:ascii="Arial" w:hAnsi="Arial" w:cs="Arial"/>
          <w:sz w:val="22"/>
          <w:szCs w:val="22"/>
        </w:rPr>
        <w:t xml:space="preserve"> the data structure and sample relationship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based on hypo-DMSs. (G): </w:t>
      </w:r>
      <w:r w:rsidRPr="00AA74C7">
        <w:rPr>
          <w:rFonts w:ascii="Arial" w:hAnsi="Arial" w:cs="Arial"/>
          <w:sz w:val="22"/>
          <w:szCs w:val="22"/>
        </w:rPr>
        <w:t>Average methylation level of hyper and hypo-DMSs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(H): ROC curve of hyper-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 and hypo-</w:t>
      </w:r>
      <w:proofErr w:type="spellStart"/>
      <w:r w:rsidRPr="00AA74C7">
        <w:rPr>
          <w:rFonts w:ascii="Arial" w:eastAsiaTheme="minorEastAsia" w:hAnsi="Arial" w:cs="Arial"/>
          <w:kern w:val="2"/>
          <w:sz w:val="22"/>
          <w:szCs w:val="22"/>
        </w:rPr>
        <w:t>mBV</w:t>
      </w:r>
      <w:proofErr w:type="spellEnd"/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</w:p>
    <w:p w14:paraId="557E0189" w14:textId="5E0DCE7E" w:rsidR="00E87FD4" w:rsidRPr="00AA74C7" w:rsidRDefault="00E87FD4" w:rsidP="00592B32">
      <w:pPr>
        <w:jc w:val="both"/>
        <w:rPr>
          <w:rFonts w:ascii="Arial" w:hAnsi="Arial" w:cs="Arial"/>
          <w:sz w:val="22"/>
          <w:szCs w:val="22"/>
        </w:rPr>
      </w:pPr>
    </w:p>
    <w:p w14:paraId="6C5E943D" w14:textId="0BF7DCB5" w:rsidR="00E87FD4" w:rsidRPr="00AA74C7" w:rsidRDefault="007C1D42" w:rsidP="00592B32">
      <w:pPr>
        <w:pStyle w:val="HTMLPreformatted"/>
        <w:shd w:val="clear" w:color="auto" w:fill="FFFFFF"/>
        <w:jc w:val="center"/>
        <w:rPr>
          <w:rFonts w:ascii="Arial" w:eastAsiaTheme="minorEastAsia" w:hAnsi="Arial" w:cs="Arial"/>
          <w:kern w:val="2"/>
          <w:sz w:val="22"/>
          <w:szCs w:val="22"/>
        </w:rPr>
      </w:pPr>
      <w:r>
        <w:rPr>
          <w:noProof/>
          <w:lang w:eastAsia="en-US"/>
        </w:rPr>
        <w:lastRenderedPageBreak/>
        <w:drawing>
          <wp:inline distT="0" distB="0" distL="0" distR="0" wp14:anchorId="3902FFB8" wp14:editId="431914B4">
            <wp:extent cx="5159187" cy="666807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DC01" w14:textId="77777777" w:rsidR="00E87FD4" w:rsidRPr="00AA74C7" w:rsidRDefault="00E87FD4" w:rsidP="00592B32">
      <w:pPr>
        <w:pStyle w:val="HTMLPreformatted"/>
        <w:shd w:val="clear" w:color="auto" w:fill="FFFFFF"/>
        <w:jc w:val="both"/>
        <w:rPr>
          <w:rFonts w:ascii="Arial" w:eastAsiaTheme="minorEastAsia" w:hAnsi="Arial" w:cs="Arial"/>
          <w:kern w:val="2"/>
          <w:sz w:val="22"/>
          <w:szCs w:val="22"/>
        </w:rPr>
      </w:pPr>
    </w:p>
    <w:p w14:paraId="135FD09E" w14:textId="7F96ABCD" w:rsidR="007C1D42" w:rsidRDefault="00E87FD4" w:rsidP="00592B32">
      <w:pPr>
        <w:pStyle w:val="HTMLPreformatted"/>
        <w:shd w:val="clear" w:color="auto" w:fill="FFFFFF"/>
        <w:jc w:val="both"/>
        <w:rPr>
          <w:rFonts w:ascii="Arial" w:eastAsia="Arial" w:hAnsi="Arial" w:cs="Arial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Figure 4. DNA methylation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ADHFE1</w:t>
      </w:r>
      <w:r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ACSS3</w:t>
      </w:r>
      <w:r w:rsidRPr="00AA74C7">
        <w:rPr>
          <w:rFonts w:ascii="Arial" w:eastAsia="Arial" w:hAnsi="Arial" w:cs="Arial"/>
          <w:sz w:val="22"/>
          <w:szCs w:val="22"/>
        </w:rPr>
        <w:t xml:space="preserve"> in Normal, </w:t>
      </w:r>
      <w:r w:rsidR="006C47A1" w:rsidRPr="006C47A1">
        <w:rPr>
          <w:rFonts w:ascii="Arial" w:eastAsia="Arial" w:hAnsi="Arial" w:cs="Arial" w:hint="eastAsia"/>
          <w:sz w:val="22"/>
          <w:szCs w:val="22"/>
        </w:rPr>
        <w:t>Adenoma</w:t>
      </w:r>
      <w:r w:rsidR="00794CAA">
        <w:rPr>
          <w:rFonts w:ascii="Arial" w:eastAsia="Arial" w:hAnsi="Arial" w:cs="Arial"/>
          <w:sz w:val="22"/>
          <w:szCs w:val="22"/>
        </w:rPr>
        <w:t>,</w:t>
      </w:r>
      <w:r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6C47A1">
        <w:rPr>
          <w:rFonts w:ascii="Arial" w:eastAsia="Arial" w:hAnsi="Arial" w:cs="Arial"/>
          <w:sz w:val="22"/>
          <w:szCs w:val="22"/>
        </w:rPr>
        <w:t>Cancer</w:t>
      </w:r>
      <w:r w:rsidRPr="00AA74C7">
        <w:rPr>
          <w:rFonts w:ascii="Arial" w:eastAsia="Arial" w:hAnsi="Arial" w:cs="Arial"/>
          <w:sz w:val="22"/>
          <w:szCs w:val="22"/>
        </w:rPr>
        <w:t xml:space="preserve">. (A): </w:t>
      </w:r>
      <w:r w:rsidR="00794CAA">
        <w:rPr>
          <w:rFonts w:ascii="Arial" w:eastAsia="Arial" w:hAnsi="Arial" w:cs="Arial"/>
          <w:sz w:val="22"/>
          <w:szCs w:val="22"/>
        </w:rPr>
        <w:t>P</w:t>
      </w:r>
      <w:r w:rsidRPr="00AA74C7">
        <w:rPr>
          <w:rFonts w:ascii="Arial" w:eastAsia="Arial" w:hAnsi="Arial" w:cs="Arial"/>
          <w:sz w:val="22"/>
          <w:szCs w:val="22"/>
        </w:rPr>
        <w:t>athway of et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hanol degradation II</w:t>
      </w:r>
      <w:r w:rsidR="00B00DB6">
        <w:rPr>
          <w:rFonts w:ascii="Arial" w:eastAsiaTheme="minorEastAsia" w:hAnsi="Arial" w:cs="Arial"/>
          <w:kern w:val="2"/>
          <w:sz w:val="22"/>
          <w:szCs w:val="22"/>
        </w:rPr>
        <w:fldChar w:fldCharType="begin"/>
      </w:r>
      <w:r w:rsidR="00A47760">
        <w:rPr>
          <w:rFonts w:ascii="Arial" w:eastAsiaTheme="minorEastAsia" w:hAnsi="Arial" w:cs="Arial"/>
          <w:kern w:val="2"/>
          <w:sz w:val="22"/>
          <w:szCs w:val="22"/>
        </w:rPr>
        <w:instrText xml:space="preserve"> ADDIN EN.CITE &lt;EndNote&gt;&lt;Cite&gt;&lt;Author&gt;Kramer&lt;/Author&gt;&lt;Year&gt;2014&lt;/Year&gt;&lt;RecNum&gt;35&lt;/RecNum&gt;&lt;DisplayText&gt;&lt;style face="superscript"&gt;38&lt;/style&gt;&lt;/DisplayText&gt;&lt;record&gt;&lt;rec-number&gt;35&lt;/rec-number&gt;&lt;foreign-keys&gt;&lt;key app="EN" db-id="zffsxeepa00fpreedaupevsaw9eeftzdw009" timestamp="1562222645"&gt;35&lt;/key&gt;&lt;/foreign-keys&gt;&lt;ref-type name="Journal Article"&gt;17&lt;/ref-type&gt;&lt;contributors&gt;&lt;authors&gt;&lt;author&gt;Kramer, A.&lt;/author&gt;&lt;author&gt;Green, J.&lt;/author&gt;&lt;author&gt;Pollard, J., Jr.&lt;/author&gt;&lt;author&gt;Tugendreich, S.&lt;/author&gt;&lt;/authors&gt;&lt;/contributors&gt;&lt;auth-address&gt;Ingenuity Systems, 1700 Seaport Boulevard, Redwood City, CA and Translational and Experimental Medicine-Bioinformatics, Sanofi-Aventis, 270 Albany Street, Cambridge, MA, USA.&lt;/auth-address&gt;&lt;titles&gt;&lt;title&gt;Causal analysis approaches in Ingenuity Pathway Analysis&lt;/title&gt;&lt;secondary-title&gt;Bioinformatics&lt;/secondary-title&gt;&lt;/titles&gt;&lt;periodical&gt;&lt;full-title&gt;Bioinformatics&lt;/full-title&gt;&lt;/periodical&gt;&lt;pages&gt;523-30&lt;/pages&gt;&lt;volume&gt;30&lt;/volume&gt;&lt;number&gt;4&lt;/number&gt;&lt;edition&gt;2013/12/18&lt;/edition&gt;&lt;keywords&gt;&lt;keyword&gt;*Algorithms&lt;/keyword&gt;&lt;keyword&gt;Breast Neoplasms/genetics&lt;/keyword&gt;&lt;keyword&gt;Causality&lt;/keyword&gt;&lt;keyword&gt;*Computational Biology&lt;/keyword&gt;&lt;keyword&gt;Female&lt;/keyword&gt;&lt;keyword&gt;Gene Expression Profiling/methods&lt;/keyword&gt;&lt;keyword&gt;*Gene Regulatory Networks&lt;/keyword&gt;&lt;keyword&gt;Human Umbilical Vein Endothelial Cells/metabolism&lt;/keyword&gt;&lt;keyword&gt;Humans&lt;/keyword&gt;&lt;keyword&gt;Knowledge Bases&lt;/keyword&gt;&lt;keyword&gt;MCF-7 Cells&lt;/keyword&gt;&lt;/keywords&gt;&lt;dates&gt;&lt;year&gt;2014&lt;/year&gt;&lt;pub-dates&gt;&lt;date&gt;Feb 15&lt;/date&gt;&lt;/pub-dates&gt;&lt;/dates&gt;&lt;isbn&gt;1367-4811 (Electronic)&amp;#xD;1367-4803 (Linking)&lt;/isbn&gt;&lt;accession-num&gt;24336805&lt;/accession-num&gt;&lt;urls&gt;&lt;related-urls&gt;&lt;url&gt;https://www.ncbi.nlm.nih.gov/pubmed/24336805&lt;/url&gt;&lt;/related-urls&gt;&lt;/urls&gt;&lt;custom2&gt;PMC3928520&lt;/custom2&gt;&lt;electronic-resource-num&gt;10.1093/bioinformatics/btt703&lt;/electronic-resource-num&gt;&lt;/record&gt;&lt;/Cite&gt;&lt;/EndNote&gt;</w:instrText>
      </w:r>
      <w:r w:rsidR="00B00DB6">
        <w:rPr>
          <w:rFonts w:ascii="Arial" w:eastAsiaTheme="minorEastAsia" w:hAnsi="Arial" w:cs="Arial"/>
          <w:kern w:val="2"/>
          <w:sz w:val="22"/>
          <w:szCs w:val="22"/>
        </w:rPr>
        <w:fldChar w:fldCharType="separate"/>
      </w:r>
      <w:r w:rsidR="00A47760" w:rsidRPr="00A47760">
        <w:rPr>
          <w:rFonts w:ascii="Arial" w:eastAsiaTheme="minorEastAsia" w:hAnsi="Arial" w:cs="Arial"/>
          <w:noProof/>
          <w:kern w:val="2"/>
          <w:sz w:val="22"/>
          <w:szCs w:val="22"/>
          <w:vertAlign w:val="superscript"/>
        </w:rPr>
        <w:t>38</w:t>
      </w:r>
      <w:r w:rsidR="00B00DB6">
        <w:rPr>
          <w:rFonts w:ascii="Arial" w:eastAsiaTheme="minorEastAsia" w:hAnsi="Arial" w:cs="Arial"/>
          <w:kern w:val="2"/>
          <w:sz w:val="22"/>
          <w:szCs w:val="22"/>
        </w:rPr>
        <w:fldChar w:fldCharType="end"/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 w:rsidRPr="00AA74C7">
        <w:rPr>
          <w:rFonts w:ascii="Arial" w:eastAsia="Arial" w:hAnsi="Arial" w:cs="Arial"/>
          <w:sz w:val="22"/>
          <w:szCs w:val="22"/>
        </w:rPr>
        <w:t xml:space="preserve"> (B): </w:t>
      </w:r>
      <w:r w:rsidR="00794CAA">
        <w:rPr>
          <w:rFonts w:ascii="Arial" w:eastAsia="Arial" w:hAnsi="Arial" w:cs="Arial"/>
          <w:sz w:val="22"/>
          <w:szCs w:val="22"/>
        </w:rPr>
        <w:t>R</w:t>
      </w:r>
      <w:r w:rsidRPr="00AA74C7">
        <w:rPr>
          <w:rFonts w:ascii="Arial" w:eastAsia="Arial" w:hAnsi="Arial" w:cs="Arial"/>
          <w:sz w:val="22"/>
          <w:szCs w:val="22"/>
        </w:rPr>
        <w:t xml:space="preserve">elationship between DNA methylation and gene expression of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ADHFE1</w:t>
      </w:r>
      <w:r w:rsidRPr="00AA74C7">
        <w:rPr>
          <w:rFonts w:ascii="Arial" w:eastAsia="Arial" w:hAnsi="Arial" w:cs="Arial"/>
          <w:sz w:val="22"/>
          <w:szCs w:val="22"/>
        </w:rPr>
        <w:t xml:space="preserve">. (C): </w:t>
      </w:r>
      <w:r w:rsidR="00794CAA">
        <w:rPr>
          <w:rFonts w:ascii="Arial" w:eastAsia="Arial" w:hAnsi="Arial" w:cs="Arial"/>
          <w:sz w:val="22"/>
          <w:szCs w:val="22"/>
        </w:rPr>
        <w:t>R</w:t>
      </w:r>
      <w:r w:rsidRPr="00AA74C7">
        <w:rPr>
          <w:rFonts w:ascii="Arial" w:eastAsia="Arial" w:hAnsi="Arial" w:cs="Arial"/>
          <w:sz w:val="22"/>
          <w:szCs w:val="22"/>
        </w:rPr>
        <w:t xml:space="preserve">elationship between DNA methylation and gene expression of </w:t>
      </w:r>
      <w:r w:rsidR="000268C9" w:rsidRPr="00AA74C7">
        <w:rPr>
          <w:rFonts w:ascii="Arial" w:eastAsia="Arial" w:hAnsi="Arial" w:cs="Arial"/>
          <w:i/>
          <w:sz w:val="22"/>
          <w:szCs w:val="22"/>
        </w:rPr>
        <w:t>ACSS3</w:t>
      </w:r>
      <w:r w:rsidRPr="00AA74C7">
        <w:rPr>
          <w:rFonts w:ascii="Arial" w:eastAsia="Arial" w:hAnsi="Arial" w:cs="Arial"/>
          <w:sz w:val="22"/>
          <w:szCs w:val="22"/>
        </w:rPr>
        <w:t xml:space="preserve">. (D): </w:t>
      </w:r>
      <w:r w:rsidR="00C72FE7" w:rsidRPr="00AA74C7">
        <w:rPr>
          <w:rFonts w:ascii="Arial" w:eastAsia="Arial" w:hAnsi="Arial" w:cs="Arial"/>
          <w:sz w:val="22"/>
          <w:szCs w:val="22"/>
        </w:rPr>
        <w:t xml:space="preserve">Left </w:t>
      </w:r>
      <w:r w:rsidR="00794CAA">
        <w:rPr>
          <w:rFonts w:ascii="Arial" w:eastAsia="Arial" w:hAnsi="Arial" w:cs="Arial"/>
          <w:sz w:val="22"/>
          <w:szCs w:val="22"/>
        </w:rPr>
        <w:t>panel</w:t>
      </w:r>
      <w:r w:rsidR="00C72FE7" w:rsidRPr="00AA74C7">
        <w:rPr>
          <w:rFonts w:ascii="Arial" w:eastAsia="Arial" w:hAnsi="Arial" w:cs="Arial"/>
          <w:sz w:val="22"/>
          <w:szCs w:val="22"/>
        </w:rPr>
        <w:t xml:space="preserve"> is </w:t>
      </w:r>
      <w:r w:rsidR="003F2564" w:rsidRPr="00AA74C7">
        <w:rPr>
          <w:rFonts w:ascii="Arial" w:eastAsia="Arial" w:hAnsi="Arial" w:cs="Arial"/>
          <w:sz w:val="22"/>
          <w:szCs w:val="22"/>
        </w:rPr>
        <w:t>identification of cutoff</w:t>
      </w:r>
      <w:r w:rsidR="00794CAA">
        <w:rPr>
          <w:rFonts w:ascii="Arial" w:eastAsia="Arial" w:hAnsi="Arial" w:cs="Arial"/>
          <w:sz w:val="22"/>
          <w:szCs w:val="22"/>
        </w:rPr>
        <w:t xml:space="preserve"> where the</w:t>
      </w:r>
      <w:r w:rsidR="00255D6E">
        <w:rPr>
          <w:rFonts w:ascii="Arial" w:eastAsia="Arial" w:hAnsi="Arial" w:cs="Arial"/>
          <w:sz w:val="22"/>
          <w:szCs w:val="22"/>
        </w:rPr>
        <w:t xml:space="preserve"> 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X axis is sample number of classification error; Right </w:t>
      </w:r>
      <w:r w:rsidR="00794CAA">
        <w:rPr>
          <w:rFonts w:ascii="Arial" w:eastAsia="Arial" w:hAnsi="Arial" w:cs="Arial"/>
          <w:sz w:val="22"/>
          <w:szCs w:val="22"/>
        </w:rPr>
        <w:t>panel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is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</w:t>
      </w:r>
      <w:r w:rsidR="00794CAA">
        <w:rPr>
          <w:rFonts w:ascii="Arial" w:eastAsia="Arial" w:hAnsi="Arial" w:cs="Arial"/>
          <w:sz w:val="22"/>
          <w:szCs w:val="22"/>
        </w:rPr>
        <w:t>,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cancer samples.</w:t>
      </w:r>
      <w:r w:rsidRPr="00AA74C7">
        <w:rPr>
          <w:rFonts w:ascii="Arial" w:eastAsia="Arial" w:hAnsi="Arial" w:cs="Arial"/>
          <w:sz w:val="22"/>
          <w:szCs w:val="22"/>
        </w:rPr>
        <w:t xml:space="preserve"> (E): </w:t>
      </w:r>
      <w:proofErr w:type="spellStart"/>
      <w:r w:rsidR="00794CAA">
        <w:rPr>
          <w:rFonts w:ascii="Arial" w:eastAsia="Arial" w:hAnsi="Arial" w:cs="Arial"/>
          <w:sz w:val="22"/>
          <w:szCs w:val="22"/>
        </w:rPr>
        <w:t>H</w:t>
      </w:r>
      <w:r w:rsidR="003F2564" w:rsidRPr="00AA74C7">
        <w:rPr>
          <w:rFonts w:ascii="Arial" w:eastAsia="Arial" w:hAnsi="Arial" w:cs="Arial"/>
          <w:sz w:val="22"/>
          <w:szCs w:val="22"/>
        </w:rPr>
        <w:t>eatmap</w:t>
      </w:r>
      <w:proofErr w:type="spellEnd"/>
      <w:r w:rsidR="003F2564" w:rsidRPr="00AA74C7">
        <w:rPr>
          <w:rFonts w:ascii="Arial" w:eastAsia="Arial" w:hAnsi="Arial" w:cs="Arial"/>
          <w:sz w:val="22"/>
          <w:szCs w:val="22"/>
        </w:rPr>
        <w:t xml:space="preserve"> of sites within </w:t>
      </w:r>
      <w:r w:rsidR="003F2564" w:rsidRPr="00255D6E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promoter in normal, adenoma and cancer samples. (F): ROC of the prediction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for colorectal adenoma and can</w:t>
      </w:r>
      <w:r w:rsidR="00794CAA">
        <w:rPr>
          <w:rFonts w:ascii="Arial" w:eastAsia="Arial" w:hAnsi="Arial" w:cs="Arial"/>
          <w:sz w:val="22"/>
          <w:szCs w:val="22"/>
        </w:rPr>
        <w:t>c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er. (G):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ACSS3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</w:t>
      </w:r>
      <w:r w:rsidR="00794CAA">
        <w:rPr>
          <w:rFonts w:ascii="Arial" w:eastAsia="Arial" w:hAnsi="Arial" w:cs="Arial"/>
          <w:sz w:val="22"/>
          <w:szCs w:val="22"/>
        </w:rPr>
        <w:t>,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cancer samples. </w:t>
      </w:r>
    </w:p>
    <w:p w14:paraId="6583753A" w14:textId="36BA3458" w:rsidR="007C1D42" w:rsidRDefault="007C1D42" w:rsidP="00592B32">
      <w:pPr>
        <w:pStyle w:val="HTMLPreformatted"/>
        <w:shd w:val="clear" w:color="auto" w:fill="FFFFFF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  <w:lang w:eastAsia="en-US"/>
        </w:rPr>
        <w:lastRenderedPageBreak/>
        <w:drawing>
          <wp:inline distT="0" distB="0" distL="0" distR="0" wp14:anchorId="2076E019" wp14:editId="4780C92B">
            <wp:extent cx="6642100" cy="3406775"/>
            <wp:effectExtent l="0" t="0" r="635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BB44" w14:textId="1E58F1E3" w:rsidR="003F2564" w:rsidRPr="00AA74C7" w:rsidRDefault="007C1D42" w:rsidP="00592B32">
      <w:pPr>
        <w:pStyle w:val="HTMLPreformatted"/>
        <w:shd w:val="clear" w:color="auto" w:fill="FFFFFF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Theme="minorEastAsia" w:hAnsi="Arial" w:cs="Arial"/>
          <w:kern w:val="2"/>
          <w:sz w:val="22"/>
          <w:szCs w:val="22"/>
        </w:rPr>
        <w:t>Figure 5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.</w:t>
      </w:r>
      <w:r>
        <w:rPr>
          <w:rFonts w:ascii="Arial" w:eastAsiaTheme="minorEastAsia" w:hAnsi="Arial" w:cs="Arial"/>
          <w:kern w:val="2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C</w:t>
      </w:r>
      <w:r w:rsidRPr="00AA74C7">
        <w:rPr>
          <w:rFonts w:ascii="Arial" w:eastAsia="Arial" w:hAnsi="Arial" w:cs="Arial"/>
          <w:sz w:val="22"/>
          <w:szCs w:val="22"/>
        </w:rPr>
        <w:t xml:space="preserve">omparison of </w:t>
      </w:r>
      <w:r w:rsidRPr="00AA74C7">
        <w:rPr>
          <w:rFonts w:ascii="Arial" w:eastAsia="Arial" w:hAnsi="Arial" w:cs="Arial"/>
          <w:i/>
          <w:sz w:val="22"/>
          <w:szCs w:val="22"/>
        </w:rPr>
        <w:t>ADHFE1</w:t>
      </w:r>
      <w:r w:rsidRPr="00AA74C7">
        <w:rPr>
          <w:rFonts w:ascii="Arial" w:eastAsia="Arial" w:hAnsi="Arial" w:cs="Arial"/>
          <w:sz w:val="22"/>
          <w:szCs w:val="22"/>
        </w:rPr>
        <w:t xml:space="preserve"> and </w:t>
      </w:r>
      <w:r w:rsidRPr="00AA74C7">
        <w:rPr>
          <w:rFonts w:ascii="Arial" w:eastAsia="Arial" w:hAnsi="Arial" w:cs="Arial"/>
          <w:i/>
          <w:sz w:val="22"/>
          <w:szCs w:val="22"/>
        </w:rPr>
        <w:t>SEPT9</w:t>
      </w:r>
      <w:r>
        <w:rPr>
          <w:rFonts w:ascii="Arial" w:eastAsia="Arial" w:hAnsi="Arial" w:cs="Arial"/>
          <w:i/>
          <w:sz w:val="22"/>
          <w:szCs w:val="22"/>
        </w:rPr>
        <w:t>.</w:t>
      </w:r>
      <w:r>
        <w:rPr>
          <w:rFonts w:ascii="Arial" w:eastAsiaTheme="minorEastAsia" w:hAnsi="Arial" w:cs="Arial" w:hint="eastAsia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(A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): ROC comparison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ADHFE1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SEPT9</w:t>
      </w:r>
      <w:r>
        <w:rPr>
          <w:rFonts w:ascii="Arial" w:eastAsia="Arial" w:hAnsi="Arial" w:cs="Arial"/>
          <w:sz w:val="22"/>
          <w:szCs w:val="22"/>
        </w:rPr>
        <w:t>. (B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): DNA methylation of </w:t>
      </w:r>
      <w:r w:rsidR="003F2564" w:rsidRPr="00AA74C7">
        <w:rPr>
          <w:rFonts w:ascii="Arial" w:eastAsia="Arial" w:hAnsi="Arial" w:cs="Arial"/>
          <w:i/>
          <w:sz w:val="22"/>
          <w:szCs w:val="22"/>
        </w:rPr>
        <w:t>SEPT9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in normal, adenoma</w:t>
      </w:r>
      <w:r w:rsidR="00794CAA">
        <w:rPr>
          <w:rFonts w:ascii="Arial" w:eastAsia="Arial" w:hAnsi="Arial" w:cs="Arial"/>
          <w:sz w:val="22"/>
          <w:szCs w:val="22"/>
        </w:rPr>
        <w:t>,</w:t>
      </w:r>
      <w:r w:rsidR="003F2564" w:rsidRPr="00AA74C7">
        <w:rPr>
          <w:rFonts w:ascii="Arial" w:eastAsia="Arial" w:hAnsi="Arial" w:cs="Arial"/>
          <w:sz w:val="22"/>
          <w:szCs w:val="22"/>
        </w:rPr>
        <w:t xml:space="preserve"> and cancer samples.</w:t>
      </w:r>
    </w:p>
    <w:p w14:paraId="34FEDA1B" w14:textId="77777777" w:rsidR="00DE618A" w:rsidRPr="00AA74C7" w:rsidRDefault="00DE618A" w:rsidP="00592B32">
      <w:pPr>
        <w:jc w:val="both"/>
        <w:rPr>
          <w:rFonts w:ascii="Arial" w:hAnsi="Arial" w:cs="Arial"/>
          <w:sz w:val="22"/>
          <w:szCs w:val="22"/>
        </w:rPr>
      </w:pPr>
    </w:p>
    <w:p w14:paraId="10EC0D04" w14:textId="34277F6B" w:rsidR="007C3E92" w:rsidRPr="00AA74C7" w:rsidRDefault="007C3E92" w:rsidP="00592B32">
      <w:pPr>
        <w:pStyle w:val="HTMLPreformatted"/>
        <w:shd w:val="clear" w:color="auto" w:fill="FFFFFF"/>
        <w:jc w:val="both"/>
        <w:rPr>
          <w:rFonts w:ascii="Arial" w:eastAsiaTheme="minorEastAsia" w:hAnsi="Arial" w:cs="Arial"/>
          <w:kern w:val="2"/>
          <w:sz w:val="22"/>
          <w:szCs w:val="22"/>
        </w:rPr>
      </w:pPr>
      <w:r w:rsidRPr="00AA74C7">
        <w:rPr>
          <w:rFonts w:ascii="Arial" w:eastAsiaTheme="minorEastAsia" w:hAnsi="Arial" w:cs="Arial"/>
          <w:kern w:val="2"/>
          <w:sz w:val="22"/>
          <w:szCs w:val="22"/>
        </w:rPr>
        <w:t>Table 1. Prediction performan</w:t>
      </w:r>
      <w:r w:rsidR="00CB60AC">
        <w:rPr>
          <w:rFonts w:ascii="Arial" w:eastAsiaTheme="minorEastAsia" w:hAnsi="Arial" w:cs="Arial"/>
          <w:kern w:val="2"/>
          <w:sz w:val="22"/>
          <w:szCs w:val="22"/>
        </w:rPr>
        <w:t>ce based on hyper-DMS and hypo-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D</w:t>
      </w:r>
      <w:r w:rsidR="00CB60AC">
        <w:rPr>
          <w:rFonts w:ascii="Arial" w:eastAsiaTheme="minorEastAsia" w:hAnsi="Arial" w:cs="Arial"/>
          <w:kern w:val="2"/>
          <w:sz w:val="22"/>
          <w:szCs w:val="22"/>
        </w:rPr>
        <w:t>M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 xml:space="preserve">S to distinguish </w:t>
      </w:r>
      <w:r w:rsidR="00794CAA">
        <w:rPr>
          <w:rFonts w:ascii="Arial" w:eastAsiaTheme="minorEastAsia" w:hAnsi="Arial" w:cs="Arial"/>
          <w:kern w:val="2"/>
          <w:sz w:val="22"/>
          <w:szCs w:val="22"/>
        </w:rPr>
        <w:t xml:space="preserve">between </w:t>
      </w:r>
      <w:r w:rsidRPr="00AA74C7">
        <w:rPr>
          <w:rFonts w:ascii="Arial" w:eastAsiaTheme="minorEastAsia" w:hAnsi="Arial" w:cs="Arial"/>
          <w:kern w:val="2"/>
          <w:sz w:val="22"/>
          <w:szCs w:val="22"/>
        </w:rPr>
        <w:t>disease and normal</w:t>
      </w:r>
      <w:r w:rsidR="00794CAA">
        <w:rPr>
          <w:rFonts w:ascii="Arial" w:eastAsiaTheme="minorEastAsia" w:hAnsi="Arial" w:cs="Arial"/>
          <w:kern w:val="2"/>
          <w:sz w:val="22"/>
          <w:szCs w:val="22"/>
        </w:rPr>
        <w:t xml:space="preserve"> colorectal tissues.</w:t>
      </w:r>
    </w:p>
    <w:tbl>
      <w:tblPr>
        <w:tblW w:w="10088" w:type="dxa"/>
        <w:tblLook w:val="04A0" w:firstRow="1" w:lastRow="0" w:firstColumn="1" w:lastColumn="0" w:noHBand="0" w:noVBand="1"/>
      </w:tblPr>
      <w:tblGrid>
        <w:gridCol w:w="1920"/>
        <w:gridCol w:w="1388"/>
        <w:gridCol w:w="1600"/>
        <w:gridCol w:w="1158"/>
        <w:gridCol w:w="1142"/>
        <w:gridCol w:w="1320"/>
        <w:gridCol w:w="1560"/>
      </w:tblGrid>
      <w:tr w:rsidR="001F1606" w:rsidRPr="00AA74C7" w14:paraId="438B3E30" w14:textId="77777777" w:rsidTr="00801526">
        <w:trPr>
          <w:trHeight w:val="320"/>
        </w:trPr>
        <w:tc>
          <w:tcPr>
            <w:tcW w:w="19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ABC06C1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Model</w:t>
            </w:r>
          </w:p>
        </w:tc>
        <w:tc>
          <w:tcPr>
            <w:tcW w:w="1388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A5BEBB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Methylation</w:t>
            </w:r>
          </w:p>
        </w:tc>
        <w:tc>
          <w:tcPr>
            <w:tcW w:w="160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36E778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Observation</w:t>
            </w:r>
          </w:p>
        </w:tc>
        <w:tc>
          <w:tcPr>
            <w:tcW w:w="230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ECBB7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Prediction</w:t>
            </w:r>
          </w:p>
        </w:tc>
        <w:tc>
          <w:tcPr>
            <w:tcW w:w="132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7E1291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Sensitivity</w:t>
            </w:r>
          </w:p>
        </w:tc>
        <w:tc>
          <w:tcPr>
            <w:tcW w:w="156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3F11A5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Specificity</w:t>
            </w:r>
          </w:p>
        </w:tc>
      </w:tr>
      <w:tr w:rsidR="001F1606" w:rsidRPr="00AA74C7" w14:paraId="14FC346D" w14:textId="77777777" w:rsidTr="00801526">
        <w:trPr>
          <w:trHeight w:val="320"/>
        </w:trPr>
        <w:tc>
          <w:tcPr>
            <w:tcW w:w="19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FDD8A1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1072EE2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B9E531F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E7768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BAC2B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32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4CDBCE8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3D4C7A8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14:paraId="16B8A320" w14:textId="77777777" w:rsidTr="00801526">
        <w:trPr>
          <w:trHeight w:val="320"/>
        </w:trPr>
        <w:tc>
          <w:tcPr>
            <w:tcW w:w="19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3FC8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Random Forest</w:t>
            </w: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AE8EF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hyper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6ED4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B93EB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532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A8CE39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23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C3A5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0.959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63EEB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 xml:space="preserve">0.860 </w:t>
            </w:r>
          </w:p>
        </w:tc>
      </w:tr>
      <w:tr w:rsidR="001F1606" w:rsidRPr="00AA74C7" w14:paraId="3530273E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56CFB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6BE8E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22FE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843F7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39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3281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239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A7051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7AA59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14:paraId="052EE93B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5E39A3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5D9F7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hypo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17919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39959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507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D8B9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48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51EF5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0.914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68B69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0.601</w:t>
            </w:r>
          </w:p>
        </w:tc>
      </w:tr>
      <w:tr w:rsidR="001F1606" w:rsidRPr="00AA74C7" w14:paraId="5CB809C6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B624B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AC829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1A8E2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CD64CF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111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A13AD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167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5ACAE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27E639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14:paraId="049A60BA" w14:textId="77777777" w:rsidTr="00801526">
        <w:trPr>
          <w:trHeight w:val="320"/>
        </w:trPr>
        <w:tc>
          <w:tcPr>
            <w:tcW w:w="19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B5BCE8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Neural Network</w:t>
            </w: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0E72C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hyper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5E11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8C397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537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642CF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18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1E6AB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0.968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06D3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0.727</w:t>
            </w:r>
          </w:p>
        </w:tc>
      </w:tr>
      <w:tr w:rsidR="001F1606" w:rsidRPr="00AA74C7" w14:paraId="039B929F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17D643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7A3EA4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C1D6F2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5FD2B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76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227C6E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202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0C87A4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BC65D7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  <w:tr w:rsidR="001F1606" w:rsidRPr="00AA74C7" w14:paraId="4471D94D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548301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F327B6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hypo</w:t>
            </w: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B5078B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Disease</w:t>
            </w: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EF4A46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406</w:t>
            </w:r>
          </w:p>
        </w:tc>
        <w:tc>
          <w:tcPr>
            <w:tcW w:w="11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10CB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149</w:t>
            </w:r>
          </w:p>
        </w:tc>
        <w:tc>
          <w:tcPr>
            <w:tcW w:w="132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7508AB0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0.732</w:t>
            </w:r>
          </w:p>
        </w:tc>
        <w:tc>
          <w:tcPr>
            <w:tcW w:w="156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47E5581B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0.701</w:t>
            </w:r>
          </w:p>
        </w:tc>
      </w:tr>
      <w:tr w:rsidR="007C3E92" w:rsidRPr="00AA74C7" w14:paraId="305529B3" w14:textId="77777777" w:rsidTr="00801526">
        <w:trPr>
          <w:trHeight w:val="320"/>
        </w:trPr>
        <w:tc>
          <w:tcPr>
            <w:tcW w:w="19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EAA427A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388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4C5248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181415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Normal</w:t>
            </w:r>
          </w:p>
        </w:tc>
        <w:tc>
          <w:tcPr>
            <w:tcW w:w="11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C741D1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83</w:t>
            </w:r>
          </w:p>
        </w:tc>
        <w:tc>
          <w:tcPr>
            <w:tcW w:w="114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34E71C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  <w:r w:rsidRPr="00AA74C7">
              <w:rPr>
                <w:rFonts w:ascii="Arial" w:eastAsia="DengXian" w:hAnsi="Arial" w:cs="Arial"/>
                <w:sz w:val="22"/>
                <w:szCs w:val="22"/>
              </w:rPr>
              <w:t>195</w:t>
            </w:r>
          </w:p>
        </w:tc>
        <w:tc>
          <w:tcPr>
            <w:tcW w:w="132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B93047F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  <w:tc>
          <w:tcPr>
            <w:tcW w:w="156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220687D" w14:textId="77777777" w:rsidR="007C3E92" w:rsidRPr="00AA74C7" w:rsidRDefault="007C3E92" w:rsidP="00592B32">
            <w:pPr>
              <w:jc w:val="both"/>
              <w:rPr>
                <w:rFonts w:ascii="Arial" w:eastAsia="DengXian" w:hAnsi="Arial" w:cs="Arial"/>
                <w:sz w:val="22"/>
                <w:szCs w:val="22"/>
              </w:rPr>
            </w:pPr>
          </w:p>
        </w:tc>
      </w:tr>
    </w:tbl>
    <w:p w14:paraId="204A2EE3" w14:textId="51208094" w:rsidR="00D141FA" w:rsidRPr="00AA74C7" w:rsidRDefault="00D141FA" w:rsidP="00592B32">
      <w:pPr>
        <w:jc w:val="both"/>
        <w:rPr>
          <w:rFonts w:ascii="Arial" w:hAnsi="Arial" w:cs="Arial"/>
          <w:sz w:val="22"/>
          <w:szCs w:val="22"/>
        </w:rPr>
      </w:pPr>
    </w:p>
    <w:sectPr w:rsidR="00D141FA" w:rsidRPr="00AA74C7" w:rsidSect="00697A73">
      <w:footerReference w:type="default" r:id="rId19"/>
      <w:pgSz w:w="11900" w:h="16840"/>
      <w:pgMar w:top="720" w:right="720" w:bottom="720" w:left="720" w:header="851" w:footer="992" w:gutter="0"/>
      <w:lnNumType w:countBy="1" w:restart="continuous"/>
      <w:cols w:space="425"/>
      <w:docGrid w:type="lines" w:linePitch="326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36D9DDC" w16cid:durableId="2149F5E6"/>
  <w16cid:commentId w16cid:paraId="3C8F36CC" w16cid:durableId="2149F5E7"/>
  <w16cid:commentId w16cid:paraId="0BAAC4DB" w16cid:durableId="2149F5E8"/>
  <w16cid:commentId w16cid:paraId="34E71042" w16cid:durableId="2149F5E9"/>
  <w16cid:commentId w16cid:paraId="3BB297CF" w16cid:durableId="2149F5EA"/>
  <w16cid:commentId w16cid:paraId="0A80919F" w16cid:durableId="2149F5EB"/>
  <w16cid:commentId w16cid:paraId="03EDB659" w16cid:durableId="2149F5EC"/>
  <w16cid:commentId w16cid:paraId="535D7951" w16cid:durableId="2149F5ED"/>
  <w16cid:commentId w16cid:paraId="754E661E" w16cid:durableId="2149F5F0"/>
  <w16cid:commentId w16cid:paraId="4CC868D9" w16cid:durableId="2149F5F1"/>
  <w16cid:commentId w16cid:paraId="5828291C" w16cid:durableId="2149F5F2"/>
  <w16cid:commentId w16cid:paraId="6B6FB08E" w16cid:durableId="2149F5F4"/>
  <w16cid:commentId w16cid:paraId="20D03B2C" w16cid:durableId="2149F5F6"/>
  <w16cid:commentId w16cid:paraId="3D9A97D7" w16cid:durableId="2149F5F8"/>
  <w16cid:commentId w16cid:paraId="50F5552D" w16cid:durableId="2149F5F9"/>
  <w16cid:commentId w16cid:paraId="22147C57" w16cid:durableId="2149F5FA"/>
  <w16cid:commentId w16cid:paraId="5615CBE3" w16cid:durableId="2149F5FB"/>
  <w16cid:commentId w16cid:paraId="01954315" w16cid:durableId="2149F5FD"/>
  <w16cid:commentId w16cid:paraId="0BC136EA" w16cid:durableId="2149F5FE"/>
  <w16cid:commentId w16cid:paraId="468C49D1" w16cid:durableId="2149F600"/>
  <w16cid:commentId w16cid:paraId="4ECCEFCB" w16cid:durableId="2149F603"/>
  <w16cid:commentId w16cid:paraId="446CA4CF" w16cid:durableId="2149F604"/>
  <w16cid:commentId w16cid:paraId="44B3E1AD" w16cid:durableId="2149F605"/>
  <w16cid:commentId w16cid:paraId="02DC0838" w16cid:durableId="2149F606"/>
  <w16cid:commentId w16cid:paraId="7A15ADD5" w16cid:durableId="2149F607"/>
  <w16cid:commentId w16cid:paraId="63CAD2A5" w16cid:durableId="2149F608"/>
  <w16cid:commentId w16cid:paraId="34DA1F86" w16cid:durableId="2149F60B"/>
  <w16cid:commentId w16cid:paraId="422619E5" w16cid:durableId="2149F60C"/>
  <w16cid:commentId w16cid:paraId="4145A380" w16cid:durableId="2149F60D"/>
  <w16cid:commentId w16cid:paraId="584210A3" w16cid:durableId="2149F60E"/>
  <w16cid:commentId w16cid:paraId="00ACC261" w16cid:durableId="2149F60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D47D3D" w14:textId="77777777" w:rsidR="004D1780" w:rsidRDefault="004D1780" w:rsidP="00773B1D">
      <w:r>
        <w:separator/>
      </w:r>
    </w:p>
  </w:endnote>
  <w:endnote w:type="continuationSeparator" w:id="0">
    <w:p w14:paraId="54DA314A" w14:textId="77777777" w:rsidR="004D1780" w:rsidRDefault="004D1780" w:rsidP="00773B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662389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F32DF1" w14:textId="57675C75" w:rsidR="00A30948" w:rsidRDefault="00A3094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47E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50BE0973" w14:textId="77777777" w:rsidR="00A30948" w:rsidRDefault="00A309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EAD734" w14:textId="77777777" w:rsidR="004D1780" w:rsidRDefault="004D1780" w:rsidP="00773B1D">
      <w:r>
        <w:separator/>
      </w:r>
    </w:p>
  </w:footnote>
  <w:footnote w:type="continuationSeparator" w:id="0">
    <w:p w14:paraId="337F9F30" w14:textId="77777777" w:rsidR="004D1780" w:rsidRDefault="004D1780" w:rsidP="00773B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21D43"/>
    <w:multiLevelType w:val="hybridMultilevel"/>
    <w:tmpl w:val="761C99C4"/>
    <w:lvl w:ilvl="0" w:tplc="92147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C6A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C8FF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1EFA3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CAC5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98BD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5E4A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E4C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6808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73345C"/>
    <w:multiLevelType w:val="multilevel"/>
    <w:tmpl w:val="761C99C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2927C0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81334E"/>
    <w:multiLevelType w:val="multilevel"/>
    <w:tmpl w:val="DE12E298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5A307D5"/>
    <w:multiLevelType w:val="hybridMultilevel"/>
    <w:tmpl w:val="4290F7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BD846A3"/>
    <w:multiLevelType w:val="hybridMultilevel"/>
    <w:tmpl w:val="7E26D8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D2458"/>
    <w:multiLevelType w:val="hybridMultilevel"/>
    <w:tmpl w:val="49D8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3F6744"/>
    <w:multiLevelType w:val="hybridMultilevel"/>
    <w:tmpl w:val="DE12E298"/>
    <w:lvl w:ilvl="0" w:tplc="7DA23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5E0D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5C3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1AAD8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0AE9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5944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D865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B86F8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C6BD0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CF67AC9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C13BDE"/>
    <w:multiLevelType w:val="hybridMultilevel"/>
    <w:tmpl w:val="03AC3E1A"/>
    <w:lvl w:ilvl="0" w:tplc="B5807932">
      <w:start w:val="1"/>
      <w:numFmt w:val="decimal"/>
      <w:lvlText w:val="%1)"/>
      <w:lvlJc w:val="left"/>
      <w:pPr>
        <w:ind w:left="720" w:hanging="360"/>
      </w:pPr>
      <w:rPr>
        <w:rFonts w:eastAsia="SimSu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5466B6"/>
    <w:multiLevelType w:val="hybridMultilevel"/>
    <w:tmpl w:val="22EC1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6A725D0"/>
    <w:multiLevelType w:val="hybridMultilevel"/>
    <w:tmpl w:val="49D86F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B34550"/>
    <w:multiLevelType w:val="hybridMultilevel"/>
    <w:tmpl w:val="96B2B032"/>
    <w:lvl w:ilvl="0" w:tplc="DA324C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85BE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EACA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0606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2AB3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2447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ADA9F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1E12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EE67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8"/>
  </w:num>
  <w:num w:numId="3">
    <w:abstractNumId w:val="2"/>
  </w:num>
  <w:num w:numId="4">
    <w:abstractNumId w:val="11"/>
  </w:num>
  <w:num w:numId="5">
    <w:abstractNumId w:val="6"/>
  </w:num>
  <w:num w:numId="6">
    <w:abstractNumId w:val="5"/>
  </w:num>
  <w:num w:numId="7">
    <w:abstractNumId w:val="12"/>
  </w:num>
  <w:num w:numId="8">
    <w:abstractNumId w:val="0"/>
  </w:num>
  <w:num w:numId="9">
    <w:abstractNumId w:val="1"/>
  </w:num>
  <w:num w:numId="10">
    <w:abstractNumId w:val="7"/>
  </w:num>
  <w:num w:numId="11">
    <w:abstractNumId w:val="3"/>
  </w:num>
  <w:num w:numId="12">
    <w:abstractNumId w:val="10"/>
  </w:num>
  <w:num w:numId="1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Fan Jian">
    <w15:presenceInfo w15:providerId="Windows Live" w15:userId="b22468c725ebd61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JAMA Copy&lt;/Style&gt;&lt;LeftDelim&gt;{&lt;/LeftDelim&gt;&lt;RightDelim&gt;}&lt;/RightDelim&gt;&lt;FontName&gt;宋体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ffsxeepa00fpreedaupevsaw9eeftzdw009&quot;&gt;My EndNote Library-CRC&lt;record-ids&gt;&lt;item&gt;1&lt;/item&gt;&lt;item&gt;2&lt;/item&gt;&lt;item&gt;3&lt;/item&gt;&lt;item&gt;7&lt;/item&gt;&lt;item&gt;9&lt;/item&gt;&lt;item&gt;10&lt;/item&gt;&lt;item&gt;11&lt;/item&gt;&lt;item&gt;18&lt;/item&gt;&lt;item&gt;19&lt;/item&gt;&lt;item&gt;21&lt;/item&gt;&lt;item&gt;22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3&lt;/item&gt;&lt;item&gt;34&lt;/item&gt;&lt;item&gt;35&lt;/item&gt;&lt;item&gt;36&lt;/item&gt;&lt;item&gt;37&lt;/item&gt;&lt;item&gt;38&lt;/item&gt;&lt;item&gt;39&lt;/item&gt;&lt;item&gt;40&lt;/item&gt;&lt;item&gt;41&lt;/item&gt;&lt;item&gt;42&lt;/item&gt;&lt;item&gt;43&lt;/item&gt;&lt;item&gt;44&lt;/item&gt;&lt;item&gt;45&lt;/item&gt;&lt;item&gt;46&lt;/item&gt;&lt;item&gt;47&lt;/item&gt;&lt;item&gt;48&lt;/item&gt;&lt;item&gt;51&lt;/item&gt;&lt;item&gt;52&lt;/item&gt;&lt;item&gt;53&lt;/item&gt;&lt;item&gt;56&lt;/item&gt;&lt;item&gt;57&lt;/item&gt;&lt;item&gt;58&lt;/item&gt;&lt;item&gt;59&lt;/item&gt;&lt;item&gt;60&lt;/item&gt;&lt;item&gt;61&lt;/item&gt;&lt;/record-ids&gt;&lt;/item&gt;&lt;/Libraries&gt;"/>
  </w:docVars>
  <w:rsids>
    <w:rsidRoot w:val="0089090A"/>
    <w:rsid w:val="00001032"/>
    <w:rsid w:val="00001BE7"/>
    <w:rsid w:val="000021EF"/>
    <w:rsid w:val="00003056"/>
    <w:rsid w:val="0000488A"/>
    <w:rsid w:val="00007767"/>
    <w:rsid w:val="00012712"/>
    <w:rsid w:val="00012799"/>
    <w:rsid w:val="00016CC3"/>
    <w:rsid w:val="00021897"/>
    <w:rsid w:val="000268C9"/>
    <w:rsid w:val="00027FAD"/>
    <w:rsid w:val="00040163"/>
    <w:rsid w:val="00040C21"/>
    <w:rsid w:val="00041AD3"/>
    <w:rsid w:val="00044F5C"/>
    <w:rsid w:val="000461F4"/>
    <w:rsid w:val="00050739"/>
    <w:rsid w:val="00052670"/>
    <w:rsid w:val="00054047"/>
    <w:rsid w:val="00055AEA"/>
    <w:rsid w:val="000576F5"/>
    <w:rsid w:val="00061D00"/>
    <w:rsid w:val="00062B10"/>
    <w:rsid w:val="00062B8B"/>
    <w:rsid w:val="00062CDC"/>
    <w:rsid w:val="0006643C"/>
    <w:rsid w:val="00070DAA"/>
    <w:rsid w:val="00074021"/>
    <w:rsid w:val="000809F6"/>
    <w:rsid w:val="00080FA6"/>
    <w:rsid w:val="00083B1A"/>
    <w:rsid w:val="0008577E"/>
    <w:rsid w:val="00091ED7"/>
    <w:rsid w:val="00096C2E"/>
    <w:rsid w:val="000A00F3"/>
    <w:rsid w:val="000A12A2"/>
    <w:rsid w:val="000A230B"/>
    <w:rsid w:val="000B27EB"/>
    <w:rsid w:val="000B282D"/>
    <w:rsid w:val="000B3FE0"/>
    <w:rsid w:val="000B4047"/>
    <w:rsid w:val="000B5D48"/>
    <w:rsid w:val="000C26FB"/>
    <w:rsid w:val="000D6504"/>
    <w:rsid w:val="000E11A0"/>
    <w:rsid w:val="000E1B22"/>
    <w:rsid w:val="000E497C"/>
    <w:rsid w:val="000E76D7"/>
    <w:rsid w:val="000F06EC"/>
    <w:rsid w:val="000F0C28"/>
    <w:rsid w:val="000F0C57"/>
    <w:rsid w:val="000F47BC"/>
    <w:rsid w:val="000F5031"/>
    <w:rsid w:val="000F7CBE"/>
    <w:rsid w:val="001005EA"/>
    <w:rsid w:val="00100FF9"/>
    <w:rsid w:val="001038B0"/>
    <w:rsid w:val="001050CE"/>
    <w:rsid w:val="00105BA5"/>
    <w:rsid w:val="001072E3"/>
    <w:rsid w:val="00107569"/>
    <w:rsid w:val="00120713"/>
    <w:rsid w:val="001218F4"/>
    <w:rsid w:val="00121E25"/>
    <w:rsid w:val="00126042"/>
    <w:rsid w:val="00131915"/>
    <w:rsid w:val="00131BA8"/>
    <w:rsid w:val="00131DAE"/>
    <w:rsid w:val="00141923"/>
    <w:rsid w:val="00147CB2"/>
    <w:rsid w:val="00147DC3"/>
    <w:rsid w:val="001515E7"/>
    <w:rsid w:val="00155494"/>
    <w:rsid w:val="00156145"/>
    <w:rsid w:val="0017309A"/>
    <w:rsid w:val="00175652"/>
    <w:rsid w:val="00176445"/>
    <w:rsid w:val="001773D3"/>
    <w:rsid w:val="0018002D"/>
    <w:rsid w:val="00180F99"/>
    <w:rsid w:val="001849AE"/>
    <w:rsid w:val="00184DF1"/>
    <w:rsid w:val="001A1B68"/>
    <w:rsid w:val="001A3091"/>
    <w:rsid w:val="001A5A65"/>
    <w:rsid w:val="001A6659"/>
    <w:rsid w:val="001A6DCB"/>
    <w:rsid w:val="001A74F1"/>
    <w:rsid w:val="001C1E2E"/>
    <w:rsid w:val="001D0A11"/>
    <w:rsid w:val="001D1605"/>
    <w:rsid w:val="001E13AA"/>
    <w:rsid w:val="001E30E1"/>
    <w:rsid w:val="001E5A98"/>
    <w:rsid w:val="001E7B8F"/>
    <w:rsid w:val="001F1606"/>
    <w:rsid w:val="001F17B7"/>
    <w:rsid w:val="001F3908"/>
    <w:rsid w:val="00200FEE"/>
    <w:rsid w:val="0020464D"/>
    <w:rsid w:val="00204C26"/>
    <w:rsid w:val="0021046C"/>
    <w:rsid w:val="00212325"/>
    <w:rsid w:val="00212E92"/>
    <w:rsid w:val="00214D0B"/>
    <w:rsid w:val="0022371D"/>
    <w:rsid w:val="00224416"/>
    <w:rsid w:val="00226E92"/>
    <w:rsid w:val="00233196"/>
    <w:rsid w:val="002344F4"/>
    <w:rsid w:val="00237846"/>
    <w:rsid w:val="00241815"/>
    <w:rsid w:val="00242187"/>
    <w:rsid w:val="0024399B"/>
    <w:rsid w:val="00244B7F"/>
    <w:rsid w:val="002477EE"/>
    <w:rsid w:val="00250CF9"/>
    <w:rsid w:val="00255B2A"/>
    <w:rsid w:val="00255D6E"/>
    <w:rsid w:val="002647E8"/>
    <w:rsid w:val="002657C6"/>
    <w:rsid w:val="00266D0F"/>
    <w:rsid w:val="0027159C"/>
    <w:rsid w:val="00271D33"/>
    <w:rsid w:val="00272DA9"/>
    <w:rsid w:val="00275FF1"/>
    <w:rsid w:val="002767B5"/>
    <w:rsid w:val="0027718F"/>
    <w:rsid w:val="0027790C"/>
    <w:rsid w:val="00281350"/>
    <w:rsid w:val="00282DB1"/>
    <w:rsid w:val="002860D2"/>
    <w:rsid w:val="002865D9"/>
    <w:rsid w:val="00290869"/>
    <w:rsid w:val="002959E5"/>
    <w:rsid w:val="0029698B"/>
    <w:rsid w:val="002A47E5"/>
    <w:rsid w:val="002A519D"/>
    <w:rsid w:val="002A7750"/>
    <w:rsid w:val="002B0EAD"/>
    <w:rsid w:val="002B1447"/>
    <w:rsid w:val="002B7C2E"/>
    <w:rsid w:val="002C04D3"/>
    <w:rsid w:val="002C0EC8"/>
    <w:rsid w:val="002C1801"/>
    <w:rsid w:val="002C1AFF"/>
    <w:rsid w:val="002C4FDF"/>
    <w:rsid w:val="002C5A7B"/>
    <w:rsid w:val="002D3B90"/>
    <w:rsid w:val="002D40B6"/>
    <w:rsid w:val="002D4994"/>
    <w:rsid w:val="002E3073"/>
    <w:rsid w:val="002E482F"/>
    <w:rsid w:val="002E5382"/>
    <w:rsid w:val="002F06A9"/>
    <w:rsid w:val="002F26BA"/>
    <w:rsid w:val="002F4BEB"/>
    <w:rsid w:val="002F4C09"/>
    <w:rsid w:val="002F65E7"/>
    <w:rsid w:val="002F7076"/>
    <w:rsid w:val="00303FF8"/>
    <w:rsid w:val="0031084F"/>
    <w:rsid w:val="003114B1"/>
    <w:rsid w:val="0031237A"/>
    <w:rsid w:val="00312F56"/>
    <w:rsid w:val="003156D3"/>
    <w:rsid w:val="00315F7A"/>
    <w:rsid w:val="0032042B"/>
    <w:rsid w:val="00324E5E"/>
    <w:rsid w:val="00326140"/>
    <w:rsid w:val="0033186C"/>
    <w:rsid w:val="00333B60"/>
    <w:rsid w:val="00335A9C"/>
    <w:rsid w:val="00342249"/>
    <w:rsid w:val="003423ED"/>
    <w:rsid w:val="00342667"/>
    <w:rsid w:val="00350BE4"/>
    <w:rsid w:val="003527E8"/>
    <w:rsid w:val="003535D0"/>
    <w:rsid w:val="00363DBE"/>
    <w:rsid w:val="0036554C"/>
    <w:rsid w:val="00366ADA"/>
    <w:rsid w:val="003707AC"/>
    <w:rsid w:val="003719FB"/>
    <w:rsid w:val="00375FAD"/>
    <w:rsid w:val="00376553"/>
    <w:rsid w:val="00382868"/>
    <w:rsid w:val="00383730"/>
    <w:rsid w:val="003841FD"/>
    <w:rsid w:val="00384397"/>
    <w:rsid w:val="00387959"/>
    <w:rsid w:val="00391AD7"/>
    <w:rsid w:val="003960DF"/>
    <w:rsid w:val="003B12DB"/>
    <w:rsid w:val="003B4DB1"/>
    <w:rsid w:val="003B50FB"/>
    <w:rsid w:val="003C5AC7"/>
    <w:rsid w:val="003C6100"/>
    <w:rsid w:val="003C635F"/>
    <w:rsid w:val="003D2439"/>
    <w:rsid w:val="003F2564"/>
    <w:rsid w:val="003F2A45"/>
    <w:rsid w:val="004005F6"/>
    <w:rsid w:val="004053CA"/>
    <w:rsid w:val="00406390"/>
    <w:rsid w:val="00412B10"/>
    <w:rsid w:val="00413B78"/>
    <w:rsid w:val="0041437C"/>
    <w:rsid w:val="0041625C"/>
    <w:rsid w:val="004179D1"/>
    <w:rsid w:val="00422153"/>
    <w:rsid w:val="00423D91"/>
    <w:rsid w:val="00424367"/>
    <w:rsid w:val="004245CD"/>
    <w:rsid w:val="00426C2D"/>
    <w:rsid w:val="004270D3"/>
    <w:rsid w:val="00432A35"/>
    <w:rsid w:val="00432AB9"/>
    <w:rsid w:val="00433553"/>
    <w:rsid w:val="00433C17"/>
    <w:rsid w:val="0044021B"/>
    <w:rsid w:val="00440249"/>
    <w:rsid w:val="004404F9"/>
    <w:rsid w:val="00440BCB"/>
    <w:rsid w:val="004436CD"/>
    <w:rsid w:val="0044627E"/>
    <w:rsid w:val="004479B3"/>
    <w:rsid w:val="004564F5"/>
    <w:rsid w:val="0046236C"/>
    <w:rsid w:val="004623E9"/>
    <w:rsid w:val="00464CDD"/>
    <w:rsid w:val="00475509"/>
    <w:rsid w:val="00476B04"/>
    <w:rsid w:val="004770D7"/>
    <w:rsid w:val="004844A3"/>
    <w:rsid w:val="00493CD2"/>
    <w:rsid w:val="00497341"/>
    <w:rsid w:val="004A0799"/>
    <w:rsid w:val="004A248D"/>
    <w:rsid w:val="004A7D9F"/>
    <w:rsid w:val="004B211F"/>
    <w:rsid w:val="004B442C"/>
    <w:rsid w:val="004C0508"/>
    <w:rsid w:val="004C1948"/>
    <w:rsid w:val="004C6F9B"/>
    <w:rsid w:val="004D1780"/>
    <w:rsid w:val="004D1A1C"/>
    <w:rsid w:val="004D453C"/>
    <w:rsid w:val="004D4A78"/>
    <w:rsid w:val="004E2CBD"/>
    <w:rsid w:val="004E2FDE"/>
    <w:rsid w:val="004E6ACD"/>
    <w:rsid w:val="004F19D8"/>
    <w:rsid w:val="004F2163"/>
    <w:rsid w:val="004F44FD"/>
    <w:rsid w:val="004F47D4"/>
    <w:rsid w:val="00502C60"/>
    <w:rsid w:val="00503288"/>
    <w:rsid w:val="005036BF"/>
    <w:rsid w:val="005127C1"/>
    <w:rsid w:val="00513880"/>
    <w:rsid w:val="005219E2"/>
    <w:rsid w:val="00522B0B"/>
    <w:rsid w:val="0052352F"/>
    <w:rsid w:val="00526D0E"/>
    <w:rsid w:val="00527313"/>
    <w:rsid w:val="0053281F"/>
    <w:rsid w:val="00550A47"/>
    <w:rsid w:val="00551C72"/>
    <w:rsid w:val="005544C8"/>
    <w:rsid w:val="00557F40"/>
    <w:rsid w:val="00565874"/>
    <w:rsid w:val="00565D54"/>
    <w:rsid w:val="00567E10"/>
    <w:rsid w:val="00570D85"/>
    <w:rsid w:val="005711BF"/>
    <w:rsid w:val="00571CC8"/>
    <w:rsid w:val="00571F05"/>
    <w:rsid w:val="00572555"/>
    <w:rsid w:val="00572598"/>
    <w:rsid w:val="00576AAC"/>
    <w:rsid w:val="00581676"/>
    <w:rsid w:val="00581F7C"/>
    <w:rsid w:val="00582641"/>
    <w:rsid w:val="00582DE8"/>
    <w:rsid w:val="00583022"/>
    <w:rsid w:val="005850C6"/>
    <w:rsid w:val="00592B32"/>
    <w:rsid w:val="005934F5"/>
    <w:rsid w:val="00597B8C"/>
    <w:rsid w:val="005A0073"/>
    <w:rsid w:val="005A070B"/>
    <w:rsid w:val="005A0C44"/>
    <w:rsid w:val="005A596A"/>
    <w:rsid w:val="005A65CE"/>
    <w:rsid w:val="005B2613"/>
    <w:rsid w:val="005B48AA"/>
    <w:rsid w:val="005B5FE3"/>
    <w:rsid w:val="005B763E"/>
    <w:rsid w:val="005C0250"/>
    <w:rsid w:val="005C30C8"/>
    <w:rsid w:val="005C3AE2"/>
    <w:rsid w:val="005C3E8E"/>
    <w:rsid w:val="005C56D6"/>
    <w:rsid w:val="005C624F"/>
    <w:rsid w:val="005D2A3D"/>
    <w:rsid w:val="005D6D8A"/>
    <w:rsid w:val="005D70EF"/>
    <w:rsid w:val="005E444B"/>
    <w:rsid w:val="005F0DC4"/>
    <w:rsid w:val="005F107B"/>
    <w:rsid w:val="005F357B"/>
    <w:rsid w:val="005F35D6"/>
    <w:rsid w:val="005F75B3"/>
    <w:rsid w:val="006010F8"/>
    <w:rsid w:val="0060420C"/>
    <w:rsid w:val="00606828"/>
    <w:rsid w:val="00611E8A"/>
    <w:rsid w:val="00615DF7"/>
    <w:rsid w:val="00622F7E"/>
    <w:rsid w:val="00624CB2"/>
    <w:rsid w:val="0062526F"/>
    <w:rsid w:val="0062696D"/>
    <w:rsid w:val="006308B6"/>
    <w:rsid w:val="00632290"/>
    <w:rsid w:val="00637729"/>
    <w:rsid w:val="0064077F"/>
    <w:rsid w:val="0064391A"/>
    <w:rsid w:val="00645704"/>
    <w:rsid w:val="006457BC"/>
    <w:rsid w:val="00663114"/>
    <w:rsid w:val="006645C4"/>
    <w:rsid w:val="00666E60"/>
    <w:rsid w:val="0067017C"/>
    <w:rsid w:val="00673EFA"/>
    <w:rsid w:val="0067462E"/>
    <w:rsid w:val="00674A98"/>
    <w:rsid w:val="00677B6D"/>
    <w:rsid w:val="0068186B"/>
    <w:rsid w:val="00684CD4"/>
    <w:rsid w:val="0068755A"/>
    <w:rsid w:val="00695731"/>
    <w:rsid w:val="00696055"/>
    <w:rsid w:val="006967FD"/>
    <w:rsid w:val="00697A73"/>
    <w:rsid w:val="006A0874"/>
    <w:rsid w:val="006A1486"/>
    <w:rsid w:val="006A33B9"/>
    <w:rsid w:val="006A5425"/>
    <w:rsid w:val="006A78C8"/>
    <w:rsid w:val="006B0086"/>
    <w:rsid w:val="006B1ADE"/>
    <w:rsid w:val="006B49C6"/>
    <w:rsid w:val="006B5E1E"/>
    <w:rsid w:val="006C24A2"/>
    <w:rsid w:val="006C47A1"/>
    <w:rsid w:val="006D3959"/>
    <w:rsid w:val="006D48B3"/>
    <w:rsid w:val="006D7D01"/>
    <w:rsid w:val="006E06A3"/>
    <w:rsid w:val="006E33D3"/>
    <w:rsid w:val="006E3F42"/>
    <w:rsid w:val="006E601C"/>
    <w:rsid w:val="006E7D8A"/>
    <w:rsid w:val="006F2C66"/>
    <w:rsid w:val="006F6B0B"/>
    <w:rsid w:val="006F7D5A"/>
    <w:rsid w:val="007029C8"/>
    <w:rsid w:val="00705AAF"/>
    <w:rsid w:val="007062AA"/>
    <w:rsid w:val="00706C0D"/>
    <w:rsid w:val="00710606"/>
    <w:rsid w:val="00710DE0"/>
    <w:rsid w:val="0071177E"/>
    <w:rsid w:val="00713390"/>
    <w:rsid w:val="007144CB"/>
    <w:rsid w:val="00716901"/>
    <w:rsid w:val="00717049"/>
    <w:rsid w:val="00717BAE"/>
    <w:rsid w:val="007212F5"/>
    <w:rsid w:val="00721322"/>
    <w:rsid w:val="00721705"/>
    <w:rsid w:val="00722210"/>
    <w:rsid w:val="00723AB9"/>
    <w:rsid w:val="00724D32"/>
    <w:rsid w:val="00725662"/>
    <w:rsid w:val="00726F8B"/>
    <w:rsid w:val="0072736B"/>
    <w:rsid w:val="007302D3"/>
    <w:rsid w:val="00731795"/>
    <w:rsid w:val="00731BB7"/>
    <w:rsid w:val="00743D48"/>
    <w:rsid w:val="00745EA7"/>
    <w:rsid w:val="0074703B"/>
    <w:rsid w:val="00747E71"/>
    <w:rsid w:val="00754854"/>
    <w:rsid w:val="00756507"/>
    <w:rsid w:val="007621A3"/>
    <w:rsid w:val="00762D0C"/>
    <w:rsid w:val="00763AEC"/>
    <w:rsid w:val="00764528"/>
    <w:rsid w:val="0077393D"/>
    <w:rsid w:val="00773B1D"/>
    <w:rsid w:val="0077526A"/>
    <w:rsid w:val="00775350"/>
    <w:rsid w:val="00777158"/>
    <w:rsid w:val="00785627"/>
    <w:rsid w:val="00786DC0"/>
    <w:rsid w:val="00794CAA"/>
    <w:rsid w:val="007A1D9A"/>
    <w:rsid w:val="007A34ED"/>
    <w:rsid w:val="007A702E"/>
    <w:rsid w:val="007B06AE"/>
    <w:rsid w:val="007B3196"/>
    <w:rsid w:val="007B7635"/>
    <w:rsid w:val="007C1D42"/>
    <w:rsid w:val="007C3E92"/>
    <w:rsid w:val="007C5952"/>
    <w:rsid w:val="007C59B1"/>
    <w:rsid w:val="007C7B9D"/>
    <w:rsid w:val="007D202F"/>
    <w:rsid w:val="007D4051"/>
    <w:rsid w:val="007D7102"/>
    <w:rsid w:val="007E7ADF"/>
    <w:rsid w:val="007F2477"/>
    <w:rsid w:val="007F5633"/>
    <w:rsid w:val="007F59E1"/>
    <w:rsid w:val="00801526"/>
    <w:rsid w:val="008104CB"/>
    <w:rsid w:val="0081325D"/>
    <w:rsid w:val="00816400"/>
    <w:rsid w:val="0081723F"/>
    <w:rsid w:val="00823739"/>
    <w:rsid w:val="0082668A"/>
    <w:rsid w:val="00830E1B"/>
    <w:rsid w:val="00832CE7"/>
    <w:rsid w:val="00835B76"/>
    <w:rsid w:val="00835F74"/>
    <w:rsid w:val="008378E1"/>
    <w:rsid w:val="00841104"/>
    <w:rsid w:val="00844A48"/>
    <w:rsid w:val="008452E3"/>
    <w:rsid w:val="008519EF"/>
    <w:rsid w:val="0086011E"/>
    <w:rsid w:val="008606F2"/>
    <w:rsid w:val="00864CB3"/>
    <w:rsid w:val="00864E73"/>
    <w:rsid w:val="008671F4"/>
    <w:rsid w:val="00870549"/>
    <w:rsid w:val="0087514B"/>
    <w:rsid w:val="008766D6"/>
    <w:rsid w:val="00882B33"/>
    <w:rsid w:val="00884525"/>
    <w:rsid w:val="0089090A"/>
    <w:rsid w:val="008913DA"/>
    <w:rsid w:val="008922B0"/>
    <w:rsid w:val="00893AAF"/>
    <w:rsid w:val="0089639C"/>
    <w:rsid w:val="008B0C57"/>
    <w:rsid w:val="008B2466"/>
    <w:rsid w:val="008B2BCA"/>
    <w:rsid w:val="008B4D20"/>
    <w:rsid w:val="008B50E2"/>
    <w:rsid w:val="008B5B90"/>
    <w:rsid w:val="008C0195"/>
    <w:rsid w:val="008C51DA"/>
    <w:rsid w:val="008C5FD2"/>
    <w:rsid w:val="008D03BA"/>
    <w:rsid w:val="008D066A"/>
    <w:rsid w:val="008D0731"/>
    <w:rsid w:val="008D1243"/>
    <w:rsid w:val="008D2263"/>
    <w:rsid w:val="008D4D6D"/>
    <w:rsid w:val="008E0279"/>
    <w:rsid w:val="008E1390"/>
    <w:rsid w:val="008E4646"/>
    <w:rsid w:val="008F0C2C"/>
    <w:rsid w:val="008F1C56"/>
    <w:rsid w:val="008F2D79"/>
    <w:rsid w:val="008F4CA3"/>
    <w:rsid w:val="008F5FF7"/>
    <w:rsid w:val="008F62FA"/>
    <w:rsid w:val="009000F6"/>
    <w:rsid w:val="00900649"/>
    <w:rsid w:val="009036D6"/>
    <w:rsid w:val="00903BBA"/>
    <w:rsid w:val="00905268"/>
    <w:rsid w:val="00913E0C"/>
    <w:rsid w:val="00913E75"/>
    <w:rsid w:val="00922F21"/>
    <w:rsid w:val="009243C4"/>
    <w:rsid w:val="009248EF"/>
    <w:rsid w:val="0093550D"/>
    <w:rsid w:val="00936557"/>
    <w:rsid w:val="0094359C"/>
    <w:rsid w:val="0094468E"/>
    <w:rsid w:val="009446D3"/>
    <w:rsid w:val="00953186"/>
    <w:rsid w:val="0095704A"/>
    <w:rsid w:val="00977AFF"/>
    <w:rsid w:val="00986464"/>
    <w:rsid w:val="009867FF"/>
    <w:rsid w:val="00991DA1"/>
    <w:rsid w:val="009A2E2D"/>
    <w:rsid w:val="009A3C7F"/>
    <w:rsid w:val="009A6457"/>
    <w:rsid w:val="009B777C"/>
    <w:rsid w:val="009C14B1"/>
    <w:rsid w:val="009C2AA9"/>
    <w:rsid w:val="009D08D9"/>
    <w:rsid w:val="009D78BC"/>
    <w:rsid w:val="009D7F36"/>
    <w:rsid w:val="009E09CE"/>
    <w:rsid w:val="009E17B5"/>
    <w:rsid w:val="009F0197"/>
    <w:rsid w:val="009F042F"/>
    <w:rsid w:val="009F3D43"/>
    <w:rsid w:val="00A008E2"/>
    <w:rsid w:val="00A03CB4"/>
    <w:rsid w:val="00A04E47"/>
    <w:rsid w:val="00A135E4"/>
    <w:rsid w:val="00A20AED"/>
    <w:rsid w:val="00A236E8"/>
    <w:rsid w:val="00A257EF"/>
    <w:rsid w:val="00A26E8D"/>
    <w:rsid w:val="00A30948"/>
    <w:rsid w:val="00A317E1"/>
    <w:rsid w:val="00A318D5"/>
    <w:rsid w:val="00A31A8A"/>
    <w:rsid w:val="00A344B2"/>
    <w:rsid w:val="00A372C9"/>
    <w:rsid w:val="00A41876"/>
    <w:rsid w:val="00A430E9"/>
    <w:rsid w:val="00A4460C"/>
    <w:rsid w:val="00A46910"/>
    <w:rsid w:val="00A475D0"/>
    <w:rsid w:val="00A47760"/>
    <w:rsid w:val="00A5045A"/>
    <w:rsid w:val="00A53321"/>
    <w:rsid w:val="00A53CDE"/>
    <w:rsid w:val="00A639CF"/>
    <w:rsid w:val="00A640F6"/>
    <w:rsid w:val="00A64496"/>
    <w:rsid w:val="00A67B7D"/>
    <w:rsid w:val="00A67DB6"/>
    <w:rsid w:val="00A72275"/>
    <w:rsid w:val="00A72503"/>
    <w:rsid w:val="00A73853"/>
    <w:rsid w:val="00A77D20"/>
    <w:rsid w:val="00A8098C"/>
    <w:rsid w:val="00A87621"/>
    <w:rsid w:val="00A96933"/>
    <w:rsid w:val="00AA040D"/>
    <w:rsid w:val="00AA0E29"/>
    <w:rsid w:val="00AA205C"/>
    <w:rsid w:val="00AA3789"/>
    <w:rsid w:val="00AA587C"/>
    <w:rsid w:val="00AA633E"/>
    <w:rsid w:val="00AA6FC0"/>
    <w:rsid w:val="00AA74C7"/>
    <w:rsid w:val="00AB0D6A"/>
    <w:rsid w:val="00AB0EA6"/>
    <w:rsid w:val="00AB6B6A"/>
    <w:rsid w:val="00AC056E"/>
    <w:rsid w:val="00AC1A19"/>
    <w:rsid w:val="00AD1194"/>
    <w:rsid w:val="00AD2F31"/>
    <w:rsid w:val="00AE31D8"/>
    <w:rsid w:val="00AE442F"/>
    <w:rsid w:val="00AE53F3"/>
    <w:rsid w:val="00AE7F64"/>
    <w:rsid w:val="00AF03F3"/>
    <w:rsid w:val="00AF0C9B"/>
    <w:rsid w:val="00AF5E91"/>
    <w:rsid w:val="00B00DB6"/>
    <w:rsid w:val="00B02001"/>
    <w:rsid w:val="00B05BC1"/>
    <w:rsid w:val="00B11C83"/>
    <w:rsid w:val="00B13F75"/>
    <w:rsid w:val="00B15A3B"/>
    <w:rsid w:val="00B16DC5"/>
    <w:rsid w:val="00B217E5"/>
    <w:rsid w:val="00B21D36"/>
    <w:rsid w:val="00B2304B"/>
    <w:rsid w:val="00B25E17"/>
    <w:rsid w:val="00B327E0"/>
    <w:rsid w:val="00B35CE6"/>
    <w:rsid w:val="00B36EA7"/>
    <w:rsid w:val="00B3722A"/>
    <w:rsid w:val="00B37DA4"/>
    <w:rsid w:val="00B40EB5"/>
    <w:rsid w:val="00B40EEC"/>
    <w:rsid w:val="00B473B9"/>
    <w:rsid w:val="00B4741D"/>
    <w:rsid w:val="00B55BF8"/>
    <w:rsid w:val="00B55E20"/>
    <w:rsid w:val="00B569EB"/>
    <w:rsid w:val="00B61E0A"/>
    <w:rsid w:val="00B62D48"/>
    <w:rsid w:val="00B64B46"/>
    <w:rsid w:val="00B64B84"/>
    <w:rsid w:val="00B66264"/>
    <w:rsid w:val="00B668A3"/>
    <w:rsid w:val="00B70528"/>
    <w:rsid w:val="00B7798C"/>
    <w:rsid w:val="00B80E58"/>
    <w:rsid w:val="00B84286"/>
    <w:rsid w:val="00B85A4E"/>
    <w:rsid w:val="00BA0BDE"/>
    <w:rsid w:val="00BB0062"/>
    <w:rsid w:val="00BB26DD"/>
    <w:rsid w:val="00BC06A1"/>
    <w:rsid w:val="00BC2476"/>
    <w:rsid w:val="00BC3A47"/>
    <w:rsid w:val="00BD0380"/>
    <w:rsid w:val="00BD1080"/>
    <w:rsid w:val="00BD1114"/>
    <w:rsid w:val="00BD5387"/>
    <w:rsid w:val="00BE2825"/>
    <w:rsid w:val="00BE34A2"/>
    <w:rsid w:val="00BE3D90"/>
    <w:rsid w:val="00BF1A9B"/>
    <w:rsid w:val="00BF3A0A"/>
    <w:rsid w:val="00BF3E08"/>
    <w:rsid w:val="00BF423C"/>
    <w:rsid w:val="00C025E6"/>
    <w:rsid w:val="00C047AC"/>
    <w:rsid w:val="00C1110B"/>
    <w:rsid w:val="00C11308"/>
    <w:rsid w:val="00C13A0B"/>
    <w:rsid w:val="00C1487C"/>
    <w:rsid w:val="00C212D1"/>
    <w:rsid w:val="00C21CA7"/>
    <w:rsid w:val="00C22925"/>
    <w:rsid w:val="00C24F48"/>
    <w:rsid w:val="00C33218"/>
    <w:rsid w:val="00C36596"/>
    <w:rsid w:val="00C4510D"/>
    <w:rsid w:val="00C45DD1"/>
    <w:rsid w:val="00C46DCD"/>
    <w:rsid w:val="00C531B9"/>
    <w:rsid w:val="00C567D6"/>
    <w:rsid w:val="00C62EE0"/>
    <w:rsid w:val="00C71B18"/>
    <w:rsid w:val="00C72EB1"/>
    <w:rsid w:val="00C72FE7"/>
    <w:rsid w:val="00C73F6C"/>
    <w:rsid w:val="00C8036E"/>
    <w:rsid w:val="00C81243"/>
    <w:rsid w:val="00C87CF6"/>
    <w:rsid w:val="00C94C50"/>
    <w:rsid w:val="00CA474B"/>
    <w:rsid w:val="00CA4E95"/>
    <w:rsid w:val="00CA7039"/>
    <w:rsid w:val="00CB061B"/>
    <w:rsid w:val="00CB3AD5"/>
    <w:rsid w:val="00CB60AC"/>
    <w:rsid w:val="00CC080D"/>
    <w:rsid w:val="00CC26C7"/>
    <w:rsid w:val="00CC3368"/>
    <w:rsid w:val="00CC3E4C"/>
    <w:rsid w:val="00CC4BF8"/>
    <w:rsid w:val="00CC6B95"/>
    <w:rsid w:val="00CD3741"/>
    <w:rsid w:val="00CE50B1"/>
    <w:rsid w:val="00CE54A7"/>
    <w:rsid w:val="00CE5826"/>
    <w:rsid w:val="00CE69ED"/>
    <w:rsid w:val="00CF3D8B"/>
    <w:rsid w:val="00CF5087"/>
    <w:rsid w:val="00CF69A2"/>
    <w:rsid w:val="00CF709E"/>
    <w:rsid w:val="00D03363"/>
    <w:rsid w:val="00D05C67"/>
    <w:rsid w:val="00D05FDC"/>
    <w:rsid w:val="00D06038"/>
    <w:rsid w:val="00D060E9"/>
    <w:rsid w:val="00D06699"/>
    <w:rsid w:val="00D141FA"/>
    <w:rsid w:val="00D1667F"/>
    <w:rsid w:val="00D25AAF"/>
    <w:rsid w:val="00D4029F"/>
    <w:rsid w:val="00D45FDB"/>
    <w:rsid w:val="00D4616A"/>
    <w:rsid w:val="00D47BCB"/>
    <w:rsid w:val="00D5179C"/>
    <w:rsid w:val="00D5349C"/>
    <w:rsid w:val="00D57763"/>
    <w:rsid w:val="00D602DC"/>
    <w:rsid w:val="00D64837"/>
    <w:rsid w:val="00D83EA7"/>
    <w:rsid w:val="00D932E1"/>
    <w:rsid w:val="00D97890"/>
    <w:rsid w:val="00D97D34"/>
    <w:rsid w:val="00DA3EBA"/>
    <w:rsid w:val="00DA5F37"/>
    <w:rsid w:val="00DA7073"/>
    <w:rsid w:val="00DB3EE0"/>
    <w:rsid w:val="00DB5DF6"/>
    <w:rsid w:val="00DD1CC8"/>
    <w:rsid w:val="00DD3117"/>
    <w:rsid w:val="00DD66BF"/>
    <w:rsid w:val="00DD6D90"/>
    <w:rsid w:val="00DE0000"/>
    <w:rsid w:val="00DE1B33"/>
    <w:rsid w:val="00DE326B"/>
    <w:rsid w:val="00DE4627"/>
    <w:rsid w:val="00DE58C9"/>
    <w:rsid w:val="00DE618A"/>
    <w:rsid w:val="00DF0626"/>
    <w:rsid w:val="00DF3651"/>
    <w:rsid w:val="00E00493"/>
    <w:rsid w:val="00E040B1"/>
    <w:rsid w:val="00E06C89"/>
    <w:rsid w:val="00E07192"/>
    <w:rsid w:val="00E12BC2"/>
    <w:rsid w:val="00E151AB"/>
    <w:rsid w:val="00E20B2B"/>
    <w:rsid w:val="00E21D97"/>
    <w:rsid w:val="00E22AC1"/>
    <w:rsid w:val="00E2315A"/>
    <w:rsid w:val="00E25E6F"/>
    <w:rsid w:val="00E31D38"/>
    <w:rsid w:val="00E3421D"/>
    <w:rsid w:val="00E35A67"/>
    <w:rsid w:val="00E428A0"/>
    <w:rsid w:val="00E45DAB"/>
    <w:rsid w:val="00E47BE2"/>
    <w:rsid w:val="00E47C6A"/>
    <w:rsid w:val="00E536C8"/>
    <w:rsid w:val="00E60B2F"/>
    <w:rsid w:val="00E61BB9"/>
    <w:rsid w:val="00E65DC3"/>
    <w:rsid w:val="00E67740"/>
    <w:rsid w:val="00E71F9C"/>
    <w:rsid w:val="00E822D5"/>
    <w:rsid w:val="00E83A32"/>
    <w:rsid w:val="00E841EC"/>
    <w:rsid w:val="00E851FD"/>
    <w:rsid w:val="00E86F97"/>
    <w:rsid w:val="00E87FD4"/>
    <w:rsid w:val="00E94ED5"/>
    <w:rsid w:val="00E95E6C"/>
    <w:rsid w:val="00E965E9"/>
    <w:rsid w:val="00E96A82"/>
    <w:rsid w:val="00EA1EB1"/>
    <w:rsid w:val="00EA2DA1"/>
    <w:rsid w:val="00EA731A"/>
    <w:rsid w:val="00EB5FD2"/>
    <w:rsid w:val="00EC258A"/>
    <w:rsid w:val="00ED2DDC"/>
    <w:rsid w:val="00ED4191"/>
    <w:rsid w:val="00ED47E5"/>
    <w:rsid w:val="00EE2497"/>
    <w:rsid w:val="00EE306C"/>
    <w:rsid w:val="00EE467A"/>
    <w:rsid w:val="00EE57A7"/>
    <w:rsid w:val="00EE5923"/>
    <w:rsid w:val="00EE6840"/>
    <w:rsid w:val="00EF2CED"/>
    <w:rsid w:val="00EF38B1"/>
    <w:rsid w:val="00EF56BA"/>
    <w:rsid w:val="00EF5CE9"/>
    <w:rsid w:val="00F00C2B"/>
    <w:rsid w:val="00F07169"/>
    <w:rsid w:val="00F136CC"/>
    <w:rsid w:val="00F147F6"/>
    <w:rsid w:val="00F1646F"/>
    <w:rsid w:val="00F2054F"/>
    <w:rsid w:val="00F21B10"/>
    <w:rsid w:val="00F23823"/>
    <w:rsid w:val="00F25014"/>
    <w:rsid w:val="00F30383"/>
    <w:rsid w:val="00F32309"/>
    <w:rsid w:val="00F329D8"/>
    <w:rsid w:val="00F3398E"/>
    <w:rsid w:val="00F36804"/>
    <w:rsid w:val="00F406D3"/>
    <w:rsid w:val="00F42959"/>
    <w:rsid w:val="00F44BF9"/>
    <w:rsid w:val="00F60277"/>
    <w:rsid w:val="00F6173C"/>
    <w:rsid w:val="00F62F33"/>
    <w:rsid w:val="00F71CE9"/>
    <w:rsid w:val="00F76E83"/>
    <w:rsid w:val="00F80442"/>
    <w:rsid w:val="00F82655"/>
    <w:rsid w:val="00F83089"/>
    <w:rsid w:val="00F86AD5"/>
    <w:rsid w:val="00F90355"/>
    <w:rsid w:val="00F91E76"/>
    <w:rsid w:val="00F92D2C"/>
    <w:rsid w:val="00F935A9"/>
    <w:rsid w:val="00FA793C"/>
    <w:rsid w:val="00FB06B5"/>
    <w:rsid w:val="00FB22E0"/>
    <w:rsid w:val="00FB583E"/>
    <w:rsid w:val="00FC650F"/>
    <w:rsid w:val="00FD351C"/>
    <w:rsid w:val="00FD3BEB"/>
    <w:rsid w:val="00FD41D4"/>
    <w:rsid w:val="00FD6D0A"/>
    <w:rsid w:val="00FE08F6"/>
    <w:rsid w:val="00FE1705"/>
    <w:rsid w:val="00FE5190"/>
    <w:rsid w:val="00FE5305"/>
    <w:rsid w:val="00FE5536"/>
    <w:rsid w:val="00FE5B09"/>
    <w:rsid w:val="00FE7F8B"/>
    <w:rsid w:val="00FF0561"/>
    <w:rsid w:val="00FF1EB7"/>
    <w:rsid w:val="00FF3BC0"/>
    <w:rsid w:val="00FF4588"/>
    <w:rsid w:val="00FF7406"/>
    <w:rsid w:val="00FF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55F51DF"/>
  <w15:chartTrackingRefBased/>
  <w15:docId w15:val="{36499BE2-E17C-4B9C-BBCE-7B8527373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315A"/>
    <w:rPr>
      <w:rFonts w:ascii="SimSun" w:eastAsia="SimSun" w:hAnsi="SimSun" w:cs="SimSun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11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309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89090A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89090A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909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9090A"/>
    <w:rPr>
      <w:rFonts w:ascii="SimSun" w:eastAsia="SimSun" w:hAnsi="SimSun" w:cs="SimSun"/>
      <w:kern w:val="0"/>
    </w:rPr>
  </w:style>
  <w:style w:type="character" w:styleId="Hyperlink">
    <w:name w:val="Hyperlink"/>
    <w:basedOn w:val="DefaultParagraphFont"/>
    <w:uiPriority w:val="99"/>
    <w:unhideWhenUsed/>
    <w:rsid w:val="0089090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021E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21EF"/>
    <w:rPr>
      <w:rFonts w:ascii="SimSun" w:eastAsia="SimSun" w:hAnsi="SimSun" w:cs="SimSun"/>
      <w:kern w:val="0"/>
      <w:sz w:val="18"/>
      <w:szCs w:val="18"/>
    </w:rPr>
  </w:style>
  <w:style w:type="paragraph" w:styleId="Revision">
    <w:name w:val="Revision"/>
    <w:hidden/>
    <w:uiPriority w:val="99"/>
    <w:semiHidden/>
    <w:rsid w:val="00F3398E"/>
    <w:rPr>
      <w:rFonts w:ascii="SimSun" w:eastAsia="SimSun" w:hAnsi="SimSun" w:cs="SimSun"/>
      <w:kern w:val="0"/>
    </w:rPr>
  </w:style>
  <w:style w:type="character" w:styleId="Strong">
    <w:name w:val="Strong"/>
    <w:basedOn w:val="DefaultParagraphFont"/>
    <w:uiPriority w:val="22"/>
    <w:qFormat/>
    <w:rsid w:val="004270D3"/>
    <w:rPr>
      <w:b/>
      <w:bCs/>
    </w:rPr>
  </w:style>
  <w:style w:type="character" w:customStyle="1" w:styleId="apple-converted-space">
    <w:name w:val="apple-converted-space"/>
    <w:basedOn w:val="DefaultParagraphFont"/>
    <w:rsid w:val="004270D3"/>
  </w:style>
  <w:style w:type="character" w:styleId="CommentReference">
    <w:name w:val="annotation reference"/>
    <w:basedOn w:val="DefaultParagraphFont"/>
    <w:uiPriority w:val="99"/>
    <w:semiHidden/>
    <w:unhideWhenUsed/>
    <w:rsid w:val="00062B1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62B1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62B10"/>
    <w:rPr>
      <w:rFonts w:ascii="SimSun" w:eastAsia="SimSun" w:hAnsi="SimSun" w:cs="SimSun"/>
      <w:kern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2B1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2B10"/>
    <w:rPr>
      <w:rFonts w:ascii="SimSun" w:eastAsia="SimSun" w:hAnsi="SimSun" w:cs="SimSun"/>
      <w:b/>
      <w:bCs/>
      <w:kern w:val="0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309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</w:rPr>
  </w:style>
  <w:style w:type="paragraph" w:styleId="ListParagraph">
    <w:name w:val="List Paragraph"/>
    <w:basedOn w:val="Normal"/>
    <w:uiPriority w:val="34"/>
    <w:qFormat/>
    <w:rsid w:val="00E65DC3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7C59B1"/>
    <w:rPr>
      <w:i/>
      <w:iCs/>
      <w:color w:val="404040" w:themeColor="text1" w:themeTint="BF"/>
    </w:rPr>
  </w:style>
  <w:style w:type="paragraph" w:customStyle="1" w:styleId="EndNoteBibliographyTitle">
    <w:name w:val="EndNote Bibliography Title"/>
    <w:basedOn w:val="Normal"/>
    <w:link w:val="EndNoteBibliographyTitle0"/>
    <w:rsid w:val="005B48AA"/>
    <w:pPr>
      <w:jc w:val="center"/>
    </w:pPr>
    <w:rPr>
      <w:noProof/>
    </w:rPr>
  </w:style>
  <w:style w:type="character" w:customStyle="1" w:styleId="EndNoteBibliographyTitle0">
    <w:name w:val="EndNote Bibliography Title 字符"/>
    <w:basedOn w:val="DefaultParagraphFont"/>
    <w:link w:val="EndNoteBibliographyTitle"/>
    <w:rsid w:val="005B48AA"/>
    <w:rPr>
      <w:rFonts w:ascii="SimSun" w:eastAsia="SimSun" w:hAnsi="SimSun" w:cs="SimSun"/>
      <w:noProof/>
      <w:kern w:val="0"/>
    </w:rPr>
  </w:style>
  <w:style w:type="paragraph" w:customStyle="1" w:styleId="EndNoteBibliography">
    <w:name w:val="EndNote Bibliography"/>
    <w:basedOn w:val="Normal"/>
    <w:link w:val="EndNoteBibliography0"/>
    <w:rsid w:val="005B48AA"/>
    <w:rPr>
      <w:noProof/>
    </w:rPr>
  </w:style>
  <w:style w:type="character" w:customStyle="1" w:styleId="EndNoteBibliography0">
    <w:name w:val="EndNote Bibliography 字符"/>
    <w:basedOn w:val="DefaultParagraphFont"/>
    <w:link w:val="EndNoteBibliography"/>
    <w:rsid w:val="005B48AA"/>
    <w:rPr>
      <w:rFonts w:ascii="SimSun" w:eastAsia="SimSun" w:hAnsi="SimSun" w:cs="SimSun"/>
      <w:noProof/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DD3117"/>
    <w:rPr>
      <w:rFonts w:ascii="SimSun" w:eastAsia="SimSun" w:hAnsi="SimSun" w:cs="SimSun"/>
      <w:b/>
      <w:bCs/>
      <w:kern w:val="44"/>
      <w:sz w:val="44"/>
      <w:szCs w:val="44"/>
    </w:rPr>
  </w:style>
  <w:style w:type="character" w:styleId="Emphasis">
    <w:name w:val="Emphasis"/>
    <w:basedOn w:val="DefaultParagraphFont"/>
    <w:uiPriority w:val="20"/>
    <w:qFormat/>
    <w:rsid w:val="00105BA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773B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73B1D"/>
    <w:rPr>
      <w:rFonts w:ascii="SimSun" w:eastAsia="SimSun" w:hAnsi="SimSun" w:cs="SimSun"/>
      <w:kern w:val="0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73B1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73B1D"/>
    <w:rPr>
      <w:rFonts w:ascii="SimSun" w:eastAsia="SimSun" w:hAnsi="SimSun" w:cs="SimSun"/>
      <w:kern w:val="0"/>
      <w:sz w:val="18"/>
      <w:szCs w:val="18"/>
    </w:rPr>
  </w:style>
  <w:style w:type="character" w:customStyle="1" w:styleId="rcptname2">
    <w:name w:val="rcptname2"/>
    <w:basedOn w:val="DefaultParagraphFont"/>
    <w:rsid w:val="005036BF"/>
  </w:style>
  <w:style w:type="character" w:styleId="LineNumber">
    <w:name w:val="line number"/>
    <w:basedOn w:val="DefaultParagraphFont"/>
    <w:uiPriority w:val="99"/>
    <w:semiHidden/>
    <w:unhideWhenUsed/>
    <w:rsid w:val="00697A73"/>
  </w:style>
  <w:style w:type="paragraph" w:styleId="NormalWeb">
    <w:name w:val="Normal (Web)"/>
    <w:basedOn w:val="Normal"/>
    <w:uiPriority w:val="99"/>
    <w:semiHidden/>
    <w:unhideWhenUsed/>
    <w:rsid w:val="002B7C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105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02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936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605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8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80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04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5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754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07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882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110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7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zeng@big.ac.cn" TargetMode="External"/><Relationship Id="rId13" Type="http://schemas.openxmlformats.org/officeDocument/2006/relationships/hyperlink" Target="https://david.ncifcrf.gov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Adenoma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Regulation_of_transcription_in_cancer" TargetMode="External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yperlink" Target="mailto:dakezhang@gmail.com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dingshigang222@163.com" TargetMode="External"/><Relationship Id="rId14" Type="http://schemas.openxmlformats.org/officeDocument/2006/relationships/image" Target="media/image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FCF88-0B5E-4B5E-B2F9-D5152A3647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BC188DFC.dotm</Template>
  <TotalTime>20</TotalTime>
  <Pages>24</Pages>
  <Words>11234</Words>
  <Characters>64040</Characters>
  <Application>Microsoft Office Word</Application>
  <DocSecurity>0</DocSecurity>
  <Lines>533</Lines>
  <Paragraphs>150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Guo, Shicheng</cp:lastModifiedBy>
  <cp:revision>4</cp:revision>
  <dcterms:created xsi:type="dcterms:W3CDTF">2019-10-21T16:38:00Z</dcterms:created>
  <dcterms:modified xsi:type="dcterms:W3CDTF">2019-10-22T19:53:00Z</dcterms:modified>
</cp:coreProperties>
</file>