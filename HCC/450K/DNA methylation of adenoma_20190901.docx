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Default="00041AD3" w:rsidP="0089090A">
      <w:pPr>
        <w:jc w:val="both"/>
        <w:rPr>
          <w:rFonts w:ascii="Arial" w:hAnsi="Arial" w:cs="Arial"/>
          <w:b/>
          <w:sz w:val="22"/>
          <w:szCs w:val="22"/>
        </w:rPr>
      </w:pPr>
      <w:r w:rsidRPr="0081723F">
        <w:rPr>
          <w:rFonts w:ascii="Arial" w:hAnsi="Arial" w:cs="Arial"/>
          <w:b/>
          <w:sz w:val="22"/>
          <w:szCs w:val="22"/>
        </w:rPr>
        <w:t>G</w:t>
      </w:r>
      <w:r w:rsidR="00F32309" w:rsidRPr="0081723F">
        <w:rPr>
          <w:rFonts w:ascii="Arial" w:hAnsi="Arial" w:cs="Arial"/>
          <w:b/>
          <w:sz w:val="22"/>
          <w:szCs w:val="22"/>
        </w:rPr>
        <w:t>enome-wi</w:t>
      </w:r>
      <w:r w:rsidR="008766D6" w:rsidRPr="0081723F">
        <w:rPr>
          <w:rFonts w:ascii="Arial" w:hAnsi="Arial" w:cs="Arial"/>
          <w:b/>
          <w:sz w:val="22"/>
          <w:szCs w:val="22"/>
        </w:rPr>
        <w:t xml:space="preserve">de </w:t>
      </w:r>
      <w:r w:rsidR="008B50E2">
        <w:rPr>
          <w:rFonts w:ascii="Arial" w:hAnsi="Arial" w:cs="Arial"/>
          <w:b/>
          <w:sz w:val="22"/>
          <w:szCs w:val="22"/>
        </w:rPr>
        <w:t xml:space="preserve">DNA </w:t>
      </w:r>
      <w:r w:rsidR="008766D6" w:rsidRPr="0081723F">
        <w:rPr>
          <w:rFonts w:ascii="Arial" w:hAnsi="Arial" w:cs="Arial"/>
          <w:b/>
          <w:sz w:val="22"/>
          <w:szCs w:val="22"/>
        </w:rPr>
        <w:t xml:space="preserve">methylation </w:t>
      </w:r>
      <w:r w:rsidR="008B50E2">
        <w:rPr>
          <w:rFonts w:ascii="Arial" w:hAnsi="Arial" w:cs="Arial"/>
          <w:b/>
          <w:sz w:val="22"/>
          <w:szCs w:val="22"/>
        </w:rPr>
        <w:t xml:space="preserve">profiles </w:t>
      </w:r>
      <w:r w:rsidR="008766D6" w:rsidRPr="0081723F">
        <w:rPr>
          <w:rFonts w:ascii="Arial" w:hAnsi="Arial" w:cs="Arial"/>
          <w:b/>
          <w:sz w:val="22"/>
          <w:szCs w:val="22"/>
        </w:rPr>
        <w:t xml:space="preserve">of </w:t>
      </w:r>
      <w:r w:rsidR="008B50E2" w:rsidRPr="00003056">
        <w:rPr>
          <w:rFonts w:ascii="Arial" w:hAnsi="Arial" w:cs="Arial"/>
          <w:b/>
          <w:sz w:val="22"/>
          <w:szCs w:val="22"/>
        </w:rPr>
        <w:t>low</w:t>
      </w:r>
      <w:r w:rsidR="00003056">
        <w:rPr>
          <w:rFonts w:ascii="Arial" w:hAnsi="Arial" w:cs="Arial"/>
          <w:b/>
          <w:sz w:val="22"/>
          <w:szCs w:val="22"/>
        </w:rPr>
        <w:t>-</w:t>
      </w:r>
      <w:r w:rsidR="008B50E2" w:rsidRPr="00003056">
        <w:rPr>
          <w:rFonts w:ascii="Arial" w:hAnsi="Arial" w:cs="Arial"/>
          <w:b/>
          <w:sz w:val="22"/>
          <w:szCs w:val="22"/>
        </w:rPr>
        <w:t xml:space="preserve"> and high</w:t>
      </w:r>
      <w:r w:rsidR="00003056">
        <w:rPr>
          <w:rFonts w:ascii="Arial" w:hAnsi="Arial" w:cs="Arial"/>
          <w:b/>
          <w:sz w:val="22"/>
          <w:szCs w:val="22"/>
        </w:rPr>
        <w:t>-</w:t>
      </w:r>
      <w:r w:rsidR="00E86F97" w:rsidRPr="00003056">
        <w:rPr>
          <w:rFonts w:ascii="Arial" w:hAnsi="Arial" w:cs="Arial"/>
          <w:b/>
          <w:sz w:val="22"/>
          <w:szCs w:val="22"/>
        </w:rPr>
        <w:t>grade</w:t>
      </w:r>
      <w:r w:rsidR="008B50E2" w:rsidRPr="00003056">
        <w:rPr>
          <w:rFonts w:ascii="Arial" w:hAnsi="Arial" w:cs="Arial"/>
          <w:b/>
          <w:sz w:val="22"/>
          <w:szCs w:val="22"/>
        </w:rPr>
        <w:t xml:space="preserve"> </w:t>
      </w:r>
      <w:r w:rsidR="008766D6" w:rsidRPr="00003056">
        <w:rPr>
          <w:rFonts w:ascii="Arial" w:hAnsi="Arial" w:cs="Arial"/>
          <w:b/>
          <w:sz w:val="22"/>
          <w:szCs w:val="22"/>
        </w:rPr>
        <w:t>adenoma</w:t>
      </w:r>
      <w:r w:rsidRPr="0081723F">
        <w:rPr>
          <w:rFonts w:ascii="Arial" w:hAnsi="Arial" w:cs="Arial"/>
          <w:b/>
          <w:sz w:val="22"/>
          <w:szCs w:val="22"/>
        </w:rPr>
        <w:t xml:space="preserve"> </w:t>
      </w:r>
      <w:r w:rsidR="00F32309" w:rsidRPr="0081723F">
        <w:rPr>
          <w:rFonts w:ascii="Arial" w:hAnsi="Arial" w:cs="Arial"/>
          <w:b/>
          <w:sz w:val="22"/>
          <w:szCs w:val="22"/>
        </w:rPr>
        <w:t xml:space="preserve">reveals potential </w:t>
      </w:r>
      <w:r w:rsidR="008766D6" w:rsidRPr="0081723F">
        <w:rPr>
          <w:rFonts w:ascii="Arial" w:hAnsi="Arial" w:cs="Arial"/>
          <w:b/>
          <w:sz w:val="22"/>
          <w:szCs w:val="22"/>
        </w:rPr>
        <w:t xml:space="preserve">early diagnosis </w:t>
      </w:r>
      <w:r w:rsidR="00F32309" w:rsidRPr="0081723F">
        <w:rPr>
          <w:rFonts w:ascii="Arial" w:hAnsi="Arial" w:cs="Arial"/>
          <w:b/>
          <w:sz w:val="22"/>
          <w:szCs w:val="22"/>
        </w:rPr>
        <w:t>biomarkers</w:t>
      </w:r>
      <w:r w:rsidR="008B50E2">
        <w:rPr>
          <w:rFonts w:ascii="Arial" w:hAnsi="Arial" w:cs="Arial"/>
          <w:b/>
          <w:sz w:val="22"/>
          <w:szCs w:val="22"/>
        </w:rPr>
        <w:t xml:space="preserve"> for </w:t>
      </w:r>
      <w:r w:rsidR="008B50E2" w:rsidRPr="0081723F">
        <w:rPr>
          <w:rFonts w:ascii="Arial" w:hAnsi="Arial" w:cs="Arial"/>
          <w:b/>
          <w:sz w:val="22"/>
          <w:szCs w:val="22"/>
        </w:rPr>
        <w:t>colorectal</w:t>
      </w:r>
      <w:r w:rsidR="008B50E2">
        <w:rPr>
          <w:rFonts w:ascii="Arial" w:hAnsi="Arial" w:cs="Arial"/>
          <w:b/>
          <w:sz w:val="22"/>
          <w:szCs w:val="22"/>
        </w:rPr>
        <w:t xml:space="preserve"> carcinoma</w:t>
      </w:r>
    </w:p>
    <w:p w14:paraId="6ACC111D" w14:textId="0D6B860C" w:rsidR="00DA5F37" w:rsidRPr="0081723F" w:rsidRDefault="00DA5F37" w:rsidP="0089090A">
      <w:pPr>
        <w:jc w:val="both"/>
        <w:rPr>
          <w:rFonts w:ascii="Arial" w:hAnsi="Arial" w:cs="Arial"/>
          <w:sz w:val="22"/>
          <w:szCs w:val="22"/>
        </w:rPr>
      </w:pPr>
    </w:p>
    <w:p w14:paraId="325E373D" w14:textId="3AA91A30" w:rsidR="00DA5F37" w:rsidRPr="00003056" w:rsidRDefault="00565874" w:rsidP="0089090A">
      <w:pPr>
        <w:jc w:val="both"/>
        <w:rPr>
          <w:rFonts w:ascii="Arial" w:hAnsi="Arial" w:cs="Arial"/>
          <w:sz w:val="22"/>
          <w:szCs w:val="22"/>
        </w:rPr>
      </w:pPr>
      <w:r w:rsidRPr="00003056">
        <w:rPr>
          <w:rFonts w:ascii="Arial" w:hAnsi="Arial" w:cs="Arial"/>
          <w:sz w:val="22"/>
          <w:szCs w:val="22"/>
        </w:rPr>
        <w:t>Jian Fan</w:t>
      </w:r>
      <w:r w:rsidR="00A318D5">
        <w:rPr>
          <w:rFonts w:ascii="Arial" w:hAnsi="Arial" w:cs="Arial"/>
          <w:sz w:val="22"/>
          <w:szCs w:val="22"/>
          <w:vertAlign w:val="superscript"/>
        </w:rPr>
        <w:t xml:space="preserve">1,4 </w:t>
      </w:r>
      <w:r w:rsidR="00823739" w:rsidRPr="00003056">
        <w:rPr>
          <w:rFonts w:ascii="Arial" w:hAnsi="Arial" w:cs="Arial"/>
          <w:sz w:val="22"/>
          <w:szCs w:val="22"/>
          <w:vertAlign w:val="superscript"/>
        </w:rPr>
        <w:t>#</w:t>
      </w:r>
      <w:r w:rsidRPr="00003056">
        <w:rPr>
          <w:rFonts w:ascii="Arial" w:hAnsi="Arial" w:cs="Arial"/>
          <w:sz w:val="22"/>
          <w:szCs w:val="22"/>
        </w:rPr>
        <w:t>, Jun Li</w:t>
      </w:r>
      <w:r w:rsidR="00A318D5">
        <w:rPr>
          <w:rFonts w:ascii="Arial" w:hAnsi="Arial" w:cs="Arial"/>
          <w:sz w:val="22"/>
          <w:szCs w:val="22"/>
          <w:vertAlign w:val="superscript"/>
        </w:rPr>
        <w:t xml:space="preserve">2 </w:t>
      </w:r>
      <w:r w:rsidR="00823739" w:rsidRPr="00003056">
        <w:rPr>
          <w:rFonts w:ascii="Arial" w:hAnsi="Arial" w:cs="Arial"/>
          <w:sz w:val="22"/>
          <w:szCs w:val="22"/>
          <w:vertAlign w:val="superscript"/>
        </w:rPr>
        <w:t>#</w:t>
      </w:r>
      <w:r w:rsidRPr="00003056">
        <w:rPr>
          <w:rFonts w:ascii="Arial" w:hAnsi="Arial" w:cs="Arial"/>
          <w:sz w:val="22"/>
          <w:szCs w:val="22"/>
        </w:rPr>
        <w:t xml:space="preserve">, </w:t>
      </w:r>
      <w:r w:rsidR="006E33D3" w:rsidRPr="00003056">
        <w:rPr>
          <w:rFonts w:ascii="Arial" w:hAnsi="Arial" w:cs="Arial"/>
          <w:sz w:val="22"/>
          <w:szCs w:val="22"/>
        </w:rPr>
        <w:t>Shicheng Guo</w:t>
      </w:r>
      <w:r w:rsidR="00A318D5">
        <w:rPr>
          <w:rFonts w:ascii="Arial" w:hAnsi="Arial" w:cs="Arial"/>
          <w:sz w:val="22"/>
          <w:szCs w:val="22"/>
          <w:vertAlign w:val="superscript"/>
        </w:rPr>
        <w:t xml:space="preserve">3 </w:t>
      </w:r>
      <w:r w:rsidR="006E33D3" w:rsidRPr="00003056">
        <w:rPr>
          <w:rFonts w:ascii="Arial" w:hAnsi="Arial" w:cs="Arial"/>
          <w:sz w:val="22"/>
          <w:szCs w:val="22"/>
          <w:vertAlign w:val="superscript"/>
        </w:rPr>
        <w:t>#</w:t>
      </w:r>
      <w:r w:rsidR="00003056">
        <w:rPr>
          <w:rFonts w:ascii="Arial" w:hAnsi="Arial" w:cs="Arial"/>
          <w:sz w:val="22"/>
          <w:szCs w:val="22"/>
          <w:vertAlign w:val="superscript"/>
        </w:rPr>
        <w:t xml:space="preserve"> </w:t>
      </w:r>
      <w:r w:rsidR="00003056">
        <w:rPr>
          <w:rFonts w:ascii="Arial" w:hAnsi="Arial" w:cs="Arial"/>
          <w:sz w:val="22"/>
          <w:szCs w:val="22"/>
        </w:rPr>
        <w:t>,C</w:t>
      </w:r>
      <w:r w:rsidRPr="00003056">
        <w:rPr>
          <w:rFonts w:ascii="Arial" w:hAnsi="Arial" w:cs="Arial"/>
          <w:sz w:val="22"/>
          <w:szCs w:val="22"/>
        </w:rPr>
        <w:t>hengcheng Tao</w:t>
      </w:r>
      <w:r w:rsidR="00823739" w:rsidRPr="00003056">
        <w:rPr>
          <w:rFonts w:ascii="Arial" w:hAnsi="Arial" w:cs="Arial"/>
          <w:sz w:val="22"/>
          <w:szCs w:val="22"/>
          <w:vertAlign w:val="superscript"/>
        </w:rPr>
        <w:t>1</w:t>
      </w:r>
      <w:r w:rsidRPr="00003056">
        <w:rPr>
          <w:rFonts w:ascii="Arial" w:hAnsi="Arial" w:cs="Arial"/>
          <w:sz w:val="22"/>
          <w:szCs w:val="22"/>
        </w:rPr>
        <w:t xml:space="preserve">, </w:t>
      </w:r>
      <w:r w:rsidR="00B25E17" w:rsidRPr="00003056">
        <w:rPr>
          <w:rFonts w:ascii="Arial" w:hAnsi="Arial" w:cs="Arial"/>
          <w:sz w:val="22"/>
          <w:szCs w:val="22"/>
        </w:rPr>
        <w:t>Haikun Zhang</w:t>
      </w:r>
      <w:r w:rsidR="00B25E17" w:rsidRPr="00003056">
        <w:rPr>
          <w:rFonts w:ascii="Arial" w:hAnsi="Arial" w:cs="Arial"/>
          <w:sz w:val="22"/>
          <w:szCs w:val="22"/>
          <w:vertAlign w:val="superscript"/>
        </w:rPr>
        <w:t>1,4</w:t>
      </w:r>
      <w:r w:rsidR="00B25E17" w:rsidRPr="00003056">
        <w:rPr>
          <w:rFonts w:ascii="Arial" w:hAnsi="Arial" w:cs="Arial"/>
          <w:sz w:val="22"/>
          <w:szCs w:val="22"/>
        </w:rPr>
        <w:t xml:space="preserve">, </w:t>
      </w:r>
      <w:r w:rsidRPr="00003056">
        <w:rPr>
          <w:rFonts w:ascii="Arial" w:hAnsi="Arial" w:cs="Arial"/>
          <w:sz w:val="22"/>
          <w:szCs w:val="22"/>
        </w:rPr>
        <w:t>Wenjing Wang</w:t>
      </w:r>
      <w:r w:rsidR="00823739" w:rsidRPr="00003056">
        <w:rPr>
          <w:rFonts w:ascii="Arial" w:hAnsi="Arial" w:cs="Arial"/>
          <w:sz w:val="22"/>
          <w:szCs w:val="22"/>
          <w:vertAlign w:val="superscript"/>
        </w:rPr>
        <w:t>2</w:t>
      </w:r>
      <w:r w:rsidRPr="00003056">
        <w:rPr>
          <w:rFonts w:ascii="Arial" w:hAnsi="Arial" w:cs="Arial"/>
          <w:sz w:val="22"/>
          <w:szCs w:val="22"/>
        </w:rPr>
        <w:t>,</w:t>
      </w:r>
      <w:r w:rsidR="00597B8C" w:rsidRPr="00003056">
        <w:rPr>
          <w:rFonts w:ascii="Arial" w:hAnsi="Arial" w:cs="Arial"/>
          <w:sz w:val="22"/>
          <w:szCs w:val="22"/>
        </w:rPr>
        <w:t xml:space="preserve"> Ying Zhang</w:t>
      </w:r>
      <w:r w:rsidR="00597B8C" w:rsidRPr="00003056">
        <w:rPr>
          <w:rFonts w:ascii="Arial" w:hAnsi="Arial" w:cs="Arial"/>
          <w:sz w:val="22"/>
          <w:szCs w:val="22"/>
          <w:vertAlign w:val="superscript"/>
        </w:rPr>
        <w:t>1</w:t>
      </w:r>
      <w:r w:rsidR="00597B8C" w:rsidRPr="00003056">
        <w:rPr>
          <w:rFonts w:ascii="Arial" w:hAnsi="Arial" w:cs="Arial"/>
          <w:sz w:val="22"/>
          <w:szCs w:val="22"/>
        </w:rPr>
        <w:t xml:space="preserve">, </w:t>
      </w:r>
      <w:r w:rsidRPr="00003056">
        <w:rPr>
          <w:rFonts w:ascii="Arial" w:hAnsi="Arial" w:cs="Arial"/>
          <w:sz w:val="22"/>
          <w:szCs w:val="22"/>
        </w:rPr>
        <w:t xml:space="preserve"> Dake Zhang</w:t>
      </w:r>
      <w:r w:rsidR="00823739" w:rsidRPr="00003056">
        <w:rPr>
          <w:rFonts w:ascii="Arial" w:hAnsi="Arial" w:cs="Arial"/>
          <w:sz w:val="22"/>
          <w:szCs w:val="22"/>
          <w:vertAlign w:val="superscript"/>
        </w:rPr>
        <w:t>1</w:t>
      </w:r>
      <w:r w:rsidR="00597B8C" w:rsidRPr="00003056">
        <w:rPr>
          <w:rFonts w:ascii="Arial" w:hAnsi="Arial" w:cs="Arial"/>
          <w:sz w:val="22"/>
          <w:szCs w:val="22"/>
        </w:rPr>
        <w:t>*</w:t>
      </w:r>
      <w:r w:rsidRPr="00003056">
        <w:rPr>
          <w:rFonts w:ascii="Arial" w:hAnsi="Arial" w:cs="Arial"/>
          <w:sz w:val="22"/>
          <w:szCs w:val="22"/>
        </w:rPr>
        <w:t>, Shigang Ding</w:t>
      </w:r>
      <w:r w:rsidR="00A344B2">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Changqing Zeng</w:t>
      </w:r>
      <w:r w:rsidR="00A344B2">
        <w:rPr>
          <w:rFonts w:ascii="Arial" w:hAnsi="Arial" w:cs="Arial"/>
          <w:sz w:val="22"/>
          <w:szCs w:val="22"/>
          <w:vertAlign w:val="superscript"/>
        </w:rPr>
        <w:t>1</w:t>
      </w:r>
      <w:r w:rsidR="005036BF" w:rsidRPr="00003056">
        <w:rPr>
          <w:rFonts w:ascii="Arial" w:hAnsi="Arial" w:cs="Arial"/>
          <w:sz w:val="22"/>
          <w:szCs w:val="22"/>
          <w:vertAlign w:val="superscript"/>
        </w:rPr>
        <w:t>*</w:t>
      </w:r>
      <w:r w:rsidRPr="00003056">
        <w:rPr>
          <w:rFonts w:ascii="Arial" w:hAnsi="Arial" w:cs="Arial"/>
          <w:sz w:val="22"/>
          <w:szCs w:val="22"/>
        </w:rPr>
        <w:t>.</w:t>
      </w:r>
    </w:p>
    <w:p w14:paraId="18EB02DE" w14:textId="77777777" w:rsidR="00565874" w:rsidRPr="00597B8C" w:rsidRDefault="00565874" w:rsidP="0089090A">
      <w:pPr>
        <w:jc w:val="both"/>
        <w:rPr>
          <w:rFonts w:ascii="Arial" w:hAnsi="Arial" w:cs="Arial"/>
          <w:sz w:val="22"/>
          <w:szCs w:val="22"/>
        </w:rPr>
      </w:pPr>
    </w:p>
    <w:p w14:paraId="37B23721" w14:textId="44B1D73D" w:rsidR="00565874" w:rsidRPr="0081723F" w:rsidRDefault="00571F05" w:rsidP="0089090A">
      <w:pPr>
        <w:jc w:val="both"/>
        <w:rPr>
          <w:rFonts w:ascii="Arial" w:hAnsi="Arial" w:cs="Arial"/>
          <w:sz w:val="22"/>
          <w:szCs w:val="22"/>
        </w:rPr>
      </w:pPr>
      <w:r w:rsidRPr="0081723F">
        <w:rPr>
          <w:rFonts w:ascii="Arial" w:hAnsi="Arial" w:cs="Arial"/>
          <w:sz w:val="22"/>
          <w:szCs w:val="22"/>
          <w:vertAlign w:val="superscript"/>
        </w:rPr>
        <w:t>1</w:t>
      </w:r>
      <w:r w:rsidR="00D4616A">
        <w:rPr>
          <w:rFonts w:ascii="Arial" w:hAnsi="Arial" w:cs="Arial" w:hint="eastAsia"/>
          <w:sz w:val="22"/>
          <w:szCs w:val="22"/>
          <w:vertAlign w:val="superscript"/>
        </w:rPr>
        <w:t>，</w:t>
      </w:r>
      <w:r w:rsidR="00565874" w:rsidRPr="0081723F">
        <w:rPr>
          <w:rFonts w:ascii="Arial" w:hAnsi="Arial" w:cs="Arial"/>
          <w:sz w:val="22"/>
          <w:szCs w:val="22"/>
        </w:rPr>
        <w:t xml:space="preserve">Key Laboratory of Genomic and Precision Medicine, Beijing Institute of Genomics, Chinese Academy of Sciences, Beijing </w:t>
      </w:r>
      <w:r w:rsidR="00823739" w:rsidRPr="0081723F">
        <w:rPr>
          <w:rFonts w:ascii="Arial" w:hAnsi="Arial" w:cs="Arial"/>
          <w:sz w:val="22"/>
          <w:szCs w:val="22"/>
        </w:rPr>
        <w:t xml:space="preserve">100101, </w:t>
      </w:r>
      <w:r w:rsidR="00565874" w:rsidRPr="0081723F">
        <w:rPr>
          <w:rFonts w:ascii="Arial" w:hAnsi="Arial" w:cs="Arial"/>
          <w:sz w:val="22"/>
          <w:szCs w:val="22"/>
        </w:rPr>
        <w:t>China</w:t>
      </w:r>
    </w:p>
    <w:p w14:paraId="19E19588" w14:textId="737AAFA9" w:rsidR="00565874" w:rsidRPr="0081723F" w:rsidRDefault="00823739" w:rsidP="0089090A">
      <w:pPr>
        <w:jc w:val="both"/>
        <w:rPr>
          <w:rFonts w:ascii="Arial" w:hAnsi="Arial" w:cs="Arial"/>
          <w:sz w:val="22"/>
          <w:szCs w:val="22"/>
        </w:rPr>
      </w:pPr>
      <w:r w:rsidRPr="0081723F">
        <w:rPr>
          <w:rFonts w:ascii="Arial" w:hAnsi="Arial" w:cs="Arial"/>
          <w:sz w:val="22"/>
          <w:szCs w:val="22"/>
          <w:vertAlign w:val="superscript"/>
        </w:rPr>
        <w:t>2</w:t>
      </w:r>
      <w:r w:rsidR="00D4616A">
        <w:rPr>
          <w:rFonts w:ascii="Arial" w:hAnsi="Arial" w:cs="Arial" w:hint="eastAsia"/>
          <w:sz w:val="22"/>
          <w:szCs w:val="22"/>
          <w:vertAlign w:val="superscript"/>
        </w:rPr>
        <w:t>，</w:t>
      </w:r>
      <w:r w:rsidR="00565874" w:rsidRPr="0081723F">
        <w:rPr>
          <w:rFonts w:ascii="Arial" w:hAnsi="Arial" w:cs="Arial"/>
          <w:sz w:val="22"/>
          <w:szCs w:val="22"/>
        </w:rPr>
        <w:t>Department of Gastroenterology, Peking University Third Hospital, Beijing</w:t>
      </w:r>
      <w:r w:rsidRPr="0081723F">
        <w:rPr>
          <w:rFonts w:ascii="Arial" w:hAnsi="Arial" w:cs="Arial"/>
          <w:sz w:val="22"/>
          <w:szCs w:val="22"/>
        </w:rPr>
        <w:t xml:space="preserve"> 100191</w:t>
      </w:r>
      <w:r w:rsidR="00565874" w:rsidRPr="0081723F">
        <w:rPr>
          <w:rFonts w:ascii="Arial" w:hAnsi="Arial" w:cs="Arial"/>
          <w:sz w:val="22"/>
          <w:szCs w:val="22"/>
        </w:rPr>
        <w:t>, China</w:t>
      </w:r>
    </w:p>
    <w:p w14:paraId="6EB70300" w14:textId="1A6D7052"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3</w:t>
      </w:r>
      <w:r w:rsidR="00D4616A">
        <w:rPr>
          <w:rFonts w:ascii="Arial" w:hAnsi="Arial" w:cs="Arial" w:hint="eastAsia"/>
          <w:sz w:val="22"/>
          <w:szCs w:val="22"/>
          <w:vertAlign w:val="superscript"/>
        </w:rPr>
        <w:t>，</w:t>
      </w:r>
      <w:r w:rsidR="00565874" w:rsidRPr="0081723F">
        <w:rPr>
          <w:rFonts w:ascii="Arial" w:hAnsi="Arial" w:cs="Arial"/>
          <w:sz w:val="22"/>
          <w:szCs w:val="22"/>
        </w:rPr>
        <w:t>Center for Precision Medicine Research, Marshfield Clinic Research Institute, Marshfield, WI, USA</w:t>
      </w:r>
    </w:p>
    <w:p w14:paraId="7D33647E" w14:textId="76AB0861"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4</w:t>
      </w:r>
      <w:r w:rsidR="00D4616A">
        <w:rPr>
          <w:rFonts w:ascii="Arial" w:hAnsi="Arial" w:cs="Arial" w:hint="eastAsia"/>
          <w:sz w:val="22"/>
          <w:szCs w:val="22"/>
          <w:vertAlign w:val="superscript"/>
        </w:rPr>
        <w:t>，</w:t>
      </w:r>
      <w:r w:rsidRPr="0081723F">
        <w:rPr>
          <w:rFonts w:ascii="Arial" w:hAnsi="Arial" w:cs="Arial"/>
          <w:sz w:val="22"/>
          <w:szCs w:val="22"/>
        </w:rPr>
        <w:t>University of Chinese Academy of Sciences, Beijing 100049, China</w:t>
      </w:r>
    </w:p>
    <w:p w14:paraId="32C1AC19" w14:textId="1262BE75" w:rsidR="00823739" w:rsidRDefault="00823739"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ins w:id="0" w:author="Zhang Dake" w:date="2019-08-29T16:21:00Z"/>
          <w:rFonts w:ascii="Arial" w:hAnsi="Arial" w:cs="Arial"/>
          <w:sz w:val="22"/>
          <w:szCs w:val="22"/>
        </w:rPr>
      </w:pPr>
      <w:r w:rsidRPr="0081723F">
        <w:rPr>
          <w:rFonts w:ascii="Arial" w:hAnsi="Arial" w:cs="Arial"/>
          <w:sz w:val="22"/>
          <w:szCs w:val="22"/>
        </w:rPr>
        <w:t># These authors contributed equally to this work; * Corresponding Author</w:t>
      </w:r>
    </w:p>
    <w:p w14:paraId="713140DA" w14:textId="77777777" w:rsidR="00B85A4E" w:rsidRPr="0081723F" w:rsidRDefault="00B85A4E"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rFonts w:ascii="Arial" w:hAnsi="Arial" w:cs="Arial"/>
          <w:sz w:val="22"/>
          <w:szCs w:val="22"/>
        </w:rPr>
      </w:pPr>
    </w:p>
    <w:p w14:paraId="4035C41F" w14:textId="77777777" w:rsidR="00D4616A" w:rsidRPr="00F21B10" w:rsidRDefault="00D4616A" w:rsidP="00D4616A">
      <w:pPr>
        <w:rPr>
          <w:rStyle w:val="Hyperlink"/>
          <w:rFonts w:ascii="Arial" w:hAnsi="Arial" w:cs="Arial"/>
          <w:b/>
          <w:noProof/>
          <w:color w:val="auto"/>
          <w:sz w:val="22"/>
          <w:szCs w:val="22"/>
          <w:rPrChange w:id="1" w:author="Zhang Dake" w:date="2019-08-29T15:48:00Z">
            <w:rPr>
              <w:rStyle w:val="Hyperlink"/>
              <w:rFonts w:ascii="Arial" w:hAnsi="Arial" w:cs="Arial"/>
              <w:noProof/>
              <w:color w:val="auto"/>
              <w:sz w:val="22"/>
              <w:szCs w:val="22"/>
            </w:rPr>
          </w:rPrChange>
        </w:rPr>
      </w:pPr>
      <w:r w:rsidRPr="00F21B10">
        <w:rPr>
          <w:rStyle w:val="Hyperlink"/>
          <w:rFonts w:ascii="Arial" w:hAnsi="Arial" w:cs="Arial"/>
          <w:b/>
          <w:noProof/>
          <w:color w:val="auto"/>
          <w:sz w:val="22"/>
          <w:szCs w:val="22"/>
          <w:rPrChange w:id="2" w:author="Zhang Dake" w:date="2019-08-29T15:48:00Z">
            <w:rPr>
              <w:rStyle w:val="Hyperlink"/>
              <w:rFonts w:ascii="Arial" w:hAnsi="Arial" w:cs="Arial"/>
              <w:noProof/>
              <w:color w:val="auto"/>
              <w:sz w:val="22"/>
              <w:szCs w:val="22"/>
            </w:rPr>
          </w:rPrChange>
        </w:rPr>
        <w:t>Shigang Ding, M.D.</w:t>
      </w:r>
    </w:p>
    <w:p w14:paraId="69B1A6CF" w14:textId="77777777" w:rsidR="00D4616A" w:rsidRPr="00F97FD5" w:rsidRDefault="00D4616A" w:rsidP="00D4616A">
      <w:pPr>
        <w:jc w:val="both"/>
        <w:rPr>
          <w:rFonts w:ascii="Arial" w:hAnsi="Arial" w:cs="Arial"/>
          <w:sz w:val="22"/>
          <w:szCs w:val="22"/>
        </w:rPr>
      </w:pPr>
      <w:r w:rsidRPr="0081723F">
        <w:rPr>
          <w:rFonts w:ascii="Arial" w:hAnsi="Arial" w:cs="Arial"/>
          <w:sz w:val="22"/>
          <w:szCs w:val="22"/>
        </w:rPr>
        <w:t>Department of Gastroente</w:t>
      </w:r>
      <w:r w:rsidRPr="00F97FD5">
        <w:rPr>
          <w:rFonts w:ascii="Arial" w:hAnsi="Arial" w:cs="Arial"/>
          <w:sz w:val="22"/>
          <w:szCs w:val="22"/>
        </w:rPr>
        <w:t>rology, Peking University Third Hospital, Beijing 100191, China</w:t>
      </w:r>
    </w:p>
    <w:p w14:paraId="5F595353" w14:textId="77777777" w:rsidR="00D4616A" w:rsidRPr="0081723F" w:rsidRDefault="00D4616A" w:rsidP="00D4616A">
      <w:pPr>
        <w:jc w:val="both"/>
        <w:rPr>
          <w:rFonts w:ascii="Arial" w:hAnsi="Arial" w:cs="Arial"/>
          <w:sz w:val="22"/>
          <w:szCs w:val="22"/>
        </w:rPr>
      </w:pPr>
      <w:r w:rsidRPr="00F97FD5">
        <w:rPr>
          <w:rFonts w:ascii="Arial" w:hAnsi="Arial" w:cs="Arial"/>
          <w:sz w:val="22"/>
          <w:szCs w:val="22"/>
        </w:rPr>
        <w:t>Tel: (010)8226-69905</w:t>
      </w:r>
    </w:p>
    <w:p w14:paraId="00DE8839" w14:textId="77777777" w:rsidR="00D4616A" w:rsidRPr="0081723F" w:rsidRDefault="00D4616A" w:rsidP="00D4616A">
      <w:pPr>
        <w:jc w:val="both"/>
        <w:rPr>
          <w:rFonts w:ascii="Arial" w:hAnsi="Arial" w:cs="Arial"/>
          <w:sz w:val="22"/>
          <w:szCs w:val="22"/>
        </w:rPr>
      </w:pPr>
      <w:r w:rsidRPr="0081723F">
        <w:rPr>
          <w:rFonts w:ascii="Arial" w:hAnsi="Arial" w:cs="Arial"/>
          <w:sz w:val="22"/>
          <w:szCs w:val="22"/>
        </w:rPr>
        <w:t xml:space="preserve">Email: </w:t>
      </w:r>
      <w:r w:rsidRPr="00F97FD5">
        <w:rPr>
          <w:rStyle w:val="Hyperlink"/>
          <w:rFonts w:ascii="Arial" w:hAnsi="Arial" w:cs="Arial"/>
          <w:color w:val="auto"/>
          <w:sz w:val="22"/>
          <w:szCs w:val="22"/>
        </w:rPr>
        <w:t>dingshigang222@163.com</w:t>
      </w:r>
    </w:p>
    <w:p w14:paraId="741CA9DA" w14:textId="77777777" w:rsidR="00D4616A" w:rsidRDefault="00D4616A" w:rsidP="00D4616A">
      <w:pPr>
        <w:jc w:val="both"/>
        <w:rPr>
          <w:rFonts w:ascii="Arial" w:hAnsi="Arial" w:cs="Arial"/>
          <w:sz w:val="22"/>
          <w:szCs w:val="22"/>
        </w:rPr>
      </w:pPr>
    </w:p>
    <w:p w14:paraId="0AAD046A" w14:textId="77777777" w:rsidR="00D4616A" w:rsidRPr="00F21B10" w:rsidRDefault="00D4616A" w:rsidP="00D4616A">
      <w:pPr>
        <w:jc w:val="both"/>
        <w:rPr>
          <w:rFonts w:ascii="Arial" w:hAnsi="Arial" w:cs="Arial"/>
          <w:b/>
          <w:sz w:val="22"/>
          <w:szCs w:val="22"/>
          <w:u w:val="single"/>
          <w:rPrChange w:id="3" w:author="Zhang Dake" w:date="2019-08-29T15:49:00Z">
            <w:rPr>
              <w:rFonts w:ascii="Arial" w:hAnsi="Arial" w:cs="Arial"/>
              <w:sz w:val="22"/>
              <w:szCs w:val="22"/>
              <w:u w:val="single"/>
            </w:rPr>
          </w:rPrChange>
        </w:rPr>
      </w:pPr>
      <w:r w:rsidRPr="00F21B10">
        <w:rPr>
          <w:rFonts w:ascii="Arial" w:hAnsi="Arial" w:cs="Arial"/>
          <w:b/>
          <w:sz w:val="22"/>
          <w:szCs w:val="22"/>
          <w:u w:val="single"/>
          <w:rPrChange w:id="4" w:author="Zhang Dake" w:date="2019-08-29T15:49:00Z">
            <w:rPr>
              <w:rFonts w:ascii="Arial" w:hAnsi="Arial" w:cs="Arial"/>
              <w:sz w:val="22"/>
              <w:szCs w:val="22"/>
              <w:u w:val="single"/>
            </w:rPr>
          </w:rPrChange>
        </w:rPr>
        <w:t>Dake Zhang, Ph.D.</w:t>
      </w:r>
    </w:p>
    <w:p w14:paraId="2A8F0B09"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4CA71868" w14:textId="77777777" w:rsidR="00D4616A" w:rsidRPr="003C5AC7" w:rsidRDefault="00D4616A" w:rsidP="003C5AC7">
      <w:pPr>
        <w:jc w:val="both"/>
      </w:pPr>
      <w:r w:rsidRPr="0081723F">
        <w:rPr>
          <w:rFonts w:ascii="Arial" w:hAnsi="Arial" w:cs="Arial"/>
          <w:sz w:val="22"/>
          <w:szCs w:val="22"/>
        </w:rPr>
        <w:t>Chinese Academy of Sciences, Beijing, 100101,</w:t>
      </w:r>
    </w:p>
    <w:p w14:paraId="41603A34"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Tel: (010) 8409-</w:t>
      </w:r>
      <w:r>
        <w:rPr>
          <w:rFonts w:ascii="Arial" w:hAnsi="Arial" w:cs="Arial"/>
          <w:sz w:val="22"/>
          <w:szCs w:val="22"/>
        </w:rPr>
        <w:t>7566</w:t>
      </w:r>
      <w:r w:rsidRPr="0081723F" w:rsidDel="00BA0DFD">
        <w:rPr>
          <w:rFonts w:ascii="Arial" w:hAnsi="Arial" w:cs="Arial"/>
          <w:sz w:val="22"/>
          <w:szCs w:val="22"/>
        </w:rPr>
        <w:t xml:space="preserve"> </w:t>
      </w:r>
    </w:p>
    <w:p w14:paraId="23A5B05D" w14:textId="77777777" w:rsidR="00D4616A" w:rsidRPr="00003056" w:rsidRDefault="00D4616A" w:rsidP="003C5AC7">
      <w:pPr>
        <w:jc w:val="both"/>
        <w:rPr>
          <w:rFonts w:ascii="Arial" w:hAnsi="Arial" w:cs="Arial"/>
          <w:sz w:val="22"/>
          <w:szCs w:val="22"/>
        </w:rPr>
      </w:pPr>
      <w:r w:rsidRPr="00003056">
        <w:rPr>
          <w:rFonts w:ascii="Arial" w:hAnsi="Arial" w:cs="Arial"/>
          <w:sz w:val="22"/>
          <w:szCs w:val="22"/>
        </w:rPr>
        <w:t>Email:</w:t>
      </w:r>
      <w:r w:rsidRPr="003C5AC7">
        <w:rPr>
          <w:rFonts w:ascii="Arial" w:hAnsi="Arial" w:cs="Arial"/>
          <w:sz w:val="22"/>
          <w:szCs w:val="22"/>
          <w:u w:val="single"/>
        </w:rPr>
        <w:t xml:space="preserve"> </w:t>
      </w:r>
      <w:hyperlink r:id="rId8" w:history="1">
        <w:r w:rsidRPr="003C5AC7">
          <w:rPr>
            <w:rFonts w:ascii="Arial" w:hAnsi="Arial" w:cs="Arial"/>
            <w:sz w:val="22"/>
            <w:szCs w:val="22"/>
            <w:u w:val="single"/>
          </w:rPr>
          <w:t>zhangdk@big.ac.cn</w:t>
        </w:r>
      </w:hyperlink>
    </w:p>
    <w:p w14:paraId="09FCEBFF" w14:textId="77777777" w:rsidR="00D4616A" w:rsidRPr="0081723F" w:rsidRDefault="00D4616A" w:rsidP="00D4616A">
      <w:pPr>
        <w:jc w:val="both"/>
        <w:rPr>
          <w:rFonts w:ascii="Arial" w:hAnsi="Arial" w:cs="Arial"/>
          <w:sz w:val="22"/>
          <w:szCs w:val="22"/>
        </w:rPr>
      </w:pPr>
    </w:p>
    <w:p w14:paraId="46F64404" w14:textId="77777777" w:rsidR="00D4616A" w:rsidRPr="00F21B10" w:rsidRDefault="00D4616A" w:rsidP="00D4616A">
      <w:pPr>
        <w:rPr>
          <w:rStyle w:val="Hyperlink"/>
          <w:rFonts w:ascii="Arial" w:hAnsi="Arial" w:cs="Arial"/>
          <w:b/>
          <w:noProof/>
          <w:color w:val="auto"/>
          <w:sz w:val="22"/>
          <w:szCs w:val="22"/>
          <w:rPrChange w:id="5" w:author="Zhang Dake" w:date="2019-08-29T15:49:00Z">
            <w:rPr>
              <w:rStyle w:val="Hyperlink"/>
              <w:rFonts w:ascii="Arial" w:hAnsi="Arial" w:cs="Arial"/>
              <w:noProof/>
              <w:color w:val="auto"/>
              <w:sz w:val="22"/>
              <w:szCs w:val="22"/>
            </w:rPr>
          </w:rPrChange>
        </w:rPr>
      </w:pPr>
      <w:r w:rsidRPr="00F21B10">
        <w:rPr>
          <w:rStyle w:val="Hyperlink"/>
          <w:rFonts w:ascii="Arial" w:hAnsi="Arial" w:cs="Arial"/>
          <w:b/>
          <w:noProof/>
          <w:color w:val="auto"/>
          <w:sz w:val="22"/>
          <w:szCs w:val="22"/>
          <w:rPrChange w:id="6" w:author="Zhang Dake" w:date="2019-08-29T15:49:00Z">
            <w:rPr>
              <w:rStyle w:val="Hyperlink"/>
              <w:rFonts w:ascii="Arial" w:hAnsi="Arial" w:cs="Arial"/>
              <w:noProof/>
              <w:color w:val="auto"/>
              <w:sz w:val="22"/>
              <w:szCs w:val="22"/>
            </w:rPr>
          </w:rPrChange>
        </w:rPr>
        <w:t>Changqing Zeng, Ph.D.</w:t>
      </w:r>
    </w:p>
    <w:p w14:paraId="709C3800" w14:textId="77777777" w:rsidR="00D4616A" w:rsidRPr="0081723F" w:rsidRDefault="00D4616A" w:rsidP="00D4616A">
      <w:pPr>
        <w:rPr>
          <w:rFonts w:ascii="Arial" w:hAnsi="Arial" w:cs="Arial"/>
          <w:sz w:val="22"/>
          <w:szCs w:val="22"/>
        </w:rPr>
      </w:pPr>
      <w:r w:rsidRPr="0081723F">
        <w:rPr>
          <w:rFonts w:ascii="Arial" w:hAnsi="Arial" w:cs="Arial"/>
          <w:sz w:val="22"/>
          <w:szCs w:val="22"/>
        </w:rPr>
        <w:t>Key Laboratory of Genomic and Precision Medicine, Beijing Institute of Genomics</w:t>
      </w:r>
    </w:p>
    <w:p w14:paraId="341D3D14" w14:textId="77777777" w:rsidR="00D4616A" w:rsidRPr="00F97FD5" w:rsidRDefault="00D4616A" w:rsidP="00D4616A">
      <w:pPr>
        <w:rPr>
          <w:rStyle w:val="Hyperlink"/>
          <w:rFonts w:ascii="Arial" w:hAnsi="Arial" w:cs="Arial"/>
          <w:noProof/>
          <w:color w:val="auto"/>
          <w:sz w:val="22"/>
          <w:szCs w:val="22"/>
        </w:rPr>
      </w:pPr>
      <w:r w:rsidRPr="0081723F">
        <w:rPr>
          <w:rFonts w:ascii="Arial" w:hAnsi="Arial" w:cs="Arial"/>
          <w:sz w:val="22"/>
          <w:szCs w:val="22"/>
        </w:rPr>
        <w:t>Chinese Academy of Sciences, Beijing, 100101,</w:t>
      </w:r>
    </w:p>
    <w:p w14:paraId="60BD0374" w14:textId="77777777" w:rsidR="00D4616A" w:rsidRPr="0081723F" w:rsidRDefault="00D4616A" w:rsidP="00D4616A">
      <w:pPr>
        <w:rPr>
          <w:rFonts w:ascii="Arial" w:hAnsi="Arial" w:cs="Arial"/>
          <w:sz w:val="22"/>
          <w:szCs w:val="22"/>
        </w:rPr>
      </w:pPr>
      <w:r w:rsidRPr="0081723F">
        <w:rPr>
          <w:rFonts w:ascii="Arial" w:hAnsi="Arial" w:cs="Arial"/>
          <w:sz w:val="22"/>
          <w:szCs w:val="22"/>
        </w:rPr>
        <w:t>Tel: (010) 8409-7818</w:t>
      </w:r>
      <w:r w:rsidRPr="0081723F" w:rsidDel="00BA0DFD">
        <w:rPr>
          <w:rFonts w:ascii="Arial" w:hAnsi="Arial" w:cs="Arial"/>
          <w:sz w:val="22"/>
          <w:szCs w:val="22"/>
        </w:rPr>
        <w:t xml:space="preserve"> </w:t>
      </w:r>
    </w:p>
    <w:p w14:paraId="4E3A5527" w14:textId="77777777" w:rsidR="00D4616A" w:rsidRPr="0081723F" w:rsidRDefault="00D4616A" w:rsidP="00D4616A">
      <w:pPr>
        <w:rPr>
          <w:rFonts w:ascii="Arial" w:hAnsi="Arial" w:cs="Arial"/>
          <w:sz w:val="22"/>
          <w:szCs w:val="22"/>
        </w:rPr>
      </w:pPr>
      <w:r w:rsidRPr="0081723F">
        <w:rPr>
          <w:rFonts w:ascii="Arial" w:hAnsi="Arial" w:cs="Arial"/>
          <w:sz w:val="22"/>
          <w:szCs w:val="22"/>
        </w:rPr>
        <w:t xml:space="preserve">Email: </w:t>
      </w:r>
      <w:hyperlink r:id="rId9" w:history="1">
        <w:r w:rsidRPr="00F97FD5">
          <w:rPr>
            <w:rStyle w:val="Hyperlink"/>
            <w:rFonts w:ascii="Arial" w:hAnsi="Arial" w:cs="Arial"/>
            <w:color w:val="auto"/>
            <w:sz w:val="22"/>
            <w:szCs w:val="22"/>
          </w:rPr>
          <w:t>czeng@big.ac.cn</w:t>
        </w:r>
      </w:hyperlink>
    </w:p>
    <w:p w14:paraId="1230A2A4" w14:textId="756383E8" w:rsidR="00565874" w:rsidRPr="0081723F" w:rsidRDefault="00565874" w:rsidP="0089090A">
      <w:pPr>
        <w:jc w:val="both"/>
        <w:rPr>
          <w:rFonts w:ascii="Arial" w:hAnsi="Arial" w:cs="Arial"/>
          <w:sz w:val="22"/>
          <w:szCs w:val="22"/>
        </w:rPr>
      </w:pPr>
    </w:p>
    <w:p w14:paraId="05C84409" w14:textId="6EE6BE58" w:rsidR="007C3E92" w:rsidRPr="0081723F" w:rsidRDefault="007C3E92" w:rsidP="0089090A">
      <w:pPr>
        <w:jc w:val="both"/>
        <w:rPr>
          <w:rFonts w:ascii="Arial" w:hAnsi="Arial" w:cs="Arial"/>
          <w:sz w:val="22"/>
          <w:szCs w:val="22"/>
        </w:rPr>
      </w:pPr>
    </w:p>
    <w:p w14:paraId="25213533" w14:textId="0602A97E" w:rsidR="007C3E92" w:rsidRPr="0081723F" w:rsidRDefault="007C3E92" w:rsidP="0089090A">
      <w:pPr>
        <w:jc w:val="both"/>
        <w:rPr>
          <w:rFonts w:ascii="Arial" w:hAnsi="Arial" w:cs="Arial"/>
          <w:sz w:val="22"/>
          <w:szCs w:val="22"/>
        </w:rPr>
      </w:pPr>
    </w:p>
    <w:p w14:paraId="2F2CF096" w14:textId="6A166B9A" w:rsidR="007C3E92" w:rsidRPr="0081723F" w:rsidRDefault="007C3E92" w:rsidP="0089090A">
      <w:pPr>
        <w:jc w:val="both"/>
        <w:rPr>
          <w:rFonts w:ascii="Arial" w:hAnsi="Arial" w:cs="Arial"/>
          <w:sz w:val="22"/>
          <w:szCs w:val="22"/>
        </w:rPr>
      </w:pPr>
    </w:p>
    <w:p w14:paraId="792AED3A" w14:textId="7EDBB4B1" w:rsidR="007C3E92" w:rsidRPr="0081723F" w:rsidRDefault="007C3E92" w:rsidP="0089090A">
      <w:pPr>
        <w:jc w:val="both"/>
        <w:rPr>
          <w:rFonts w:ascii="Arial" w:hAnsi="Arial" w:cs="Arial"/>
          <w:sz w:val="22"/>
          <w:szCs w:val="22"/>
        </w:rPr>
      </w:pPr>
    </w:p>
    <w:p w14:paraId="4DAFD66C" w14:textId="6DC1CB44" w:rsidR="007C3E92" w:rsidRPr="0081723F" w:rsidRDefault="007C3E92" w:rsidP="0089090A">
      <w:pPr>
        <w:jc w:val="both"/>
        <w:rPr>
          <w:rFonts w:ascii="Arial" w:hAnsi="Arial" w:cs="Arial"/>
          <w:sz w:val="22"/>
          <w:szCs w:val="22"/>
        </w:rPr>
      </w:pPr>
    </w:p>
    <w:p w14:paraId="3E9FEE55" w14:textId="18870BD2" w:rsidR="007C3E92" w:rsidRPr="0081723F" w:rsidRDefault="007C3E92" w:rsidP="0089090A">
      <w:pPr>
        <w:jc w:val="both"/>
        <w:rPr>
          <w:rFonts w:ascii="Arial" w:hAnsi="Arial" w:cs="Arial"/>
          <w:sz w:val="22"/>
          <w:szCs w:val="22"/>
        </w:rPr>
      </w:pPr>
    </w:p>
    <w:p w14:paraId="0FDD4212" w14:textId="363C6AA8" w:rsidR="007C3E92" w:rsidRPr="0081723F" w:rsidRDefault="007C3E92" w:rsidP="0089090A">
      <w:pPr>
        <w:jc w:val="both"/>
        <w:rPr>
          <w:rFonts w:ascii="Arial" w:hAnsi="Arial" w:cs="Arial"/>
          <w:sz w:val="22"/>
          <w:szCs w:val="22"/>
        </w:rPr>
      </w:pPr>
    </w:p>
    <w:p w14:paraId="46D478C3" w14:textId="6029A07D" w:rsidR="007C3E92" w:rsidRPr="0081723F" w:rsidRDefault="007C3E92" w:rsidP="0089090A">
      <w:pPr>
        <w:jc w:val="both"/>
        <w:rPr>
          <w:rFonts w:ascii="Arial" w:hAnsi="Arial" w:cs="Arial"/>
          <w:sz w:val="22"/>
          <w:szCs w:val="22"/>
        </w:rPr>
      </w:pPr>
    </w:p>
    <w:p w14:paraId="37FEB879" w14:textId="41F7C45C" w:rsidR="007C3E92" w:rsidRPr="0081723F" w:rsidRDefault="007C3E92" w:rsidP="0089090A">
      <w:pPr>
        <w:jc w:val="both"/>
        <w:rPr>
          <w:rFonts w:ascii="Arial" w:hAnsi="Arial" w:cs="Arial"/>
          <w:sz w:val="22"/>
          <w:szCs w:val="22"/>
        </w:rPr>
      </w:pPr>
    </w:p>
    <w:p w14:paraId="5934E56C" w14:textId="5D523E91" w:rsidR="007C3E92" w:rsidRPr="0081723F" w:rsidRDefault="007C3E92" w:rsidP="0089090A">
      <w:pPr>
        <w:jc w:val="both"/>
        <w:rPr>
          <w:rFonts w:ascii="Arial" w:hAnsi="Arial" w:cs="Arial"/>
          <w:sz w:val="22"/>
          <w:szCs w:val="22"/>
        </w:rPr>
      </w:pPr>
    </w:p>
    <w:p w14:paraId="1BFD9930" w14:textId="6AEA8BF9" w:rsidR="007C3E92" w:rsidRPr="0081723F" w:rsidRDefault="007C3E92" w:rsidP="0089090A">
      <w:pPr>
        <w:jc w:val="both"/>
        <w:rPr>
          <w:rFonts w:ascii="Arial" w:hAnsi="Arial" w:cs="Arial"/>
          <w:sz w:val="22"/>
          <w:szCs w:val="22"/>
        </w:rPr>
      </w:pPr>
    </w:p>
    <w:p w14:paraId="4308AF84" w14:textId="5B92C659" w:rsidR="00212E92" w:rsidRDefault="00212E92">
      <w:pPr>
        <w:rPr>
          <w:rFonts w:ascii="Arial" w:eastAsiaTheme="majorEastAsia" w:hAnsi="Arial" w:cs="Arial"/>
          <w:color w:val="2F5496" w:themeColor="accent1" w:themeShade="BF"/>
          <w:sz w:val="22"/>
          <w:szCs w:val="22"/>
        </w:rPr>
      </w:pPr>
      <w:r>
        <w:rPr>
          <w:rFonts w:ascii="Arial" w:hAnsi="Arial" w:cs="Arial"/>
          <w:sz w:val="22"/>
          <w:szCs w:val="22"/>
        </w:rPr>
        <w:br w:type="page"/>
      </w:r>
    </w:p>
    <w:p w14:paraId="74B2EE45" w14:textId="77777777" w:rsidR="00CC3368" w:rsidRPr="00003056" w:rsidRDefault="00CC3368" w:rsidP="00F2054F">
      <w:pPr>
        <w:pStyle w:val="Heading2"/>
        <w:rPr>
          <w:rFonts w:ascii="Arial" w:hAnsi="Arial" w:cs="Arial"/>
          <w:b/>
          <w:bCs/>
          <w:color w:val="auto"/>
          <w:sz w:val="22"/>
          <w:szCs w:val="22"/>
        </w:rPr>
      </w:pPr>
      <w:r w:rsidRPr="00003056">
        <w:rPr>
          <w:rFonts w:ascii="Arial" w:hAnsi="Arial" w:cs="Arial"/>
          <w:b/>
          <w:bCs/>
          <w:color w:val="auto"/>
          <w:sz w:val="22"/>
          <w:szCs w:val="22"/>
        </w:rPr>
        <w:lastRenderedPageBreak/>
        <w:t>Abstract</w:t>
      </w:r>
    </w:p>
    <w:p w14:paraId="3298254E" w14:textId="1BBFA97F" w:rsidR="00724D32" w:rsidRPr="0081723F" w:rsidRDefault="005B763E" w:rsidP="0082668A">
      <w:pPr>
        <w:jc w:val="both"/>
        <w:rPr>
          <w:rFonts w:ascii="Arial" w:hAnsi="Arial" w:cs="Arial"/>
          <w:b/>
          <w:sz w:val="22"/>
          <w:szCs w:val="22"/>
        </w:rPr>
      </w:pPr>
      <w:r w:rsidRPr="0081723F">
        <w:rPr>
          <w:rFonts w:ascii="Arial" w:hAnsi="Arial" w:cs="Arial"/>
          <w:sz w:val="22"/>
          <w:szCs w:val="22"/>
        </w:rPr>
        <w:t xml:space="preserve">DNA methylation </w:t>
      </w:r>
      <w:r w:rsidR="003156D3" w:rsidRPr="0081723F">
        <w:rPr>
          <w:rFonts w:ascii="Arial" w:hAnsi="Arial" w:cs="Arial"/>
          <w:sz w:val="22"/>
          <w:szCs w:val="22"/>
        </w:rPr>
        <w:t xml:space="preserve">abnormal </w:t>
      </w:r>
      <w:r w:rsidR="00BE3D90" w:rsidRPr="0081723F">
        <w:rPr>
          <w:rFonts w:ascii="Arial" w:hAnsi="Arial" w:cs="Arial"/>
          <w:sz w:val="22"/>
          <w:szCs w:val="22"/>
        </w:rPr>
        <w:t>is the hallmark of human cancers and was demonstrated to be</w:t>
      </w:r>
      <w:r w:rsidR="003156D3" w:rsidRPr="0081723F">
        <w:rPr>
          <w:rFonts w:ascii="Arial" w:hAnsi="Arial" w:cs="Arial"/>
          <w:sz w:val="22"/>
          <w:szCs w:val="22"/>
        </w:rPr>
        <w:t xml:space="preserve"> most promising biomarker for early diagnosis to human cancers</w:t>
      </w:r>
      <w:r w:rsidR="00BE3D90" w:rsidRPr="0081723F">
        <w:rPr>
          <w:rFonts w:ascii="Arial" w:hAnsi="Arial" w:cs="Arial"/>
          <w:sz w:val="22"/>
          <w:szCs w:val="22"/>
        </w:rPr>
        <w:t xml:space="preserve">. However, </w:t>
      </w:r>
      <w:r w:rsidR="003156D3" w:rsidRPr="0081723F">
        <w:rPr>
          <w:rFonts w:ascii="Arial" w:hAnsi="Arial" w:cs="Arial"/>
          <w:sz w:val="22"/>
          <w:szCs w:val="22"/>
        </w:rPr>
        <w:t xml:space="preserve">majority of DNA methylation biomarkers were identified by the hypothesis that early differential methylation regions (DMRs) are maintained and could be detected in all stage of cancers. In this study, </w:t>
      </w:r>
      <w:r w:rsidR="00AB0EA6" w:rsidRPr="0081723F">
        <w:rPr>
          <w:rFonts w:ascii="Arial" w:hAnsi="Arial" w:cs="Arial"/>
          <w:sz w:val="22"/>
          <w:szCs w:val="22"/>
        </w:rPr>
        <w:t xml:space="preserve">we applied Illumina methylation 450K </w:t>
      </w:r>
      <w:r w:rsidR="003156D3" w:rsidRPr="0081723F">
        <w:rPr>
          <w:rFonts w:ascii="Arial" w:hAnsi="Arial" w:cs="Arial"/>
          <w:sz w:val="22"/>
          <w:szCs w:val="22"/>
        </w:rPr>
        <w:t xml:space="preserve">beadchip </w:t>
      </w:r>
      <w:r w:rsidR="00AB0EA6" w:rsidRPr="0081723F">
        <w:rPr>
          <w:rFonts w:ascii="Arial" w:hAnsi="Arial" w:cs="Arial"/>
          <w:sz w:val="22"/>
          <w:szCs w:val="22"/>
        </w:rPr>
        <w:t xml:space="preserve">to </w:t>
      </w:r>
      <w:r w:rsidR="003156D3" w:rsidRPr="0081723F">
        <w:rPr>
          <w:rFonts w:ascii="Arial" w:hAnsi="Arial" w:cs="Arial"/>
          <w:sz w:val="22"/>
          <w:szCs w:val="22"/>
        </w:rPr>
        <w:t>identify colo</w:t>
      </w:r>
      <w:r w:rsidR="0044627E">
        <w:rPr>
          <w:rFonts w:ascii="Arial" w:hAnsi="Arial" w:cs="Arial"/>
          <w:sz w:val="22"/>
          <w:szCs w:val="22"/>
        </w:rPr>
        <w:t>rectal</w:t>
      </w:r>
      <w:r w:rsidR="003156D3" w:rsidRPr="0081723F">
        <w:rPr>
          <w:rFonts w:ascii="Arial" w:hAnsi="Arial" w:cs="Arial"/>
          <w:sz w:val="22"/>
          <w:szCs w:val="22"/>
        </w:rPr>
        <w:t xml:space="preserve"> cancer early diagnostic biomarkers based on pre-colorectal cancer samples including low-grade and high-grade </w:t>
      </w:r>
      <w:r w:rsidR="00184DF1" w:rsidRPr="0081723F">
        <w:rPr>
          <w:rFonts w:ascii="Arial" w:hAnsi="Arial" w:cs="Arial"/>
          <w:sz w:val="22"/>
          <w:szCs w:val="22"/>
        </w:rPr>
        <w:t>adenoma</w:t>
      </w:r>
      <w:r w:rsidR="00AB0EA6" w:rsidRPr="0081723F">
        <w:rPr>
          <w:rFonts w:ascii="Arial" w:hAnsi="Arial" w:cs="Arial"/>
          <w:sz w:val="22"/>
          <w:szCs w:val="22"/>
        </w:rPr>
        <w:t xml:space="preserve"> </w:t>
      </w:r>
      <w:r w:rsidR="00615DF7" w:rsidRPr="0081723F">
        <w:rPr>
          <w:rFonts w:ascii="Arial" w:hAnsi="Arial" w:cs="Arial"/>
          <w:sz w:val="22"/>
          <w:szCs w:val="22"/>
        </w:rPr>
        <w:t>(N=</w:t>
      </w:r>
      <w:r w:rsidR="0044627E">
        <w:rPr>
          <w:rFonts w:ascii="Arial" w:hAnsi="Arial" w:cs="Arial"/>
          <w:sz w:val="22"/>
          <w:szCs w:val="22"/>
        </w:rPr>
        <w:t>60</w:t>
      </w:r>
      <w:r w:rsidR="00184DF1">
        <w:rPr>
          <w:rFonts w:ascii="Arial" w:hAnsi="Arial" w:cs="Arial"/>
          <w:sz w:val="22"/>
          <w:szCs w:val="22"/>
        </w:rPr>
        <w:t xml:space="preserve">). We identified that </w:t>
      </w:r>
      <w:r w:rsidR="0027790C">
        <w:rPr>
          <w:rFonts w:ascii="Arial" w:hAnsi="Arial" w:cs="Arial"/>
          <w:sz w:val="22"/>
          <w:szCs w:val="22"/>
        </w:rPr>
        <w:t>209 and</w:t>
      </w:r>
      <w:r w:rsidR="00F147F6">
        <w:rPr>
          <w:rFonts w:ascii="Arial" w:hAnsi="Arial" w:cs="Arial"/>
          <w:sz w:val="22"/>
          <w:szCs w:val="22"/>
        </w:rPr>
        <w:t xml:space="preserve"> 8692</w:t>
      </w:r>
      <w:r w:rsidR="0027790C" w:rsidRPr="0081723F">
        <w:rPr>
          <w:rFonts w:ascii="Arial" w:hAnsi="Arial" w:cs="Arial"/>
          <w:sz w:val="22"/>
          <w:szCs w:val="22"/>
        </w:rPr>
        <w:t xml:space="preserve"> </w:t>
      </w:r>
      <w:r w:rsidR="00615DF7" w:rsidRPr="0081723F">
        <w:rPr>
          <w:rFonts w:ascii="Arial" w:hAnsi="Arial" w:cs="Arial"/>
          <w:sz w:val="22"/>
          <w:szCs w:val="22"/>
        </w:rPr>
        <w:t xml:space="preserve">CpG </w:t>
      </w:r>
      <w:r w:rsidR="00BD1080">
        <w:rPr>
          <w:rFonts w:ascii="Arial" w:hAnsi="Arial" w:cs="Arial"/>
          <w:sz w:val="22"/>
          <w:szCs w:val="22"/>
        </w:rPr>
        <w:t>sites</w:t>
      </w:r>
      <w:r w:rsidR="00184DF1">
        <w:rPr>
          <w:rFonts w:ascii="Arial" w:hAnsi="Arial" w:cs="Arial"/>
          <w:sz w:val="22"/>
          <w:szCs w:val="22"/>
        </w:rPr>
        <w:t xml:space="preserve"> were</w:t>
      </w:r>
      <w:r w:rsidR="00615DF7" w:rsidRPr="0081723F">
        <w:rPr>
          <w:rFonts w:ascii="Arial" w:hAnsi="Arial" w:cs="Arial"/>
          <w:sz w:val="22"/>
          <w:szCs w:val="22"/>
        </w:rPr>
        <w:t xml:space="preserve"> </w:t>
      </w:r>
      <w:r w:rsidR="00184DF1">
        <w:rPr>
          <w:rFonts w:ascii="Arial" w:hAnsi="Arial" w:cs="Arial"/>
          <w:sz w:val="22"/>
          <w:szCs w:val="22"/>
        </w:rPr>
        <w:t xml:space="preserve">significantly </w:t>
      </w:r>
      <w:r w:rsidR="00615DF7" w:rsidRPr="0081723F">
        <w:rPr>
          <w:rFonts w:ascii="Arial" w:hAnsi="Arial" w:cs="Arial"/>
          <w:sz w:val="22"/>
          <w:szCs w:val="22"/>
        </w:rPr>
        <w:t>hyper-methylated in the low-</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(LGA)</w:t>
      </w:r>
      <w:r w:rsidR="00615DF7" w:rsidRPr="0081723F">
        <w:rPr>
          <w:rFonts w:ascii="Arial" w:hAnsi="Arial" w:cs="Arial"/>
          <w:sz w:val="22"/>
          <w:szCs w:val="22"/>
        </w:rPr>
        <w:t xml:space="preserve"> and high-</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(HGA)</w:t>
      </w:r>
      <w:r w:rsidR="00615DF7" w:rsidRPr="0081723F">
        <w:rPr>
          <w:rFonts w:ascii="Arial" w:hAnsi="Arial" w:cs="Arial"/>
          <w:sz w:val="22"/>
          <w:szCs w:val="22"/>
        </w:rPr>
        <w:t>, respectively</w:t>
      </w:r>
      <w:r w:rsidR="006E601C" w:rsidRPr="0081723F">
        <w:rPr>
          <w:rFonts w:ascii="Arial" w:hAnsi="Arial" w:cs="Arial"/>
          <w:sz w:val="22"/>
          <w:szCs w:val="22"/>
        </w:rPr>
        <w:t>.</w:t>
      </w:r>
      <w:r w:rsidR="00AE442F" w:rsidRPr="0081723F">
        <w:rPr>
          <w:rFonts w:ascii="Arial" w:hAnsi="Arial" w:cs="Arial"/>
          <w:sz w:val="22"/>
          <w:szCs w:val="22"/>
        </w:rPr>
        <w:t xml:space="preserve"> Pathway analysis identified that nervous system is significantly associated with </w:t>
      </w:r>
      <w:r w:rsidR="00615DF7" w:rsidRPr="0081723F">
        <w:rPr>
          <w:rFonts w:ascii="Arial" w:hAnsi="Arial" w:cs="Arial"/>
          <w:sz w:val="22"/>
          <w:szCs w:val="22"/>
        </w:rPr>
        <w:t xml:space="preserve">early </w:t>
      </w:r>
      <w:r w:rsidR="00AE442F" w:rsidRPr="0081723F">
        <w:rPr>
          <w:rFonts w:ascii="Arial" w:hAnsi="Arial" w:cs="Arial"/>
          <w:sz w:val="22"/>
          <w:szCs w:val="22"/>
        </w:rPr>
        <w:t xml:space="preserve">adenoma development. </w:t>
      </w:r>
      <w:r w:rsidR="00F329D8" w:rsidRPr="0081723F">
        <w:rPr>
          <w:rFonts w:ascii="Arial" w:hAnsi="Arial" w:cs="Arial"/>
          <w:sz w:val="22"/>
          <w:szCs w:val="22"/>
        </w:rPr>
        <w:t>Together with GEO and TCGA dataset (N=</w:t>
      </w:r>
      <w:r w:rsidR="0044627E">
        <w:rPr>
          <w:rFonts w:ascii="Arial" w:hAnsi="Arial" w:cs="Arial"/>
          <w:sz w:val="22"/>
          <w:szCs w:val="22"/>
        </w:rPr>
        <w:t>833</w:t>
      </w:r>
      <w:r w:rsidR="00F329D8" w:rsidRPr="0081723F">
        <w:rPr>
          <w:rFonts w:ascii="Arial" w:hAnsi="Arial" w:cs="Arial"/>
          <w:sz w:val="22"/>
          <w:szCs w:val="22"/>
        </w:rPr>
        <w:t>), i</w:t>
      </w:r>
      <w:r w:rsidR="00724D32" w:rsidRPr="0081723F">
        <w:rPr>
          <w:rFonts w:ascii="Arial" w:hAnsi="Arial" w:cs="Arial"/>
          <w:sz w:val="22"/>
          <w:szCs w:val="22"/>
        </w:rPr>
        <w:t xml:space="preserve">ntegration analysis revealed that DNA methylation in the promoter of </w:t>
      </w:r>
      <w:r w:rsidR="000268C9" w:rsidRPr="000268C9">
        <w:rPr>
          <w:rFonts w:ascii="Arial" w:hAnsi="Arial" w:cs="Arial"/>
          <w:i/>
          <w:sz w:val="22"/>
          <w:szCs w:val="22"/>
        </w:rPr>
        <w:t>ADHFE1</w:t>
      </w:r>
      <w:r w:rsidR="00724D32" w:rsidRPr="0081723F">
        <w:rPr>
          <w:rFonts w:ascii="Arial" w:hAnsi="Arial" w:cs="Arial"/>
          <w:sz w:val="22"/>
          <w:szCs w:val="22"/>
        </w:rPr>
        <w:t xml:space="preserve"> is a </w:t>
      </w:r>
      <w:r w:rsidR="00F329D8" w:rsidRPr="0081723F">
        <w:rPr>
          <w:rFonts w:ascii="Arial" w:hAnsi="Arial" w:cs="Arial"/>
          <w:sz w:val="22"/>
          <w:szCs w:val="22"/>
        </w:rPr>
        <w:t xml:space="preserve">most </w:t>
      </w:r>
      <w:r w:rsidR="00724D32" w:rsidRPr="0081723F">
        <w:rPr>
          <w:rFonts w:ascii="Arial" w:hAnsi="Arial" w:cs="Arial"/>
          <w:sz w:val="22"/>
          <w:szCs w:val="22"/>
        </w:rPr>
        <w:t xml:space="preserve">potential </w:t>
      </w:r>
      <w:r w:rsidR="00266D0F">
        <w:rPr>
          <w:rFonts w:ascii="Arial" w:hAnsi="Arial" w:cs="Arial"/>
          <w:sz w:val="22"/>
          <w:szCs w:val="22"/>
        </w:rPr>
        <w:t xml:space="preserve">early </w:t>
      </w:r>
      <w:r w:rsidR="00724D32" w:rsidRPr="0081723F">
        <w:rPr>
          <w:rFonts w:ascii="Arial" w:hAnsi="Arial" w:cs="Arial"/>
          <w:sz w:val="22"/>
          <w:szCs w:val="22"/>
        </w:rPr>
        <w:t xml:space="preserve">diagnostic biomarker for colorectal adenoma and </w:t>
      </w:r>
      <w:r w:rsidR="008378E1" w:rsidRPr="0081723F">
        <w:rPr>
          <w:rFonts w:ascii="Arial" w:hAnsi="Arial" w:cs="Arial"/>
          <w:sz w:val="22"/>
          <w:szCs w:val="22"/>
        </w:rPr>
        <w:t>cancer (</w:t>
      </w:r>
      <w:r w:rsidR="004436CD" w:rsidRPr="0081723F">
        <w:rPr>
          <w:rFonts w:ascii="Arial" w:hAnsi="Arial" w:cs="Arial"/>
          <w:sz w:val="22"/>
          <w:szCs w:val="22"/>
        </w:rPr>
        <w:t>SEN=0.96, SPE=0.9</w:t>
      </w:r>
      <w:r w:rsidR="006308B6" w:rsidRPr="0081723F">
        <w:rPr>
          <w:rFonts w:ascii="Arial" w:hAnsi="Arial" w:cs="Arial"/>
          <w:sz w:val="22"/>
          <w:szCs w:val="22"/>
        </w:rPr>
        <w:t>5</w:t>
      </w:r>
      <w:r w:rsidR="004436CD" w:rsidRPr="0081723F">
        <w:rPr>
          <w:rFonts w:ascii="Arial" w:hAnsi="Arial" w:cs="Arial"/>
          <w:sz w:val="22"/>
          <w:szCs w:val="22"/>
        </w:rPr>
        <w:t>, AUC=0.9</w:t>
      </w:r>
      <w:r w:rsidR="006308B6" w:rsidRPr="0081723F">
        <w:rPr>
          <w:rFonts w:ascii="Arial" w:hAnsi="Arial" w:cs="Arial"/>
          <w:sz w:val="22"/>
          <w:szCs w:val="22"/>
        </w:rPr>
        <w:t>7</w:t>
      </w:r>
      <w:r w:rsidR="004436CD" w:rsidRPr="0081723F">
        <w:rPr>
          <w:rFonts w:ascii="Arial" w:hAnsi="Arial" w:cs="Arial"/>
          <w:sz w:val="22"/>
          <w:szCs w:val="22"/>
        </w:rPr>
        <w:t>)</w:t>
      </w:r>
      <w:r w:rsidR="00724D32" w:rsidRPr="0081723F">
        <w:rPr>
          <w:rFonts w:ascii="Arial" w:hAnsi="Arial" w:cs="Arial"/>
          <w:sz w:val="22"/>
          <w:szCs w:val="22"/>
        </w:rPr>
        <w:t>.</w:t>
      </w:r>
    </w:p>
    <w:p w14:paraId="18DDBEAC" w14:textId="25DD1969" w:rsidR="00743D48" w:rsidRDefault="00743D48" w:rsidP="0089090A">
      <w:pPr>
        <w:jc w:val="both"/>
        <w:rPr>
          <w:rFonts w:ascii="Arial" w:hAnsi="Arial" w:cs="Arial"/>
          <w:sz w:val="22"/>
          <w:szCs w:val="22"/>
        </w:rPr>
      </w:pPr>
    </w:p>
    <w:p w14:paraId="2E24A19E" w14:textId="001516B9" w:rsidR="00212E92" w:rsidRPr="0044627E" w:rsidRDefault="00212E92" w:rsidP="0089090A">
      <w:pPr>
        <w:jc w:val="both"/>
        <w:rPr>
          <w:rFonts w:ascii="Arial" w:hAnsi="Arial" w:cs="Arial"/>
          <w:b/>
          <w:bCs/>
          <w:sz w:val="22"/>
          <w:szCs w:val="22"/>
        </w:rPr>
      </w:pPr>
      <w:r w:rsidRPr="0044627E">
        <w:rPr>
          <w:rFonts w:ascii="Arial" w:hAnsi="Arial" w:cs="Arial"/>
          <w:b/>
          <w:bCs/>
          <w:sz w:val="22"/>
          <w:szCs w:val="22"/>
        </w:rPr>
        <w:t xml:space="preserve">Key words: </w:t>
      </w:r>
    </w:p>
    <w:p w14:paraId="5BCA50CE" w14:textId="78A76260" w:rsidR="0044627E" w:rsidRDefault="0044627E">
      <w:pPr>
        <w:rPr>
          <w:rFonts w:ascii="Arial" w:hAnsi="Arial" w:cs="Arial"/>
          <w:sz w:val="22"/>
          <w:szCs w:val="22"/>
        </w:rPr>
      </w:pPr>
      <w:r>
        <w:rPr>
          <w:rFonts w:ascii="Arial" w:hAnsi="Arial" w:cs="Arial" w:hint="eastAsia"/>
          <w:sz w:val="22"/>
          <w:szCs w:val="22"/>
        </w:rPr>
        <w:t>D</w:t>
      </w:r>
      <w:r>
        <w:rPr>
          <w:rFonts w:ascii="Arial" w:hAnsi="Arial" w:cs="Arial"/>
          <w:sz w:val="22"/>
          <w:szCs w:val="22"/>
        </w:rPr>
        <w:t xml:space="preserve">NA </w:t>
      </w:r>
      <w:r>
        <w:rPr>
          <w:rFonts w:ascii="Arial" w:hAnsi="Arial" w:cs="Arial" w:hint="eastAsia"/>
          <w:sz w:val="22"/>
          <w:szCs w:val="22"/>
        </w:rPr>
        <w:t>methylation</w:t>
      </w:r>
      <w:r>
        <w:rPr>
          <w:rFonts w:ascii="Arial" w:hAnsi="Arial" w:cs="Arial"/>
          <w:sz w:val="22"/>
          <w:szCs w:val="22"/>
        </w:rPr>
        <w:t>, Adenoma, Colorectal cancer, biomarker</w:t>
      </w:r>
    </w:p>
    <w:p w14:paraId="22E0D1CB" w14:textId="66FD738C" w:rsidR="00F21B10" w:rsidRDefault="00F21B10">
      <w:pPr>
        <w:rPr>
          <w:ins w:id="7" w:author="Zhang Dake" w:date="2019-08-29T15:49:00Z"/>
          <w:rFonts w:ascii="Arial" w:eastAsiaTheme="majorEastAsia" w:hAnsi="Arial" w:cs="Arial"/>
          <w:sz w:val="22"/>
          <w:szCs w:val="22"/>
        </w:rPr>
      </w:pPr>
      <w:ins w:id="8" w:author="Zhang Dake" w:date="2019-08-29T15:49:00Z">
        <w:r>
          <w:rPr>
            <w:rFonts w:ascii="Arial" w:eastAsiaTheme="majorEastAsia" w:hAnsi="Arial" w:cs="Arial"/>
            <w:sz w:val="22"/>
            <w:szCs w:val="22"/>
          </w:rPr>
          <w:br w:type="page"/>
        </w:r>
      </w:ins>
    </w:p>
    <w:p w14:paraId="2446A930" w14:textId="5854072D" w:rsidR="00212E92" w:rsidDel="00F21B10" w:rsidRDefault="00212E92">
      <w:pPr>
        <w:rPr>
          <w:del w:id="9" w:author="Zhang Dake" w:date="2019-08-29T15:49:00Z"/>
          <w:rFonts w:ascii="Arial" w:eastAsiaTheme="majorEastAsia" w:hAnsi="Arial" w:cs="Arial"/>
          <w:sz w:val="22"/>
          <w:szCs w:val="22"/>
        </w:rPr>
      </w:pPr>
    </w:p>
    <w:p w14:paraId="25A2DAFC" w14:textId="562D4C9C" w:rsidR="00743D48" w:rsidRPr="00F147F6" w:rsidRDefault="00743D48" w:rsidP="00F2054F">
      <w:pPr>
        <w:pStyle w:val="Heading2"/>
        <w:rPr>
          <w:rFonts w:ascii="Arial" w:hAnsi="Arial" w:cs="Arial"/>
          <w:b/>
          <w:bCs/>
          <w:color w:val="auto"/>
          <w:sz w:val="22"/>
          <w:szCs w:val="22"/>
        </w:rPr>
      </w:pPr>
      <w:r w:rsidRPr="00F147F6">
        <w:rPr>
          <w:rFonts w:ascii="Arial" w:hAnsi="Arial" w:cs="Arial"/>
          <w:b/>
          <w:bCs/>
          <w:color w:val="auto"/>
          <w:sz w:val="22"/>
          <w:szCs w:val="22"/>
        </w:rPr>
        <w:t>Background</w:t>
      </w:r>
    </w:p>
    <w:p w14:paraId="271477D1" w14:textId="77777777" w:rsidR="002D3B90" w:rsidRPr="0081723F" w:rsidRDefault="002D3B90" w:rsidP="00241815">
      <w:pPr>
        <w:jc w:val="both"/>
        <w:rPr>
          <w:rFonts w:ascii="Arial" w:hAnsi="Arial" w:cs="Arial"/>
          <w:sz w:val="22"/>
          <w:szCs w:val="22"/>
        </w:rPr>
      </w:pPr>
    </w:p>
    <w:p w14:paraId="65078901" w14:textId="18080BB6" w:rsidR="00F44BF9" w:rsidRPr="0081723F" w:rsidRDefault="00241815" w:rsidP="00241815">
      <w:pPr>
        <w:jc w:val="both"/>
        <w:rPr>
          <w:rFonts w:ascii="Arial" w:hAnsi="Arial" w:cs="Arial"/>
          <w:sz w:val="22"/>
          <w:szCs w:val="22"/>
        </w:rPr>
      </w:pPr>
      <w:r w:rsidRPr="0081723F">
        <w:rPr>
          <w:rFonts w:ascii="Arial" w:hAnsi="Arial" w:cs="Arial"/>
          <w:sz w:val="22"/>
          <w:szCs w:val="22"/>
        </w:rPr>
        <w:t>Colorectal cancer (CRC) is</w:t>
      </w:r>
      <w:r w:rsidR="00844A48" w:rsidRPr="0081723F">
        <w:rPr>
          <w:rFonts w:ascii="Arial" w:hAnsi="Arial" w:cs="Arial"/>
          <w:sz w:val="22"/>
          <w:szCs w:val="22"/>
        </w:rPr>
        <w:t xml:space="preserve"> the </w:t>
      </w:r>
      <w:r w:rsidR="002C04D3" w:rsidRPr="0081723F">
        <w:rPr>
          <w:rFonts w:ascii="Arial" w:hAnsi="Arial" w:cs="Arial"/>
          <w:sz w:val="22"/>
          <w:szCs w:val="22"/>
        </w:rPr>
        <w:t>third leading cause of cancer</w:t>
      </w:r>
      <w:ins w:id="10" w:author="Guo, Shicheng" w:date="2019-09-01T16:17:00Z">
        <w:r w:rsidR="008E4646">
          <w:rPr>
            <w:rFonts w:ascii="Arial" w:hAnsi="Arial" w:cs="Arial"/>
            <w:sz w:val="22"/>
            <w:szCs w:val="22"/>
          </w:rPr>
          <w:t>-</w:t>
        </w:r>
      </w:ins>
      <w:del w:id="11" w:author="Guo, Shicheng" w:date="2019-09-01T16:17:00Z">
        <w:r w:rsidR="002C04D3" w:rsidRPr="0081723F" w:rsidDel="008E4646">
          <w:rPr>
            <w:rFonts w:ascii="Arial" w:hAnsi="Arial" w:cs="Arial"/>
            <w:sz w:val="22"/>
            <w:szCs w:val="22"/>
          </w:rPr>
          <w:delText xml:space="preserve"> </w:delText>
        </w:r>
      </w:del>
      <w:r w:rsidR="002C04D3" w:rsidRPr="0081723F">
        <w:rPr>
          <w:rFonts w:ascii="Arial" w:hAnsi="Arial" w:cs="Arial"/>
          <w:sz w:val="22"/>
          <w:szCs w:val="22"/>
        </w:rPr>
        <w:t>related deaths</w:t>
      </w:r>
      <w:r w:rsidR="00F44BF9" w:rsidRPr="0081723F">
        <w:rPr>
          <w:rFonts w:ascii="Arial" w:hAnsi="Arial" w:cs="Arial"/>
          <w:sz w:val="22"/>
          <w:szCs w:val="22"/>
        </w:rPr>
        <w:t xml:space="preserve"> </w: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 </w:instrTex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EN.CITE.DATA </w:instrText>
      </w:r>
      <w:r w:rsidR="005B48AA" w:rsidRPr="0081723F">
        <w:rPr>
          <w:rFonts w:ascii="Arial" w:hAnsi="Arial" w:cs="Arial"/>
          <w:sz w:val="22"/>
          <w:szCs w:val="22"/>
        </w:rPr>
      </w:r>
      <w:r w:rsidR="005B48AA" w:rsidRPr="0081723F">
        <w:rPr>
          <w:rFonts w:ascii="Arial" w:hAnsi="Arial" w:cs="Arial"/>
          <w:sz w:val="22"/>
          <w:szCs w:val="22"/>
        </w:rPr>
        <w:fldChar w:fldCharType="end"/>
      </w:r>
      <w:r w:rsidR="005B48AA" w:rsidRPr="0081723F">
        <w:rPr>
          <w:rFonts w:ascii="Arial" w:hAnsi="Arial" w:cs="Arial"/>
          <w:sz w:val="22"/>
          <w:szCs w:val="22"/>
        </w:rPr>
      </w:r>
      <w:r w:rsidR="005B48AA" w:rsidRPr="0081723F">
        <w:rPr>
          <w:rFonts w:ascii="Arial" w:hAnsi="Arial" w:cs="Arial"/>
          <w:sz w:val="22"/>
          <w:szCs w:val="22"/>
        </w:rPr>
        <w:fldChar w:fldCharType="separate"/>
      </w:r>
      <w:r w:rsidR="005B48AA" w:rsidRPr="0081723F">
        <w:rPr>
          <w:rFonts w:ascii="Arial" w:hAnsi="Arial" w:cs="Arial"/>
          <w:noProof/>
          <w:sz w:val="22"/>
          <w:szCs w:val="22"/>
        </w:rPr>
        <w:t>[1, 2]</w:t>
      </w:r>
      <w:r w:rsidR="005B48AA" w:rsidRPr="0081723F">
        <w:rPr>
          <w:rFonts w:ascii="Arial" w:hAnsi="Arial" w:cs="Arial"/>
          <w:sz w:val="22"/>
          <w:szCs w:val="22"/>
        </w:rPr>
        <w:fldChar w:fldCharType="end"/>
      </w:r>
      <w:r w:rsidR="00B473B9" w:rsidRPr="0081723F">
        <w:rPr>
          <w:rFonts w:ascii="Arial" w:hAnsi="Arial" w:cs="Arial"/>
          <w:sz w:val="22"/>
          <w:szCs w:val="22"/>
        </w:rPr>
        <w:t>.</w:t>
      </w:r>
      <w:r w:rsidR="00282DB1" w:rsidRPr="0081723F">
        <w:rPr>
          <w:rFonts w:ascii="Arial" w:hAnsi="Arial" w:cs="Arial"/>
          <w:sz w:val="22"/>
          <w:szCs w:val="22"/>
        </w:rPr>
        <w:t xml:space="preserve"> </w:t>
      </w:r>
      <w:r w:rsidR="00F44BF9" w:rsidRPr="0081723F">
        <w:rPr>
          <w:rFonts w:ascii="Arial" w:hAnsi="Arial" w:cs="Arial"/>
          <w:sz w:val="22"/>
          <w:szCs w:val="22"/>
        </w:rPr>
        <w:t>Evidence shows not only genetic mutation</w:t>
      </w:r>
      <w:r w:rsidR="00212E92">
        <w:rPr>
          <w:rFonts w:ascii="Arial" w:hAnsi="Arial" w:cs="Arial"/>
          <w:sz w:val="22"/>
          <w:szCs w:val="22"/>
        </w:rPr>
        <w:t>s</w:t>
      </w:r>
      <w:ins w:id="12" w:author="Guo, Shicheng" w:date="2019-09-01T16:17:00Z">
        <w:r w:rsidR="008E4646">
          <w:rPr>
            <w:rFonts w:ascii="Arial" w:hAnsi="Arial" w:cs="Arial"/>
            <w:sz w:val="22"/>
            <w:szCs w:val="22"/>
          </w:rPr>
          <w:t xml:space="preserve"> </w:t>
        </w:r>
      </w:ins>
      <w:del w:id="13" w:author="Guo, Shicheng" w:date="2019-09-01T16:17:00Z">
        <w:r w:rsidR="00F44BF9" w:rsidRPr="0081723F" w:rsidDel="008E4646">
          <w:rPr>
            <w:rFonts w:ascii="Arial" w:hAnsi="Arial" w:cs="Arial"/>
            <w:sz w:val="22"/>
            <w:szCs w:val="22"/>
          </w:rPr>
          <w:delText xml:space="preserve">, </w:delText>
        </w:r>
      </w:del>
      <w:r w:rsidR="00F44BF9" w:rsidRPr="0081723F">
        <w:rPr>
          <w:rFonts w:ascii="Arial" w:hAnsi="Arial" w:cs="Arial"/>
          <w:sz w:val="22"/>
          <w:szCs w:val="22"/>
        </w:rPr>
        <w:t xml:space="preserve">but also epigenetic alterations are progressively accumulated </w:t>
      </w:r>
      <w:r w:rsidR="00212E92">
        <w:rPr>
          <w:rFonts w:ascii="Arial" w:hAnsi="Arial" w:cs="Arial"/>
          <w:sz w:val="22"/>
          <w:szCs w:val="22"/>
        </w:rPr>
        <w:t xml:space="preserve">in </w:t>
      </w:r>
      <w:ins w:id="14" w:author="Guo, Shicheng" w:date="2019-09-01T16:18:00Z">
        <w:r w:rsidR="008E4646">
          <w:rPr>
            <w:rFonts w:ascii="Arial" w:hAnsi="Arial" w:cs="Arial"/>
            <w:sz w:val="22"/>
            <w:szCs w:val="22"/>
          </w:rPr>
          <w:t xml:space="preserve">the </w:t>
        </w:r>
      </w:ins>
      <w:r w:rsidR="00212E92">
        <w:rPr>
          <w:rFonts w:ascii="Arial" w:hAnsi="Arial" w:cs="Arial"/>
          <w:sz w:val="22"/>
          <w:szCs w:val="22"/>
        </w:rPr>
        <w:t xml:space="preserve">tumor genome </w:t>
      </w:r>
      <w:r w:rsidR="00F44BF9" w:rsidRPr="0081723F">
        <w:rPr>
          <w:rFonts w:ascii="Arial" w:hAnsi="Arial" w:cs="Arial"/>
          <w:sz w:val="22"/>
          <w:szCs w:val="22"/>
        </w:rPr>
        <w:t xml:space="preserve">during the occurrence of human cancers. </w:t>
      </w:r>
      <w:r w:rsidR="004E6ACD" w:rsidRPr="0081723F">
        <w:rPr>
          <w:rFonts w:ascii="Arial" w:hAnsi="Arial" w:cs="Arial"/>
          <w:sz w:val="22"/>
          <w:szCs w:val="22"/>
        </w:rPr>
        <w:t>DNA methylation plays important roles in embryonic development and tissue differentiation</w:t>
      </w:r>
      <w:del w:id="15" w:author="Zhang Dake" w:date="2019-08-30T11:02:00Z">
        <w:r w:rsidR="00212E92" w:rsidRPr="0081723F" w:rsidDel="00BC06A1">
          <w:rPr>
            <w:rFonts w:ascii="Arial" w:hAnsi="Arial" w:cs="Arial"/>
            <w:sz w:val="22"/>
            <w:szCs w:val="22"/>
          </w:rPr>
          <w:delText>.</w:delText>
        </w:r>
        <w:r w:rsidR="00212E92" w:rsidDel="00BC06A1">
          <w:rPr>
            <w:rFonts w:ascii="Arial" w:hAnsi="Arial" w:cs="Arial"/>
            <w:sz w:val="22"/>
            <w:szCs w:val="22"/>
          </w:rPr>
          <w:delText xml:space="preserve"> </w:delText>
        </w:r>
      </w:del>
      <w:ins w:id="16" w:author="Zhang Dake" w:date="2019-08-30T11:02:00Z">
        <w:r w:rsidR="00BC06A1" w:rsidRPr="0081723F">
          <w:rPr>
            <w:rFonts w:ascii="Arial" w:hAnsi="Arial" w:cs="Arial"/>
            <w:sz w:val="22"/>
            <w:szCs w:val="22"/>
          </w:rPr>
          <w:t>.</w:t>
        </w:r>
        <w:r w:rsidR="00BC06A1">
          <w:rPr>
            <w:rFonts w:ascii="Arial" w:hAnsi="Arial" w:cs="Arial"/>
            <w:sz w:val="22"/>
            <w:szCs w:val="22"/>
          </w:rPr>
          <w:t xml:space="preserve"> </w:t>
        </w:r>
      </w:ins>
      <w:r w:rsidR="004E6ACD" w:rsidRPr="0081723F">
        <w:rPr>
          <w:rFonts w:ascii="Arial" w:hAnsi="Arial" w:cs="Arial"/>
          <w:sz w:val="22"/>
          <w:szCs w:val="22"/>
        </w:rPr>
        <w:t xml:space="preserve">Abnormal, hyper-methylation or hypo-methylation, in the promoter regions of tumor suppressor genes and miRNA have been observed in almost all the cancer types </w: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4E6ACD" w:rsidRPr="0081723F">
        <w:rPr>
          <w:rFonts w:ascii="Arial" w:hAnsi="Arial" w:cs="Arial"/>
          <w:sz w:val="22"/>
          <w:szCs w:val="22"/>
        </w:rPr>
      </w:r>
      <w:r w:rsidR="004E6ACD" w:rsidRPr="0081723F">
        <w:rPr>
          <w:rFonts w:ascii="Arial" w:hAnsi="Arial" w:cs="Arial"/>
          <w:sz w:val="22"/>
          <w:szCs w:val="22"/>
        </w:rPr>
        <w:fldChar w:fldCharType="separate"/>
      </w:r>
      <w:r w:rsidR="004E6ACD" w:rsidRPr="0081723F">
        <w:rPr>
          <w:rFonts w:ascii="Arial" w:hAnsi="Arial" w:cs="Arial"/>
          <w:noProof/>
          <w:sz w:val="22"/>
          <w:szCs w:val="22"/>
        </w:rPr>
        <w:t>[3, 4]</w:t>
      </w:r>
      <w:r w:rsidR="004E6ACD" w:rsidRPr="0081723F">
        <w:rPr>
          <w:rFonts w:ascii="Arial" w:hAnsi="Arial" w:cs="Arial"/>
          <w:sz w:val="22"/>
          <w:szCs w:val="22"/>
        </w:rPr>
        <w:fldChar w:fldCharType="end"/>
      </w:r>
      <w:r w:rsidR="004E6ACD" w:rsidRPr="0081723F">
        <w:rPr>
          <w:rFonts w:ascii="Arial" w:hAnsi="Arial" w:cs="Arial"/>
          <w:sz w:val="22"/>
          <w:szCs w:val="22"/>
        </w:rPr>
        <w:t xml:space="preserve">. </w:t>
      </w:r>
      <w:r w:rsidR="002647E8" w:rsidRPr="0081723F">
        <w:rPr>
          <w:rFonts w:ascii="Arial" w:hAnsi="Arial" w:cs="Arial"/>
          <w:sz w:val="22"/>
          <w:szCs w:val="22"/>
        </w:rPr>
        <w:t xml:space="preserve">In the past decades, DNA methylation has </w:t>
      </w:r>
      <w:r w:rsidR="00BF3A0A" w:rsidRPr="0081723F">
        <w:rPr>
          <w:rFonts w:ascii="Arial" w:hAnsi="Arial" w:cs="Arial"/>
          <w:sz w:val="22"/>
          <w:szCs w:val="22"/>
        </w:rPr>
        <w:t xml:space="preserve">been </w:t>
      </w:r>
      <w:r w:rsidR="001A6659" w:rsidRPr="0081723F">
        <w:rPr>
          <w:rFonts w:ascii="Arial" w:hAnsi="Arial" w:cs="Arial"/>
          <w:sz w:val="22"/>
          <w:szCs w:val="22"/>
        </w:rPr>
        <w:t xml:space="preserve">widely </w:t>
      </w:r>
      <w:r w:rsidR="00C212D1" w:rsidRPr="0081723F">
        <w:rPr>
          <w:rFonts w:ascii="Arial" w:hAnsi="Arial" w:cs="Arial"/>
          <w:sz w:val="22"/>
          <w:szCs w:val="22"/>
        </w:rPr>
        <w:t xml:space="preserve">applied to develop </w:t>
      </w:r>
      <w:r w:rsidR="001A6659" w:rsidRPr="0081723F">
        <w:rPr>
          <w:rFonts w:ascii="Arial" w:hAnsi="Arial" w:cs="Arial"/>
          <w:sz w:val="22"/>
          <w:szCs w:val="22"/>
        </w:rPr>
        <w:t>cancer biomarkers</w:t>
      </w:r>
      <w:r w:rsidR="00C212D1"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[5]</w:t>
      </w:r>
      <w:r w:rsidR="00C212D1" w:rsidRPr="0081723F">
        <w:rPr>
          <w:rFonts w:ascii="Arial" w:hAnsi="Arial" w:cs="Arial"/>
          <w:sz w:val="22"/>
          <w:szCs w:val="22"/>
        </w:rPr>
        <w:fldChar w:fldCharType="end"/>
      </w:r>
      <w:r w:rsidR="001A6659" w:rsidRPr="0081723F">
        <w:rPr>
          <w:rFonts w:ascii="Arial" w:hAnsi="Arial" w:cs="Arial"/>
          <w:sz w:val="22"/>
          <w:szCs w:val="22"/>
        </w:rPr>
        <w:t xml:space="preserve">. </w:t>
      </w:r>
      <w:r w:rsidR="002647E8" w:rsidRPr="0081723F">
        <w:rPr>
          <w:rFonts w:ascii="Arial" w:hAnsi="Arial" w:cs="Arial"/>
          <w:sz w:val="22"/>
          <w:szCs w:val="22"/>
        </w:rPr>
        <w:t xml:space="preserve">Meanwhile, it </w:t>
      </w:r>
      <w:r w:rsidR="00212E92">
        <w:rPr>
          <w:rFonts w:ascii="Arial" w:hAnsi="Arial" w:cs="Arial"/>
          <w:sz w:val="22"/>
          <w:szCs w:val="22"/>
        </w:rPr>
        <w:t>has</w:t>
      </w:r>
      <w:r w:rsidR="002647E8" w:rsidRPr="0081723F">
        <w:rPr>
          <w:rFonts w:ascii="Arial" w:hAnsi="Arial" w:cs="Arial"/>
          <w:sz w:val="22"/>
          <w:szCs w:val="22"/>
        </w:rPr>
        <w:t xml:space="preserve"> perfect ability to indicate disease progress</w:t>
      </w:r>
      <w:r w:rsidR="00212E92">
        <w:rPr>
          <w:rFonts w:ascii="Arial" w:hAnsi="Arial" w:cs="Arial"/>
          <w:sz w:val="22"/>
          <w:szCs w:val="22"/>
        </w:rPr>
        <w:t>ion</w:t>
      </w:r>
      <w:r w:rsidR="002647E8" w:rsidRPr="0081723F">
        <w:rPr>
          <w:rFonts w:ascii="Arial" w:hAnsi="Arial" w:cs="Arial"/>
          <w:sz w:val="22"/>
          <w:szCs w:val="22"/>
        </w:rPr>
        <w:t xml:space="preserve">, such as </w:t>
      </w:r>
      <w:r w:rsidR="001A6659" w:rsidRPr="0081723F">
        <w:rPr>
          <w:rFonts w:ascii="Arial" w:hAnsi="Arial" w:cs="Arial"/>
          <w:sz w:val="22"/>
          <w:szCs w:val="22"/>
        </w:rPr>
        <w:t xml:space="preserve">from hepatitis, cirrhosis and HCC </w:t>
      </w:r>
      <w:r w:rsidR="001A6659"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1A6659" w:rsidRPr="0081723F">
        <w:rPr>
          <w:rFonts w:ascii="Arial" w:hAnsi="Arial" w:cs="Arial"/>
          <w:sz w:val="22"/>
          <w:szCs w:val="22"/>
        </w:rPr>
      </w:r>
      <w:r w:rsidR="001A6659" w:rsidRPr="0081723F">
        <w:rPr>
          <w:rFonts w:ascii="Arial" w:hAnsi="Arial" w:cs="Arial"/>
          <w:sz w:val="22"/>
          <w:szCs w:val="22"/>
        </w:rPr>
        <w:fldChar w:fldCharType="separate"/>
      </w:r>
      <w:r w:rsidR="004E6ACD" w:rsidRPr="0081723F">
        <w:rPr>
          <w:rFonts w:ascii="Arial" w:hAnsi="Arial" w:cs="Arial"/>
          <w:noProof/>
          <w:sz w:val="22"/>
          <w:szCs w:val="22"/>
        </w:rPr>
        <w:t>[6, 7]</w:t>
      </w:r>
      <w:r w:rsidR="001A6659" w:rsidRPr="0081723F">
        <w:rPr>
          <w:rFonts w:ascii="Arial" w:hAnsi="Arial" w:cs="Arial"/>
          <w:sz w:val="22"/>
          <w:szCs w:val="22"/>
        </w:rPr>
        <w:fldChar w:fldCharType="end"/>
      </w:r>
      <w:r w:rsidR="00C212D1" w:rsidRPr="0081723F">
        <w:rPr>
          <w:rFonts w:ascii="Arial" w:hAnsi="Arial" w:cs="Arial"/>
          <w:sz w:val="22"/>
          <w:szCs w:val="22"/>
        </w:rPr>
        <w:t xml:space="preserve">. Moreover, </w:t>
      </w:r>
      <w:r w:rsidR="000E497C" w:rsidRPr="0081723F">
        <w:rPr>
          <w:rFonts w:ascii="Arial" w:hAnsi="Arial" w:cs="Arial"/>
          <w:sz w:val="22"/>
          <w:szCs w:val="22"/>
        </w:rPr>
        <w:t xml:space="preserve">recent evidence shows </w:t>
      </w:r>
      <w:r w:rsidR="00212E92">
        <w:rPr>
          <w:rFonts w:ascii="Arial" w:hAnsi="Arial" w:cs="Arial"/>
          <w:sz w:val="22"/>
          <w:szCs w:val="22"/>
        </w:rPr>
        <w:t>cell free DNA (</w:t>
      </w:r>
      <w:r w:rsidR="000E497C" w:rsidRPr="0081723F">
        <w:rPr>
          <w:rFonts w:ascii="Arial" w:hAnsi="Arial" w:cs="Arial"/>
          <w:sz w:val="22"/>
          <w:szCs w:val="22"/>
        </w:rPr>
        <w:t>cfDNA</w:t>
      </w:r>
      <w:r w:rsidR="00212E92">
        <w:rPr>
          <w:rFonts w:ascii="Arial" w:hAnsi="Arial" w:cs="Arial"/>
          <w:sz w:val="22"/>
          <w:szCs w:val="22"/>
        </w:rPr>
        <w:t>)</w:t>
      </w:r>
      <w:r w:rsidR="000E497C" w:rsidRPr="0081723F">
        <w:rPr>
          <w:rFonts w:ascii="Arial" w:hAnsi="Arial" w:cs="Arial"/>
          <w:sz w:val="22"/>
          <w:szCs w:val="22"/>
        </w:rPr>
        <w:t xml:space="preserve"> methylation can be used for early cancer diagnosis and tissue-of-origin mapping</w:t>
      </w:r>
      <w:r w:rsidR="00105BA5"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[3]</w:t>
      </w:r>
      <w:r w:rsidR="00C212D1" w:rsidRPr="0081723F">
        <w:rPr>
          <w:rFonts w:ascii="Arial" w:hAnsi="Arial" w:cs="Arial"/>
          <w:sz w:val="22"/>
          <w:szCs w:val="22"/>
        </w:rPr>
        <w:fldChar w:fldCharType="end"/>
      </w:r>
      <w:r w:rsidR="000E497C" w:rsidRPr="0081723F">
        <w:rPr>
          <w:rFonts w:ascii="Arial" w:hAnsi="Arial" w:cs="Arial"/>
          <w:sz w:val="22"/>
          <w:szCs w:val="22"/>
        </w:rPr>
        <w:t xml:space="preserve">. </w:t>
      </w:r>
    </w:p>
    <w:p w14:paraId="167AA3CF" w14:textId="77777777" w:rsidR="00F44BF9" w:rsidRPr="0081723F" w:rsidRDefault="00F44BF9" w:rsidP="00F44BF9">
      <w:pPr>
        <w:jc w:val="both"/>
        <w:rPr>
          <w:rFonts w:ascii="Arial" w:hAnsi="Arial" w:cs="Arial"/>
          <w:sz w:val="22"/>
          <w:szCs w:val="22"/>
        </w:rPr>
      </w:pPr>
    </w:p>
    <w:p w14:paraId="1EABC087" w14:textId="4F399C06" w:rsidR="001A6659" w:rsidRPr="0081723F" w:rsidRDefault="00F44BF9" w:rsidP="00241815">
      <w:pPr>
        <w:jc w:val="both"/>
        <w:rPr>
          <w:rFonts w:ascii="Arial" w:hAnsi="Arial" w:cs="Arial"/>
          <w:sz w:val="22"/>
          <w:szCs w:val="22"/>
        </w:rPr>
      </w:pPr>
      <w:r w:rsidRPr="0081723F">
        <w:rPr>
          <w:rFonts w:ascii="Arial" w:hAnsi="Arial" w:cs="Arial"/>
          <w:sz w:val="22"/>
          <w:szCs w:val="22"/>
        </w:rPr>
        <w:t xml:space="preserve">Abnormal alterations of DNA methylation have been recognized as an important event of cancer development. Global hypo-methylation arises early, which was linked to chromosomal instability and loss of </w:t>
      </w:r>
      <w:r w:rsidR="0081723F" w:rsidRPr="0081723F">
        <w:rPr>
          <w:rFonts w:ascii="Arial" w:hAnsi="Arial" w:cs="Arial"/>
          <w:sz w:val="22"/>
          <w:szCs w:val="22"/>
        </w:rPr>
        <w:t xml:space="preserve">imprinting </w: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 </w:instrTex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EN.CITE.DATA </w:instrText>
      </w:r>
      <w:r w:rsidR="00B55BF8" w:rsidRPr="0081723F">
        <w:rPr>
          <w:rFonts w:ascii="Arial" w:hAnsi="Arial" w:cs="Arial"/>
          <w:sz w:val="22"/>
          <w:szCs w:val="22"/>
        </w:rPr>
      </w:r>
      <w:r w:rsidR="00B55BF8" w:rsidRPr="0081723F">
        <w:rPr>
          <w:rFonts w:ascii="Arial" w:hAnsi="Arial" w:cs="Arial"/>
          <w:sz w:val="22"/>
          <w:szCs w:val="22"/>
        </w:rPr>
        <w:fldChar w:fldCharType="end"/>
      </w:r>
      <w:r w:rsidR="00B55BF8" w:rsidRPr="0081723F">
        <w:rPr>
          <w:rFonts w:ascii="Arial" w:hAnsi="Arial" w:cs="Arial"/>
          <w:sz w:val="22"/>
          <w:szCs w:val="22"/>
        </w:rPr>
      </w:r>
      <w:r w:rsidR="00B55BF8" w:rsidRPr="0081723F">
        <w:rPr>
          <w:rFonts w:ascii="Arial" w:hAnsi="Arial" w:cs="Arial"/>
          <w:sz w:val="22"/>
          <w:szCs w:val="22"/>
        </w:rPr>
        <w:fldChar w:fldCharType="separate"/>
      </w:r>
      <w:r w:rsidR="00B55BF8" w:rsidRPr="0081723F">
        <w:rPr>
          <w:rFonts w:ascii="Arial" w:hAnsi="Arial" w:cs="Arial"/>
          <w:noProof/>
          <w:sz w:val="22"/>
          <w:szCs w:val="22"/>
        </w:rPr>
        <w:t>[8, 9]</w:t>
      </w:r>
      <w:r w:rsidR="00B55BF8" w:rsidRPr="0081723F">
        <w:rPr>
          <w:rFonts w:ascii="Arial" w:hAnsi="Arial" w:cs="Arial"/>
          <w:sz w:val="22"/>
          <w:szCs w:val="22"/>
        </w:rPr>
        <w:fldChar w:fldCharType="end"/>
      </w:r>
      <w:r w:rsidRPr="0081723F">
        <w:rPr>
          <w:rFonts w:ascii="Arial" w:hAnsi="Arial" w:cs="Arial"/>
          <w:sz w:val="22"/>
          <w:szCs w:val="22"/>
        </w:rPr>
        <w:t xml:space="preserve">. Generally, </w:t>
      </w:r>
      <w:r w:rsidR="00212E92">
        <w:rPr>
          <w:rFonts w:ascii="Arial" w:hAnsi="Arial" w:cs="Arial"/>
          <w:sz w:val="22"/>
          <w:szCs w:val="22"/>
        </w:rPr>
        <w:t>during</w:t>
      </w:r>
      <w:r w:rsidR="00212E92" w:rsidRPr="0081723F">
        <w:rPr>
          <w:rFonts w:ascii="Arial" w:hAnsi="Arial" w:cs="Arial"/>
          <w:sz w:val="22"/>
          <w:szCs w:val="22"/>
        </w:rPr>
        <w:t xml:space="preserve"> </w:t>
      </w:r>
      <w:r w:rsidRPr="0081723F">
        <w:rPr>
          <w:rFonts w:ascii="Arial" w:hAnsi="Arial" w:cs="Arial"/>
          <w:sz w:val="22"/>
          <w:szCs w:val="22"/>
        </w:rPr>
        <w:t>cancer</w:t>
      </w:r>
      <w:r w:rsidR="005127C1" w:rsidRPr="0081723F">
        <w:rPr>
          <w:rFonts w:ascii="Arial" w:hAnsi="Arial" w:cs="Arial"/>
          <w:sz w:val="22"/>
          <w:szCs w:val="22"/>
        </w:rPr>
        <w:t xml:space="preserve"> development</w:t>
      </w:r>
      <w:r w:rsidRPr="0081723F">
        <w:rPr>
          <w:rFonts w:ascii="Arial" w:hAnsi="Arial" w:cs="Arial"/>
          <w:sz w:val="22"/>
          <w:szCs w:val="22"/>
        </w:rPr>
        <w:t>, hundreds of genes are </w:t>
      </w:r>
      <w:hyperlink r:id="rId10" w:anchor="Transcription_silencing/activation_in_cancers" w:tooltip="Regulation of transcription in cancer" w:history="1">
        <w:r w:rsidRPr="0081723F">
          <w:rPr>
            <w:rFonts w:ascii="Arial" w:hAnsi="Arial" w:cs="Arial"/>
            <w:sz w:val="22"/>
            <w:szCs w:val="22"/>
          </w:rPr>
          <w:t xml:space="preserve">silenced or </w:t>
        </w:r>
        <w:r w:rsidR="0081723F" w:rsidRPr="0081723F">
          <w:rPr>
            <w:rFonts w:ascii="Arial" w:hAnsi="Arial" w:cs="Arial"/>
            <w:sz w:val="22"/>
            <w:szCs w:val="22"/>
          </w:rPr>
          <w:t xml:space="preserve">activated </w:t>
        </w:r>
      </w:hyperlink>
      <w:r w:rsidR="005127C1"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5127C1" w:rsidRPr="0081723F">
        <w:rPr>
          <w:rFonts w:ascii="Arial" w:hAnsi="Arial" w:cs="Arial"/>
          <w:sz w:val="22"/>
          <w:szCs w:val="22"/>
        </w:rPr>
      </w:r>
      <w:r w:rsidR="005127C1" w:rsidRPr="0081723F">
        <w:rPr>
          <w:rFonts w:ascii="Arial" w:hAnsi="Arial" w:cs="Arial"/>
          <w:sz w:val="22"/>
          <w:szCs w:val="22"/>
        </w:rPr>
        <w:fldChar w:fldCharType="separate"/>
      </w:r>
      <w:r w:rsidR="00FE1705" w:rsidRPr="0081723F">
        <w:rPr>
          <w:rFonts w:ascii="Arial" w:hAnsi="Arial" w:cs="Arial"/>
          <w:noProof/>
          <w:sz w:val="22"/>
          <w:szCs w:val="22"/>
        </w:rPr>
        <w:t>[10-12]</w:t>
      </w:r>
      <w:r w:rsidR="005127C1" w:rsidRPr="0081723F">
        <w:rPr>
          <w:rFonts w:ascii="Arial" w:hAnsi="Arial" w:cs="Arial"/>
          <w:sz w:val="22"/>
          <w:szCs w:val="22"/>
        </w:rPr>
        <w:fldChar w:fldCharType="end"/>
      </w:r>
      <w:r w:rsidRPr="0081723F">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81723F">
          <w:rPr>
            <w:rFonts w:ascii="Arial" w:hAnsi="Arial" w:cs="Arial"/>
            <w:sz w:val="22"/>
            <w:szCs w:val="22"/>
          </w:rPr>
          <w:t>CpG islands</w:t>
        </w:r>
      </w:hyperlink>
      <w:r w:rsidRPr="0081723F">
        <w:rPr>
          <w:rFonts w:ascii="Arial" w:hAnsi="Arial" w:cs="Arial"/>
          <w:sz w:val="22"/>
          <w:szCs w:val="22"/>
        </w:rPr>
        <w:t> that are present in the promoters of protein</w:t>
      </w:r>
      <w:ins w:id="17" w:author="Guo, Shicheng" w:date="2019-09-01T16:19:00Z">
        <w:r w:rsidR="005C0250">
          <w:rPr>
            <w:rFonts w:ascii="Arial" w:hAnsi="Arial" w:cs="Arial"/>
            <w:sz w:val="22"/>
            <w:szCs w:val="22"/>
          </w:rPr>
          <w:t>-</w:t>
        </w:r>
      </w:ins>
      <w:del w:id="18" w:author="Guo, Shicheng" w:date="2019-09-01T16:19:00Z">
        <w:r w:rsidRPr="0081723F" w:rsidDel="005C0250">
          <w:rPr>
            <w:rFonts w:ascii="Arial" w:hAnsi="Arial" w:cs="Arial"/>
            <w:sz w:val="22"/>
            <w:szCs w:val="22"/>
          </w:rPr>
          <w:delText xml:space="preserve"> </w:delText>
        </w:r>
      </w:del>
      <w:r w:rsidRPr="0081723F">
        <w:rPr>
          <w:rFonts w:ascii="Arial" w:hAnsi="Arial" w:cs="Arial"/>
          <w:sz w:val="22"/>
          <w:szCs w:val="22"/>
        </w:rPr>
        <w:t>coding genes</w:t>
      </w:r>
      <w:r w:rsidR="00E86F97">
        <w:rPr>
          <w:rFonts w:ascii="Arial" w:hAnsi="Arial" w:cs="Arial"/>
          <w:sz w:val="22"/>
          <w:szCs w:val="22"/>
        </w:rPr>
        <w:t xml:space="preserve"> </w:t>
      </w:r>
      <w:r w:rsidR="00FF7AB6"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81723F">
        <w:rPr>
          <w:rFonts w:ascii="Arial" w:hAnsi="Arial" w:cs="Arial"/>
          <w:sz w:val="22"/>
          <w:szCs w:val="22"/>
        </w:rPr>
        <w:fldChar w:fldCharType="separate"/>
      </w:r>
      <w:r w:rsidR="00FE1705" w:rsidRPr="0081723F">
        <w:rPr>
          <w:rFonts w:ascii="Arial" w:hAnsi="Arial" w:cs="Arial"/>
          <w:noProof/>
          <w:sz w:val="22"/>
          <w:szCs w:val="22"/>
        </w:rPr>
        <w:t>[13]</w:t>
      </w:r>
      <w:r w:rsidR="00FF7AB6" w:rsidRPr="0081723F">
        <w:rPr>
          <w:rFonts w:ascii="Arial" w:hAnsi="Arial" w:cs="Arial"/>
          <w:sz w:val="22"/>
          <w:szCs w:val="22"/>
        </w:rPr>
        <w:fldChar w:fldCharType="end"/>
      </w:r>
      <w:r w:rsidRPr="0081723F">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9248EF">
        <w:rPr>
          <w:rFonts w:ascii="Arial" w:hAnsi="Arial" w:cs="Arial"/>
          <w:i/>
          <w:sz w:val="22"/>
          <w:szCs w:val="22"/>
        </w:rPr>
        <w:t>CDKN2A</w:t>
      </w:r>
      <w:r w:rsidR="00721322" w:rsidRPr="0081723F">
        <w:rPr>
          <w:rFonts w:ascii="Arial" w:hAnsi="Arial" w:cs="Arial"/>
          <w:sz w:val="22"/>
          <w:szCs w:val="22"/>
        </w:rPr>
        <w:t xml:space="preserve">, </w:t>
      </w:r>
      <w:r w:rsidR="00721322" w:rsidRPr="009248EF">
        <w:rPr>
          <w:rFonts w:ascii="Arial" w:hAnsi="Arial" w:cs="Arial"/>
          <w:i/>
          <w:sz w:val="22"/>
          <w:szCs w:val="22"/>
        </w:rPr>
        <w:t>MLH1</w:t>
      </w:r>
      <w:r w:rsidR="00721322" w:rsidRPr="0081723F">
        <w:rPr>
          <w:rFonts w:ascii="Arial" w:hAnsi="Arial" w:cs="Arial"/>
          <w:sz w:val="22"/>
          <w:szCs w:val="22"/>
        </w:rPr>
        <w:t xml:space="preserve">, and </w:t>
      </w:r>
      <w:r w:rsidR="00721322" w:rsidRPr="009248EF">
        <w:rPr>
          <w:rFonts w:ascii="Arial" w:hAnsi="Arial" w:cs="Arial"/>
          <w:i/>
          <w:sz w:val="22"/>
          <w:szCs w:val="22"/>
        </w:rPr>
        <w:t>CDH1</w:t>
      </w:r>
      <w:ins w:id="19" w:author="Guo, Shicheng" w:date="2019-09-01T16:20:00Z">
        <w:r w:rsidR="005C0250">
          <w:rPr>
            <w:rFonts w:ascii="Arial" w:hAnsi="Arial" w:cs="Arial"/>
            <w:i/>
            <w:sz w:val="22"/>
            <w:szCs w:val="22"/>
          </w:rPr>
          <w:t xml:space="preserve"> </w:t>
        </w:r>
      </w:ins>
      <w:r w:rsidR="0087514B"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87514B" w:rsidRPr="0081723F">
        <w:rPr>
          <w:rFonts w:ascii="Arial" w:hAnsi="Arial" w:cs="Arial"/>
          <w:sz w:val="22"/>
          <w:szCs w:val="22"/>
        </w:rPr>
      </w:r>
      <w:r w:rsidR="0087514B" w:rsidRPr="0081723F">
        <w:rPr>
          <w:rFonts w:ascii="Arial" w:hAnsi="Arial" w:cs="Arial"/>
          <w:sz w:val="22"/>
          <w:szCs w:val="22"/>
        </w:rPr>
        <w:fldChar w:fldCharType="separate"/>
      </w:r>
      <w:r w:rsidR="00FE1705" w:rsidRPr="0081723F">
        <w:rPr>
          <w:rFonts w:ascii="Arial" w:hAnsi="Arial" w:cs="Arial"/>
          <w:noProof/>
          <w:sz w:val="22"/>
          <w:szCs w:val="22"/>
        </w:rPr>
        <w:t>[14-16]</w:t>
      </w:r>
      <w:r w:rsidR="0087514B" w:rsidRPr="0081723F">
        <w:rPr>
          <w:rFonts w:ascii="Arial" w:hAnsi="Arial" w:cs="Arial"/>
          <w:sz w:val="22"/>
          <w:szCs w:val="22"/>
        </w:rPr>
        <w:fldChar w:fldCharType="end"/>
      </w:r>
      <w:r w:rsidRPr="0081723F">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 </w:t>
      </w:r>
      <w:hyperlink r:id="rId12" w:tooltip="Adenoma" w:history="1">
        <w:r w:rsidRPr="0081723F">
          <w:rPr>
            <w:rFonts w:ascii="Arial" w:hAnsi="Arial" w:cs="Arial"/>
            <w:sz w:val="22"/>
            <w:szCs w:val="22"/>
          </w:rPr>
          <w:t>benign tumor</w:t>
        </w:r>
      </w:hyperlink>
      <w:r w:rsidRPr="0081723F">
        <w:rPr>
          <w:rFonts w:ascii="Arial" w:hAnsi="Arial" w:cs="Arial"/>
          <w:sz w:val="22"/>
          <w:szCs w:val="22"/>
        </w:rPr>
        <w:t>, often in the form of the adenoma, and past more than 10 years becomes malignant cancer</w:t>
      </w:r>
      <w:r w:rsidR="00E040B1">
        <w:rPr>
          <w:rFonts w:ascii="Arial" w:hAnsi="Arial" w:cs="Arial"/>
          <w:sz w:val="22"/>
          <w:szCs w:val="22"/>
        </w:rPr>
        <w:t xml:space="preserve"> </w:t>
      </w:r>
      <w:r w:rsidR="00A372C9"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81723F">
        <w:rPr>
          <w:rFonts w:ascii="Arial" w:hAnsi="Arial" w:cs="Arial"/>
          <w:sz w:val="22"/>
          <w:szCs w:val="22"/>
        </w:rPr>
        <w:fldChar w:fldCharType="separate"/>
      </w:r>
      <w:r w:rsidR="00FE1705" w:rsidRPr="0081723F">
        <w:rPr>
          <w:rFonts w:ascii="Arial" w:hAnsi="Arial" w:cs="Arial"/>
          <w:noProof/>
          <w:sz w:val="22"/>
          <w:szCs w:val="22"/>
        </w:rPr>
        <w:t>[17]</w:t>
      </w:r>
      <w:r w:rsidR="00A372C9" w:rsidRPr="0081723F">
        <w:rPr>
          <w:rFonts w:ascii="Arial" w:hAnsi="Arial" w:cs="Arial"/>
          <w:sz w:val="22"/>
          <w:szCs w:val="22"/>
        </w:rPr>
        <w:fldChar w:fldCharType="end"/>
      </w:r>
      <w:r w:rsidRPr="0081723F">
        <w:rPr>
          <w:rFonts w:ascii="Arial" w:hAnsi="Arial" w:cs="Arial"/>
          <w:sz w:val="22"/>
          <w:szCs w:val="22"/>
        </w:rPr>
        <w:t xml:space="preserve">. Even </w:t>
      </w:r>
      <w:r w:rsidR="00A372C9" w:rsidRPr="0081723F">
        <w:rPr>
          <w:rFonts w:ascii="Arial" w:hAnsi="Arial" w:cs="Arial"/>
          <w:sz w:val="22"/>
          <w:szCs w:val="22"/>
        </w:rPr>
        <w:t xml:space="preserve">CRC in </w:t>
      </w:r>
      <w:r w:rsidRPr="0081723F">
        <w:rPr>
          <w:rFonts w:ascii="Arial" w:hAnsi="Arial" w:cs="Arial"/>
          <w:sz w:val="22"/>
          <w:szCs w:val="22"/>
        </w:rPr>
        <w:t xml:space="preserve">both incidence and mortality are higher in all kinds of cancer, </w:t>
      </w:r>
      <w:ins w:id="20" w:author="Guo, Shicheng" w:date="2019-09-01T20:59:00Z">
        <w:r w:rsidR="00FD351C" w:rsidRPr="0076582C">
          <w:rPr>
            <w:rFonts w:ascii="Arial" w:hAnsi="Arial" w:cs="Arial"/>
            <w:color w:val="7030A0"/>
            <w:sz w:val="22"/>
            <w:szCs w:val="22"/>
          </w:rPr>
          <w:t>colorectal adenoma</w:t>
        </w:r>
      </w:ins>
      <w:ins w:id="21" w:author="Guo, Shicheng" w:date="2019-09-01T21:00:00Z">
        <w:r w:rsidR="00FD351C">
          <w:rPr>
            <w:rFonts w:ascii="Arial" w:hAnsi="Arial" w:cs="Arial"/>
            <w:color w:val="7030A0"/>
            <w:sz w:val="22"/>
            <w:szCs w:val="22"/>
          </w:rPr>
          <w:t xml:space="preserve"> (CA)</w:t>
        </w:r>
      </w:ins>
      <w:ins w:id="22" w:author="Guo, Shicheng" w:date="2019-09-01T20:59:00Z">
        <w:r w:rsidR="00FD351C" w:rsidRPr="0076582C">
          <w:rPr>
            <w:rFonts w:ascii="Arial" w:hAnsi="Arial" w:cs="Arial"/>
            <w:color w:val="7030A0"/>
            <w:sz w:val="22"/>
            <w:szCs w:val="22"/>
          </w:rPr>
          <w:t xml:space="preserve"> </w:t>
        </w:r>
      </w:ins>
      <w:del w:id="23" w:author="Guo, Shicheng" w:date="2019-09-01T20:59:00Z">
        <w:r w:rsidRPr="0081723F" w:rsidDel="00FD351C">
          <w:rPr>
            <w:rFonts w:ascii="Arial" w:hAnsi="Arial" w:cs="Arial"/>
            <w:sz w:val="22"/>
            <w:szCs w:val="22"/>
          </w:rPr>
          <w:delText xml:space="preserve">adenoma </w:delText>
        </w:r>
      </w:del>
      <w:r w:rsidRPr="0081723F">
        <w:rPr>
          <w:rFonts w:ascii="Arial" w:hAnsi="Arial" w:cs="Arial"/>
          <w:sz w:val="22"/>
          <w:szCs w:val="22"/>
        </w:rPr>
        <w:t xml:space="preserve">stage </w:t>
      </w:r>
      <w:r w:rsidR="00E040B1" w:rsidRPr="0081723F">
        <w:rPr>
          <w:rFonts w:ascii="Arial" w:hAnsi="Arial" w:cs="Arial"/>
          <w:sz w:val="22"/>
          <w:szCs w:val="22"/>
        </w:rPr>
        <w:t>provides</w:t>
      </w:r>
      <w:r w:rsidRPr="0081723F">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w:t>
      </w:r>
      <w:ins w:id="24" w:author="Guo, Shicheng" w:date="2019-09-01T16:20:00Z">
        <w:r w:rsidR="005C0250">
          <w:rPr>
            <w:rFonts w:ascii="Arial" w:hAnsi="Arial" w:cs="Arial"/>
            <w:sz w:val="22"/>
            <w:szCs w:val="22"/>
          </w:rPr>
          <w:t>s</w:t>
        </w:r>
      </w:ins>
      <w:del w:id="25" w:author="Guo, Shicheng" w:date="2019-09-01T16:20:00Z">
        <w:r w:rsidRPr="0081723F" w:rsidDel="005C0250">
          <w:rPr>
            <w:rFonts w:ascii="Arial" w:hAnsi="Arial" w:cs="Arial"/>
            <w:sz w:val="22"/>
            <w:szCs w:val="22"/>
          </w:rPr>
          <w:delText>s</w:delText>
        </w:r>
      </w:del>
      <w:r w:rsidRPr="0081723F">
        <w:rPr>
          <w:rFonts w:ascii="Arial" w:hAnsi="Arial" w:cs="Arial"/>
          <w:sz w:val="22"/>
          <w:szCs w:val="22"/>
        </w:rPr>
        <w:t xml:space="preserve"> </w:t>
      </w:r>
      <w:ins w:id="26" w:author="Guo, Shicheng" w:date="2019-09-01T16:20:00Z">
        <w:r w:rsidR="005C0250">
          <w:rPr>
            <w:rFonts w:ascii="Arial" w:hAnsi="Arial" w:cs="Arial"/>
            <w:sz w:val="22"/>
            <w:szCs w:val="22"/>
          </w:rPr>
          <w:t xml:space="preserve">two </w:t>
        </w:r>
      </w:ins>
      <w:r w:rsidRPr="0081723F">
        <w:rPr>
          <w:rFonts w:ascii="Arial" w:hAnsi="Arial" w:cs="Arial"/>
          <w:sz w:val="22"/>
          <w:szCs w:val="22"/>
        </w:rPr>
        <w:t xml:space="preserve">different pathologic stages </w:t>
      </w:r>
      <w:ins w:id="27" w:author="Guo, Shicheng" w:date="2019-09-01T16:20:00Z">
        <w:r w:rsidR="005C0250">
          <w:rPr>
            <w:rFonts w:ascii="Arial" w:hAnsi="Arial" w:cs="Arial"/>
            <w:sz w:val="22"/>
            <w:szCs w:val="22"/>
          </w:rPr>
          <w:t xml:space="preserve">including </w:t>
        </w:r>
      </w:ins>
      <w:del w:id="28" w:author="Guo, Shicheng" w:date="2019-09-01T16:20:00Z">
        <w:r w:rsidRPr="0081723F" w:rsidDel="005C0250">
          <w:rPr>
            <w:rFonts w:ascii="Arial" w:hAnsi="Arial" w:cs="Arial"/>
            <w:sz w:val="22"/>
            <w:szCs w:val="22"/>
          </w:rPr>
          <w:delText>(</w:delText>
        </w:r>
      </w:del>
      <w:r w:rsidRPr="0081723F">
        <w:rPr>
          <w:rFonts w:ascii="Arial" w:hAnsi="Arial" w:cs="Arial"/>
          <w:sz w:val="22"/>
          <w:szCs w:val="22"/>
        </w:rPr>
        <w:t>low-grade adenoma</w:t>
      </w:r>
      <w:ins w:id="29" w:author="Guo, Shicheng" w:date="2019-09-01T16:21:00Z">
        <w:r w:rsidR="005C0250">
          <w:rPr>
            <w:rFonts w:ascii="Arial" w:hAnsi="Arial" w:cs="Arial"/>
            <w:sz w:val="22"/>
            <w:szCs w:val="22"/>
          </w:rPr>
          <w:t xml:space="preserve"> (LGA)</w:t>
        </w:r>
      </w:ins>
      <w:r w:rsidRPr="0081723F">
        <w:rPr>
          <w:rFonts w:ascii="Arial" w:hAnsi="Arial" w:cs="Arial"/>
          <w:sz w:val="22"/>
          <w:szCs w:val="22"/>
        </w:rPr>
        <w:t xml:space="preserve"> and high-grade adenoma</w:t>
      </w:r>
      <w:ins w:id="30" w:author="Guo, Shicheng" w:date="2019-09-01T16:21:00Z">
        <w:r w:rsidR="005C0250">
          <w:rPr>
            <w:rFonts w:ascii="Arial" w:hAnsi="Arial" w:cs="Arial"/>
            <w:sz w:val="22"/>
            <w:szCs w:val="22"/>
          </w:rPr>
          <w:t xml:space="preserve"> (HGA)</w:t>
        </w:r>
      </w:ins>
      <w:del w:id="31" w:author="Guo, Shicheng" w:date="2019-09-01T16:21:00Z">
        <w:r w:rsidRPr="0081723F" w:rsidDel="005C0250">
          <w:rPr>
            <w:rFonts w:ascii="Arial" w:hAnsi="Arial" w:cs="Arial"/>
            <w:sz w:val="22"/>
            <w:szCs w:val="22"/>
          </w:rPr>
          <w:delText>)</w:delText>
        </w:r>
      </w:del>
      <w:ins w:id="32" w:author="Guo, Shicheng" w:date="2019-09-01T16:21:00Z">
        <w:r w:rsidR="005C0250">
          <w:rPr>
            <w:rFonts w:ascii="Arial" w:hAnsi="Arial" w:cs="Arial"/>
            <w:sz w:val="22"/>
            <w:szCs w:val="22"/>
          </w:rPr>
          <w:t xml:space="preserve">. We found </w:t>
        </w:r>
      </w:ins>
      <w:del w:id="33" w:author="Guo, Shicheng" w:date="2019-09-01T16:21:00Z">
        <w:r w:rsidRPr="0081723F" w:rsidDel="005C0250">
          <w:rPr>
            <w:rFonts w:ascii="Arial" w:hAnsi="Arial" w:cs="Arial"/>
            <w:sz w:val="22"/>
            <w:szCs w:val="22"/>
          </w:rPr>
          <w:delText xml:space="preserve">, and no research has compared </w:delText>
        </w:r>
      </w:del>
      <w:del w:id="34" w:author="Guo, Shicheng" w:date="2019-09-01T16:22:00Z">
        <w:r w:rsidRPr="0081723F" w:rsidDel="005C0250">
          <w:rPr>
            <w:rFonts w:ascii="Arial" w:hAnsi="Arial" w:cs="Arial"/>
            <w:sz w:val="22"/>
            <w:szCs w:val="22"/>
          </w:rPr>
          <w:delText>the different adenomas of different stages</w:delText>
        </w:r>
        <w:r w:rsidR="00E21D97" w:rsidRPr="0081723F" w:rsidDel="005C0250">
          <w:rPr>
            <w:rFonts w:ascii="Arial" w:hAnsi="Arial" w:cs="Arial"/>
            <w:sz w:val="22"/>
            <w:szCs w:val="22"/>
          </w:rPr>
          <w:delText xml:space="preserve"> at Wh</w:delText>
        </w:r>
      </w:del>
      <w:ins w:id="35" w:author="Guo, Shicheng" w:date="2019-09-01T16:22:00Z">
        <w:r w:rsidR="005C0250">
          <w:rPr>
            <w:rFonts w:ascii="Arial" w:hAnsi="Arial" w:cs="Arial"/>
            <w:sz w:val="22"/>
            <w:szCs w:val="22"/>
          </w:rPr>
          <w:t>wh</w:t>
        </w:r>
      </w:ins>
      <w:r w:rsidR="00E21D97" w:rsidRPr="0081723F">
        <w:rPr>
          <w:rFonts w:ascii="Arial" w:hAnsi="Arial" w:cs="Arial"/>
          <w:sz w:val="22"/>
          <w:szCs w:val="22"/>
        </w:rPr>
        <w:t xml:space="preserve">ole-genome DNA methylation </w:t>
      </w:r>
      <w:ins w:id="36" w:author="Guo, Shicheng" w:date="2019-09-01T16:22:00Z">
        <w:r w:rsidR="005C0250">
          <w:rPr>
            <w:rFonts w:ascii="Arial" w:hAnsi="Arial" w:cs="Arial"/>
            <w:sz w:val="22"/>
            <w:szCs w:val="22"/>
          </w:rPr>
          <w:t xml:space="preserve">difference </w:t>
        </w:r>
      </w:ins>
      <w:del w:id="37" w:author="Guo, Shicheng" w:date="2019-09-01T16:22:00Z">
        <w:r w:rsidR="00E21D97" w:rsidRPr="0081723F" w:rsidDel="005C0250">
          <w:rPr>
            <w:rFonts w:ascii="Arial" w:hAnsi="Arial" w:cs="Arial"/>
            <w:sz w:val="22"/>
            <w:szCs w:val="22"/>
          </w:rPr>
          <w:delText>level</w:delText>
        </w:r>
      </w:del>
      <w:ins w:id="38" w:author="Guo, Shicheng" w:date="2019-09-01T16:22:00Z">
        <w:r w:rsidR="005C0250">
          <w:rPr>
            <w:rFonts w:ascii="Arial" w:hAnsi="Arial" w:cs="Arial"/>
            <w:sz w:val="22"/>
            <w:szCs w:val="22"/>
          </w:rPr>
          <w:t xml:space="preserve">between these two stages have never been compared yet </w:t>
        </w:r>
      </w:ins>
      <w:r w:rsidR="00E21D97"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81723F">
        <w:rPr>
          <w:rFonts w:ascii="Arial" w:hAnsi="Arial" w:cs="Arial"/>
          <w:sz w:val="22"/>
          <w:szCs w:val="22"/>
        </w:rPr>
        <w:fldChar w:fldCharType="separate"/>
      </w:r>
      <w:r w:rsidR="00FE1705" w:rsidRPr="0081723F">
        <w:rPr>
          <w:rFonts w:ascii="Arial" w:hAnsi="Arial" w:cs="Arial"/>
          <w:noProof/>
          <w:sz w:val="22"/>
          <w:szCs w:val="22"/>
        </w:rPr>
        <w:t>[18]</w:t>
      </w:r>
      <w:r w:rsidR="00E21D97" w:rsidRPr="0081723F">
        <w:rPr>
          <w:rFonts w:ascii="Arial" w:hAnsi="Arial" w:cs="Arial"/>
          <w:sz w:val="22"/>
          <w:szCs w:val="22"/>
        </w:rPr>
        <w:fldChar w:fldCharType="end"/>
      </w:r>
      <w:r w:rsidRPr="0081723F">
        <w:rPr>
          <w:rFonts w:ascii="Arial" w:hAnsi="Arial" w:cs="Arial"/>
          <w:sz w:val="22"/>
          <w:szCs w:val="22"/>
        </w:rPr>
        <w:t xml:space="preserve">. Besides, </w:t>
      </w:r>
      <w:ins w:id="39" w:author="Guo, Shicheng" w:date="2019-09-01T16:23:00Z">
        <w:r w:rsidR="005C0250">
          <w:rPr>
            <w:rFonts w:ascii="Arial" w:hAnsi="Arial" w:cs="Arial"/>
            <w:sz w:val="22"/>
            <w:szCs w:val="22"/>
          </w:rPr>
          <w:t xml:space="preserve">theoretically, </w:t>
        </w:r>
      </w:ins>
      <w:r w:rsidRPr="0081723F">
        <w:rPr>
          <w:rFonts w:ascii="Arial" w:hAnsi="Arial" w:cs="Arial"/>
          <w:sz w:val="22"/>
          <w:szCs w:val="22"/>
        </w:rPr>
        <w:t xml:space="preserve">alterations </w:t>
      </w:r>
      <w:del w:id="40" w:author="Guo, Shicheng" w:date="2019-09-01T16:23:00Z">
        <w:r w:rsidRPr="0081723F" w:rsidDel="005C0250">
          <w:rPr>
            <w:rFonts w:ascii="Arial" w:hAnsi="Arial" w:cs="Arial"/>
            <w:sz w:val="22"/>
            <w:szCs w:val="22"/>
          </w:rPr>
          <w:delText xml:space="preserve">on </w:delText>
        </w:r>
      </w:del>
      <w:ins w:id="41" w:author="Guo, Shicheng" w:date="2019-09-01T16:23:00Z">
        <w:r w:rsidR="005C0250">
          <w:rPr>
            <w:rFonts w:ascii="Arial" w:hAnsi="Arial" w:cs="Arial"/>
            <w:sz w:val="22"/>
            <w:szCs w:val="22"/>
          </w:rPr>
          <w:t>in</w:t>
        </w:r>
        <w:r w:rsidR="005C0250" w:rsidRPr="0081723F">
          <w:rPr>
            <w:rFonts w:ascii="Arial" w:hAnsi="Arial" w:cs="Arial"/>
            <w:sz w:val="22"/>
            <w:szCs w:val="22"/>
          </w:rPr>
          <w:t xml:space="preserve"> </w:t>
        </w:r>
      </w:ins>
      <w:ins w:id="42" w:author="Guo, Shicheng" w:date="2019-09-01T16:22:00Z">
        <w:r w:rsidR="005C0250">
          <w:rPr>
            <w:rFonts w:ascii="Arial" w:hAnsi="Arial" w:cs="Arial"/>
            <w:sz w:val="22"/>
            <w:szCs w:val="22"/>
          </w:rPr>
          <w:t xml:space="preserve">LGA </w:t>
        </w:r>
      </w:ins>
      <w:ins w:id="43" w:author="Guo, Shicheng" w:date="2019-09-01T16:23:00Z">
        <w:r w:rsidR="005C0250">
          <w:rPr>
            <w:rFonts w:ascii="Arial" w:hAnsi="Arial" w:cs="Arial"/>
            <w:sz w:val="22"/>
            <w:szCs w:val="22"/>
          </w:rPr>
          <w:t>could performance as</w:t>
        </w:r>
      </w:ins>
      <w:del w:id="44" w:author="Guo, Shicheng" w:date="2019-09-01T16:22:00Z">
        <w:r w:rsidRPr="0081723F" w:rsidDel="005C0250">
          <w:rPr>
            <w:rFonts w:ascii="Arial" w:hAnsi="Arial" w:cs="Arial"/>
            <w:sz w:val="22"/>
            <w:szCs w:val="22"/>
          </w:rPr>
          <w:delText xml:space="preserve">low-grade adenoma </w:delText>
        </w:r>
      </w:del>
      <w:del w:id="45" w:author="Guo, Shicheng" w:date="2019-09-01T16:23:00Z">
        <w:r w:rsidRPr="0081723F" w:rsidDel="005C0250">
          <w:rPr>
            <w:rFonts w:ascii="Arial" w:hAnsi="Arial" w:cs="Arial"/>
            <w:sz w:val="22"/>
            <w:szCs w:val="22"/>
          </w:rPr>
          <w:delText>maybe</w:delText>
        </w:r>
      </w:del>
      <w:r w:rsidRPr="0081723F">
        <w:rPr>
          <w:rFonts w:ascii="Arial" w:hAnsi="Arial" w:cs="Arial"/>
          <w:sz w:val="22"/>
          <w:szCs w:val="22"/>
        </w:rPr>
        <w:t xml:space="preserve"> potential </w:t>
      </w:r>
      <w:ins w:id="46" w:author="Guo, Shicheng" w:date="2019-09-01T16:23:00Z">
        <w:r w:rsidR="005C0250">
          <w:rPr>
            <w:rFonts w:ascii="Arial" w:hAnsi="Arial" w:cs="Arial"/>
            <w:sz w:val="22"/>
            <w:szCs w:val="22"/>
          </w:rPr>
          <w:t xml:space="preserve">early </w:t>
        </w:r>
      </w:ins>
      <w:r w:rsidRPr="0081723F">
        <w:rPr>
          <w:rFonts w:ascii="Arial" w:hAnsi="Arial" w:cs="Arial"/>
          <w:sz w:val="22"/>
          <w:szCs w:val="22"/>
        </w:rPr>
        <w:t>diagnostic biomarker</w:t>
      </w:r>
      <w:ins w:id="47" w:author="Guo, Shicheng" w:date="2019-09-01T16:24:00Z">
        <w:r w:rsidR="005C0250">
          <w:rPr>
            <w:rFonts w:ascii="Arial" w:hAnsi="Arial" w:cs="Arial"/>
            <w:sz w:val="22"/>
            <w:szCs w:val="22"/>
          </w:rPr>
          <w:t>s</w:t>
        </w:r>
      </w:ins>
      <w:r w:rsidRPr="0081723F">
        <w:rPr>
          <w:rFonts w:ascii="Arial" w:hAnsi="Arial" w:cs="Arial"/>
          <w:sz w:val="22"/>
          <w:szCs w:val="22"/>
        </w:rPr>
        <w:t>.</w:t>
      </w:r>
      <w:r w:rsidR="004479B3" w:rsidRPr="0081723F">
        <w:rPr>
          <w:rFonts w:ascii="Arial" w:hAnsi="Arial" w:cs="Arial"/>
          <w:sz w:val="22"/>
          <w:szCs w:val="22"/>
        </w:rPr>
        <w:t xml:space="preserve"> </w:t>
      </w:r>
      <w:r w:rsidR="00105BA5" w:rsidRPr="0081723F">
        <w:rPr>
          <w:rFonts w:ascii="Arial" w:hAnsi="Arial" w:cs="Arial"/>
          <w:sz w:val="22"/>
          <w:szCs w:val="22"/>
        </w:rPr>
        <w:t xml:space="preserve">Therefore, the comprehensive understanding to the genome-wide DNA methylation profile for </w:t>
      </w:r>
      <w:del w:id="48" w:author="Guo, Shicheng" w:date="2019-09-01T16:24:00Z">
        <w:r w:rsidR="00105BA5" w:rsidRPr="0081723F" w:rsidDel="005C0250">
          <w:rPr>
            <w:rFonts w:ascii="Arial" w:hAnsi="Arial" w:cs="Arial"/>
            <w:sz w:val="22"/>
            <w:szCs w:val="22"/>
          </w:rPr>
          <w:delText xml:space="preserve">colorectal cancer, especially </w:delText>
        </w:r>
      </w:del>
      <w:r w:rsidR="00105BA5" w:rsidRPr="0081723F">
        <w:rPr>
          <w:rFonts w:ascii="Arial" w:hAnsi="Arial" w:cs="Arial"/>
          <w:sz w:val="22"/>
          <w:szCs w:val="22"/>
        </w:rPr>
        <w:t>the early stage pre-cancerous lesions</w:t>
      </w:r>
      <w:r w:rsidR="006457BC" w:rsidRPr="0081723F">
        <w:rPr>
          <w:rFonts w:ascii="Arial" w:hAnsi="Arial" w:cs="Arial"/>
          <w:sz w:val="22"/>
          <w:szCs w:val="22"/>
        </w:rPr>
        <w:t xml:space="preserve"> (</w:t>
      </w:r>
      <w:ins w:id="49" w:author="Guo, Shicheng" w:date="2019-09-01T16:24:00Z">
        <w:r w:rsidR="005C0250">
          <w:rPr>
            <w:rFonts w:ascii="Arial" w:hAnsi="Arial" w:cs="Arial"/>
            <w:sz w:val="22"/>
            <w:szCs w:val="22"/>
          </w:rPr>
          <w:t>LGA and HGA</w:t>
        </w:r>
      </w:ins>
      <w:del w:id="50" w:author="Guo, Shicheng" w:date="2019-09-01T16:24:00Z">
        <w:r w:rsidR="004D4A78" w:rsidRPr="0081723F" w:rsidDel="005C0250">
          <w:rPr>
            <w:rFonts w:ascii="Arial" w:hAnsi="Arial" w:cs="Arial"/>
            <w:sz w:val="22"/>
            <w:szCs w:val="22"/>
          </w:rPr>
          <w:delText>low-grade adenoma</w:delText>
        </w:r>
        <w:r w:rsidR="006457BC" w:rsidRPr="0081723F" w:rsidDel="005C0250">
          <w:rPr>
            <w:rFonts w:ascii="Arial" w:hAnsi="Arial" w:cs="Arial"/>
            <w:sz w:val="22"/>
            <w:szCs w:val="22"/>
          </w:rPr>
          <w:delText xml:space="preserve"> and </w:delText>
        </w:r>
        <w:r w:rsidR="004D4A78" w:rsidRPr="0081723F" w:rsidDel="005C0250">
          <w:rPr>
            <w:rFonts w:ascii="Arial" w:hAnsi="Arial" w:cs="Arial"/>
            <w:sz w:val="22"/>
            <w:szCs w:val="22"/>
          </w:rPr>
          <w:delText>high-grade adenoma</w:delText>
        </w:r>
      </w:del>
      <w:r w:rsidR="006457BC" w:rsidRPr="0081723F">
        <w:rPr>
          <w:rFonts w:ascii="Arial" w:hAnsi="Arial" w:cs="Arial"/>
          <w:sz w:val="22"/>
          <w:szCs w:val="22"/>
        </w:rPr>
        <w:t>)</w:t>
      </w:r>
      <w:ins w:id="51" w:author="Guo, Shicheng" w:date="2019-09-01T16:32:00Z">
        <w:r w:rsidR="008452E3">
          <w:rPr>
            <w:rFonts w:ascii="Arial" w:hAnsi="Arial" w:cs="Arial"/>
            <w:sz w:val="22"/>
            <w:szCs w:val="22"/>
          </w:rPr>
          <w:t xml:space="preserve"> </w:t>
        </w:r>
      </w:ins>
      <w:del w:id="52" w:author="Guo, Shicheng" w:date="2019-09-01T16:32:00Z">
        <w:r w:rsidR="00105BA5" w:rsidRPr="0081723F" w:rsidDel="008452E3">
          <w:rPr>
            <w:rFonts w:ascii="Arial" w:hAnsi="Arial" w:cs="Arial"/>
            <w:sz w:val="22"/>
            <w:szCs w:val="22"/>
          </w:rPr>
          <w:delText xml:space="preserve">, </w:delText>
        </w:r>
      </w:del>
      <w:r w:rsidR="00105BA5" w:rsidRPr="0081723F">
        <w:rPr>
          <w:rFonts w:ascii="Arial" w:hAnsi="Arial" w:cs="Arial"/>
          <w:sz w:val="22"/>
          <w:szCs w:val="22"/>
        </w:rPr>
        <w:t>will provide important resources for cancer early diagnosis and candidate biomarkers</w:t>
      </w:r>
      <w:del w:id="53" w:author="Guo, Shicheng" w:date="2019-09-01T16:25:00Z">
        <w:r w:rsidR="00105BA5" w:rsidRPr="0081723F" w:rsidDel="005C0250">
          <w:rPr>
            <w:rFonts w:ascii="Arial" w:hAnsi="Arial" w:cs="Arial"/>
            <w:sz w:val="22"/>
            <w:szCs w:val="22"/>
          </w:rPr>
          <w:delText xml:space="preserve"> for cell-free DNA methylation research</w:delText>
        </w:r>
      </w:del>
      <w:r w:rsidR="00105BA5" w:rsidRPr="0081723F">
        <w:rPr>
          <w:rFonts w:ascii="Arial" w:hAnsi="Arial" w:cs="Arial"/>
          <w:sz w:val="22"/>
          <w:szCs w:val="22"/>
        </w:rPr>
        <w:t xml:space="preserve">. </w:t>
      </w:r>
    </w:p>
    <w:p w14:paraId="6344BB76" w14:textId="77777777" w:rsidR="00105BA5" w:rsidRPr="0081723F" w:rsidRDefault="00105BA5" w:rsidP="00241815">
      <w:pPr>
        <w:jc w:val="both"/>
        <w:rPr>
          <w:rFonts w:ascii="Arial" w:hAnsi="Arial" w:cs="Arial"/>
          <w:sz w:val="22"/>
          <w:szCs w:val="22"/>
        </w:rPr>
      </w:pPr>
    </w:p>
    <w:p w14:paraId="3854E3A0" w14:textId="280102ED" w:rsidR="006457BC" w:rsidRDefault="003B50FB" w:rsidP="002C5A7B">
      <w:pPr>
        <w:jc w:val="both"/>
        <w:rPr>
          <w:rFonts w:ascii="Arial" w:eastAsiaTheme="minorEastAsia" w:hAnsi="Arial" w:cs="Arial"/>
          <w:kern w:val="2"/>
          <w:sz w:val="22"/>
          <w:szCs w:val="22"/>
        </w:rPr>
      </w:pPr>
      <w:r w:rsidRPr="0081723F">
        <w:rPr>
          <w:rFonts w:ascii="Arial" w:hAnsi="Arial" w:cs="Arial"/>
          <w:sz w:val="22"/>
          <w:szCs w:val="22"/>
        </w:rPr>
        <w:t xml:space="preserve">In this study, </w:t>
      </w:r>
      <w:r w:rsidR="0053281F" w:rsidRPr="0081723F">
        <w:rPr>
          <w:rFonts w:ascii="Arial" w:hAnsi="Arial" w:cs="Arial"/>
          <w:sz w:val="22"/>
          <w:szCs w:val="22"/>
        </w:rPr>
        <w:t xml:space="preserve">we </w:t>
      </w:r>
      <w:r w:rsidR="004D4A78" w:rsidRPr="0081723F">
        <w:rPr>
          <w:rFonts w:ascii="Arial" w:hAnsi="Arial" w:cs="Arial"/>
          <w:sz w:val="22"/>
          <w:szCs w:val="22"/>
        </w:rPr>
        <w:t xml:space="preserve">firstly treated adenoma as two stages, and </w:t>
      </w:r>
      <w:r w:rsidR="0053281F" w:rsidRPr="0081723F">
        <w:rPr>
          <w:rFonts w:ascii="Arial" w:hAnsi="Arial" w:cs="Arial"/>
          <w:sz w:val="22"/>
          <w:szCs w:val="22"/>
        </w:rPr>
        <w:t>conducted genome-wide DNA methylation array</w:t>
      </w:r>
      <w:r w:rsidR="006457BC" w:rsidRPr="0081723F">
        <w:rPr>
          <w:rFonts w:ascii="Arial" w:hAnsi="Arial" w:cs="Arial"/>
          <w:sz w:val="22"/>
          <w:szCs w:val="22"/>
        </w:rPr>
        <w:t xml:space="preserve"> </w:t>
      </w:r>
      <w:r w:rsidR="0053281F" w:rsidRPr="0081723F">
        <w:rPr>
          <w:rFonts w:ascii="Arial" w:hAnsi="Arial" w:cs="Arial"/>
          <w:sz w:val="22"/>
          <w:szCs w:val="22"/>
        </w:rPr>
        <w:t xml:space="preserve">to 18 </w:t>
      </w:r>
      <w:ins w:id="54" w:author="Guo, Shicheng" w:date="2019-09-01T16:25:00Z">
        <w:r w:rsidR="00FF3BC0">
          <w:rPr>
            <w:rFonts w:ascii="Arial" w:hAnsi="Arial" w:cs="Arial"/>
            <w:sz w:val="22"/>
            <w:szCs w:val="22"/>
          </w:rPr>
          <w:t xml:space="preserve">LGA </w:t>
        </w:r>
      </w:ins>
      <w:del w:id="55" w:author="Guo, Shicheng" w:date="2019-09-01T16:25:00Z">
        <w:r w:rsidR="0053281F" w:rsidRPr="0081723F" w:rsidDel="00FF3BC0">
          <w:rPr>
            <w:rFonts w:ascii="Arial" w:hAnsi="Arial" w:cs="Arial"/>
            <w:sz w:val="22"/>
            <w:szCs w:val="22"/>
          </w:rPr>
          <w:delText>low-grade adenoma (</w:delText>
        </w:r>
        <w:r w:rsidR="00055AEA" w:rsidDel="00FF3BC0">
          <w:rPr>
            <w:rFonts w:ascii="Arial" w:hAnsi="Arial" w:cs="Arial"/>
            <w:sz w:val="22"/>
            <w:szCs w:val="22"/>
          </w:rPr>
          <w:delText>LGA</w:delText>
        </w:r>
        <w:r w:rsidR="0053281F" w:rsidRPr="0081723F" w:rsidDel="00FF3BC0">
          <w:rPr>
            <w:rFonts w:ascii="Arial" w:hAnsi="Arial" w:cs="Arial"/>
            <w:sz w:val="22"/>
            <w:szCs w:val="22"/>
          </w:rPr>
          <w:delText xml:space="preserve">) </w:delText>
        </w:r>
      </w:del>
      <w:r w:rsidR="0053281F" w:rsidRPr="0081723F">
        <w:rPr>
          <w:rFonts w:ascii="Arial" w:hAnsi="Arial" w:cs="Arial"/>
          <w:sz w:val="22"/>
          <w:szCs w:val="22"/>
        </w:rPr>
        <w:t xml:space="preserve">and 22 </w:t>
      </w:r>
      <w:del w:id="56" w:author="Guo, Shicheng" w:date="2019-09-01T16:25:00Z">
        <w:r w:rsidR="0053281F" w:rsidRPr="0081723F" w:rsidDel="00FF3BC0">
          <w:rPr>
            <w:rFonts w:ascii="Arial" w:hAnsi="Arial" w:cs="Arial"/>
            <w:sz w:val="22"/>
            <w:szCs w:val="22"/>
          </w:rPr>
          <w:delText>high-grade colorectal adenoma (</w:delText>
        </w:r>
      </w:del>
      <w:r w:rsidR="00055AEA">
        <w:rPr>
          <w:rFonts w:ascii="Arial" w:hAnsi="Arial" w:cs="Arial"/>
          <w:sz w:val="22"/>
          <w:szCs w:val="22"/>
        </w:rPr>
        <w:t>HGA</w:t>
      </w:r>
      <w:del w:id="57" w:author="Guo, Shicheng" w:date="2019-09-01T16:25:00Z">
        <w:r w:rsidR="0053281F" w:rsidRPr="0081723F" w:rsidDel="00FF3BC0">
          <w:rPr>
            <w:rFonts w:ascii="Arial" w:hAnsi="Arial" w:cs="Arial"/>
            <w:sz w:val="22"/>
            <w:szCs w:val="22"/>
          </w:rPr>
          <w:delText>)</w:delText>
        </w:r>
      </w:del>
      <w:r w:rsidR="0053281F" w:rsidRPr="0081723F">
        <w:rPr>
          <w:rFonts w:ascii="Arial" w:hAnsi="Arial" w:cs="Arial"/>
          <w:sz w:val="22"/>
          <w:szCs w:val="22"/>
        </w:rPr>
        <w:t xml:space="preserve"> and 20 normal tissue</w:t>
      </w:r>
      <w:ins w:id="58" w:author="Guo, Shicheng" w:date="2019-09-01T16:26:00Z">
        <w:r w:rsidR="007E7ADF">
          <w:rPr>
            <w:rFonts w:ascii="Arial" w:hAnsi="Arial" w:cs="Arial"/>
            <w:sz w:val="22"/>
            <w:szCs w:val="22"/>
          </w:rPr>
          <w:t>s</w:t>
        </w:r>
      </w:ins>
      <w:del w:id="59" w:author="Guo, Shicheng" w:date="2019-09-01T16:26:00Z">
        <w:r w:rsidR="006457BC" w:rsidRPr="0081723F" w:rsidDel="00FF3BC0">
          <w:rPr>
            <w:rFonts w:ascii="Arial" w:hAnsi="Arial" w:cs="Arial"/>
            <w:sz w:val="22"/>
            <w:szCs w:val="22"/>
          </w:rPr>
          <w:delText xml:space="preserve"> from Chinese population</w:delText>
        </w:r>
      </w:del>
      <w:r w:rsidR="006457BC" w:rsidRPr="0081723F">
        <w:rPr>
          <w:rFonts w:ascii="Arial" w:hAnsi="Arial" w:cs="Arial"/>
          <w:sz w:val="22"/>
          <w:szCs w:val="22"/>
        </w:rPr>
        <w:t xml:space="preserve">. </w:t>
      </w:r>
      <w:r w:rsidR="00107569" w:rsidRPr="0081723F">
        <w:rPr>
          <w:rFonts w:ascii="Arial" w:hAnsi="Arial" w:cs="Arial"/>
          <w:sz w:val="22"/>
          <w:szCs w:val="22"/>
        </w:rPr>
        <w:t>Dynamic DNA m</w:t>
      </w:r>
      <w:r w:rsidR="006457BC" w:rsidRPr="0081723F">
        <w:rPr>
          <w:rFonts w:ascii="Arial" w:hAnsi="Arial" w:cs="Arial"/>
          <w:sz w:val="22"/>
          <w:szCs w:val="22"/>
        </w:rPr>
        <w:t>ethylation change</w:t>
      </w:r>
      <w:r w:rsidR="00001BE7" w:rsidRPr="0081723F">
        <w:rPr>
          <w:rFonts w:ascii="Arial" w:hAnsi="Arial" w:cs="Arial"/>
          <w:sz w:val="22"/>
          <w:szCs w:val="22"/>
        </w:rPr>
        <w:t xml:space="preserve"> of </w:t>
      </w:r>
      <w:commentRangeStart w:id="60"/>
      <w:r w:rsidR="00001BE7" w:rsidRPr="005B5FE3">
        <w:rPr>
          <w:rFonts w:ascii="Arial" w:hAnsi="Arial" w:cs="Arial"/>
          <w:sz w:val="22"/>
          <w:szCs w:val="22"/>
          <w:highlight w:val="yellow"/>
          <w:rPrChange w:id="61" w:author="Guo, Shicheng" w:date="2019-09-01T21:01:00Z">
            <w:rPr>
              <w:rFonts w:ascii="Arial" w:hAnsi="Arial" w:cs="Arial"/>
              <w:sz w:val="22"/>
              <w:szCs w:val="22"/>
            </w:rPr>
          </w:rPrChange>
        </w:rPr>
        <w:t xml:space="preserve">colorectal low </w:t>
      </w:r>
      <w:r w:rsidR="00001BE7" w:rsidRPr="006F7D5A">
        <w:rPr>
          <w:rFonts w:ascii="Arial" w:hAnsi="Arial" w:cs="Arial"/>
          <w:sz w:val="22"/>
          <w:szCs w:val="22"/>
          <w:highlight w:val="yellow"/>
          <w:rPrChange w:id="62" w:author="Guo, Shicheng" w:date="2019-09-01T16:26:00Z">
            <w:rPr>
              <w:rFonts w:ascii="Arial" w:hAnsi="Arial" w:cs="Arial"/>
              <w:sz w:val="22"/>
              <w:szCs w:val="22"/>
            </w:rPr>
          </w:rPrChange>
        </w:rPr>
        <w:t>and high-grade adenoma</w:t>
      </w:r>
      <w:r w:rsidR="006457BC" w:rsidRPr="0081723F">
        <w:rPr>
          <w:rFonts w:ascii="Arial" w:hAnsi="Arial" w:cs="Arial"/>
          <w:sz w:val="22"/>
          <w:szCs w:val="22"/>
        </w:rPr>
        <w:t xml:space="preserve"> </w:t>
      </w:r>
      <w:commentRangeEnd w:id="60"/>
      <w:r w:rsidR="005B5FE3">
        <w:rPr>
          <w:rStyle w:val="CommentReference"/>
        </w:rPr>
        <w:commentReference w:id="60"/>
      </w:r>
      <w:r w:rsidR="00001BE7" w:rsidRPr="0081723F">
        <w:rPr>
          <w:rFonts w:ascii="Arial" w:hAnsi="Arial" w:cs="Arial"/>
          <w:sz w:val="22"/>
          <w:szCs w:val="22"/>
        </w:rPr>
        <w:t>was</w:t>
      </w:r>
      <w:r w:rsidR="006457BC" w:rsidRPr="0081723F">
        <w:rPr>
          <w:rFonts w:ascii="Arial" w:hAnsi="Arial" w:cs="Arial"/>
          <w:sz w:val="22"/>
          <w:szCs w:val="22"/>
        </w:rPr>
        <w:t xml:space="preserve"> identified</w:t>
      </w:r>
      <w:r w:rsidR="00DE618A">
        <w:rPr>
          <w:rFonts w:ascii="Arial" w:hAnsi="Arial" w:cs="Arial"/>
          <w:sz w:val="22"/>
          <w:szCs w:val="22"/>
        </w:rPr>
        <w:t xml:space="preserve"> and we found the methylation change appeared in LGA will strengthen or maintain in LGA and caner</w:t>
      </w:r>
      <w:r w:rsidR="006457BC" w:rsidRPr="0081723F">
        <w:rPr>
          <w:rFonts w:ascii="Arial" w:hAnsi="Arial" w:cs="Arial"/>
          <w:sz w:val="22"/>
          <w:szCs w:val="22"/>
        </w:rPr>
        <w:t xml:space="preserve">. </w:t>
      </w:r>
      <w:r w:rsidR="00107569" w:rsidRPr="0081723F">
        <w:rPr>
          <w:rFonts w:ascii="Arial" w:hAnsi="Arial" w:cs="Arial"/>
          <w:sz w:val="22"/>
          <w:szCs w:val="22"/>
        </w:rPr>
        <w:t>We</w:t>
      </w:r>
      <w:r w:rsidR="00F406D3" w:rsidRPr="0081723F">
        <w:rPr>
          <w:rFonts w:ascii="Arial" w:hAnsi="Arial" w:cs="Arial"/>
          <w:sz w:val="22"/>
          <w:szCs w:val="22"/>
        </w:rPr>
        <w:t xml:space="preserve"> conducted enrichment analysis to </w:t>
      </w:r>
      <w:r w:rsidR="00E040B1" w:rsidRPr="0081723F">
        <w:rPr>
          <w:rFonts w:ascii="Arial" w:hAnsi="Arial" w:cs="Arial"/>
          <w:sz w:val="22"/>
          <w:szCs w:val="22"/>
        </w:rPr>
        <w:t>differential methylation regions (DMRs)</w:t>
      </w:r>
      <w:r w:rsidR="00F406D3" w:rsidRPr="0081723F">
        <w:rPr>
          <w:rFonts w:ascii="Arial" w:hAnsi="Arial" w:cs="Arial"/>
          <w:sz w:val="22"/>
          <w:szCs w:val="22"/>
        </w:rPr>
        <w:t xml:space="preserve"> </w:t>
      </w:r>
      <w:r w:rsidR="00001BE7" w:rsidRPr="0081723F">
        <w:rPr>
          <w:rFonts w:ascii="Arial" w:hAnsi="Arial" w:cs="Arial"/>
          <w:sz w:val="22"/>
          <w:szCs w:val="22"/>
        </w:rPr>
        <w:t>to inquiry potential DNA methylation influence</w:t>
      </w:r>
      <w:r w:rsidR="002344F4" w:rsidRPr="0081723F">
        <w:rPr>
          <w:rFonts w:ascii="Arial" w:hAnsi="Arial" w:cs="Arial"/>
          <w:sz w:val="22"/>
          <w:szCs w:val="22"/>
        </w:rPr>
        <w:t xml:space="preserve">d </w:t>
      </w:r>
      <w:r w:rsidR="00001BE7" w:rsidRPr="0081723F">
        <w:rPr>
          <w:rFonts w:ascii="Arial" w:hAnsi="Arial" w:cs="Arial"/>
          <w:sz w:val="22"/>
          <w:szCs w:val="22"/>
        </w:rPr>
        <w:t>functional difference in adenoma initiation and development stages</w:t>
      </w:r>
      <w:r w:rsidR="002344F4" w:rsidRPr="0081723F">
        <w:rPr>
          <w:rFonts w:ascii="Arial" w:hAnsi="Arial" w:cs="Arial"/>
          <w:sz w:val="22"/>
          <w:szCs w:val="22"/>
        </w:rPr>
        <w:t xml:space="preserve">. Moreover, we </w:t>
      </w:r>
      <w:r w:rsidR="00777158">
        <w:rPr>
          <w:rFonts w:ascii="Arial" w:hAnsi="Arial" w:cs="Arial" w:hint="eastAsia"/>
          <w:sz w:val="22"/>
          <w:szCs w:val="22"/>
        </w:rPr>
        <w:t>separate</w:t>
      </w:r>
      <w:r w:rsidR="00777158">
        <w:rPr>
          <w:rFonts w:ascii="Arial" w:hAnsi="Arial" w:cs="Arial"/>
          <w:sz w:val="22"/>
          <w:szCs w:val="22"/>
        </w:rPr>
        <w:t xml:space="preserve">d different methylation sites (DMSs) </w:t>
      </w:r>
      <w:ins w:id="63" w:author="Guo, Shicheng" w:date="2019-09-01T20:57:00Z">
        <w:r w:rsidR="00FD351C">
          <w:rPr>
            <w:rFonts w:ascii="Arial" w:hAnsi="Arial" w:cs="Arial"/>
            <w:sz w:val="22"/>
            <w:szCs w:val="22"/>
          </w:rPr>
          <w:t>between</w:t>
        </w:r>
      </w:ins>
      <w:del w:id="64" w:author="Guo, Shicheng" w:date="2019-09-01T20:57:00Z">
        <w:r w:rsidR="00DE618A" w:rsidDel="00FD351C">
          <w:rPr>
            <w:rFonts w:ascii="Arial" w:hAnsi="Arial" w:cs="Arial"/>
            <w:sz w:val="22"/>
            <w:szCs w:val="22"/>
          </w:rPr>
          <w:delText>in</w:delText>
        </w:r>
      </w:del>
      <w:r w:rsidR="00DE618A">
        <w:rPr>
          <w:rFonts w:ascii="Arial" w:hAnsi="Arial" w:cs="Arial"/>
          <w:sz w:val="22"/>
          <w:szCs w:val="22"/>
        </w:rPr>
        <w:t xml:space="preserve"> LGA </w:t>
      </w:r>
      <w:ins w:id="65" w:author="Guo, Shicheng" w:date="2019-09-01T20:57:00Z">
        <w:r w:rsidR="00FD351C">
          <w:rPr>
            <w:rFonts w:ascii="Arial" w:hAnsi="Arial" w:cs="Arial"/>
            <w:sz w:val="22"/>
            <w:szCs w:val="22"/>
          </w:rPr>
          <w:t xml:space="preserve">and normal </w:t>
        </w:r>
      </w:ins>
      <w:del w:id="66" w:author="Guo, Shicheng" w:date="2019-09-01T20:57:00Z">
        <w:r w:rsidR="00DE618A" w:rsidDel="00FD351C">
          <w:rPr>
            <w:rFonts w:ascii="Arial" w:hAnsi="Arial" w:cs="Arial"/>
            <w:sz w:val="22"/>
            <w:szCs w:val="22"/>
          </w:rPr>
          <w:delText xml:space="preserve">VS Normal </w:delText>
        </w:r>
      </w:del>
      <w:r w:rsidR="00777158">
        <w:rPr>
          <w:rFonts w:ascii="Arial" w:hAnsi="Arial" w:cs="Arial"/>
          <w:sz w:val="22"/>
          <w:szCs w:val="22"/>
        </w:rPr>
        <w:t xml:space="preserve">into </w:t>
      </w:r>
      <w:r w:rsidR="00777158" w:rsidRPr="0081723F">
        <w:rPr>
          <w:rFonts w:ascii="Arial" w:hAnsi="Arial" w:cs="Arial"/>
          <w:sz w:val="22"/>
          <w:szCs w:val="22"/>
        </w:rPr>
        <w:t>hyper-DMS and hypo-DMS</w:t>
      </w:r>
      <w:r w:rsidR="00777158">
        <w:rPr>
          <w:rFonts w:ascii="Arial" w:hAnsi="Arial" w:cs="Arial"/>
          <w:sz w:val="22"/>
          <w:szCs w:val="22"/>
        </w:rPr>
        <w:t xml:space="preserve">, and </w:t>
      </w:r>
      <w:r w:rsidR="00107569" w:rsidRPr="0081723F">
        <w:rPr>
          <w:rFonts w:ascii="Arial" w:hAnsi="Arial" w:cs="Arial"/>
          <w:sz w:val="22"/>
          <w:szCs w:val="22"/>
        </w:rPr>
        <w:t xml:space="preserve">evaluated </w:t>
      </w:r>
      <w:r w:rsidR="00777158">
        <w:rPr>
          <w:rFonts w:ascii="Arial" w:hAnsi="Arial" w:cs="Arial"/>
          <w:sz w:val="22"/>
          <w:szCs w:val="22"/>
        </w:rPr>
        <w:t>their respective</w:t>
      </w:r>
      <w:r w:rsidR="00107569" w:rsidRPr="0081723F">
        <w:rPr>
          <w:rFonts w:ascii="Arial" w:hAnsi="Arial" w:cs="Arial"/>
          <w:sz w:val="22"/>
          <w:szCs w:val="22"/>
        </w:rPr>
        <w:t xml:space="preserve"> performance for the </w:t>
      </w:r>
      <w:del w:id="67" w:author="Guo, Shicheng" w:date="2019-09-01T20:59:00Z">
        <w:r w:rsidR="002344F4" w:rsidRPr="00FD351C" w:rsidDel="00FD351C">
          <w:rPr>
            <w:rFonts w:ascii="Arial" w:hAnsi="Arial" w:cs="Arial"/>
            <w:color w:val="7030A0"/>
            <w:sz w:val="22"/>
            <w:szCs w:val="22"/>
            <w:rPrChange w:id="68" w:author="Guo, Shicheng" w:date="2019-09-01T20:58:00Z">
              <w:rPr>
                <w:rFonts w:ascii="Arial" w:hAnsi="Arial" w:cs="Arial"/>
                <w:sz w:val="22"/>
                <w:szCs w:val="22"/>
              </w:rPr>
            </w:rPrChange>
          </w:rPr>
          <w:delText xml:space="preserve">colorectal adenoma </w:delText>
        </w:r>
      </w:del>
      <w:ins w:id="69" w:author="Guo, Shicheng" w:date="2019-09-01T20:59:00Z">
        <w:r w:rsidR="00FD351C">
          <w:rPr>
            <w:rFonts w:ascii="Arial" w:hAnsi="Arial" w:cs="Arial"/>
            <w:color w:val="7030A0"/>
            <w:sz w:val="22"/>
            <w:szCs w:val="22"/>
          </w:rPr>
          <w:t xml:space="preserve">CA </w:t>
        </w:r>
      </w:ins>
      <w:r w:rsidR="002344F4" w:rsidRPr="0081723F">
        <w:rPr>
          <w:rFonts w:ascii="Arial" w:hAnsi="Arial" w:cs="Arial"/>
          <w:sz w:val="22"/>
          <w:szCs w:val="22"/>
        </w:rPr>
        <w:t xml:space="preserve">and </w:t>
      </w:r>
      <w:del w:id="70" w:author="Guo, Shicheng" w:date="2019-09-01T20:58:00Z">
        <w:r w:rsidR="002344F4" w:rsidRPr="0081723F" w:rsidDel="00FD351C">
          <w:rPr>
            <w:rFonts w:ascii="Arial" w:hAnsi="Arial" w:cs="Arial"/>
            <w:sz w:val="22"/>
            <w:szCs w:val="22"/>
          </w:rPr>
          <w:delText>cancer</w:delText>
        </w:r>
        <w:r w:rsidR="00107569" w:rsidRPr="0081723F" w:rsidDel="00FD351C">
          <w:rPr>
            <w:rFonts w:ascii="Arial" w:hAnsi="Arial" w:cs="Arial"/>
            <w:sz w:val="22"/>
            <w:szCs w:val="22"/>
          </w:rPr>
          <w:delText xml:space="preserve"> </w:delText>
        </w:r>
      </w:del>
      <w:ins w:id="71" w:author="Guo, Shicheng" w:date="2019-09-01T20:58:00Z">
        <w:r w:rsidR="00FD351C">
          <w:rPr>
            <w:rFonts w:ascii="Arial" w:hAnsi="Arial" w:cs="Arial"/>
            <w:sz w:val="22"/>
            <w:szCs w:val="22"/>
          </w:rPr>
          <w:t>CRC</w:t>
        </w:r>
        <w:r w:rsidR="00FD351C" w:rsidRPr="0081723F">
          <w:rPr>
            <w:rFonts w:ascii="Arial" w:hAnsi="Arial" w:cs="Arial"/>
            <w:sz w:val="22"/>
            <w:szCs w:val="22"/>
          </w:rPr>
          <w:t xml:space="preserve"> </w:t>
        </w:r>
      </w:ins>
      <w:r w:rsidR="00107569" w:rsidRPr="0081723F">
        <w:rPr>
          <w:rFonts w:ascii="Arial" w:hAnsi="Arial" w:cs="Arial"/>
          <w:sz w:val="22"/>
          <w:szCs w:val="22"/>
        </w:rPr>
        <w:lastRenderedPageBreak/>
        <w:t xml:space="preserve">prediction. </w:t>
      </w:r>
      <w:r w:rsidR="006457BC" w:rsidRPr="0081723F">
        <w:rPr>
          <w:rFonts w:ascii="Arial" w:hAnsi="Arial" w:cs="Arial"/>
          <w:sz w:val="22"/>
          <w:szCs w:val="22"/>
        </w:rPr>
        <w:t>Meanwhile, we collected genome-wide DNA methylation profile of 833 samples from</w:t>
      </w:r>
      <w:r w:rsidR="006457BC" w:rsidRPr="0081723F">
        <w:rPr>
          <w:rFonts w:ascii="Arial" w:eastAsiaTheme="minorEastAsia" w:hAnsi="Arial" w:cs="Arial"/>
          <w:kern w:val="2"/>
          <w:sz w:val="22"/>
          <w:szCs w:val="22"/>
        </w:rPr>
        <w:t xml:space="preserve"> public database</w:t>
      </w:r>
      <w:r w:rsidR="00F406D3" w:rsidRPr="0081723F">
        <w:rPr>
          <w:rFonts w:ascii="Arial" w:eastAsiaTheme="minorEastAsia" w:hAnsi="Arial" w:cs="Arial"/>
          <w:kern w:val="2"/>
          <w:sz w:val="22"/>
          <w:szCs w:val="22"/>
        </w:rPr>
        <w:t xml:space="preserve"> to validate our findings. Finally, we described </w:t>
      </w:r>
      <w:r w:rsidR="004D453C" w:rsidRPr="0081723F">
        <w:rPr>
          <w:rFonts w:ascii="Arial" w:eastAsiaTheme="minorEastAsia" w:hAnsi="Arial" w:cs="Arial"/>
          <w:kern w:val="2"/>
          <w:sz w:val="22"/>
          <w:szCs w:val="22"/>
        </w:rPr>
        <w:t>one</w:t>
      </w:r>
      <w:r w:rsidR="00F406D3" w:rsidRPr="0081723F">
        <w:rPr>
          <w:rFonts w:ascii="Arial" w:eastAsiaTheme="minorEastAsia" w:hAnsi="Arial" w:cs="Arial"/>
          <w:kern w:val="2"/>
          <w:sz w:val="22"/>
          <w:szCs w:val="22"/>
        </w:rPr>
        <w:t xml:space="preserve"> functional methylation biomarker</w:t>
      </w:r>
      <w:r w:rsidR="004D453C"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004D453C" w:rsidRPr="0081723F">
        <w:rPr>
          <w:rFonts w:ascii="Arial" w:eastAsiaTheme="minorEastAsia" w:hAnsi="Arial" w:cs="Arial"/>
          <w:kern w:val="2"/>
          <w:sz w:val="22"/>
          <w:szCs w:val="22"/>
        </w:rPr>
        <w:t>, for colorectal adenoma and cancer</w:t>
      </w:r>
      <w:r w:rsidR="00F406D3" w:rsidRPr="0081723F">
        <w:rPr>
          <w:rFonts w:ascii="Arial" w:eastAsiaTheme="minorEastAsia" w:hAnsi="Arial" w:cs="Arial"/>
          <w:kern w:val="2"/>
          <w:sz w:val="22"/>
          <w:szCs w:val="22"/>
        </w:rPr>
        <w:t xml:space="preserve">. </w:t>
      </w:r>
    </w:p>
    <w:p w14:paraId="09631E77" w14:textId="421BF746" w:rsidR="00785627" w:rsidRDefault="00785627" w:rsidP="002C5A7B">
      <w:pPr>
        <w:jc w:val="both"/>
        <w:rPr>
          <w:rFonts w:ascii="Arial" w:eastAsiaTheme="minorEastAsia" w:hAnsi="Arial" w:cs="Arial"/>
          <w:kern w:val="2"/>
          <w:sz w:val="22"/>
          <w:szCs w:val="22"/>
        </w:rPr>
      </w:pPr>
    </w:p>
    <w:p w14:paraId="6A653310" w14:textId="77777777" w:rsidR="00785627" w:rsidRPr="0081723F" w:rsidRDefault="00785627" w:rsidP="002C5A7B">
      <w:pPr>
        <w:jc w:val="both"/>
        <w:rPr>
          <w:rFonts w:ascii="Arial" w:hAnsi="Arial" w:cs="Arial"/>
          <w:sz w:val="22"/>
          <w:szCs w:val="22"/>
        </w:rPr>
      </w:pPr>
    </w:p>
    <w:p w14:paraId="3C8AFE30" w14:textId="3EC304AD" w:rsidR="0089090A" w:rsidRPr="003C5AC7" w:rsidRDefault="0089090A" w:rsidP="00F2054F">
      <w:pPr>
        <w:pStyle w:val="Heading2"/>
        <w:rPr>
          <w:rFonts w:ascii="Arial" w:hAnsi="Arial" w:cs="Arial"/>
          <w:b/>
          <w:bCs/>
          <w:color w:val="auto"/>
          <w:sz w:val="22"/>
          <w:szCs w:val="22"/>
        </w:rPr>
      </w:pPr>
      <w:r w:rsidRPr="003C5AC7">
        <w:rPr>
          <w:rFonts w:ascii="Arial" w:hAnsi="Arial" w:cs="Arial"/>
          <w:b/>
          <w:bCs/>
          <w:color w:val="auto"/>
          <w:sz w:val="22"/>
          <w:szCs w:val="22"/>
        </w:rPr>
        <w:t>Results</w:t>
      </w:r>
    </w:p>
    <w:p w14:paraId="12F3CA9E" w14:textId="1AF29E33" w:rsidR="0089090A" w:rsidRPr="00423D91" w:rsidRDefault="006D3959" w:rsidP="0089090A">
      <w:pPr>
        <w:pStyle w:val="Heading4"/>
        <w:widowControl w:val="0"/>
        <w:spacing w:before="40" w:line="360" w:lineRule="auto"/>
        <w:jc w:val="both"/>
        <w:rPr>
          <w:rFonts w:ascii="Arial" w:eastAsia="Arial" w:hAnsi="Arial" w:cs="Arial"/>
          <w:b w:val="0"/>
          <w:color w:val="auto"/>
          <w:sz w:val="22"/>
          <w:szCs w:val="22"/>
        </w:rPr>
      </w:pPr>
      <w:r w:rsidRPr="003C5AC7">
        <w:rPr>
          <w:rFonts w:ascii="Arial" w:eastAsia="Arial" w:hAnsi="Arial" w:cs="Arial"/>
          <w:bCs w:val="0"/>
          <w:i w:val="0"/>
          <w:iCs w:val="0"/>
          <w:color w:val="auto"/>
          <w:sz w:val="22"/>
          <w:szCs w:val="22"/>
          <w:lang w:eastAsia="zh-CN"/>
        </w:rPr>
        <w:t xml:space="preserve">Landscape of DNA methylation of </w:t>
      </w:r>
      <w:r w:rsidR="0089090A" w:rsidRPr="003C5AC7">
        <w:rPr>
          <w:rFonts w:ascii="Arial" w:eastAsia="Arial" w:hAnsi="Arial" w:cs="Arial"/>
          <w:bCs w:val="0"/>
          <w:i w:val="0"/>
          <w:iCs w:val="0"/>
          <w:color w:val="auto"/>
          <w:sz w:val="22"/>
          <w:szCs w:val="22"/>
          <w:lang w:eastAsia="zh-CN"/>
        </w:rPr>
        <w:t>pre</w:t>
      </w:r>
      <w:r w:rsidRPr="003C5AC7">
        <w:rPr>
          <w:rFonts w:ascii="Arial" w:eastAsia="Arial" w:hAnsi="Arial" w:cs="Arial"/>
          <w:bCs w:val="0"/>
          <w:i w:val="0"/>
          <w:iCs w:val="0"/>
          <w:color w:val="auto"/>
          <w:sz w:val="22"/>
          <w:szCs w:val="22"/>
          <w:lang w:eastAsia="zh-CN"/>
        </w:rPr>
        <w:t>-</w:t>
      </w:r>
      <w:r w:rsidR="0089090A" w:rsidRPr="003C5AC7">
        <w:rPr>
          <w:rFonts w:ascii="Arial" w:eastAsia="Arial" w:hAnsi="Arial" w:cs="Arial"/>
          <w:bCs w:val="0"/>
          <w:i w:val="0"/>
          <w:iCs w:val="0"/>
          <w:color w:val="auto"/>
          <w:sz w:val="22"/>
          <w:szCs w:val="22"/>
          <w:lang w:eastAsia="zh-CN"/>
        </w:rPr>
        <w:t>cancerous benign lesion</w:t>
      </w:r>
    </w:p>
    <w:p w14:paraId="079BF1BE" w14:textId="6DF63539" w:rsidR="00250CF9" w:rsidRPr="0081723F" w:rsidRDefault="0089090A" w:rsidP="00EA2DA1">
      <w:pPr>
        <w:jc w:val="both"/>
        <w:rPr>
          <w:rFonts w:ascii="Arial" w:hAnsi="Arial" w:cs="Arial"/>
          <w:sz w:val="22"/>
          <w:szCs w:val="22"/>
        </w:rPr>
      </w:pPr>
      <w:bookmarkStart w:id="72" w:name="OLE_LINK81"/>
      <w:bookmarkStart w:id="73" w:name="OLE_LINK82"/>
      <w:r w:rsidRPr="0081723F">
        <w:rPr>
          <w:rFonts w:ascii="Arial" w:hAnsi="Arial" w:cs="Arial"/>
          <w:sz w:val="22"/>
          <w:szCs w:val="22"/>
        </w:rPr>
        <w:t>We profile</w:t>
      </w:r>
      <w:r w:rsidR="00E86F97">
        <w:rPr>
          <w:rFonts w:ascii="Arial" w:hAnsi="Arial" w:cs="Arial"/>
          <w:sz w:val="22"/>
          <w:szCs w:val="22"/>
        </w:rPr>
        <w:t>d</w:t>
      </w:r>
      <w:r w:rsidRPr="0081723F">
        <w:rPr>
          <w:rFonts w:ascii="Arial" w:hAnsi="Arial" w:cs="Arial"/>
          <w:sz w:val="22"/>
          <w:szCs w:val="22"/>
        </w:rPr>
        <w:t xml:space="preserve"> DNA methylation </w:t>
      </w:r>
      <w:r w:rsidRPr="00BF1A9B">
        <w:rPr>
          <w:rFonts w:ascii="Arial" w:hAnsi="Arial" w:cs="Arial"/>
          <w:sz w:val="22"/>
          <w:szCs w:val="22"/>
        </w:rPr>
        <w:t>on single-base level fo</w:t>
      </w:r>
      <w:r w:rsidRPr="0081723F">
        <w:rPr>
          <w:rFonts w:ascii="Arial" w:hAnsi="Arial" w:cs="Arial"/>
          <w:sz w:val="22"/>
          <w:szCs w:val="22"/>
        </w:rPr>
        <w:t xml:space="preserve">r </w:t>
      </w:r>
      <w:r w:rsidR="00C33218" w:rsidRPr="0081723F">
        <w:rPr>
          <w:rFonts w:ascii="Arial" w:hAnsi="Arial" w:cs="Arial"/>
          <w:sz w:val="22"/>
          <w:szCs w:val="22"/>
        </w:rPr>
        <w:t xml:space="preserve">18 </w:t>
      </w:r>
      <w:r w:rsidRPr="0081723F">
        <w:rPr>
          <w:rFonts w:ascii="Arial" w:hAnsi="Arial" w:cs="Arial"/>
          <w:sz w:val="22"/>
          <w:szCs w:val="22"/>
        </w:rPr>
        <w:t>low-</w:t>
      </w:r>
      <w:r w:rsidR="00C21CA7" w:rsidRPr="0081723F">
        <w:rPr>
          <w:rFonts w:ascii="Arial" w:hAnsi="Arial" w:cs="Arial"/>
          <w:sz w:val="22"/>
          <w:szCs w:val="22"/>
        </w:rPr>
        <w:t>grade adenoma (</w:t>
      </w:r>
      <w:r w:rsidR="00055AEA">
        <w:rPr>
          <w:rFonts w:ascii="Arial" w:hAnsi="Arial" w:cs="Arial"/>
          <w:sz w:val="22"/>
          <w:szCs w:val="22"/>
        </w:rPr>
        <w:t>LGA</w:t>
      </w:r>
      <w:r w:rsidR="00C21CA7" w:rsidRPr="0081723F">
        <w:rPr>
          <w:rFonts w:ascii="Arial" w:hAnsi="Arial" w:cs="Arial"/>
          <w:sz w:val="22"/>
          <w:szCs w:val="22"/>
        </w:rPr>
        <w:t xml:space="preserve">) </w:t>
      </w:r>
      <w:r w:rsidRPr="0081723F">
        <w:rPr>
          <w:rFonts w:ascii="Arial" w:hAnsi="Arial" w:cs="Arial"/>
          <w:sz w:val="22"/>
          <w:szCs w:val="22"/>
        </w:rPr>
        <w:t xml:space="preserve">and </w:t>
      </w:r>
      <w:r w:rsidR="00C21CA7" w:rsidRPr="0081723F">
        <w:rPr>
          <w:rFonts w:ascii="Arial" w:hAnsi="Arial" w:cs="Arial"/>
          <w:sz w:val="22"/>
          <w:szCs w:val="22"/>
        </w:rPr>
        <w:t xml:space="preserve">22 </w:t>
      </w:r>
      <w:r w:rsidRPr="0081723F">
        <w:rPr>
          <w:rFonts w:ascii="Arial" w:hAnsi="Arial" w:cs="Arial"/>
          <w:sz w:val="22"/>
          <w:szCs w:val="22"/>
        </w:rPr>
        <w:t>high-grade colorectal adenoma</w:t>
      </w:r>
      <w:r w:rsidR="00C21CA7" w:rsidRPr="0081723F">
        <w:rPr>
          <w:rFonts w:ascii="Arial" w:hAnsi="Arial" w:cs="Arial"/>
          <w:sz w:val="22"/>
          <w:szCs w:val="22"/>
        </w:rPr>
        <w:t xml:space="preserve"> (</w:t>
      </w:r>
      <w:r w:rsidR="00055AEA">
        <w:rPr>
          <w:rFonts w:ascii="Arial" w:hAnsi="Arial" w:cs="Arial"/>
          <w:sz w:val="22"/>
          <w:szCs w:val="22"/>
        </w:rPr>
        <w:t>HGA</w:t>
      </w:r>
      <w:r w:rsidR="00C21CA7" w:rsidRPr="0081723F">
        <w:rPr>
          <w:rFonts w:ascii="Arial" w:hAnsi="Arial" w:cs="Arial"/>
          <w:sz w:val="22"/>
          <w:szCs w:val="22"/>
        </w:rPr>
        <w:t>)</w:t>
      </w:r>
      <w:r w:rsidRPr="0081723F">
        <w:rPr>
          <w:rFonts w:ascii="Arial" w:hAnsi="Arial" w:cs="Arial"/>
          <w:sz w:val="22"/>
          <w:szCs w:val="22"/>
        </w:rPr>
        <w:t xml:space="preserve"> and </w:t>
      </w:r>
      <w:r w:rsidR="00C33218" w:rsidRPr="0081723F">
        <w:rPr>
          <w:rFonts w:ascii="Arial" w:hAnsi="Arial" w:cs="Arial"/>
          <w:sz w:val="22"/>
          <w:szCs w:val="22"/>
        </w:rPr>
        <w:t xml:space="preserve">20 </w:t>
      </w:r>
      <w:r w:rsidRPr="0081723F">
        <w:rPr>
          <w:rFonts w:ascii="Arial" w:hAnsi="Arial" w:cs="Arial"/>
          <w:sz w:val="22"/>
          <w:szCs w:val="22"/>
        </w:rPr>
        <w:t>normal tissue</w:t>
      </w:r>
      <w:r w:rsidR="00E86F97">
        <w:rPr>
          <w:rFonts w:ascii="Arial" w:hAnsi="Arial" w:cs="Arial"/>
          <w:sz w:val="22"/>
          <w:szCs w:val="22"/>
        </w:rPr>
        <w:t xml:space="preserve"> (</w:t>
      </w:r>
      <w:r w:rsidR="00E86F97" w:rsidRPr="00423D91">
        <w:rPr>
          <w:rFonts w:ascii="Arial" w:hAnsi="Arial" w:cs="Arial"/>
          <w:b/>
          <w:bCs/>
          <w:sz w:val="22"/>
          <w:szCs w:val="22"/>
        </w:rPr>
        <w:t>Method</w:t>
      </w:r>
      <w:r w:rsidR="00E86F97">
        <w:rPr>
          <w:rFonts w:ascii="Arial" w:hAnsi="Arial" w:cs="Arial"/>
          <w:sz w:val="22"/>
          <w:szCs w:val="22"/>
        </w:rPr>
        <w:t>)</w:t>
      </w:r>
      <w:r w:rsidRPr="0081723F">
        <w:rPr>
          <w:rFonts w:ascii="Arial" w:hAnsi="Arial" w:cs="Arial"/>
          <w:sz w:val="22"/>
          <w:szCs w:val="22"/>
        </w:rPr>
        <w:t xml:space="preserve">. We </w:t>
      </w:r>
      <w:r w:rsidR="00E86F97">
        <w:rPr>
          <w:rFonts w:ascii="Arial" w:hAnsi="Arial" w:cs="Arial"/>
          <w:sz w:val="22"/>
          <w:szCs w:val="22"/>
        </w:rPr>
        <w:t>found</w:t>
      </w:r>
      <w:r w:rsidR="00E86F97" w:rsidRPr="0081723F">
        <w:rPr>
          <w:rFonts w:ascii="Arial" w:hAnsi="Arial" w:cs="Arial"/>
          <w:sz w:val="22"/>
          <w:szCs w:val="22"/>
        </w:rPr>
        <w:t xml:space="preserve"> </w:t>
      </w:r>
      <w:r w:rsidRPr="0081723F">
        <w:rPr>
          <w:rFonts w:ascii="Arial" w:hAnsi="Arial" w:cs="Arial"/>
          <w:sz w:val="22"/>
          <w:szCs w:val="22"/>
        </w:rPr>
        <w:t>the significant genome-wide DNA methylation difference</w:t>
      </w:r>
      <w:del w:id="74" w:author="Zhang Dake" w:date="2019-08-29T14:59:00Z">
        <w:r w:rsidRPr="0081723F" w:rsidDel="0060420C">
          <w:rPr>
            <w:rFonts w:ascii="Arial" w:hAnsi="Arial" w:cs="Arial"/>
            <w:sz w:val="22"/>
            <w:szCs w:val="22"/>
          </w:rPr>
          <w:delText xml:space="preserve"> between</w:delText>
        </w:r>
      </w:del>
      <w:ins w:id="75" w:author="Zhang Dake" w:date="2019-08-29T14:59:00Z">
        <w:r w:rsidR="0060420C">
          <w:rPr>
            <w:rFonts w:ascii="Arial" w:hAnsi="Arial" w:cs="Arial"/>
            <w:sz w:val="22"/>
            <w:szCs w:val="22"/>
          </w:rPr>
          <w:t xml:space="preserve"> among</w:t>
        </w:r>
      </w:ins>
      <w:r w:rsidRPr="0081723F">
        <w:rPr>
          <w:rFonts w:ascii="Arial" w:hAnsi="Arial" w:cs="Arial"/>
          <w:sz w:val="22"/>
          <w:szCs w:val="22"/>
        </w:rPr>
        <w:t xml:space="preserve"> normal, low</w:t>
      </w:r>
      <w:r w:rsidR="00C21CA7" w:rsidRPr="0081723F">
        <w:rPr>
          <w:rFonts w:ascii="Arial" w:hAnsi="Arial" w:cs="Arial"/>
          <w:sz w:val="22"/>
          <w:szCs w:val="22"/>
        </w:rPr>
        <w:t xml:space="preserve"> </w:t>
      </w:r>
      <w:r w:rsidRPr="0081723F">
        <w:rPr>
          <w:rFonts w:ascii="Arial" w:hAnsi="Arial" w:cs="Arial"/>
          <w:sz w:val="22"/>
          <w:szCs w:val="22"/>
        </w:rPr>
        <w:t>and high-grade adenoma (</w:t>
      </w:r>
      <w:bookmarkStart w:id="76" w:name="OLE_LINK1"/>
      <w:bookmarkStart w:id="77" w:name="OLE_LINK2"/>
      <w:bookmarkStart w:id="78" w:name="OLE_LINK3"/>
      <w:r w:rsidRPr="00423D91">
        <w:rPr>
          <w:rFonts w:ascii="Arial" w:eastAsiaTheme="minorEastAsia" w:hAnsi="Arial" w:cs="Arial"/>
          <w:b/>
          <w:kern w:val="2"/>
          <w:sz w:val="22"/>
          <w:szCs w:val="22"/>
        </w:rPr>
        <w:t>Figure 1</w:t>
      </w:r>
      <w:r w:rsidR="00E60B2F" w:rsidRPr="00423D91">
        <w:rPr>
          <w:rFonts w:ascii="Arial" w:eastAsiaTheme="minorEastAsia" w:hAnsi="Arial" w:cs="Arial"/>
          <w:b/>
          <w:kern w:val="2"/>
          <w:sz w:val="22"/>
          <w:szCs w:val="22"/>
        </w:rPr>
        <w:t>A</w:t>
      </w:r>
      <w:r w:rsidRPr="0081723F">
        <w:rPr>
          <w:rFonts w:ascii="Arial" w:hAnsi="Arial" w:cs="Arial"/>
          <w:sz w:val="22"/>
          <w:szCs w:val="22"/>
        </w:rPr>
        <w:t xml:space="preserve"> and </w:t>
      </w:r>
      <w:bookmarkEnd w:id="76"/>
      <w:bookmarkEnd w:id="77"/>
      <w:bookmarkEnd w:id="78"/>
      <w:r w:rsidRPr="00423D91">
        <w:rPr>
          <w:rFonts w:ascii="Arial" w:eastAsiaTheme="minorEastAsia" w:hAnsi="Arial" w:cs="Arial"/>
          <w:b/>
          <w:kern w:val="2"/>
          <w:sz w:val="22"/>
          <w:szCs w:val="22"/>
        </w:rPr>
        <w:t>1</w:t>
      </w:r>
      <w:r w:rsidR="00E60B2F" w:rsidRPr="00423D91">
        <w:rPr>
          <w:rFonts w:ascii="Arial" w:eastAsiaTheme="minorEastAsia" w:hAnsi="Arial" w:cs="Arial"/>
          <w:b/>
          <w:kern w:val="2"/>
          <w:sz w:val="22"/>
          <w:szCs w:val="22"/>
        </w:rPr>
        <w:t>B</w:t>
      </w:r>
      <w:r w:rsidRPr="0081723F">
        <w:rPr>
          <w:rFonts w:ascii="Arial" w:hAnsi="Arial" w:cs="Arial"/>
          <w:sz w:val="22"/>
          <w:szCs w:val="22"/>
        </w:rPr>
        <w:t>). Compared with the</w:t>
      </w:r>
      <w:r w:rsidR="00F25014" w:rsidRPr="0081723F">
        <w:rPr>
          <w:rFonts w:ascii="Arial" w:hAnsi="Arial" w:cs="Arial"/>
          <w:sz w:val="22"/>
          <w:szCs w:val="22"/>
        </w:rPr>
        <w:t xml:space="preserve"> </w:t>
      </w:r>
      <w:r w:rsidRPr="0081723F">
        <w:rPr>
          <w:rFonts w:ascii="Arial" w:hAnsi="Arial" w:cs="Arial"/>
          <w:sz w:val="22"/>
          <w:szCs w:val="22"/>
        </w:rPr>
        <w:t>normal tissue, low-grade adenoma</w:t>
      </w:r>
      <w:r w:rsidR="00C21CA7" w:rsidRPr="0081723F">
        <w:rPr>
          <w:rFonts w:ascii="Arial" w:hAnsi="Arial" w:cs="Arial"/>
          <w:sz w:val="22"/>
          <w:szCs w:val="22"/>
        </w:rPr>
        <w:t xml:space="preserve"> </w:t>
      </w:r>
      <w:r w:rsidR="00E86F97" w:rsidRPr="005D70EF">
        <w:rPr>
          <w:rFonts w:ascii="Arial" w:hAnsi="Arial" w:cs="Arial"/>
          <w:sz w:val="22"/>
          <w:szCs w:val="22"/>
          <w:highlight w:val="yellow"/>
          <w:rPrChange w:id="79" w:author="Zhang Dake" w:date="2019-08-29T15:37:00Z">
            <w:rPr>
              <w:rFonts w:ascii="Arial" w:hAnsi="Arial" w:cs="Arial"/>
              <w:sz w:val="22"/>
              <w:szCs w:val="22"/>
            </w:rPr>
          </w:rPrChange>
        </w:rPr>
        <w:t>had genome wide</w:t>
      </w:r>
      <w:r w:rsidRPr="005D70EF">
        <w:rPr>
          <w:rFonts w:ascii="Arial" w:hAnsi="Arial" w:cs="Arial"/>
          <w:sz w:val="22"/>
          <w:szCs w:val="22"/>
          <w:highlight w:val="yellow"/>
          <w:rPrChange w:id="80" w:author="Zhang Dake" w:date="2019-08-29T15:37:00Z">
            <w:rPr>
              <w:rFonts w:ascii="Arial" w:hAnsi="Arial" w:cs="Arial"/>
              <w:sz w:val="22"/>
              <w:szCs w:val="22"/>
            </w:rPr>
          </w:rPrChange>
        </w:rPr>
        <w:t xml:space="preserve"> hypo</w:t>
      </w:r>
      <w:r w:rsidR="00816400" w:rsidRPr="005D70EF">
        <w:rPr>
          <w:rFonts w:ascii="Arial" w:hAnsi="Arial" w:cs="Arial"/>
          <w:sz w:val="22"/>
          <w:szCs w:val="22"/>
          <w:highlight w:val="yellow"/>
          <w:rPrChange w:id="81" w:author="Zhang Dake" w:date="2019-08-29T15:37:00Z">
            <w:rPr>
              <w:rFonts w:ascii="Arial" w:hAnsi="Arial" w:cs="Arial"/>
              <w:sz w:val="22"/>
              <w:szCs w:val="22"/>
            </w:rPr>
          </w:rPrChange>
        </w:rPr>
        <w:t>-</w:t>
      </w:r>
      <w:r w:rsidRPr="005D70EF">
        <w:rPr>
          <w:rFonts w:ascii="Arial" w:hAnsi="Arial" w:cs="Arial"/>
          <w:sz w:val="22"/>
          <w:szCs w:val="22"/>
          <w:highlight w:val="yellow"/>
          <w:rPrChange w:id="82" w:author="Zhang Dake" w:date="2019-08-29T15:37:00Z">
            <w:rPr>
              <w:rFonts w:ascii="Arial" w:hAnsi="Arial" w:cs="Arial"/>
              <w:sz w:val="22"/>
              <w:szCs w:val="22"/>
            </w:rPr>
          </w:rPrChange>
        </w:rPr>
        <w:t>methylation</w:t>
      </w:r>
      <w:r w:rsidRPr="0081723F">
        <w:rPr>
          <w:rFonts w:ascii="Arial" w:hAnsi="Arial" w:cs="Arial"/>
          <w:sz w:val="22"/>
          <w:szCs w:val="22"/>
        </w:rPr>
        <w:t xml:space="preserve"> (P = 2.</w:t>
      </w:r>
      <w:r w:rsidR="00AA6FC0" w:rsidRPr="0081723F">
        <w:rPr>
          <w:rFonts w:ascii="Arial" w:hAnsi="Arial" w:cs="Arial"/>
          <w:sz w:val="22"/>
          <w:szCs w:val="22"/>
        </w:rPr>
        <w:t>8x10</w:t>
      </w:r>
      <w:r w:rsidRPr="0081723F">
        <w:rPr>
          <w:rFonts w:ascii="Arial" w:hAnsi="Arial" w:cs="Arial"/>
          <w:sz w:val="22"/>
          <w:szCs w:val="22"/>
          <w:vertAlign w:val="superscript"/>
        </w:rPr>
        <w:t>-51</w:t>
      </w:r>
      <w:r w:rsidRPr="0081723F">
        <w:rPr>
          <w:rFonts w:ascii="Arial" w:hAnsi="Arial" w:cs="Arial"/>
          <w:sz w:val="22"/>
          <w:szCs w:val="22"/>
        </w:rPr>
        <w:t>), and</w:t>
      </w:r>
      <w:r w:rsidR="00E86F97">
        <w:rPr>
          <w:rFonts w:ascii="Arial" w:hAnsi="Arial" w:cs="Arial"/>
          <w:sz w:val="22"/>
          <w:szCs w:val="22"/>
        </w:rPr>
        <w:t xml:space="preserve"> global </w:t>
      </w:r>
      <w:r w:rsidRPr="0081723F">
        <w:rPr>
          <w:rFonts w:ascii="Arial" w:hAnsi="Arial" w:cs="Arial"/>
          <w:sz w:val="22"/>
          <w:szCs w:val="22"/>
        </w:rPr>
        <w:t>methylation</w:t>
      </w:r>
      <w:r w:rsidR="00E86F97">
        <w:rPr>
          <w:rFonts w:ascii="Arial" w:hAnsi="Arial" w:cs="Arial"/>
          <w:sz w:val="22"/>
          <w:szCs w:val="22"/>
        </w:rPr>
        <w:t xml:space="preserve"> level </w:t>
      </w:r>
      <w:del w:id="83" w:author="Zhang Dake" w:date="2019-08-29T14:59:00Z">
        <w:r w:rsidR="00E86F97" w:rsidDel="0060420C">
          <w:rPr>
            <w:rFonts w:ascii="Arial" w:hAnsi="Arial" w:cs="Arial"/>
            <w:sz w:val="22"/>
            <w:szCs w:val="22"/>
          </w:rPr>
          <w:delText xml:space="preserve">become </w:delText>
        </w:r>
      </w:del>
      <w:ins w:id="84" w:author="Zhang Dake" w:date="2019-08-29T14:59:00Z">
        <w:r w:rsidR="0060420C">
          <w:rPr>
            <w:rFonts w:ascii="Arial" w:hAnsi="Arial" w:cs="Arial"/>
            <w:sz w:val="22"/>
            <w:szCs w:val="22"/>
          </w:rPr>
          <w:t xml:space="preserve">became </w:t>
        </w:r>
      </w:ins>
      <w:r w:rsidR="00E86F97">
        <w:rPr>
          <w:rFonts w:ascii="Arial" w:hAnsi="Arial" w:cs="Arial"/>
          <w:sz w:val="22"/>
          <w:szCs w:val="22"/>
        </w:rPr>
        <w:t>even lower in</w:t>
      </w:r>
      <w:r w:rsidRPr="0081723F">
        <w:rPr>
          <w:rFonts w:ascii="Arial" w:hAnsi="Arial" w:cs="Arial"/>
          <w:sz w:val="22"/>
          <w:szCs w:val="22"/>
        </w:rPr>
        <w:t xml:space="preserve"> high-grade adenoma (P = 1.6</w:t>
      </w:r>
      <w:r w:rsidR="00E60B2F" w:rsidRPr="0081723F">
        <w:rPr>
          <w:rFonts w:ascii="Arial" w:hAnsi="Arial" w:cs="Arial"/>
          <w:sz w:val="22"/>
          <w:szCs w:val="22"/>
        </w:rPr>
        <w:t>x10</w:t>
      </w:r>
      <w:r w:rsidRPr="0081723F">
        <w:rPr>
          <w:rFonts w:ascii="Arial" w:hAnsi="Arial" w:cs="Arial"/>
          <w:sz w:val="22"/>
          <w:szCs w:val="22"/>
          <w:vertAlign w:val="superscript"/>
        </w:rPr>
        <w:t>-88</w:t>
      </w:r>
      <w:r w:rsidRPr="0081723F">
        <w:rPr>
          <w:rFonts w:ascii="Arial" w:hAnsi="Arial" w:cs="Arial"/>
          <w:sz w:val="22"/>
          <w:szCs w:val="22"/>
        </w:rPr>
        <w:t xml:space="preserve">, </w:t>
      </w:r>
      <w:r w:rsidR="003114B1" w:rsidRPr="0081723F">
        <w:rPr>
          <w:rFonts w:ascii="Arial" w:hAnsi="Arial" w:cs="Arial"/>
          <w:sz w:val="22"/>
          <w:szCs w:val="22"/>
        </w:rPr>
        <w:t>compared</w:t>
      </w:r>
      <w:r w:rsidR="00C21CA7" w:rsidRPr="0081723F">
        <w:rPr>
          <w:rFonts w:ascii="Arial" w:hAnsi="Arial" w:cs="Arial"/>
          <w:sz w:val="22"/>
          <w:szCs w:val="22"/>
        </w:rPr>
        <w:t xml:space="preserve"> with </w:t>
      </w:r>
      <w:r w:rsidR="003114B1" w:rsidRPr="0081723F">
        <w:rPr>
          <w:rFonts w:ascii="Arial" w:hAnsi="Arial" w:cs="Arial"/>
          <w:sz w:val="22"/>
          <w:szCs w:val="22"/>
        </w:rPr>
        <w:t>normal, t-test</w:t>
      </w:r>
      <w:r w:rsidR="00C21CA7" w:rsidRPr="0081723F">
        <w:rPr>
          <w:rFonts w:ascii="Arial" w:hAnsi="Arial" w:cs="Arial"/>
          <w:sz w:val="22"/>
          <w:szCs w:val="22"/>
        </w:rPr>
        <w:t xml:space="preserve"> test, </w:t>
      </w:r>
      <w:r w:rsidR="00ED47E5" w:rsidRPr="00423D91">
        <w:rPr>
          <w:rFonts w:ascii="Arial" w:eastAsiaTheme="minorEastAsia" w:hAnsi="Arial" w:cs="Arial"/>
          <w:b/>
          <w:kern w:val="2"/>
          <w:sz w:val="22"/>
          <w:szCs w:val="22"/>
        </w:rPr>
        <w:t>Figure 1C</w:t>
      </w:r>
      <w:r w:rsidR="00ED47E5" w:rsidRPr="0081723F">
        <w:rPr>
          <w:rFonts w:ascii="Arial" w:hAnsi="Arial" w:cs="Arial"/>
          <w:sz w:val="22"/>
          <w:szCs w:val="22"/>
        </w:rPr>
        <w:t>)</w:t>
      </w:r>
      <w:r w:rsidRPr="0081723F">
        <w:rPr>
          <w:rFonts w:ascii="Arial" w:hAnsi="Arial" w:cs="Arial"/>
          <w:sz w:val="22"/>
          <w:szCs w:val="22"/>
        </w:rPr>
        <w:t xml:space="preserve">. </w:t>
      </w:r>
      <w:r w:rsidR="00722210">
        <w:rPr>
          <w:rFonts w:ascii="Arial" w:hAnsi="Arial" w:cs="Arial"/>
          <w:sz w:val="22"/>
          <w:szCs w:val="22"/>
        </w:rPr>
        <w:t>Methylation levels of all tar</w:t>
      </w:r>
      <w:r w:rsidR="006E33D3">
        <w:rPr>
          <w:rFonts w:ascii="Arial" w:hAnsi="Arial" w:cs="Arial"/>
          <w:sz w:val="22"/>
          <w:szCs w:val="22"/>
        </w:rPr>
        <w:t xml:space="preserve">get sites in the array demonstrated </w:t>
      </w:r>
      <w:r w:rsidR="00716901">
        <w:rPr>
          <w:rFonts w:ascii="Arial" w:hAnsi="Arial" w:cs="Arial"/>
          <w:sz w:val="22"/>
          <w:szCs w:val="22"/>
        </w:rPr>
        <w:t xml:space="preserve">the known </w:t>
      </w:r>
      <w:r w:rsidR="00147CB2" w:rsidRPr="0081723F">
        <w:rPr>
          <w:rFonts w:ascii="Arial" w:hAnsi="Arial" w:cs="Arial"/>
          <w:sz w:val="22"/>
          <w:szCs w:val="22"/>
        </w:rPr>
        <w:t>bimodal distribution</w:t>
      </w:r>
      <w:r w:rsidR="006E33D3">
        <w:rPr>
          <w:rFonts w:ascii="Arial" w:hAnsi="Arial" w:cs="Arial"/>
          <w:sz w:val="22"/>
          <w:szCs w:val="22"/>
        </w:rPr>
        <w:t xml:space="preserve"> in</w:t>
      </w:r>
      <w:r w:rsidR="00147CB2" w:rsidRPr="0081723F">
        <w:rPr>
          <w:rFonts w:ascii="Arial" w:hAnsi="Arial" w:cs="Arial"/>
          <w:sz w:val="22"/>
          <w:szCs w:val="22"/>
        </w:rPr>
        <w:t xml:space="preserve"> normal, </w:t>
      </w:r>
      <w:r w:rsidR="00055AEA">
        <w:rPr>
          <w:rFonts w:ascii="Arial" w:hAnsi="Arial" w:cs="Arial"/>
          <w:sz w:val="22"/>
          <w:szCs w:val="22"/>
        </w:rPr>
        <w:t>LGA</w:t>
      </w:r>
      <w:r w:rsidR="00147CB2" w:rsidRPr="0081723F">
        <w:rPr>
          <w:rFonts w:ascii="Arial" w:hAnsi="Arial" w:cs="Arial"/>
          <w:sz w:val="22"/>
          <w:szCs w:val="22"/>
        </w:rPr>
        <w:t xml:space="preserve"> and </w:t>
      </w:r>
      <w:r w:rsidR="00055AEA">
        <w:rPr>
          <w:rFonts w:ascii="Arial" w:hAnsi="Arial" w:cs="Arial"/>
          <w:sz w:val="22"/>
          <w:szCs w:val="22"/>
        </w:rPr>
        <w:t>HGA</w:t>
      </w:r>
      <w:r w:rsidR="00147CB2" w:rsidRPr="0081723F">
        <w:rPr>
          <w:rFonts w:ascii="Arial" w:hAnsi="Arial" w:cs="Arial"/>
          <w:sz w:val="22"/>
          <w:szCs w:val="22"/>
        </w:rPr>
        <w:t xml:space="preserve"> (</w:t>
      </w:r>
      <w:r w:rsidR="00147CB2" w:rsidRPr="00423D91">
        <w:rPr>
          <w:rFonts w:ascii="Arial" w:eastAsiaTheme="minorEastAsia" w:hAnsi="Arial" w:cs="Arial"/>
          <w:b/>
          <w:kern w:val="2"/>
          <w:sz w:val="22"/>
          <w:szCs w:val="22"/>
        </w:rPr>
        <w:t>Figure 1</w:t>
      </w:r>
      <w:r w:rsidR="00ED47E5" w:rsidRPr="00423D91">
        <w:rPr>
          <w:rFonts w:ascii="Arial" w:eastAsiaTheme="minorEastAsia" w:hAnsi="Arial" w:cs="Arial"/>
          <w:b/>
          <w:kern w:val="2"/>
          <w:sz w:val="22"/>
          <w:szCs w:val="22"/>
        </w:rPr>
        <w:t>D</w:t>
      </w:r>
      <w:r w:rsidR="00716901">
        <w:rPr>
          <w:rFonts w:ascii="Arial" w:hAnsi="Arial" w:cs="Arial"/>
          <w:sz w:val="22"/>
          <w:szCs w:val="22"/>
        </w:rPr>
        <w:t xml:space="preserve">), and </w:t>
      </w:r>
      <w:r w:rsidR="00E040B1">
        <w:rPr>
          <w:rFonts w:ascii="Arial" w:hAnsi="Arial" w:cs="Arial"/>
          <w:sz w:val="22"/>
          <w:szCs w:val="22"/>
        </w:rPr>
        <w:t xml:space="preserve">the amount of </w:t>
      </w:r>
      <w:r w:rsidR="00716901" w:rsidRPr="00716901">
        <w:rPr>
          <w:rFonts w:ascii="Arial" w:hAnsi="Arial" w:cs="Arial"/>
          <w:sz w:val="22"/>
          <w:szCs w:val="22"/>
        </w:rPr>
        <w:t>fully methylated</w:t>
      </w:r>
      <w:r w:rsidR="00716901">
        <w:rPr>
          <w:rFonts w:ascii="Arial" w:hAnsi="Arial" w:cs="Arial"/>
          <w:sz w:val="22"/>
          <w:szCs w:val="22"/>
        </w:rPr>
        <w:t xml:space="preserve"> sites decreased with </w:t>
      </w:r>
      <w:r w:rsidR="00716901" w:rsidRPr="00716901">
        <w:rPr>
          <w:rFonts w:ascii="Arial" w:hAnsi="Arial" w:cs="Arial"/>
          <w:sz w:val="22"/>
          <w:szCs w:val="22"/>
        </w:rPr>
        <w:t>increased malignancy degree</w:t>
      </w:r>
      <w:r w:rsidR="00716901">
        <w:rPr>
          <w:rFonts w:ascii="Arial" w:hAnsi="Arial" w:cs="Arial"/>
          <w:sz w:val="22"/>
          <w:szCs w:val="22"/>
        </w:rPr>
        <w:t xml:space="preserve"> of lesions</w:t>
      </w:r>
      <w:r w:rsidR="00D03363">
        <w:rPr>
          <w:rFonts w:ascii="Arial" w:hAnsi="Arial" w:cs="Arial"/>
          <w:sz w:val="22"/>
          <w:szCs w:val="22"/>
        </w:rPr>
        <w:t xml:space="preserve"> </w:t>
      </w:r>
      <w:r w:rsidR="00716901">
        <w:rPr>
          <w:rFonts w:ascii="Arial" w:hAnsi="Arial" w:cs="Arial"/>
          <w:sz w:val="22"/>
          <w:szCs w:val="22"/>
        </w:rPr>
        <w:t>(right peak</w:t>
      </w:r>
      <w:r w:rsidR="004E2CBD">
        <w:rPr>
          <w:rFonts w:ascii="Arial" w:hAnsi="Arial" w:cs="Arial"/>
          <w:sz w:val="22"/>
          <w:szCs w:val="22"/>
        </w:rPr>
        <w:t xml:space="preserve">, </w:t>
      </w:r>
      <w:r w:rsidR="004E2CBD" w:rsidRPr="00423D91">
        <w:rPr>
          <w:rFonts w:ascii="Arial" w:hAnsi="Arial" w:cs="Arial"/>
          <w:b/>
          <w:bCs/>
          <w:sz w:val="22"/>
          <w:szCs w:val="22"/>
        </w:rPr>
        <w:t>Figure1D</w:t>
      </w:r>
      <w:r w:rsidR="004E2CBD">
        <w:rPr>
          <w:rFonts w:ascii="Arial" w:hAnsi="Arial" w:cs="Arial"/>
          <w:sz w:val="22"/>
          <w:szCs w:val="22"/>
        </w:rPr>
        <w:t xml:space="preserve">; </w:t>
      </w:r>
      <w:r w:rsidR="00147CB2" w:rsidRPr="00423D91">
        <w:rPr>
          <w:rFonts w:ascii="Arial" w:eastAsiaTheme="minorEastAsia" w:hAnsi="Arial" w:cs="Arial"/>
          <w:b/>
          <w:kern w:val="2"/>
          <w:sz w:val="22"/>
          <w:szCs w:val="22"/>
        </w:rPr>
        <w:t xml:space="preserve">Figure </w:t>
      </w:r>
      <w:r w:rsidR="00ED47E5" w:rsidRPr="00423D91">
        <w:rPr>
          <w:rFonts w:ascii="Arial" w:eastAsiaTheme="minorEastAsia" w:hAnsi="Arial" w:cs="Arial"/>
          <w:b/>
          <w:kern w:val="2"/>
          <w:sz w:val="22"/>
          <w:szCs w:val="22"/>
        </w:rPr>
        <w:t>1E</w:t>
      </w:r>
      <w:r w:rsidR="00147CB2" w:rsidRPr="0081723F">
        <w:rPr>
          <w:rFonts w:ascii="Arial" w:hAnsi="Arial" w:cs="Arial"/>
          <w:sz w:val="22"/>
          <w:szCs w:val="22"/>
        </w:rPr>
        <w:t>)</w:t>
      </w:r>
      <w:r w:rsidR="004E2CBD">
        <w:rPr>
          <w:rFonts w:ascii="Arial" w:hAnsi="Arial" w:cs="Arial"/>
          <w:sz w:val="22"/>
          <w:szCs w:val="22"/>
        </w:rPr>
        <w:t>.</w:t>
      </w:r>
      <w:r w:rsidR="00275FF1">
        <w:rPr>
          <w:rFonts w:ascii="Arial" w:hAnsi="Arial" w:cs="Arial"/>
          <w:sz w:val="22"/>
          <w:szCs w:val="22"/>
        </w:rPr>
        <w:t xml:space="preserve"> </w:t>
      </w:r>
      <w:r w:rsidR="00275FF1" w:rsidRPr="00503288">
        <w:rPr>
          <w:rFonts w:ascii="Arial" w:hAnsi="Arial" w:cs="Arial"/>
          <w:color w:val="7030A0"/>
          <w:sz w:val="22"/>
          <w:szCs w:val="22"/>
          <w:rPrChange w:id="85" w:author="Guo, Shicheng" w:date="2019-09-01T20:55:00Z">
            <w:rPr>
              <w:rFonts w:ascii="Arial" w:hAnsi="Arial" w:cs="Arial"/>
              <w:sz w:val="22"/>
              <w:szCs w:val="22"/>
            </w:rPr>
          </w:rPrChange>
        </w:rPr>
        <w:t>A</w:t>
      </w:r>
      <w:r w:rsidR="00275FF1" w:rsidRPr="00503288">
        <w:rPr>
          <w:rFonts w:ascii="Arial" w:hAnsi="Arial" w:cs="Arial" w:hint="eastAsia"/>
          <w:color w:val="7030A0"/>
          <w:sz w:val="22"/>
          <w:szCs w:val="22"/>
          <w:rPrChange w:id="86" w:author="Guo, Shicheng" w:date="2019-09-01T20:55:00Z">
            <w:rPr>
              <w:rFonts w:ascii="Arial" w:hAnsi="Arial" w:cs="Arial" w:hint="eastAsia"/>
              <w:sz w:val="22"/>
              <w:szCs w:val="22"/>
            </w:rPr>
          </w:rPrChange>
        </w:rPr>
        <w:t>lmost</w:t>
      </w:r>
      <w:r w:rsidR="00275FF1" w:rsidRPr="00503288">
        <w:rPr>
          <w:rFonts w:ascii="Arial" w:hAnsi="Arial" w:cs="Arial"/>
          <w:color w:val="7030A0"/>
          <w:sz w:val="22"/>
          <w:szCs w:val="22"/>
          <w:rPrChange w:id="87" w:author="Guo, Shicheng" w:date="2019-09-01T20:55:00Z">
            <w:rPr>
              <w:rFonts w:ascii="Arial" w:hAnsi="Arial" w:cs="Arial"/>
              <w:sz w:val="22"/>
              <w:szCs w:val="22"/>
            </w:rPr>
          </w:rPrChange>
        </w:rPr>
        <w:t xml:space="preserve"> </w:t>
      </w:r>
      <w:r w:rsidR="00275FF1" w:rsidRPr="00503288">
        <w:rPr>
          <w:rFonts w:ascii="Arial" w:hAnsi="Arial" w:cs="Arial" w:hint="eastAsia"/>
          <w:color w:val="7030A0"/>
          <w:sz w:val="22"/>
          <w:szCs w:val="22"/>
          <w:rPrChange w:id="88" w:author="Guo, Shicheng" w:date="2019-09-01T20:55:00Z">
            <w:rPr>
              <w:rFonts w:ascii="Arial" w:hAnsi="Arial" w:cs="Arial" w:hint="eastAsia"/>
              <w:sz w:val="22"/>
              <w:szCs w:val="22"/>
            </w:rPr>
          </w:rPrChange>
        </w:rPr>
        <w:t>a</w:t>
      </w:r>
      <w:r w:rsidR="00275FF1" w:rsidRPr="00503288">
        <w:rPr>
          <w:rFonts w:ascii="Arial" w:hAnsi="Arial" w:cs="Arial"/>
          <w:color w:val="7030A0"/>
          <w:sz w:val="22"/>
          <w:szCs w:val="22"/>
          <w:rPrChange w:id="89" w:author="Guo, Shicheng" w:date="2019-09-01T20:55:00Z">
            <w:rPr>
              <w:rFonts w:ascii="Arial" w:hAnsi="Arial" w:cs="Arial"/>
              <w:sz w:val="22"/>
              <w:szCs w:val="22"/>
            </w:rPr>
          </w:rPrChange>
        </w:rPr>
        <w:t>ll DMS</w:t>
      </w:r>
      <w:r w:rsidR="000B5D48" w:rsidRPr="00503288">
        <w:rPr>
          <w:rFonts w:ascii="Arial" w:hAnsi="Arial" w:cs="Arial"/>
          <w:color w:val="7030A0"/>
          <w:sz w:val="22"/>
          <w:szCs w:val="22"/>
          <w:rPrChange w:id="90" w:author="Guo, Shicheng" w:date="2019-09-01T20:55:00Z">
            <w:rPr>
              <w:rFonts w:ascii="Arial" w:hAnsi="Arial" w:cs="Arial"/>
              <w:sz w:val="22"/>
              <w:szCs w:val="22"/>
            </w:rPr>
          </w:rPrChange>
        </w:rPr>
        <w:t>s</w:t>
      </w:r>
      <w:r w:rsidR="00275FF1" w:rsidRPr="00503288">
        <w:rPr>
          <w:rFonts w:ascii="Arial" w:hAnsi="Arial" w:cs="Arial"/>
          <w:color w:val="7030A0"/>
          <w:sz w:val="22"/>
          <w:szCs w:val="22"/>
          <w:rPrChange w:id="91" w:author="Guo, Shicheng" w:date="2019-09-01T20:55:00Z">
            <w:rPr>
              <w:rFonts w:ascii="Arial" w:hAnsi="Arial" w:cs="Arial"/>
              <w:sz w:val="22"/>
              <w:szCs w:val="22"/>
            </w:rPr>
          </w:rPrChange>
        </w:rPr>
        <w:t xml:space="preserve"> in LGA compared with normal </w:t>
      </w:r>
      <w:ins w:id="92" w:author="Zhang Dake" w:date="2019-08-29T15:12:00Z">
        <w:r w:rsidR="001A74F1" w:rsidRPr="00503288">
          <w:rPr>
            <w:rFonts w:ascii="Arial" w:hAnsi="Arial" w:cs="Arial"/>
            <w:color w:val="7030A0"/>
            <w:sz w:val="22"/>
            <w:szCs w:val="22"/>
            <w:rPrChange w:id="93" w:author="Guo, Shicheng" w:date="2019-09-01T20:55:00Z">
              <w:rPr>
                <w:rFonts w:ascii="Arial" w:hAnsi="Arial" w:cs="Arial"/>
                <w:sz w:val="22"/>
                <w:szCs w:val="22"/>
              </w:rPr>
            </w:rPrChange>
          </w:rPr>
          <w:t xml:space="preserve">tissues kept </w:t>
        </w:r>
      </w:ins>
      <w:ins w:id="94" w:author="Zhang Dake" w:date="2019-08-29T15:14:00Z">
        <w:r w:rsidR="001A74F1" w:rsidRPr="00503288">
          <w:rPr>
            <w:rFonts w:ascii="Arial" w:hAnsi="Arial" w:cs="Arial"/>
            <w:color w:val="7030A0"/>
            <w:sz w:val="22"/>
            <w:szCs w:val="22"/>
            <w:rPrChange w:id="95" w:author="Guo, Shicheng" w:date="2019-09-01T20:55:00Z">
              <w:rPr>
                <w:rFonts w:ascii="Arial" w:hAnsi="Arial" w:cs="Arial"/>
                <w:sz w:val="22"/>
                <w:szCs w:val="22"/>
              </w:rPr>
            </w:rPrChange>
          </w:rPr>
          <w:t xml:space="preserve">at least </w:t>
        </w:r>
      </w:ins>
      <w:ins w:id="96" w:author="Zhang Dake" w:date="2019-08-29T15:13:00Z">
        <w:r w:rsidR="001A74F1" w:rsidRPr="00503288">
          <w:rPr>
            <w:rFonts w:ascii="Arial" w:hAnsi="Arial" w:cs="Arial"/>
            <w:color w:val="7030A0"/>
            <w:sz w:val="22"/>
            <w:szCs w:val="22"/>
            <w:rPrChange w:id="97" w:author="Guo, Shicheng" w:date="2019-09-01T20:55:00Z">
              <w:rPr>
                <w:rFonts w:ascii="Arial" w:hAnsi="Arial" w:cs="Arial"/>
                <w:sz w:val="22"/>
                <w:szCs w:val="22"/>
              </w:rPr>
            </w:rPrChange>
          </w:rPr>
          <w:t>equivalent</w:t>
        </w:r>
      </w:ins>
      <w:ins w:id="98" w:author="Zhang Dake" w:date="2019-08-29T15:14:00Z">
        <w:r w:rsidR="001A74F1" w:rsidRPr="00503288">
          <w:rPr>
            <w:rFonts w:ascii="Arial" w:hAnsi="Arial" w:cs="Arial"/>
            <w:color w:val="7030A0"/>
            <w:sz w:val="22"/>
            <w:szCs w:val="22"/>
            <w:rPrChange w:id="99" w:author="Guo, Shicheng" w:date="2019-09-01T20:55:00Z">
              <w:rPr>
                <w:rFonts w:ascii="Arial" w:hAnsi="Arial" w:cs="Arial"/>
                <w:sz w:val="22"/>
                <w:szCs w:val="22"/>
              </w:rPr>
            </w:rPrChange>
          </w:rPr>
          <w:t xml:space="preserve"> methylation level, if not </w:t>
        </w:r>
      </w:ins>
      <w:ins w:id="100" w:author="Zhang Dake" w:date="2019-08-29T15:15:00Z">
        <w:r w:rsidR="001A74F1" w:rsidRPr="00503288">
          <w:rPr>
            <w:rFonts w:ascii="Arial" w:hAnsi="Arial" w:cs="Arial"/>
            <w:color w:val="7030A0"/>
            <w:sz w:val="22"/>
            <w:szCs w:val="22"/>
            <w:rPrChange w:id="101" w:author="Guo, Shicheng" w:date="2019-09-01T20:55:00Z">
              <w:rPr>
                <w:rFonts w:ascii="Arial" w:hAnsi="Arial" w:cs="Arial"/>
                <w:sz w:val="22"/>
                <w:szCs w:val="22"/>
              </w:rPr>
            </w:rPrChange>
          </w:rPr>
          <w:t>higher</w:t>
        </w:r>
        <w:r w:rsidR="00622F7E" w:rsidRPr="00503288">
          <w:rPr>
            <w:rFonts w:ascii="Arial" w:hAnsi="Arial" w:cs="Arial"/>
            <w:color w:val="7030A0"/>
            <w:sz w:val="22"/>
            <w:szCs w:val="22"/>
            <w:rPrChange w:id="102" w:author="Guo, Shicheng" w:date="2019-09-01T20:55:00Z">
              <w:rPr>
                <w:rFonts w:ascii="Arial" w:hAnsi="Arial" w:cs="Arial"/>
                <w:sz w:val="22"/>
                <w:szCs w:val="22"/>
              </w:rPr>
            </w:rPrChange>
          </w:rPr>
          <w:t xml:space="preserve"> than, </w:t>
        </w:r>
      </w:ins>
      <w:del w:id="103" w:author="Zhang Dake" w:date="2019-08-29T15:14:00Z">
        <w:r w:rsidR="00275FF1" w:rsidRPr="00503288" w:rsidDel="001A74F1">
          <w:rPr>
            <w:rFonts w:ascii="Arial" w:hAnsi="Arial" w:cs="Arial"/>
            <w:color w:val="7030A0"/>
            <w:sz w:val="22"/>
            <w:szCs w:val="22"/>
            <w:rPrChange w:id="104" w:author="Guo, Shicheng" w:date="2019-09-01T20:55:00Z">
              <w:rPr>
                <w:rFonts w:ascii="Arial" w:hAnsi="Arial" w:cs="Arial"/>
                <w:sz w:val="22"/>
                <w:szCs w:val="22"/>
              </w:rPr>
            </w:rPrChange>
          </w:rPr>
          <w:delText>strengthen or maintain</w:delText>
        </w:r>
      </w:del>
      <w:r w:rsidR="00275FF1" w:rsidRPr="00503288">
        <w:rPr>
          <w:rFonts w:ascii="Arial" w:hAnsi="Arial" w:cs="Arial"/>
          <w:color w:val="7030A0"/>
          <w:sz w:val="22"/>
          <w:szCs w:val="22"/>
          <w:rPrChange w:id="105" w:author="Guo, Shicheng" w:date="2019-09-01T20:55:00Z">
            <w:rPr>
              <w:rFonts w:ascii="Arial" w:hAnsi="Arial" w:cs="Arial"/>
              <w:sz w:val="22"/>
              <w:szCs w:val="22"/>
            </w:rPr>
          </w:rPrChange>
        </w:rPr>
        <w:t xml:space="preserve"> </w:t>
      </w:r>
      <w:r w:rsidR="00830E1B" w:rsidRPr="00503288">
        <w:rPr>
          <w:rFonts w:ascii="Arial" w:hAnsi="Arial" w:cs="Arial"/>
          <w:color w:val="7030A0"/>
          <w:sz w:val="22"/>
          <w:szCs w:val="22"/>
          <w:rPrChange w:id="106" w:author="Guo, Shicheng" w:date="2019-09-01T20:55:00Z">
            <w:rPr>
              <w:rFonts w:ascii="Arial" w:hAnsi="Arial" w:cs="Arial"/>
              <w:sz w:val="22"/>
              <w:szCs w:val="22"/>
            </w:rPr>
          </w:rPrChange>
        </w:rPr>
        <w:t>in HGA and</w:t>
      </w:r>
      <w:r w:rsidR="00275FF1" w:rsidRPr="00503288">
        <w:rPr>
          <w:rFonts w:ascii="Arial" w:hAnsi="Arial" w:cs="Arial"/>
          <w:color w:val="7030A0"/>
          <w:sz w:val="22"/>
          <w:szCs w:val="22"/>
          <w:rPrChange w:id="107" w:author="Guo, Shicheng" w:date="2019-09-01T20:55:00Z">
            <w:rPr>
              <w:rFonts w:ascii="Arial" w:hAnsi="Arial" w:cs="Arial"/>
              <w:sz w:val="22"/>
              <w:szCs w:val="22"/>
            </w:rPr>
          </w:rPrChange>
        </w:rPr>
        <w:t xml:space="preserve"> cancer</w:t>
      </w:r>
      <w:del w:id="108" w:author="Zhang Dake" w:date="2019-08-29T15:15:00Z">
        <w:r w:rsidR="00275FF1" w:rsidRPr="00503288" w:rsidDel="00622F7E">
          <w:rPr>
            <w:rFonts w:ascii="Arial" w:hAnsi="Arial" w:cs="Arial"/>
            <w:color w:val="7030A0"/>
            <w:sz w:val="22"/>
            <w:szCs w:val="22"/>
            <w:rPrChange w:id="109" w:author="Guo, Shicheng" w:date="2019-09-01T20:55:00Z">
              <w:rPr>
                <w:rFonts w:ascii="Arial" w:hAnsi="Arial" w:cs="Arial"/>
                <w:sz w:val="22"/>
                <w:szCs w:val="22"/>
              </w:rPr>
            </w:rPrChange>
          </w:rPr>
          <w:delText>, highlighting</w:delText>
        </w:r>
      </w:del>
      <w:ins w:id="110" w:author="Zhang Dake" w:date="2019-08-29T15:15:00Z">
        <w:r w:rsidR="00622F7E" w:rsidRPr="00503288">
          <w:rPr>
            <w:rFonts w:ascii="Arial" w:hAnsi="Arial" w:cs="Arial"/>
            <w:color w:val="7030A0"/>
            <w:sz w:val="22"/>
            <w:szCs w:val="22"/>
            <w:rPrChange w:id="111" w:author="Guo, Shicheng" w:date="2019-09-01T20:55:00Z">
              <w:rPr>
                <w:rFonts w:ascii="Arial" w:hAnsi="Arial" w:cs="Arial"/>
                <w:sz w:val="22"/>
                <w:szCs w:val="22"/>
              </w:rPr>
            </w:rPrChange>
          </w:rPr>
          <w:t>. It high</w:t>
        </w:r>
      </w:ins>
      <w:ins w:id="112" w:author="Zhang Dake" w:date="2019-08-29T15:16:00Z">
        <w:r w:rsidR="00622F7E" w:rsidRPr="00503288">
          <w:rPr>
            <w:rFonts w:ascii="Arial" w:hAnsi="Arial" w:cs="Arial"/>
            <w:color w:val="7030A0"/>
            <w:sz w:val="22"/>
            <w:szCs w:val="22"/>
            <w:rPrChange w:id="113" w:author="Guo, Shicheng" w:date="2019-09-01T20:55:00Z">
              <w:rPr>
                <w:rFonts w:ascii="Arial" w:hAnsi="Arial" w:cs="Arial"/>
                <w:sz w:val="22"/>
                <w:szCs w:val="22"/>
              </w:rPr>
            </w:rPrChange>
          </w:rPr>
          <w:t>lighted</w:t>
        </w:r>
      </w:ins>
      <w:r w:rsidR="00275FF1" w:rsidRPr="00503288">
        <w:rPr>
          <w:rFonts w:ascii="Arial" w:hAnsi="Arial" w:cs="Arial"/>
          <w:color w:val="7030A0"/>
          <w:sz w:val="22"/>
          <w:szCs w:val="22"/>
          <w:rPrChange w:id="114" w:author="Guo, Shicheng" w:date="2019-09-01T20:55:00Z">
            <w:rPr>
              <w:rFonts w:ascii="Arial" w:hAnsi="Arial" w:cs="Arial"/>
              <w:sz w:val="22"/>
              <w:szCs w:val="22"/>
            </w:rPr>
          </w:rPrChange>
        </w:rPr>
        <w:t xml:space="preserve"> the importance of the in-depth </w:t>
      </w:r>
      <w:r w:rsidR="00275FF1" w:rsidRPr="00503288">
        <w:rPr>
          <w:rFonts w:ascii="Arial" w:hAnsi="Arial" w:cs="Arial" w:hint="eastAsia"/>
          <w:color w:val="7030A0"/>
          <w:sz w:val="22"/>
          <w:szCs w:val="22"/>
          <w:rPrChange w:id="115" w:author="Guo, Shicheng" w:date="2019-09-01T20:55:00Z">
            <w:rPr>
              <w:rFonts w:ascii="Arial" w:hAnsi="Arial" w:cs="Arial" w:hint="eastAsia"/>
              <w:sz w:val="22"/>
              <w:szCs w:val="22"/>
            </w:rPr>
          </w:rPrChange>
        </w:rPr>
        <w:t>ex</w:t>
      </w:r>
      <w:r w:rsidR="00275FF1" w:rsidRPr="00503288">
        <w:rPr>
          <w:rFonts w:ascii="Arial" w:hAnsi="Arial" w:cs="Arial"/>
          <w:color w:val="7030A0"/>
          <w:sz w:val="22"/>
          <w:szCs w:val="22"/>
          <w:rPrChange w:id="116" w:author="Guo, Shicheng" w:date="2019-09-01T20:55:00Z">
            <w:rPr>
              <w:rFonts w:ascii="Arial" w:hAnsi="Arial" w:cs="Arial"/>
              <w:sz w:val="22"/>
              <w:szCs w:val="22"/>
            </w:rPr>
          </w:rPrChange>
        </w:rPr>
        <w:t>ploration on pre-cancerous benign lesion</w:t>
      </w:r>
      <w:r w:rsidR="00830E1B">
        <w:rPr>
          <w:rFonts w:ascii="Arial" w:hAnsi="Arial" w:cs="Arial"/>
          <w:sz w:val="22"/>
          <w:szCs w:val="22"/>
        </w:rPr>
        <w:t xml:space="preserve">. </w:t>
      </w:r>
      <w:r w:rsidR="00830E1B" w:rsidRPr="00622F7E">
        <w:rPr>
          <w:rFonts w:ascii="Arial" w:hAnsi="Arial" w:cs="Arial"/>
          <w:sz w:val="22"/>
          <w:szCs w:val="22"/>
          <w:highlight w:val="yellow"/>
          <w:rPrChange w:id="117" w:author="Zhang Dake" w:date="2019-08-29T15:21:00Z">
            <w:rPr>
              <w:rFonts w:ascii="Arial" w:hAnsi="Arial" w:cs="Arial"/>
              <w:sz w:val="22"/>
              <w:szCs w:val="22"/>
            </w:rPr>
          </w:rPrChange>
        </w:rPr>
        <w:t>The 209 significantly hyper-methylated sites in LGA showed</w:t>
      </w:r>
      <w:r w:rsidR="000B5D48" w:rsidRPr="00622F7E">
        <w:rPr>
          <w:rFonts w:ascii="Arial" w:hAnsi="Arial" w:cs="Arial"/>
          <w:sz w:val="22"/>
          <w:szCs w:val="22"/>
          <w:highlight w:val="yellow"/>
          <w:rPrChange w:id="118" w:author="Zhang Dake" w:date="2019-08-29T15:21:00Z">
            <w:rPr>
              <w:rFonts w:ascii="Arial" w:hAnsi="Arial" w:cs="Arial"/>
              <w:sz w:val="22"/>
              <w:szCs w:val="22"/>
            </w:rPr>
          </w:rPrChange>
        </w:rPr>
        <w:t xml:space="preserve"> further methylated</w:t>
      </w:r>
      <w:r w:rsidR="00830E1B" w:rsidRPr="00622F7E">
        <w:rPr>
          <w:rFonts w:ascii="Arial" w:hAnsi="Arial" w:cs="Arial"/>
          <w:sz w:val="22"/>
          <w:szCs w:val="22"/>
          <w:highlight w:val="yellow"/>
          <w:rPrChange w:id="119" w:author="Zhang Dake" w:date="2019-08-29T15:21:00Z">
            <w:rPr>
              <w:rFonts w:ascii="Arial" w:hAnsi="Arial" w:cs="Arial"/>
              <w:sz w:val="22"/>
              <w:szCs w:val="22"/>
            </w:rPr>
          </w:rPrChange>
        </w:rPr>
        <w:t xml:space="preserve"> in </w:t>
      </w:r>
      <w:ins w:id="120" w:author="Zhang Dake" w:date="2019-08-29T15:17:00Z">
        <w:r w:rsidR="00622F7E" w:rsidRPr="00622F7E">
          <w:rPr>
            <w:rFonts w:ascii="Arial" w:hAnsi="Arial" w:cs="Arial"/>
            <w:sz w:val="22"/>
            <w:szCs w:val="22"/>
            <w:highlight w:val="yellow"/>
            <w:rPrChange w:id="121" w:author="Zhang Dake" w:date="2019-08-29T15:21:00Z">
              <w:rPr>
                <w:rFonts w:ascii="Arial" w:hAnsi="Arial" w:cs="Arial"/>
                <w:sz w:val="22"/>
                <w:szCs w:val="22"/>
              </w:rPr>
            </w:rPrChange>
          </w:rPr>
          <w:t xml:space="preserve">XXX? </w:t>
        </w:r>
      </w:ins>
      <w:r w:rsidR="00830E1B" w:rsidRPr="00622F7E">
        <w:rPr>
          <w:rFonts w:ascii="Arial" w:hAnsi="Arial" w:cs="Arial"/>
          <w:sz w:val="22"/>
          <w:szCs w:val="22"/>
          <w:highlight w:val="yellow"/>
          <w:rPrChange w:id="122" w:author="Zhang Dake" w:date="2019-08-29T15:21:00Z">
            <w:rPr>
              <w:rFonts w:ascii="Arial" w:hAnsi="Arial" w:cs="Arial"/>
              <w:sz w:val="22"/>
              <w:szCs w:val="22"/>
            </w:rPr>
          </w:rPrChange>
        </w:rPr>
        <w:t>LGA and 504 cancer samples collected from the public databases (</w:t>
      </w:r>
      <w:r w:rsidR="00830E1B" w:rsidRPr="00622F7E">
        <w:rPr>
          <w:rFonts w:ascii="Arial" w:eastAsiaTheme="minorEastAsia" w:hAnsi="Arial" w:cs="Arial"/>
          <w:b/>
          <w:kern w:val="2"/>
          <w:sz w:val="22"/>
          <w:szCs w:val="22"/>
          <w:highlight w:val="yellow"/>
          <w:rPrChange w:id="123" w:author="Zhang Dake" w:date="2019-08-29T15:21:00Z">
            <w:rPr>
              <w:rFonts w:ascii="Arial" w:eastAsiaTheme="minorEastAsia" w:hAnsi="Arial" w:cs="Arial"/>
              <w:b/>
              <w:kern w:val="2"/>
              <w:sz w:val="22"/>
              <w:szCs w:val="22"/>
            </w:rPr>
          </w:rPrChange>
        </w:rPr>
        <w:t>Figure 1F</w:t>
      </w:r>
      <w:r w:rsidR="00830E1B" w:rsidRPr="00622F7E">
        <w:rPr>
          <w:rFonts w:ascii="Arial" w:hAnsi="Arial" w:cs="Arial"/>
          <w:sz w:val="22"/>
          <w:szCs w:val="22"/>
          <w:highlight w:val="yellow"/>
          <w:rPrChange w:id="124" w:author="Zhang Dake" w:date="2019-08-29T15:21:00Z">
            <w:rPr>
              <w:rFonts w:ascii="Arial" w:hAnsi="Arial" w:cs="Arial"/>
              <w:sz w:val="22"/>
              <w:szCs w:val="22"/>
            </w:rPr>
          </w:rPrChange>
        </w:rPr>
        <w:t>)</w:t>
      </w:r>
      <w:r w:rsidR="00A430E9" w:rsidRPr="00622F7E">
        <w:rPr>
          <w:rFonts w:ascii="Arial" w:hAnsi="Arial" w:cs="Arial"/>
          <w:sz w:val="22"/>
          <w:szCs w:val="22"/>
          <w:highlight w:val="yellow"/>
          <w:rPrChange w:id="125" w:author="Zhang Dake" w:date="2019-08-29T15:21:00Z">
            <w:rPr>
              <w:rFonts w:ascii="Arial" w:hAnsi="Arial" w:cs="Arial"/>
              <w:sz w:val="22"/>
              <w:szCs w:val="22"/>
            </w:rPr>
          </w:rPrChange>
        </w:rPr>
        <w:t xml:space="preserve"> and</w:t>
      </w:r>
      <w:r w:rsidR="000B5D48" w:rsidRPr="00622F7E">
        <w:rPr>
          <w:rFonts w:ascii="Arial" w:hAnsi="Arial" w:cs="Arial"/>
          <w:sz w:val="22"/>
          <w:szCs w:val="22"/>
          <w:highlight w:val="yellow"/>
          <w:rPrChange w:id="126" w:author="Zhang Dake" w:date="2019-08-29T15:21:00Z">
            <w:rPr>
              <w:rFonts w:ascii="Arial" w:hAnsi="Arial" w:cs="Arial"/>
              <w:sz w:val="22"/>
              <w:szCs w:val="22"/>
            </w:rPr>
          </w:rPrChange>
        </w:rPr>
        <w:t xml:space="preserve"> hypo-DMSs showed diametric</w:t>
      </w:r>
      <w:r w:rsidR="00A430E9" w:rsidRPr="00622F7E">
        <w:rPr>
          <w:rFonts w:ascii="Arial" w:hAnsi="Arial" w:cs="Arial"/>
          <w:sz w:val="22"/>
          <w:szCs w:val="22"/>
          <w:highlight w:val="yellow"/>
          <w:rPrChange w:id="127" w:author="Zhang Dake" w:date="2019-08-29T15:21:00Z">
            <w:rPr>
              <w:rFonts w:ascii="Arial" w:hAnsi="Arial" w:cs="Arial"/>
              <w:sz w:val="22"/>
              <w:szCs w:val="22"/>
            </w:rPr>
          </w:rPrChange>
        </w:rPr>
        <w:t xml:space="preserve"> </w:t>
      </w:r>
      <w:r w:rsidR="000B5D48" w:rsidRPr="00622F7E">
        <w:rPr>
          <w:rFonts w:ascii="Arial" w:hAnsi="Arial" w:cs="Arial"/>
          <w:sz w:val="22"/>
          <w:szCs w:val="22"/>
          <w:highlight w:val="yellow"/>
          <w:rPrChange w:id="128" w:author="Zhang Dake" w:date="2019-08-29T15:21:00Z">
            <w:rPr>
              <w:rFonts w:ascii="Arial" w:hAnsi="Arial" w:cs="Arial"/>
              <w:sz w:val="22"/>
              <w:szCs w:val="22"/>
            </w:rPr>
          </w:rPrChange>
        </w:rPr>
        <w:t>tendency (</w:t>
      </w:r>
      <w:del w:id="129" w:author="Guo, Shicheng" w:date="2019-09-01T20:53:00Z">
        <w:r w:rsidR="00BD1080" w:rsidRPr="00622F7E" w:rsidDel="00503288">
          <w:rPr>
            <w:rFonts w:ascii="Arial" w:hAnsi="Arial" w:cs="Arial"/>
            <w:b/>
            <w:sz w:val="22"/>
            <w:szCs w:val="22"/>
            <w:highlight w:val="yellow"/>
            <w:rPrChange w:id="130" w:author="Zhang Dake" w:date="2019-08-29T15:21:00Z">
              <w:rPr>
                <w:rFonts w:ascii="Arial" w:hAnsi="Arial" w:cs="Arial"/>
                <w:b/>
                <w:sz w:val="22"/>
                <w:szCs w:val="22"/>
              </w:rPr>
            </w:rPrChange>
          </w:rPr>
          <w:delText xml:space="preserve">Supplementary </w:delText>
        </w:r>
      </w:del>
      <w:r w:rsidR="00BD1080" w:rsidRPr="00622F7E">
        <w:rPr>
          <w:rFonts w:ascii="Arial" w:hAnsi="Arial" w:cs="Arial"/>
          <w:b/>
          <w:sz w:val="22"/>
          <w:szCs w:val="22"/>
          <w:highlight w:val="yellow"/>
          <w:rPrChange w:id="131" w:author="Zhang Dake" w:date="2019-08-29T15:21:00Z">
            <w:rPr>
              <w:rFonts w:ascii="Arial" w:hAnsi="Arial" w:cs="Arial"/>
              <w:b/>
              <w:sz w:val="22"/>
              <w:szCs w:val="22"/>
            </w:rPr>
          </w:rPrChange>
        </w:rPr>
        <w:t xml:space="preserve">Figure </w:t>
      </w:r>
      <w:ins w:id="132" w:author="Guo, Shicheng" w:date="2019-09-01T20:53:00Z">
        <w:r w:rsidR="00503288">
          <w:rPr>
            <w:rFonts w:ascii="Arial" w:hAnsi="Arial" w:cs="Arial"/>
            <w:b/>
            <w:sz w:val="22"/>
            <w:szCs w:val="22"/>
            <w:highlight w:val="yellow"/>
          </w:rPr>
          <w:t>S</w:t>
        </w:r>
      </w:ins>
      <w:r w:rsidR="00BD1080" w:rsidRPr="00622F7E">
        <w:rPr>
          <w:rFonts w:ascii="Arial" w:hAnsi="Arial" w:cs="Arial"/>
          <w:b/>
          <w:sz w:val="22"/>
          <w:szCs w:val="22"/>
          <w:highlight w:val="yellow"/>
          <w:rPrChange w:id="133" w:author="Zhang Dake" w:date="2019-08-29T15:21:00Z">
            <w:rPr>
              <w:rFonts w:ascii="Arial" w:hAnsi="Arial" w:cs="Arial"/>
              <w:b/>
              <w:sz w:val="22"/>
              <w:szCs w:val="22"/>
            </w:rPr>
          </w:rPrChange>
        </w:rPr>
        <w:t>2</w:t>
      </w:r>
      <w:r w:rsidR="000B5D48" w:rsidRPr="00622F7E">
        <w:rPr>
          <w:rFonts w:ascii="Arial" w:hAnsi="Arial" w:cs="Arial"/>
          <w:sz w:val="22"/>
          <w:szCs w:val="22"/>
          <w:highlight w:val="yellow"/>
          <w:rPrChange w:id="134" w:author="Zhang Dake" w:date="2019-08-29T15:21:00Z">
            <w:rPr>
              <w:rFonts w:ascii="Arial" w:hAnsi="Arial" w:cs="Arial"/>
              <w:sz w:val="22"/>
              <w:szCs w:val="22"/>
            </w:rPr>
          </w:rPrChange>
        </w:rPr>
        <w:t>)</w:t>
      </w:r>
      <w:r w:rsidR="00830E1B">
        <w:rPr>
          <w:rFonts w:ascii="Arial" w:hAnsi="Arial" w:cs="Arial"/>
          <w:sz w:val="22"/>
          <w:szCs w:val="22"/>
        </w:rPr>
        <w:t>.</w:t>
      </w:r>
      <w:r w:rsidR="004E2CBD">
        <w:rPr>
          <w:rFonts w:ascii="Arial" w:hAnsi="Arial" w:cs="Arial"/>
          <w:sz w:val="22"/>
          <w:szCs w:val="22"/>
        </w:rPr>
        <w:t xml:space="preserve"> It well showed that </w:t>
      </w:r>
      <w:r w:rsidR="004E2CBD" w:rsidRPr="004E2CBD">
        <w:rPr>
          <w:rFonts w:ascii="Arial" w:hAnsi="Arial" w:cs="Arial"/>
          <w:sz w:val="22"/>
          <w:szCs w:val="22"/>
        </w:rPr>
        <w:t>DNA demethylation</w:t>
      </w:r>
      <w:r w:rsidR="004E2CBD">
        <w:rPr>
          <w:rFonts w:ascii="Arial" w:hAnsi="Arial" w:cs="Arial"/>
          <w:sz w:val="22"/>
          <w:szCs w:val="22"/>
        </w:rPr>
        <w:t xml:space="preserve"> may occur very early in </w:t>
      </w:r>
      <w:r w:rsidR="004E2CBD" w:rsidRPr="004E2CBD">
        <w:rPr>
          <w:rFonts w:ascii="Arial" w:hAnsi="Arial" w:cs="Arial"/>
          <w:sz w:val="22"/>
          <w:szCs w:val="22"/>
        </w:rPr>
        <w:t>precancerous lesion</w:t>
      </w:r>
      <w:r w:rsidR="004E2CBD">
        <w:rPr>
          <w:rFonts w:ascii="Arial" w:hAnsi="Arial" w:cs="Arial"/>
          <w:sz w:val="22"/>
          <w:szCs w:val="22"/>
        </w:rPr>
        <w:t>s</w:t>
      </w:r>
      <w:r w:rsidR="00147CB2" w:rsidRPr="0081723F">
        <w:rPr>
          <w:rFonts w:ascii="Arial" w:hAnsi="Arial" w:cs="Arial"/>
          <w:sz w:val="22"/>
          <w:szCs w:val="22"/>
        </w:rPr>
        <w:t xml:space="preserve">. </w:t>
      </w:r>
      <w:r w:rsidR="00FE08F6">
        <w:rPr>
          <w:rFonts w:ascii="Arial" w:hAnsi="Arial" w:cs="Arial"/>
          <w:sz w:val="22"/>
          <w:szCs w:val="22"/>
        </w:rPr>
        <w:t xml:space="preserve">Particularly, over 60% DMRs were </w:t>
      </w:r>
      <w:r w:rsidR="00200FEE" w:rsidRPr="0081723F">
        <w:rPr>
          <w:rFonts w:ascii="Arial" w:hAnsi="Arial" w:cs="Arial"/>
          <w:sz w:val="22"/>
          <w:szCs w:val="22"/>
        </w:rPr>
        <w:t>hypo-methylated</w:t>
      </w:r>
      <w:r w:rsidR="00200FEE">
        <w:rPr>
          <w:rFonts w:ascii="Arial" w:hAnsi="Arial" w:cs="Arial"/>
          <w:sz w:val="22"/>
          <w:szCs w:val="22"/>
        </w:rPr>
        <w:t xml:space="preserve"> </w:t>
      </w:r>
      <w:r w:rsidR="00FE08F6">
        <w:rPr>
          <w:rFonts w:ascii="Arial" w:hAnsi="Arial" w:cs="Arial"/>
          <w:sz w:val="22"/>
          <w:szCs w:val="22"/>
        </w:rPr>
        <w:t>observed in both LGA</w:t>
      </w:r>
      <w:r w:rsidR="00200FEE">
        <w:rPr>
          <w:rFonts w:ascii="Arial" w:hAnsi="Arial" w:cs="Arial"/>
          <w:sz w:val="22"/>
          <w:szCs w:val="22"/>
        </w:rPr>
        <w:t xml:space="preserve"> (</w:t>
      </w:r>
      <w:r w:rsidR="00200FEE" w:rsidRPr="0081723F">
        <w:rPr>
          <w:rFonts w:ascii="Arial" w:hAnsi="Arial" w:cs="Arial"/>
          <w:sz w:val="22"/>
          <w:szCs w:val="22"/>
        </w:rPr>
        <w:t>71.4%</w:t>
      </w:r>
      <w:r w:rsidR="00200FEE">
        <w:rPr>
          <w:rFonts w:ascii="Arial" w:hAnsi="Arial" w:cs="Arial"/>
          <w:sz w:val="22"/>
          <w:szCs w:val="22"/>
        </w:rPr>
        <w:t>, 314/440)</w:t>
      </w:r>
      <w:r w:rsidR="00FE08F6">
        <w:rPr>
          <w:rFonts w:ascii="Arial" w:hAnsi="Arial" w:cs="Arial"/>
          <w:sz w:val="22"/>
          <w:szCs w:val="22"/>
        </w:rPr>
        <w:t xml:space="preserve"> and HGA</w:t>
      </w:r>
      <w:r w:rsidR="00200FEE">
        <w:rPr>
          <w:rFonts w:ascii="Arial" w:hAnsi="Arial" w:cs="Arial"/>
          <w:sz w:val="22"/>
          <w:szCs w:val="22"/>
        </w:rPr>
        <w:t xml:space="preserve"> (61.9%, </w:t>
      </w:r>
      <w:r w:rsidR="00200FEE" w:rsidRPr="0081723F">
        <w:rPr>
          <w:rFonts w:ascii="Arial" w:hAnsi="Arial" w:cs="Arial"/>
          <w:sz w:val="22"/>
          <w:szCs w:val="22"/>
        </w:rPr>
        <w:t>4,213</w:t>
      </w:r>
      <w:r w:rsidR="00200FEE">
        <w:rPr>
          <w:rFonts w:ascii="Arial" w:hAnsi="Arial" w:cs="Arial"/>
          <w:sz w:val="22"/>
          <w:szCs w:val="22"/>
        </w:rPr>
        <w:t>/</w:t>
      </w:r>
      <w:r w:rsidR="00200FEE" w:rsidRPr="0081723F">
        <w:rPr>
          <w:rFonts w:ascii="Arial" w:hAnsi="Arial" w:cs="Arial"/>
          <w:sz w:val="22"/>
          <w:szCs w:val="22"/>
        </w:rPr>
        <w:t>6,805</w:t>
      </w:r>
      <w:r w:rsidR="00200FEE">
        <w:rPr>
          <w:rFonts w:ascii="Arial" w:hAnsi="Arial" w:cs="Arial"/>
          <w:sz w:val="22"/>
          <w:szCs w:val="22"/>
        </w:rPr>
        <w:t>)</w:t>
      </w:r>
      <w:r w:rsidR="00FE08F6">
        <w:rPr>
          <w:rFonts w:ascii="Arial" w:hAnsi="Arial" w:cs="Arial"/>
          <w:sz w:val="22"/>
          <w:szCs w:val="22"/>
        </w:rPr>
        <w:t xml:space="preserve"> in comparison with normal tissues</w:t>
      </w:r>
      <w:r w:rsidR="00200FEE">
        <w:rPr>
          <w:rFonts w:ascii="Arial" w:hAnsi="Arial" w:cs="Arial"/>
          <w:sz w:val="22"/>
          <w:szCs w:val="22"/>
        </w:rPr>
        <w:t xml:space="preserve"> </w:t>
      </w:r>
      <w:r w:rsidR="00250CF9" w:rsidRPr="0081723F">
        <w:rPr>
          <w:rFonts w:ascii="Arial" w:hAnsi="Arial" w:cs="Arial"/>
          <w:sz w:val="22"/>
          <w:szCs w:val="22"/>
        </w:rPr>
        <w:t>(</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w:t>
      </w:r>
      <w:del w:id="135" w:author="Guo, Shicheng" w:date="2019-09-01T20:53:00Z">
        <w:r w:rsidR="00250CF9" w:rsidRPr="00423D91" w:rsidDel="00503288">
          <w:rPr>
            <w:rFonts w:ascii="Arial" w:eastAsiaTheme="minorEastAsia" w:hAnsi="Arial" w:cs="Arial"/>
            <w:b/>
            <w:kern w:val="2"/>
            <w:sz w:val="22"/>
            <w:szCs w:val="22"/>
          </w:rPr>
          <w:delText xml:space="preserve">Supplementary </w:delText>
        </w:r>
      </w:del>
      <w:r w:rsidR="00250CF9" w:rsidRPr="00423D91">
        <w:rPr>
          <w:rFonts w:ascii="Arial" w:eastAsiaTheme="minorEastAsia" w:hAnsi="Arial" w:cs="Arial"/>
          <w:b/>
          <w:kern w:val="2"/>
          <w:sz w:val="22"/>
          <w:szCs w:val="22"/>
        </w:rPr>
        <w:t xml:space="preserve">Table </w:t>
      </w:r>
      <w:ins w:id="136" w:author="Guo, Shicheng" w:date="2019-09-01T20:53:00Z">
        <w:r w:rsidR="00503288">
          <w:rPr>
            <w:rFonts w:ascii="Arial" w:eastAsiaTheme="minorEastAsia" w:hAnsi="Arial" w:cs="Arial"/>
            <w:b/>
            <w:kern w:val="2"/>
            <w:sz w:val="22"/>
            <w:szCs w:val="22"/>
          </w:rPr>
          <w:t>S</w:t>
        </w:r>
      </w:ins>
      <w:r w:rsidR="00250CF9" w:rsidRPr="00423D91">
        <w:rPr>
          <w:rFonts w:ascii="Arial" w:eastAsiaTheme="minorEastAsia" w:hAnsi="Arial" w:cs="Arial"/>
          <w:b/>
          <w:kern w:val="2"/>
          <w:sz w:val="22"/>
          <w:szCs w:val="22"/>
        </w:rPr>
        <w:t>1</w:t>
      </w:r>
      <w:r w:rsidR="00200FEE">
        <w:rPr>
          <w:rFonts w:ascii="Arial" w:eastAsiaTheme="minorEastAsia" w:hAnsi="Arial" w:cs="Arial"/>
          <w:b/>
          <w:kern w:val="2"/>
          <w:sz w:val="22"/>
          <w:szCs w:val="22"/>
        </w:rPr>
        <w:t>-2</w:t>
      </w:r>
      <w:r w:rsidR="00250CF9" w:rsidRPr="0081723F">
        <w:rPr>
          <w:rFonts w:ascii="Arial" w:hAnsi="Arial" w:cs="Arial"/>
          <w:sz w:val="22"/>
          <w:szCs w:val="22"/>
        </w:rPr>
        <w:t xml:space="preserve">). </w:t>
      </w:r>
      <w:r w:rsidR="00200FEE">
        <w:rPr>
          <w:rFonts w:ascii="Arial" w:hAnsi="Arial" w:cs="Arial"/>
          <w:sz w:val="22"/>
          <w:szCs w:val="22"/>
        </w:rPr>
        <w:t xml:space="preserve">However, </w:t>
      </w:r>
      <w:r w:rsidR="00725662">
        <w:rPr>
          <w:rFonts w:ascii="Arial" w:hAnsi="Arial" w:cs="Arial"/>
          <w:sz w:val="22"/>
          <w:szCs w:val="22"/>
        </w:rPr>
        <w:t>with LGA as the reference, most DMRs observed in HGA were hyper-methylated (</w:t>
      </w:r>
      <w:r w:rsidR="00725662" w:rsidRPr="0081723F">
        <w:rPr>
          <w:rFonts w:ascii="Arial" w:hAnsi="Arial" w:cs="Arial"/>
          <w:sz w:val="22"/>
          <w:szCs w:val="22"/>
        </w:rPr>
        <w:t>76.0%</w:t>
      </w:r>
      <w:r w:rsidR="00725662">
        <w:rPr>
          <w:rFonts w:ascii="Arial" w:hAnsi="Arial" w:cs="Arial"/>
          <w:sz w:val="22"/>
          <w:szCs w:val="22"/>
        </w:rPr>
        <w:t>, 660/868)</w:t>
      </w:r>
      <w:r w:rsidR="00250CF9" w:rsidRPr="0081723F">
        <w:rPr>
          <w:rFonts w:ascii="Arial" w:hAnsi="Arial" w:cs="Arial"/>
          <w:sz w:val="22"/>
          <w:szCs w:val="22"/>
        </w:rPr>
        <w:t xml:space="preserve"> (</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w:t>
      </w:r>
      <w:del w:id="137" w:author="Guo, Shicheng" w:date="2019-09-01T20:53:00Z">
        <w:r w:rsidR="00250CF9" w:rsidRPr="00423D91" w:rsidDel="00503288">
          <w:rPr>
            <w:rFonts w:ascii="Arial" w:eastAsiaTheme="minorEastAsia" w:hAnsi="Arial" w:cs="Arial"/>
            <w:b/>
            <w:kern w:val="2"/>
            <w:sz w:val="22"/>
            <w:szCs w:val="22"/>
          </w:rPr>
          <w:delText xml:space="preserve">Supplementary </w:delText>
        </w:r>
      </w:del>
      <w:r w:rsidR="00250CF9" w:rsidRPr="00423D91">
        <w:rPr>
          <w:rFonts w:ascii="Arial" w:eastAsiaTheme="minorEastAsia" w:hAnsi="Arial" w:cs="Arial"/>
          <w:b/>
          <w:kern w:val="2"/>
          <w:sz w:val="22"/>
          <w:szCs w:val="22"/>
        </w:rPr>
        <w:t xml:space="preserve">Table </w:t>
      </w:r>
      <w:ins w:id="138" w:author="Guo, Shicheng" w:date="2019-09-01T20:53:00Z">
        <w:r w:rsidR="00503288">
          <w:rPr>
            <w:rFonts w:ascii="Arial" w:eastAsiaTheme="minorEastAsia" w:hAnsi="Arial" w:cs="Arial"/>
            <w:b/>
            <w:kern w:val="2"/>
            <w:sz w:val="22"/>
            <w:szCs w:val="22"/>
          </w:rPr>
          <w:t>S</w:t>
        </w:r>
      </w:ins>
      <w:r w:rsidR="00250CF9" w:rsidRPr="00423D91">
        <w:rPr>
          <w:rFonts w:ascii="Arial" w:eastAsiaTheme="minorEastAsia" w:hAnsi="Arial" w:cs="Arial"/>
          <w:b/>
          <w:kern w:val="2"/>
          <w:sz w:val="22"/>
          <w:szCs w:val="22"/>
        </w:rPr>
        <w:t>3</w:t>
      </w:r>
      <w:r w:rsidR="00250CF9" w:rsidRPr="0081723F">
        <w:rPr>
          <w:rFonts w:ascii="Arial" w:hAnsi="Arial" w:cs="Arial"/>
          <w:sz w:val="22"/>
          <w:szCs w:val="22"/>
        </w:rPr>
        <w:t>).</w:t>
      </w:r>
      <w:r w:rsidR="00CC4BF8" w:rsidRPr="00CC4BF8">
        <w:rPr>
          <w:rFonts w:ascii="Arial" w:hAnsi="Arial" w:cs="Arial"/>
          <w:sz w:val="22"/>
          <w:szCs w:val="22"/>
        </w:rPr>
        <w:t xml:space="preserve"> </w:t>
      </w:r>
      <w:r w:rsidR="00CC4BF8">
        <w:rPr>
          <w:rFonts w:ascii="Arial" w:hAnsi="Arial" w:cs="Arial"/>
          <w:sz w:val="22"/>
          <w:szCs w:val="22"/>
        </w:rPr>
        <w:t xml:space="preserve">This suggested genome wide demethylation may dominate the </w:t>
      </w:r>
      <w:r w:rsidR="00CC4BF8" w:rsidRPr="00EE306C">
        <w:rPr>
          <w:rFonts w:ascii="Arial" w:hAnsi="Arial" w:cs="Arial" w:hint="eastAsia"/>
          <w:sz w:val="22"/>
          <w:szCs w:val="22"/>
        </w:rPr>
        <w:t>c</w:t>
      </w:r>
      <w:r w:rsidR="00CC4BF8" w:rsidRPr="00EE306C">
        <w:rPr>
          <w:rFonts w:ascii="Arial" w:hAnsi="Arial" w:cs="Arial"/>
          <w:sz w:val="22"/>
          <w:szCs w:val="22"/>
        </w:rPr>
        <w:t>anceration course</w:t>
      </w:r>
      <w:r w:rsidR="00CC4BF8">
        <w:rPr>
          <w:rFonts w:ascii="Arial" w:hAnsi="Arial" w:cs="Arial"/>
          <w:sz w:val="22"/>
          <w:szCs w:val="22"/>
        </w:rPr>
        <w:t xml:space="preserve"> of tissue cells, but hyper</w:t>
      </w:r>
      <w:r w:rsidR="00C46DCD">
        <w:rPr>
          <w:rFonts w:ascii="Arial" w:hAnsi="Arial" w:cs="Arial"/>
          <w:sz w:val="22"/>
          <w:szCs w:val="22"/>
        </w:rPr>
        <w:t>-</w:t>
      </w:r>
      <w:r w:rsidR="00C46DCD">
        <w:rPr>
          <w:rFonts w:ascii="Arial" w:hAnsi="Arial" w:cs="Arial" w:hint="eastAsia"/>
          <w:sz w:val="22"/>
          <w:szCs w:val="22"/>
        </w:rPr>
        <w:t>methylation</w:t>
      </w:r>
      <w:r w:rsidR="00CC4BF8">
        <w:rPr>
          <w:rFonts w:ascii="Arial" w:hAnsi="Arial" w:cs="Arial"/>
          <w:sz w:val="22"/>
          <w:szCs w:val="22"/>
        </w:rPr>
        <w:t xml:space="preserve"> sites </w:t>
      </w:r>
      <w:r w:rsidR="00527313">
        <w:rPr>
          <w:rFonts w:ascii="Arial" w:hAnsi="Arial" w:cs="Arial" w:hint="eastAsia"/>
          <w:sz w:val="22"/>
          <w:szCs w:val="22"/>
        </w:rPr>
        <w:t>m</w:t>
      </w:r>
      <w:r w:rsidR="00527313">
        <w:rPr>
          <w:rFonts w:ascii="Arial" w:hAnsi="Arial" w:cs="Arial"/>
          <w:sz w:val="22"/>
          <w:szCs w:val="22"/>
        </w:rPr>
        <w:t xml:space="preserve">ay contribute more to the distinct </w:t>
      </w:r>
      <w:r w:rsidR="00527313" w:rsidRPr="00CC4BF8">
        <w:rPr>
          <w:rFonts w:ascii="Arial" w:hAnsi="Arial" w:cs="Arial"/>
          <w:sz w:val="22"/>
          <w:szCs w:val="22"/>
        </w:rPr>
        <w:t>malignancy</w:t>
      </w:r>
      <w:r w:rsidR="00CC4BF8">
        <w:rPr>
          <w:rFonts w:ascii="Arial" w:hAnsi="Arial" w:cs="Arial"/>
          <w:sz w:val="22"/>
          <w:szCs w:val="22"/>
        </w:rPr>
        <w:t xml:space="preserve"> </w:t>
      </w:r>
      <w:r w:rsidR="00527313">
        <w:rPr>
          <w:rFonts w:ascii="Arial" w:hAnsi="Arial" w:cs="Arial"/>
          <w:sz w:val="22"/>
          <w:szCs w:val="22"/>
        </w:rPr>
        <w:t>of</w:t>
      </w:r>
      <w:r w:rsidR="00CC4BF8">
        <w:rPr>
          <w:rFonts w:ascii="Arial" w:hAnsi="Arial" w:cs="Arial"/>
          <w:sz w:val="22"/>
          <w:szCs w:val="22"/>
        </w:rPr>
        <w:t xml:space="preserve"> these </w:t>
      </w:r>
      <w:r w:rsidR="00527313">
        <w:rPr>
          <w:rFonts w:ascii="Arial" w:hAnsi="Arial" w:cs="Arial"/>
          <w:sz w:val="22"/>
          <w:szCs w:val="22"/>
        </w:rPr>
        <w:t>lesions</w:t>
      </w:r>
      <w:r w:rsidR="00CC4BF8">
        <w:rPr>
          <w:rFonts w:ascii="Arial" w:hAnsi="Arial" w:cs="Arial"/>
          <w:sz w:val="22"/>
          <w:szCs w:val="22"/>
        </w:rPr>
        <w:t xml:space="preserve">. </w:t>
      </w:r>
      <w:r w:rsidR="00CC4BF8" w:rsidRPr="00C46DCD">
        <w:rPr>
          <w:rFonts w:ascii="Arial" w:hAnsi="Arial" w:cs="Arial"/>
          <w:sz w:val="22"/>
          <w:szCs w:val="22"/>
        </w:rPr>
        <w:t xml:space="preserve">In addition, there were limited overlapping between DMRs in LGA compared to normal tissues and those compared to HGA. </w:t>
      </w:r>
      <w:r w:rsidR="00BD1080">
        <w:rPr>
          <w:rFonts w:ascii="Arial" w:hAnsi="Arial" w:cs="Arial"/>
          <w:sz w:val="22"/>
          <w:szCs w:val="22"/>
        </w:rPr>
        <w:t>hinting</w:t>
      </w:r>
      <w:r w:rsidR="00250CF9" w:rsidRPr="00C46DCD">
        <w:rPr>
          <w:rFonts w:ascii="Arial" w:hAnsi="Arial" w:cs="Arial"/>
          <w:sz w:val="22"/>
          <w:szCs w:val="22"/>
        </w:rPr>
        <w:t xml:space="preserve"> the different epigenetic processes (</w:t>
      </w:r>
      <w:commentRangeStart w:id="139"/>
      <w:r w:rsidR="00250CF9" w:rsidRPr="00C46DCD">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1H</w:t>
      </w:r>
      <w:commentRangeEnd w:id="139"/>
      <w:r w:rsidR="00AE53F3">
        <w:rPr>
          <w:rStyle w:val="CommentReference"/>
        </w:rPr>
        <w:commentReference w:id="139"/>
      </w:r>
      <w:r w:rsidR="00250CF9" w:rsidRPr="00C46DCD">
        <w:rPr>
          <w:rFonts w:ascii="Arial" w:hAnsi="Arial" w:cs="Arial"/>
          <w:sz w:val="22"/>
          <w:szCs w:val="22"/>
        </w:rPr>
        <w:t>)</w:t>
      </w:r>
      <w:r w:rsidR="00A67B7D" w:rsidRPr="00C46DCD">
        <w:rPr>
          <w:rFonts w:ascii="Arial" w:hAnsi="Arial" w:cs="Arial"/>
          <w:sz w:val="22"/>
          <w:szCs w:val="22"/>
        </w:rPr>
        <w:fldChar w:fldCharType="begin"/>
      </w:r>
      <w:r w:rsidR="00A67B7D" w:rsidRPr="00C46DC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C46DCD">
        <w:rPr>
          <w:rFonts w:ascii="Arial" w:hAnsi="Arial" w:cs="Arial"/>
          <w:sz w:val="22"/>
          <w:szCs w:val="22"/>
        </w:rPr>
        <w:fldChar w:fldCharType="separate"/>
      </w:r>
      <w:r w:rsidR="00A67B7D" w:rsidRPr="00C46DCD">
        <w:rPr>
          <w:rFonts w:ascii="Arial" w:hAnsi="Arial" w:cs="Arial"/>
          <w:noProof/>
          <w:sz w:val="22"/>
          <w:szCs w:val="22"/>
        </w:rPr>
        <w:t>[19]</w:t>
      </w:r>
      <w:r w:rsidR="00A67B7D" w:rsidRPr="00C46DCD">
        <w:rPr>
          <w:rFonts w:ascii="Arial" w:hAnsi="Arial" w:cs="Arial"/>
          <w:sz w:val="22"/>
          <w:szCs w:val="22"/>
        </w:rPr>
        <w:fldChar w:fldCharType="end"/>
      </w:r>
      <w:r w:rsidR="00250CF9" w:rsidRPr="00C46DCD">
        <w:rPr>
          <w:rFonts w:ascii="Arial" w:hAnsi="Arial" w:cs="Arial"/>
          <w:sz w:val="22"/>
          <w:szCs w:val="22"/>
        </w:rPr>
        <w:t>.</w:t>
      </w:r>
      <w:r w:rsidR="00250CF9" w:rsidRPr="0081723F">
        <w:rPr>
          <w:rFonts w:ascii="Arial" w:hAnsi="Arial" w:cs="Arial"/>
          <w:sz w:val="22"/>
          <w:szCs w:val="22"/>
        </w:rPr>
        <w:t xml:space="preserve"> </w:t>
      </w:r>
    </w:p>
    <w:bookmarkEnd w:id="72"/>
    <w:bookmarkEnd w:id="73"/>
    <w:p w14:paraId="566FA4A0" w14:textId="77777777" w:rsidR="0089090A" w:rsidRPr="00BD1080" w:rsidRDefault="0089090A" w:rsidP="00AA205C">
      <w:pPr>
        <w:jc w:val="both"/>
        <w:rPr>
          <w:rFonts w:ascii="Arial" w:eastAsiaTheme="minorEastAsia" w:hAnsi="Arial" w:cs="Arial"/>
          <w:b/>
          <w:kern w:val="2"/>
          <w:sz w:val="22"/>
          <w:szCs w:val="22"/>
        </w:rPr>
      </w:pPr>
    </w:p>
    <w:p w14:paraId="140B62F2" w14:textId="7989C4A7"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Nervous system </w:t>
      </w:r>
      <w:del w:id="141" w:author="Zhang Dake" w:date="2019-08-29T15:46:00Z">
        <w:r w:rsidRPr="00423D91" w:rsidDel="00E851FD">
          <w:rPr>
            <w:rFonts w:ascii="Arial" w:eastAsia="Arial" w:hAnsi="Arial" w:cs="Arial"/>
            <w:bCs w:val="0"/>
            <w:i w:val="0"/>
            <w:iCs w:val="0"/>
            <w:color w:val="auto"/>
            <w:sz w:val="22"/>
            <w:szCs w:val="22"/>
            <w:lang w:eastAsia="zh-CN"/>
          </w:rPr>
          <w:delText xml:space="preserve">is </w:delText>
        </w:r>
      </w:del>
      <w:ins w:id="142" w:author="Zhang Dake" w:date="2019-08-29T15:46:00Z">
        <w:r w:rsidR="00E851FD">
          <w:rPr>
            <w:rFonts w:ascii="Arial" w:eastAsia="Arial" w:hAnsi="Arial" w:cs="Arial"/>
            <w:bCs w:val="0"/>
            <w:i w:val="0"/>
            <w:iCs w:val="0"/>
            <w:color w:val="auto"/>
            <w:sz w:val="22"/>
            <w:szCs w:val="22"/>
            <w:lang w:eastAsia="zh-CN"/>
          </w:rPr>
          <w:t>was</w:t>
        </w:r>
        <w:r w:rsidR="00E851FD" w:rsidRPr="00423D91">
          <w:rPr>
            <w:rFonts w:ascii="Arial" w:eastAsia="Arial" w:hAnsi="Arial" w:cs="Arial"/>
            <w:bCs w:val="0"/>
            <w:i w:val="0"/>
            <w:iCs w:val="0"/>
            <w:color w:val="auto"/>
            <w:sz w:val="22"/>
            <w:szCs w:val="22"/>
            <w:lang w:eastAsia="zh-CN"/>
          </w:rPr>
          <w:t xml:space="preserve"> </w:t>
        </w:r>
      </w:ins>
      <w:r w:rsidRPr="00423D91">
        <w:rPr>
          <w:rFonts w:ascii="Arial" w:eastAsia="Arial" w:hAnsi="Arial" w:cs="Arial"/>
          <w:bCs w:val="0"/>
          <w:i w:val="0"/>
          <w:iCs w:val="0"/>
          <w:color w:val="auto"/>
          <w:sz w:val="22"/>
          <w:szCs w:val="22"/>
          <w:lang w:eastAsia="zh-CN"/>
        </w:rPr>
        <w:t>associated with adenoma development</w:t>
      </w:r>
    </w:p>
    <w:p w14:paraId="13DFA912" w14:textId="46BDB068" w:rsidR="0089090A" w:rsidRPr="0081723F" w:rsidRDefault="00147DC3" w:rsidP="00EA2DA1">
      <w:pPr>
        <w:jc w:val="both"/>
        <w:rPr>
          <w:rFonts w:ascii="Arial" w:hAnsi="Arial" w:cs="Arial"/>
          <w:sz w:val="22"/>
          <w:szCs w:val="22"/>
        </w:rPr>
      </w:pPr>
      <w:bookmarkStart w:id="143" w:name="OLE_LINK124"/>
      <w:bookmarkStart w:id="144" w:name="OLE_LINK125"/>
      <w:bookmarkStart w:id="145" w:name="OLE_LINK126"/>
      <w:bookmarkStart w:id="146" w:name="OLE_LINK127"/>
      <w:r w:rsidRPr="0081723F">
        <w:rPr>
          <w:rFonts w:ascii="Arial" w:hAnsi="Arial" w:cs="Arial"/>
          <w:sz w:val="22"/>
          <w:szCs w:val="22"/>
        </w:rPr>
        <w:t>E</w:t>
      </w:r>
      <w:r w:rsidR="0089090A" w:rsidRPr="0081723F">
        <w:rPr>
          <w:rFonts w:ascii="Arial" w:hAnsi="Arial" w:cs="Arial"/>
          <w:sz w:val="22"/>
          <w:szCs w:val="22"/>
        </w:rPr>
        <w:t xml:space="preserve">nrichment analysis </w:t>
      </w:r>
      <w:del w:id="147" w:author="Zhang Dake" w:date="2019-08-30T13:19:00Z">
        <w:r w:rsidRPr="0081723F" w:rsidDel="001218F4">
          <w:rPr>
            <w:rFonts w:ascii="Arial" w:hAnsi="Arial" w:cs="Arial" w:hint="eastAsia"/>
            <w:sz w:val="22"/>
            <w:szCs w:val="22"/>
          </w:rPr>
          <w:delText>to</w:delText>
        </w:r>
      </w:del>
      <w:ins w:id="148" w:author="Zhang Dake" w:date="2019-08-30T13:19:00Z">
        <w:r w:rsidR="001218F4">
          <w:rPr>
            <w:rFonts w:ascii="Arial" w:hAnsi="Arial" w:cs="Arial"/>
            <w:sz w:val="22"/>
            <w:szCs w:val="22"/>
          </w:rPr>
          <w:t>of</w:t>
        </w:r>
      </w:ins>
      <w:r w:rsidR="0089090A" w:rsidRPr="0081723F">
        <w:rPr>
          <w:rFonts w:ascii="Arial" w:hAnsi="Arial" w:cs="Arial"/>
          <w:sz w:val="22"/>
          <w:szCs w:val="22"/>
        </w:rPr>
        <w:t xml:space="preserve"> 603 DMRs between high-grade adenoma and low-grade adenoma located on, </w:t>
      </w:r>
      <w:ins w:id="149" w:author="Zhang Dake" w:date="2019-08-30T13:20:00Z">
        <w:r w:rsidR="001218F4">
          <w:rPr>
            <w:rFonts w:ascii="Arial" w:hAnsi="Arial" w:cs="Arial"/>
            <w:sz w:val="22"/>
            <w:szCs w:val="22"/>
          </w:rPr>
          <w:t xml:space="preserve">and </w:t>
        </w:r>
      </w:ins>
      <w:del w:id="150" w:author="Zhang Dake" w:date="2019-08-30T13:20:00Z">
        <w:r w:rsidR="0089090A" w:rsidRPr="0081723F" w:rsidDel="001218F4">
          <w:rPr>
            <w:rFonts w:ascii="Arial" w:hAnsi="Arial" w:cs="Arial"/>
            <w:sz w:val="22"/>
            <w:szCs w:val="22"/>
          </w:rPr>
          <w:delText>most</w:delText>
        </w:r>
      </w:del>
      <w:ins w:id="151" w:author="Zhang Dake" w:date="2019-08-30T13:21:00Z">
        <w:r w:rsidR="001218F4">
          <w:rPr>
            <w:rFonts w:ascii="Arial" w:hAnsi="Arial" w:cs="Arial"/>
            <w:sz w:val="22"/>
            <w:szCs w:val="22"/>
          </w:rPr>
          <w:t xml:space="preserve"> top enriched</w:t>
        </w:r>
      </w:ins>
      <w:r w:rsidR="0089090A" w:rsidRPr="0081723F">
        <w:rPr>
          <w:rFonts w:ascii="Arial" w:hAnsi="Arial" w:cs="Arial"/>
          <w:sz w:val="22"/>
          <w:szCs w:val="22"/>
        </w:rPr>
        <w:t xml:space="preserve"> </w:t>
      </w:r>
      <w:ins w:id="152" w:author="Zhang Dake" w:date="2019-08-30T13:21:00Z">
        <w:r w:rsidR="001218F4">
          <w:rPr>
            <w:rFonts w:ascii="Arial" w:hAnsi="Arial" w:cs="Arial"/>
            <w:sz w:val="22"/>
            <w:szCs w:val="22"/>
          </w:rPr>
          <w:t xml:space="preserve">functional </w:t>
        </w:r>
      </w:ins>
      <w:r w:rsidR="0089090A" w:rsidRPr="0081723F">
        <w:rPr>
          <w:rFonts w:ascii="Arial" w:hAnsi="Arial" w:cs="Arial"/>
          <w:sz w:val="22"/>
          <w:szCs w:val="22"/>
        </w:rPr>
        <w:t xml:space="preserve">terms </w:t>
      </w:r>
      <w:del w:id="153" w:author="Zhang Dake" w:date="2019-08-30T13:21:00Z">
        <w:r w:rsidR="0089090A" w:rsidRPr="0081723F" w:rsidDel="001218F4">
          <w:rPr>
            <w:rFonts w:ascii="Arial" w:hAnsi="Arial" w:cs="Arial"/>
            <w:sz w:val="22"/>
            <w:szCs w:val="22"/>
          </w:rPr>
          <w:delText xml:space="preserve">are </w:delText>
        </w:r>
      </w:del>
      <w:ins w:id="154" w:author="Zhang Dake" w:date="2019-08-30T13:21:00Z">
        <w:r w:rsidR="001218F4">
          <w:rPr>
            <w:rFonts w:ascii="Arial" w:hAnsi="Arial" w:cs="Arial"/>
            <w:sz w:val="22"/>
            <w:szCs w:val="22"/>
          </w:rPr>
          <w:t>were</w:t>
        </w:r>
        <w:r w:rsidR="001218F4" w:rsidRPr="0081723F">
          <w:rPr>
            <w:rFonts w:ascii="Arial" w:hAnsi="Arial" w:cs="Arial"/>
            <w:sz w:val="22"/>
            <w:szCs w:val="22"/>
          </w:rPr>
          <w:t xml:space="preserve"> </w:t>
        </w:r>
      </w:ins>
      <w:r w:rsidR="0089090A" w:rsidRPr="0081723F">
        <w:rPr>
          <w:rFonts w:ascii="Arial" w:hAnsi="Arial" w:cs="Arial"/>
          <w:sz w:val="22"/>
          <w:szCs w:val="22"/>
        </w:rPr>
        <w:t>nervous system and signal transduction associated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F3398E" w:rsidRPr="00423D91">
        <w:rPr>
          <w:rFonts w:ascii="Arial" w:eastAsiaTheme="minorEastAsia" w:hAnsi="Arial" w:cs="Arial"/>
          <w:b/>
          <w:kern w:val="2"/>
          <w:sz w:val="22"/>
          <w:szCs w:val="22"/>
        </w:rPr>
        <w:t>A</w:t>
      </w:r>
      <w:r w:rsidR="0089090A" w:rsidRPr="0081723F">
        <w:rPr>
          <w:rFonts w:ascii="Arial" w:hAnsi="Arial" w:cs="Arial"/>
          <w:sz w:val="22"/>
          <w:szCs w:val="22"/>
        </w:rPr>
        <w:t xml:space="preserve">). Recent years, gut-brain cross-talk </w:t>
      </w:r>
      <w:del w:id="155" w:author="Zhang Dake" w:date="2019-08-30T13:21:00Z">
        <w:r w:rsidR="0089090A" w:rsidRPr="0081723F" w:rsidDel="001218F4">
          <w:rPr>
            <w:rFonts w:ascii="Arial" w:hAnsi="Arial" w:cs="Arial"/>
            <w:sz w:val="22"/>
            <w:szCs w:val="22"/>
          </w:rPr>
          <w:delText xml:space="preserve">is </w:delText>
        </w:r>
      </w:del>
      <w:ins w:id="156" w:author="Zhang Dake" w:date="2019-08-30T13:21:00Z">
        <w:r w:rsidR="001218F4">
          <w:rPr>
            <w:rFonts w:ascii="Arial" w:hAnsi="Arial" w:cs="Arial"/>
            <w:sz w:val="22"/>
            <w:szCs w:val="22"/>
          </w:rPr>
          <w:t>ha</w:t>
        </w:r>
      </w:ins>
      <w:ins w:id="157" w:author="Zhang Dake" w:date="2019-08-30T13:22:00Z">
        <w:r w:rsidR="001218F4">
          <w:rPr>
            <w:rFonts w:ascii="Arial" w:hAnsi="Arial" w:cs="Arial"/>
            <w:sz w:val="22"/>
            <w:szCs w:val="22"/>
          </w:rPr>
          <w:t>s been</w:t>
        </w:r>
      </w:ins>
      <w:ins w:id="158" w:author="Zhang Dake" w:date="2019-08-30T13:21:00Z">
        <w:r w:rsidR="001218F4" w:rsidRPr="0081723F">
          <w:rPr>
            <w:rFonts w:ascii="Arial" w:hAnsi="Arial" w:cs="Arial"/>
            <w:sz w:val="22"/>
            <w:szCs w:val="22"/>
          </w:rPr>
          <w:t xml:space="preserve"> </w:t>
        </w:r>
      </w:ins>
      <w:del w:id="159" w:author="Zhang Dake" w:date="2019-08-30T13:22:00Z">
        <w:r w:rsidR="0089090A" w:rsidRPr="0081723F" w:rsidDel="001218F4">
          <w:rPr>
            <w:rFonts w:ascii="Arial" w:hAnsi="Arial" w:cs="Arial"/>
            <w:sz w:val="22"/>
            <w:szCs w:val="22"/>
          </w:rPr>
          <w:delText>focused by</w:delText>
        </w:r>
      </w:del>
      <w:ins w:id="160" w:author="Zhang Dake" w:date="2019-08-30T13:22:00Z">
        <w:r w:rsidR="001218F4">
          <w:rPr>
            <w:rFonts w:ascii="Arial" w:hAnsi="Arial" w:cs="Arial"/>
            <w:sz w:val="22"/>
            <w:szCs w:val="22"/>
          </w:rPr>
          <w:t>discussed in</w:t>
        </w:r>
      </w:ins>
      <w:r w:rsidR="0089090A" w:rsidRPr="0081723F">
        <w:rPr>
          <w:rFonts w:ascii="Arial" w:hAnsi="Arial" w:cs="Arial"/>
          <w:sz w:val="22"/>
          <w:szCs w:val="22"/>
        </w:rPr>
        <w:t xml:space="preserve"> more and more </w:t>
      </w:r>
      <w:r w:rsidR="000809F6" w:rsidRPr="0081723F">
        <w:rPr>
          <w:rFonts w:ascii="Arial" w:hAnsi="Arial" w:cs="Arial"/>
          <w:sz w:val="22"/>
          <w:szCs w:val="22"/>
        </w:rPr>
        <w:t xml:space="preserve">studies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del w:id="161" w:author="Zhang Dake" w:date="2019-08-30T13:22:00Z">
        <w:r w:rsidR="0089090A" w:rsidRPr="0081723F" w:rsidDel="001218F4">
          <w:rPr>
            <w:rFonts w:ascii="Arial" w:hAnsi="Arial" w:cs="Arial"/>
            <w:sz w:val="22"/>
            <w:szCs w:val="22"/>
          </w:rPr>
          <w:delText xml:space="preserve">, and </w:delText>
        </w:r>
      </w:del>
      <w:ins w:id="162" w:author="Zhang Dake" w:date="2019-08-30T13:22:00Z">
        <w:r w:rsidR="001218F4">
          <w:rPr>
            <w:rFonts w:ascii="Arial" w:hAnsi="Arial" w:cs="Arial"/>
            <w:sz w:val="22"/>
            <w:szCs w:val="22"/>
          </w:rPr>
          <w:t>.</w:t>
        </w:r>
      </w:ins>
      <w:del w:id="163" w:author="Zhang Dake" w:date="2019-08-30T13:22:00Z">
        <w:r w:rsidR="0089090A" w:rsidRPr="0081723F" w:rsidDel="001218F4">
          <w:rPr>
            <w:rFonts w:ascii="Arial" w:hAnsi="Arial" w:cs="Arial"/>
            <w:sz w:val="22"/>
            <w:szCs w:val="22"/>
          </w:rPr>
          <w:delText>in</w:delText>
        </w:r>
      </w:del>
      <w:r w:rsidR="0089090A" w:rsidRPr="0081723F">
        <w:rPr>
          <w:rFonts w:ascii="Arial" w:hAnsi="Arial" w:cs="Arial"/>
          <w:sz w:val="22"/>
          <w:szCs w:val="22"/>
        </w:rPr>
        <w:t xml:space="preserve"> </w:t>
      </w:r>
      <w:del w:id="164" w:author="Zhang Dake" w:date="2019-08-30T13:22:00Z">
        <w:r w:rsidR="0089090A" w:rsidRPr="0081723F" w:rsidDel="001218F4">
          <w:rPr>
            <w:rFonts w:ascii="Arial" w:hAnsi="Arial" w:cs="Arial"/>
            <w:sz w:val="22"/>
            <w:szCs w:val="22"/>
          </w:rPr>
          <w:delText xml:space="preserve">our </w:delText>
        </w:r>
      </w:del>
      <w:ins w:id="165" w:author="Zhang Dake" w:date="2019-08-30T13:22:00Z">
        <w:r w:rsidR="001218F4">
          <w:rPr>
            <w:rFonts w:ascii="Arial" w:hAnsi="Arial" w:cs="Arial"/>
            <w:sz w:val="22"/>
            <w:szCs w:val="22"/>
          </w:rPr>
          <w:t>O</w:t>
        </w:r>
        <w:r w:rsidR="001218F4" w:rsidRPr="0081723F">
          <w:rPr>
            <w:rFonts w:ascii="Arial" w:hAnsi="Arial" w:cs="Arial"/>
            <w:sz w:val="22"/>
            <w:szCs w:val="22"/>
          </w:rPr>
          <w:t xml:space="preserve">ur </w:t>
        </w:r>
      </w:ins>
      <w:r w:rsidR="0089090A" w:rsidRPr="0081723F">
        <w:rPr>
          <w:rFonts w:ascii="Arial" w:hAnsi="Arial" w:cs="Arial"/>
          <w:sz w:val="22"/>
          <w:szCs w:val="22"/>
        </w:rPr>
        <w:t xml:space="preserve">study </w:t>
      </w:r>
      <w:bookmarkStart w:id="166" w:name="OLE_LINK45"/>
      <w:bookmarkStart w:id="167" w:name="OLE_LINK68"/>
      <w:ins w:id="168" w:author="Zhang Dake" w:date="2019-08-30T13:22:00Z">
        <w:r w:rsidR="001218F4">
          <w:rPr>
            <w:rFonts w:ascii="Arial" w:hAnsi="Arial" w:cs="Arial"/>
            <w:sz w:val="22"/>
            <w:szCs w:val="22"/>
          </w:rPr>
          <w:t xml:space="preserve">showed </w:t>
        </w:r>
      </w:ins>
      <w:ins w:id="169" w:author="Zhang Dake" w:date="2019-08-30T13:23:00Z">
        <w:r w:rsidR="001218F4">
          <w:rPr>
            <w:rFonts w:ascii="Arial" w:hAnsi="Arial" w:cs="Arial"/>
            <w:sz w:val="22"/>
            <w:szCs w:val="22"/>
          </w:rPr>
          <w:t>those</w:t>
        </w:r>
      </w:ins>
      <w:ins w:id="170" w:author="Zhang Dake" w:date="2019-08-30T13:22:00Z">
        <w:r w:rsidR="001218F4">
          <w:rPr>
            <w:rFonts w:ascii="Arial" w:hAnsi="Arial" w:cs="Arial"/>
            <w:sz w:val="22"/>
            <w:szCs w:val="22"/>
          </w:rPr>
          <w:t xml:space="preserve"> </w:t>
        </w:r>
      </w:ins>
      <w:ins w:id="171" w:author="Zhang Dake" w:date="2019-08-30T13:23:00Z">
        <w:r w:rsidR="001218F4">
          <w:rPr>
            <w:rFonts w:ascii="Arial" w:hAnsi="Arial" w:cs="Arial"/>
            <w:sz w:val="22"/>
            <w:szCs w:val="22"/>
          </w:rPr>
          <w:t xml:space="preserve">DMRs between </w:t>
        </w:r>
      </w:ins>
      <w:ins w:id="172" w:author="Zhang Dake" w:date="2019-08-30T13:24:00Z">
        <w:r w:rsidR="001218F4">
          <w:rPr>
            <w:rFonts w:ascii="Arial" w:hAnsi="Arial" w:cs="Arial"/>
            <w:sz w:val="22"/>
            <w:szCs w:val="22"/>
          </w:rPr>
          <w:t xml:space="preserve">high and low grade adenoma samples </w:t>
        </w:r>
      </w:ins>
      <w:ins w:id="173" w:author="Zhang Dake" w:date="2019-08-30T13:23:00Z">
        <w:r w:rsidR="001218F4">
          <w:rPr>
            <w:rFonts w:ascii="Arial" w:hAnsi="Arial" w:cs="Arial"/>
            <w:sz w:val="22"/>
            <w:szCs w:val="22"/>
          </w:rPr>
          <w:t xml:space="preserve">were significantly enriched in </w:t>
        </w:r>
      </w:ins>
      <w:r w:rsidR="0089090A" w:rsidRPr="0081723F">
        <w:rPr>
          <w:rFonts w:ascii="Arial" w:hAnsi="Arial" w:cs="Arial"/>
          <w:sz w:val="22"/>
          <w:szCs w:val="22"/>
        </w:rPr>
        <w:t xml:space="preserve">dopaminergic synapse and serotonergic synapse </w:t>
      </w:r>
      <w:del w:id="174" w:author="Zhang Dake" w:date="2019-08-30T13:23:00Z">
        <w:r w:rsidR="0089090A" w:rsidRPr="0081723F" w:rsidDel="001218F4">
          <w:rPr>
            <w:rFonts w:ascii="Arial" w:hAnsi="Arial" w:cs="Arial"/>
            <w:sz w:val="22"/>
            <w:szCs w:val="22"/>
          </w:rPr>
          <w:delText>are hit</w:delText>
        </w:r>
        <w:bookmarkEnd w:id="166"/>
        <w:bookmarkEnd w:id="167"/>
        <w:r w:rsidR="0089090A" w:rsidRPr="0081723F" w:rsidDel="001218F4">
          <w:rPr>
            <w:rFonts w:ascii="Arial" w:hAnsi="Arial" w:cs="Arial"/>
            <w:sz w:val="22"/>
            <w:szCs w:val="22"/>
          </w:rPr>
          <w:delText xml:space="preserve"> on KEGG enrichment result</w:delText>
        </w:r>
      </w:del>
      <w:ins w:id="175" w:author="Zhang Dake" w:date="2019-08-30T13:23:00Z">
        <w:r w:rsidR="001218F4">
          <w:rPr>
            <w:rFonts w:ascii="Arial" w:hAnsi="Arial" w:cs="Arial"/>
            <w:sz w:val="22"/>
            <w:szCs w:val="22"/>
          </w:rPr>
          <w:t>pathways</w:t>
        </w:r>
      </w:ins>
      <w:r w:rsidR="0089090A" w:rsidRPr="0081723F">
        <w:rPr>
          <w:rFonts w:ascii="Arial" w:hAnsi="Arial" w:cs="Arial"/>
          <w:sz w:val="22"/>
          <w:szCs w:val="22"/>
        </w:rPr>
        <w:t xml:space="preserve">, which play a role in gut-brain axis model.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includes almost genes the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DMRs located on </w:t>
      </w:r>
      <w:bookmarkStart w:id="176" w:name="OLE_LINK27"/>
      <w:bookmarkStart w:id="177" w:name="OLE_LINK31"/>
      <w:r w:rsidR="0089090A" w:rsidRPr="0081723F">
        <w:rPr>
          <w:rFonts w:ascii="Arial" w:hAnsi="Arial" w:cs="Arial"/>
          <w:sz w:val="22"/>
          <w:szCs w:val="22"/>
        </w:rPr>
        <w:t>(</w:t>
      </w:r>
      <w:r w:rsidR="0089090A"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1G</w:t>
      </w:r>
      <w:r w:rsidR="0089090A" w:rsidRPr="0081723F">
        <w:rPr>
          <w:rFonts w:ascii="Arial" w:hAnsi="Arial" w:cs="Arial"/>
          <w:sz w:val="22"/>
          <w:szCs w:val="22"/>
        </w:rPr>
        <w:t>)</w:t>
      </w:r>
      <w:bookmarkEnd w:id="176"/>
      <w:bookmarkEnd w:id="177"/>
      <w:r w:rsidR="0089090A" w:rsidRPr="0081723F">
        <w:rPr>
          <w:rFonts w:ascii="Arial" w:hAnsi="Arial" w:cs="Arial"/>
          <w:sz w:val="22"/>
          <w:szCs w:val="22"/>
        </w:rPr>
        <w:t xml:space="preserve">. To figure out potential function changes from low-grade adenoma to high-grade adenoma, the Gene Ontology (GO) enrichment were performed for 275 </w:t>
      </w:r>
      <w:bookmarkStart w:id="178" w:name="OLE_LINK21"/>
      <w:bookmarkStart w:id="179" w:name="OLE_LINK22"/>
      <w:r w:rsidR="0089090A" w:rsidRPr="0081723F">
        <w:rPr>
          <w:rFonts w:ascii="Arial" w:hAnsi="Arial" w:cs="Arial"/>
          <w:sz w:val="22"/>
          <w:szCs w:val="22"/>
        </w:rPr>
        <w:t>genes</w:t>
      </w:r>
      <w:bookmarkStart w:id="180" w:name="OLE_LINK19"/>
      <w:bookmarkStart w:id="181" w:name="OLE_LINK20"/>
      <w:r w:rsidR="0089090A" w:rsidRPr="0081723F">
        <w:rPr>
          <w:rFonts w:ascii="Arial" w:hAnsi="Arial" w:cs="Arial"/>
          <w:sz w:val="22"/>
          <w:szCs w:val="22"/>
        </w:rPr>
        <w:t xml:space="preserve"> </w:t>
      </w:r>
      <w:bookmarkStart w:id="182" w:name="OLE_LINK15"/>
      <w:bookmarkStart w:id="183" w:name="OLE_LINK16"/>
      <w:r w:rsidR="0089090A" w:rsidRPr="0081723F">
        <w:rPr>
          <w:rFonts w:ascii="Arial" w:hAnsi="Arial" w:cs="Arial"/>
          <w:sz w:val="22"/>
          <w:szCs w:val="22"/>
        </w:rPr>
        <w:t>significantly different methylated</w:t>
      </w:r>
      <w:bookmarkEnd w:id="178"/>
      <w:bookmarkEnd w:id="179"/>
      <w:bookmarkEnd w:id="182"/>
      <w:bookmarkEnd w:id="183"/>
      <w:r w:rsidR="0089090A" w:rsidRPr="0081723F">
        <w:rPr>
          <w:rFonts w:ascii="Arial" w:hAnsi="Arial" w:cs="Arial"/>
          <w:sz w:val="22"/>
          <w:szCs w:val="22"/>
        </w:rPr>
        <w:t xml:space="preserve"> </w:t>
      </w:r>
      <w:bookmarkEnd w:id="180"/>
      <w:bookmarkEnd w:id="181"/>
      <w:r w:rsidR="0089090A" w:rsidRPr="0081723F">
        <w:rPr>
          <w:rFonts w:ascii="Arial" w:hAnsi="Arial" w:cs="Arial"/>
          <w:sz w:val="22"/>
          <w:szCs w:val="22"/>
        </w:rPr>
        <w:t xml:space="preserve">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LGA VS HGA</w:t>
      </w:r>
      <w:r w:rsidR="0089090A" w:rsidRPr="0081723F">
        <w:rPr>
          <w:rFonts w:ascii="Arial" w:hAnsi="Arial" w:cs="Arial"/>
          <w:sz w:val="22"/>
          <w:szCs w:val="22"/>
        </w:rPr>
        <w:t xml:space="preserve">, and 571 significantly different methylated genes shown in </w:t>
      </w:r>
      <w:r w:rsidR="00055AEA">
        <w:rPr>
          <w:rFonts w:ascii="Arial" w:hAnsi="Arial" w:cs="Arial"/>
          <w:sz w:val="22"/>
          <w:szCs w:val="22"/>
        </w:rPr>
        <w:t>LGA VS HGA</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C45DD1" w:rsidRPr="00423D91">
        <w:rPr>
          <w:rFonts w:ascii="Arial" w:eastAsiaTheme="minorEastAsia" w:hAnsi="Arial" w:cs="Arial"/>
          <w:b/>
          <w:kern w:val="2"/>
          <w:sz w:val="22"/>
          <w:szCs w:val="22"/>
        </w:rPr>
        <w:t>B</w:t>
      </w:r>
      <w:r w:rsidR="0089090A" w:rsidRPr="0081723F">
        <w:rPr>
          <w:rFonts w:ascii="Arial" w:hAnsi="Arial" w:cs="Arial"/>
          <w:sz w:val="22"/>
          <w:szCs w:val="22"/>
        </w:rPr>
        <w:t xml:space="preserve">). For 275 genes significantly different methylated 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w:t>
      </w:r>
      <w:r w:rsidR="0089090A" w:rsidRPr="0081723F">
        <w:rPr>
          <w:rFonts w:ascii="Arial" w:hAnsi="Arial" w:cs="Arial"/>
          <w:sz w:val="22"/>
          <w:szCs w:val="22"/>
        </w:rPr>
        <w:lastRenderedPageBreak/>
        <w:t xml:space="preserve">chemotaxis and neuropeptide signaling pathway are hit on overlapped part between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What is intriguing is the results show the genes significantly different methylated only from low-grade adenoma to </w:t>
      </w:r>
      <w:bookmarkStart w:id="184" w:name="OLE_LINK30"/>
      <w:bookmarkStart w:id="185" w:name="OLE_LINK33"/>
      <w:bookmarkStart w:id="186" w:name="OLE_LINK34"/>
      <w:bookmarkStart w:id="187" w:name="OLE_LINK28"/>
      <w:bookmarkStart w:id="188" w:name="OLE_LINK29"/>
      <w:r w:rsidR="0089090A" w:rsidRPr="0081723F">
        <w:rPr>
          <w:rFonts w:ascii="Arial" w:hAnsi="Arial" w:cs="Arial"/>
          <w:sz w:val="22"/>
          <w:szCs w:val="22"/>
        </w:rPr>
        <w:t>high-grade adenoma</w:t>
      </w:r>
      <w:bookmarkEnd w:id="184"/>
      <w:bookmarkEnd w:id="185"/>
      <w:bookmarkEnd w:id="186"/>
      <w:r w:rsidR="0089090A" w:rsidRPr="0081723F">
        <w:rPr>
          <w:rFonts w:ascii="Arial" w:hAnsi="Arial" w:cs="Arial"/>
          <w:sz w:val="22"/>
          <w:szCs w:val="22"/>
        </w:rPr>
        <w:t xml:space="preserve"> </w:t>
      </w:r>
      <w:bookmarkEnd w:id="187"/>
      <w:bookmarkEnd w:id="188"/>
      <w:r w:rsidR="0089090A" w:rsidRPr="0081723F">
        <w:rPr>
          <w:rFonts w:ascii="Arial" w:hAnsi="Arial" w:cs="Arial"/>
          <w:sz w:val="22"/>
          <w:szCs w:val="22"/>
        </w:rPr>
        <w:t xml:space="preserve">were enriched for chemical synaptic transmission, transmission of nerve impulse, calcium ion transmembrane transport and etc. </w:t>
      </w:r>
      <w:bookmarkStart w:id="189" w:name="OLE_LINK47"/>
      <w:bookmarkStart w:id="190" w:name="OLE_LINK48"/>
      <w:r w:rsidR="0089090A" w:rsidRPr="0081723F">
        <w:rPr>
          <w:rFonts w:ascii="Arial" w:hAnsi="Arial" w:cs="Arial"/>
          <w:sz w:val="22"/>
          <w:szCs w:val="22"/>
        </w:rPr>
        <w:t>Most of them</w:t>
      </w:r>
      <w:del w:id="191" w:author="Zhang Dake" w:date="2019-08-30T13:29:00Z">
        <w:r w:rsidR="0089090A" w:rsidRPr="0081723F" w:rsidDel="001218F4">
          <w:rPr>
            <w:rFonts w:ascii="Arial" w:hAnsi="Arial" w:cs="Arial"/>
            <w:sz w:val="22"/>
            <w:szCs w:val="22"/>
          </w:rPr>
          <w:delText xml:space="preserve"> are</w:delText>
        </w:r>
      </w:del>
      <w:ins w:id="192" w:author="Zhang Dake" w:date="2019-08-30T13:29:00Z">
        <w:r w:rsidR="001218F4">
          <w:rPr>
            <w:rFonts w:ascii="Arial" w:hAnsi="Arial" w:cs="Arial"/>
            <w:sz w:val="22"/>
            <w:szCs w:val="22"/>
          </w:rPr>
          <w:t xml:space="preserve"> </w:t>
        </w:r>
      </w:ins>
      <w:ins w:id="193" w:author="Zhang Dake" w:date="2019-08-30T13:30:00Z">
        <w:r w:rsidR="001218F4">
          <w:rPr>
            <w:rFonts w:ascii="Arial" w:hAnsi="Arial" w:cs="Arial"/>
            <w:sz w:val="22"/>
            <w:szCs w:val="22"/>
          </w:rPr>
          <w:t>related to</w:t>
        </w:r>
      </w:ins>
      <w:r w:rsidR="0089090A" w:rsidRPr="0081723F">
        <w:rPr>
          <w:rFonts w:ascii="Arial" w:hAnsi="Arial" w:cs="Arial"/>
          <w:sz w:val="22"/>
          <w:szCs w:val="22"/>
        </w:rPr>
        <w:t xml:space="preserve"> </w:t>
      </w:r>
      <w:bookmarkStart w:id="194" w:name="OLE_LINK61"/>
      <w:bookmarkStart w:id="195" w:name="OLE_LINK62"/>
      <w:r w:rsidR="0089090A" w:rsidRPr="0081723F">
        <w:rPr>
          <w:rFonts w:ascii="Arial" w:hAnsi="Arial" w:cs="Arial"/>
          <w:sz w:val="22"/>
          <w:szCs w:val="22"/>
        </w:rPr>
        <w:t>nervous system</w:t>
      </w:r>
      <w:bookmarkEnd w:id="194"/>
      <w:bookmarkEnd w:id="195"/>
      <w:del w:id="196" w:author="Zhang Dake" w:date="2019-08-30T13:30:00Z">
        <w:r w:rsidR="0089090A" w:rsidRPr="0081723F" w:rsidDel="001218F4">
          <w:rPr>
            <w:rFonts w:ascii="Arial" w:hAnsi="Arial" w:cs="Arial"/>
            <w:sz w:val="22"/>
            <w:szCs w:val="22"/>
          </w:rPr>
          <w:delText xml:space="preserve"> associated</w:delText>
        </w:r>
      </w:del>
      <w:bookmarkEnd w:id="189"/>
      <w:bookmarkEnd w:id="190"/>
      <w:r w:rsidR="0089090A" w:rsidRPr="0081723F">
        <w:rPr>
          <w:rFonts w:ascii="Arial" w:hAnsi="Arial" w:cs="Arial"/>
          <w:sz w:val="22"/>
          <w:szCs w:val="22"/>
        </w:rPr>
        <w:t xml:space="preserve">, exhibiting different pattern of </w:t>
      </w:r>
      <w:r w:rsidR="00055AEA">
        <w:rPr>
          <w:rFonts w:ascii="Arial" w:hAnsi="Arial" w:cs="Arial"/>
          <w:sz w:val="22"/>
          <w:szCs w:val="22"/>
        </w:rPr>
        <w:t>LGA VS HGA</w:t>
      </w:r>
      <w:r w:rsidR="0089090A" w:rsidRPr="0081723F">
        <w:rPr>
          <w:rFonts w:ascii="Arial" w:hAnsi="Arial" w:cs="Arial"/>
          <w:sz w:val="22"/>
          <w:szCs w:val="22"/>
        </w:rPr>
        <w:t xml:space="preserve"> compared with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w:t>
      </w:r>
      <w:bookmarkStart w:id="197" w:name="OLE_LINK25"/>
      <w:bookmarkStart w:id="198" w:name="OLE_LINK26"/>
    </w:p>
    <w:bookmarkEnd w:id="143"/>
    <w:bookmarkEnd w:id="144"/>
    <w:bookmarkEnd w:id="145"/>
    <w:bookmarkEnd w:id="146"/>
    <w:bookmarkEnd w:id="197"/>
    <w:bookmarkEnd w:id="198"/>
    <w:p w14:paraId="7AC032A0" w14:textId="77777777" w:rsidR="0089090A" w:rsidRPr="0081723F" w:rsidRDefault="0089090A" w:rsidP="0089090A">
      <w:pPr>
        <w:jc w:val="both"/>
        <w:rPr>
          <w:rFonts w:ascii="Arial" w:hAnsi="Arial" w:cs="Arial"/>
          <w:sz w:val="22"/>
          <w:szCs w:val="22"/>
        </w:rPr>
      </w:pPr>
    </w:p>
    <w:p w14:paraId="3A6315F1" w14:textId="77777777" w:rsidR="0089090A" w:rsidRPr="0081723F" w:rsidRDefault="0089090A" w:rsidP="00F3398E">
      <w:pPr>
        <w:jc w:val="both"/>
        <w:rPr>
          <w:rFonts w:ascii="Arial" w:eastAsiaTheme="minorEastAsia" w:hAnsi="Arial" w:cs="Arial"/>
          <w:b/>
          <w:kern w:val="2"/>
          <w:sz w:val="22"/>
          <w:szCs w:val="22"/>
        </w:rPr>
      </w:pPr>
      <w:r w:rsidRPr="0081723F">
        <w:rPr>
          <w:rFonts w:ascii="Arial" w:eastAsiaTheme="minorEastAsia" w:hAnsi="Arial" w:cs="Arial"/>
          <w:b/>
          <w:kern w:val="2"/>
          <w:sz w:val="22"/>
          <w:szCs w:val="22"/>
        </w:rPr>
        <w:t>Hyper</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 xml:space="preserve">methylated </w:t>
      </w:r>
      <w:r w:rsidR="00A96933" w:rsidRPr="0081723F">
        <w:rPr>
          <w:rFonts w:ascii="Arial" w:eastAsiaTheme="minorEastAsia" w:hAnsi="Arial" w:cs="Arial"/>
          <w:b/>
          <w:kern w:val="2"/>
          <w:sz w:val="22"/>
          <w:szCs w:val="22"/>
        </w:rPr>
        <w:t xml:space="preserve">CpG </w:t>
      </w:r>
      <w:r w:rsidRPr="0081723F">
        <w:rPr>
          <w:rFonts w:ascii="Arial" w:eastAsiaTheme="minorEastAsia" w:hAnsi="Arial" w:cs="Arial"/>
          <w:b/>
          <w:kern w:val="2"/>
          <w:sz w:val="22"/>
          <w:szCs w:val="22"/>
        </w:rPr>
        <w:t xml:space="preserve">sites </w:t>
      </w:r>
      <w:r w:rsidR="00A96933" w:rsidRPr="0081723F">
        <w:rPr>
          <w:rFonts w:ascii="Arial" w:eastAsiaTheme="minorEastAsia" w:hAnsi="Arial" w:cs="Arial"/>
          <w:b/>
          <w:kern w:val="2"/>
          <w:sz w:val="22"/>
          <w:szCs w:val="22"/>
        </w:rPr>
        <w:t xml:space="preserve">showed </w:t>
      </w:r>
      <w:r w:rsidRPr="0081723F">
        <w:rPr>
          <w:rFonts w:ascii="Arial" w:eastAsiaTheme="minorEastAsia" w:hAnsi="Arial" w:cs="Arial"/>
          <w:b/>
          <w:kern w:val="2"/>
          <w:sz w:val="22"/>
          <w:szCs w:val="22"/>
        </w:rPr>
        <w:t xml:space="preserve">better </w:t>
      </w:r>
      <w:r w:rsidR="00A96933" w:rsidRPr="0081723F">
        <w:rPr>
          <w:rFonts w:ascii="Arial" w:eastAsiaTheme="minorEastAsia" w:hAnsi="Arial" w:cs="Arial"/>
          <w:b/>
          <w:kern w:val="2"/>
          <w:sz w:val="22"/>
          <w:szCs w:val="22"/>
        </w:rPr>
        <w:t>diagnostic performance</w:t>
      </w:r>
      <w:r w:rsidRPr="0081723F">
        <w:rPr>
          <w:rFonts w:ascii="Arial" w:eastAsiaTheme="minorEastAsia" w:hAnsi="Arial" w:cs="Arial"/>
          <w:b/>
          <w:kern w:val="2"/>
          <w:sz w:val="22"/>
          <w:szCs w:val="22"/>
        </w:rPr>
        <w:t xml:space="preserve"> than the hypo</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methylated</w:t>
      </w:r>
      <w:r w:rsidR="00A96933" w:rsidRPr="0081723F">
        <w:rPr>
          <w:rFonts w:ascii="Arial" w:eastAsiaTheme="minorEastAsia" w:hAnsi="Arial" w:cs="Arial"/>
          <w:b/>
          <w:kern w:val="2"/>
          <w:sz w:val="22"/>
          <w:szCs w:val="22"/>
        </w:rPr>
        <w:t xml:space="preserve"> pattern</w:t>
      </w:r>
    </w:p>
    <w:p w14:paraId="460C0A95" w14:textId="652CB0A9" w:rsidR="00775350" w:rsidRPr="00423D91" w:rsidRDefault="0089090A" w:rsidP="007C3E92">
      <w:pPr>
        <w:pStyle w:val="CommentText"/>
        <w:jc w:val="both"/>
        <w:rPr>
          <w:rFonts w:ascii="Arial" w:hAnsi="Arial" w:cs="Arial"/>
          <w:sz w:val="22"/>
          <w:szCs w:val="22"/>
        </w:rPr>
      </w:pPr>
      <w:bookmarkStart w:id="199" w:name="OLE_LINK157"/>
      <w:bookmarkStart w:id="200" w:name="OLE_LINK158"/>
      <w:r w:rsidRPr="0081723F">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81723F">
        <w:rPr>
          <w:rFonts w:ascii="Arial" w:eastAsiaTheme="minorEastAsia" w:hAnsi="Arial" w:cs="Arial"/>
          <w:kern w:val="2"/>
          <w:sz w:val="22"/>
          <w:szCs w:val="22"/>
        </w:rPr>
        <w:t xml:space="preserve">we collected </w:t>
      </w:r>
      <w:r w:rsidR="00F3398E" w:rsidRPr="0081723F">
        <w:rPr>
          <w:rFonts w:ascii="Arial" w:eastAsiaTheme="minorEastAsia" w:hAnsi="Arial" w:cs="Arial"/>
          <w:kern w:val="2"/>
          <w:sz w:val="22"/>
          <w:szCs w:val="22"/>
        </w:rPr>
        <w:t>833</w:t>
      </w:r>
      <w:r w:rsidR="00764528" w:rsidRPr="0081723F">
        <w:rPr>
          <w:rFonts w:ascii="Arial" w:eastAsiaTheme="minorEastAsia" w:hAnsi="Arial" w:cs="Arial"/>
          <w:kern w:val="2"/>
          <w:sz w:val="22"/>
          <w:szCs w:val="22"/>
        </w:rPr>
        <w:t xml:space="preserve"> genome-wide DNA methylation dataset from GEO and ArrayExpress</w:t>
      </w:r>
      <w:r w:rsidR="00CA7039" w:rsidRPr="0081723F">
        <w:rPr>
          <w:rFonts w:ascii="Arial" w:eastAsiaTheme="minorEastAsia" w:hAnsi="Arial" w:cs="Arial"/>
          <w:kern w:val="2"/>
          <w:sz w:val="22"/>
          <w:szCs w:val="22"/>
        </w:rPr>
        <w:t>, including 278 normal tissue samples, 51 adenoma samples and 504 cancer samples</w:t>
      </w:r>
      <w:r w:rsidR="00764528" w:rsidRPr="0081723F">
        <w:rPr>
          <w:rFonts w:ascii="Arial" w:eastAsiaTheme="minorEastAsia" w:hAnsi="Arial" w:cs="Arial"/>
          <w:kern w:val="2"/>
          <w:sz w:val="22"/>
          <w:szCs w:val="22"/>
        </w:rPr>
        <w:t>. W</w:t>
      </w:r>
      <w:r w:rsidR="00E22AC1" w:rsidRPr="0081723F">
        <w:rPr>
          <w:rFonts w:ascii="Arial" w:eastAsiaTheme="minorEastAsia" w:hAnsi="Arial" w:cs="Arial"/>
          <w:kern w:val="2"/>
          <w:sz w:val="22"/>
          <w:szCs w:val="22"/>
        </w:rPr>
        <w:t>e separate</w:t>
      </w:r>
      <w:ins w:id="201" w:author="Zhang Dake" w:date="2019-08-30T13:30:00Z">
        <w:r w:rsidR="001218F4">
          <w:rPr>
            <w:rFonts w:ascii="Arial" w:eastAsiaTheme="minorEastAsia" w:hAnsi="Arial" w:cs="Arial"/>
            <w:kern w:val="2"/>
            <w:sz w:val="22"/>
            <w:szCs w:val="22"/>
          </w:rPr>
          <w:t>d</w:t>
        </w:r>
      </w:ins>
      <w:r w:rsidR="00E22AC1" w:rsidRPr="0081723F">
        <w:rPr>
          <w:rFonts w:ascii="Arial" w:eastAsiaTheme="minorEastAsia" w:hAnsi="Arial" w:cs="Arial"/>
          <w:kern w:val="2"/>
          <w:sz w:val="22"/>
          <w:szCs w:val="22"/>
        </w:rPr>
        <w:t xml:space="preserve"> DM</w:t>
      </w:r>
      <w:r w:rsidR="00B2304B"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s into two groups</w:t>
      </w:r>
      <w:r w:rsidR="00764528" w:rsidRPr="0081723F">
        <w:rPr>
          <w:rFonts w:ascii="Arial" w:eastAsiaTheme="minorEastAsia" w:hAnsi="Arial" w:cs="Arial"/>
          <w:kern w:val="2"/>
          <w:sz w:val="22"/>
          <w:szCs w:val="22"/>
        </w:rPr>
        <w:t xml:space="preserve"> including 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 and hypo-DM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w:t>
      </w:r>
      <w:r w:rsidR="00764528" w:rsidRPr="0081723F">
        <w:rPr>
          <w:rFonts w:ascii="Arial" w:eastAsiaTheme="minorEastAsia" w:hAnsi="Arial" w:cs="Arial"/>
          <w:kern w:val="2"/>
          <w:sz w:val="22"/>
          <w:szCs w:val="22"/>
        </w:rPr>
        <w:t>W</w:t>
      </w:r>
      <w:r w:rsidR="00E22AC1" w:rsidRPr="0081723F">
        <w:rPr>
          <w:rFonts w:ascii="Arial" w:eastAsiaTheme="minorEastAsia" w:hAnsi="Arial" w:cs="Arial"/>
          <w:kern w:val="2"/>
          <w:sz w:val="22"/>
          <w:szCs w:val="22"/>
        </w:rPr>
        <w:t xml:space="preserve">e found both </w:t>
      </w:r>
      <w:r w:rsidR="00764528" w:rsidRPr="0081723F">
        <w:rPr>
          <w:rFonts w:ascii="Arial" w:eastAsiaTheme="minorEastAsia" w:hAnsi="Arial" w:cs="Arial"/>
          <w:kern w:val="2"/>
          <w:sz w:val="22"/>
          <w:szCs w:val="22"/>
        </w:rPr>
        <w:t>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and hypo-</w:t>
      </w:r>
      <w:r w:rsidR="00764528" w:rsidRPr="0081723F">
        <w:rPr>
          <w:rFonts w:ascii="Arial" w:eastAsiaTheme="minorEastAsia" w:hAnsi="Arial" w:cs="Arial"/>
          <w:kern w:val="2"/>
          <w:sz w:val="22"/>
          <w:szCs w:val="22"/>
        </w:rPr>
        <w:t>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could provide effective distinguish ability between </w:t>
      </w:r>
      <w:r w:rsidR="00E87FD4" w:rsidRPr="0081723F">
        <w:rPr>
          <w:rFonts w:ascii="Arial" w:eastAsiaTheme="minorEastAsia" w:hAnsi="Arial" w:cs="Arial"/>
          <w:kern w:val="2"/>
          <w:sz w:val="22"/>
          <w:szCs w:val="22"/>
        </w:rPr>
        <w:t xml:space="preserve">disease </w:t>
      </w:r>
      <w:del w:id="202" w:author="Zhang Dake" w:date="2019-08-30T13:31:00Z">
        <w:r w:rsidR="00E87FD4" w:rsidRPr="0081723F" w:rsidDel="001218F4">
          <w:rPr>
            <w:rFonts w:ascii="Arial" w:eastAsiaTheme="minorEastAsia" w:hAnsi="Arial" w:cs="Arial"/>
            <w:kern w:val="2"/>
            <w:sz w:val="22"/>
            <w:szCs w:val="22"/>
          </w:rPr>
          <w:delText xml:space="preserve">samples </w:delText>
        </w:r>
      </w:del>
      <w:r w:rsidR="00E87FD4" w:rsidRPr="0081723F">
        <w:rPr>
          <w:rFonts w:ascii="Arial" w:eastAsiaTheme="minorEastAsia" w:hAnsi="Arial" w:cs="Arial"/>
          <w:kern w:val="2"/>
          <w:sz w:val="22"/>
          <w:szCs w:val="22"/>
        </w:rPr>
        <w:t>(adenoma and cancer)</w:t>
      </w:r>
      <w:r w:rsidR="00E22AC1" w:rsidRPr="0081723F">
        <w:rPr>
          <w:rFonts w:ascii="Arial" w:eastAsiaTheme="minorEastAsia" w:hAnsi="Arial" w:cs="Arial"/>
          <w:kern w:val="2"/>
          <w:sz w:val="22"/>
          <w:szCs w:val="22"/>
        </w:rPr>
        <w:t xml:space="preserve"> and</w:t>
      </w:r>
      <w:bookmarkStart w:id="203" w:name="OLE_LINK58"/>
      <w:bookmarkStart w:id="204" w:name="OLE_LINK59"/>
      <w:r w:rsidR="00E87FD4" w:rsidRPr="0081723F">
        <w:rPr>
          <w:rFonts w:ascii="Arial" w:eastAsiaTheme="minorEastAsia" w:hAnsi="Arial" w:cs="Arial"/>
          <w:kern w:val="2"/>
          <w:sz w:val="22"/>
          <w:szCs w:val="22"/>
        </w:rPr>
        <w:t xml:space="preserve"> normal samples (</w:t>
      </w:r>
      <w:r w:rsidR="00E22AC1" w:rsidRPr="00423D91">
        <w:rPr>
          <w:rFonts w:ascii="Arial" w:eastAsiaTheme="minorEastAsia" w:hAnsi="Arial" w:cs="Arial"/>
          <w:b/>
          <w:kern w:val="2"/>
          <w:sz w:val="22"/>
          <w:szCs w:val="22"/>
        </w:rPr>
        <w:t>Figure</w:t>
      </w:r>
      <w:bookmarkEnd w:id="203"/>
      <w:bookmarkEnd w:id="204"/>
      <w:r w:rsidR="00E22AC1" w:rsidRPr="00423D91">
        <w:rPr>
          <w:rFonts w:ascii="Arial" w:eastAsiaTheme="minorEastAsia" w:hAnsi="Arial" w:cs="Arial"/>
          <w:b/>
          <w:kern w:val="2"/>
          <w:sz w:val="22"/>
          <w:szCs w:val="22"/>
        </w:rPr>
        <w:t xml:space="preserv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A</w:t>
      </w:r>
      <w:r w:rsidR="00E22AC1" w:rsidRPr="00423D91">
        <w:rPr>
          <w:rFonts w:ascii="Arial" w:eastAsiaTheme="minorEastAsia" w:hAnsi="Arial" w:cs="Arial"/>
          <w:b/>
          <w:kern w:val="2"/>
          <w:sz w:val="22"/>
          <w:szCs w:val="22"/>
        </w:rPr>
        <w:t xml:space="preserve"> </w:t>
      </w:r>
      <w:r w:rsidR="00E22AC1" w:rsidRPr="0081723F">
        <w:rPr>
          <w:rFonts w:ascii="Arial" w:eastAsiaTheme="minorEastAsia" w:hAnsi="Arial" w:cs="Arial"/>
          <w:kern w:val="2"/>
          <w:sz w:val="22"/>
          <w:szCs w:val="22"/>
        </w:rPr>
        <w:t xml:space="preserve">and </w:t>
      </w:r>
      <w:r w:rsidR="00E22AC1"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B</w:t>
      </w:r>
      <w:r w:rsidR="00E22AC1"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Meanwhile, </w:t>
      </w:r>
      <w:r w:rsidR="00E22AC1" w:rsidRPr="0081723F">
        <w:rPr>
          <w:rFonts w:ascii="Arial" w:eastAsiaTheme="minorEastAsia" w:hAnsi="Arial" w:cs="Arial"/>
          <w:kern w:val="2"/>
          <w:sz w:val="22"/>
          <w:szCs w:val="22"/>
        </w:rPr>
        <w:t xml:space="preserve">we conducted two </w:t>
      </w:r>
      <w:bookmarkStart w:id="205" w:name="OLE_LINK36"/>
      <w:bookmarkStart w:id="206" w:name="OLE_LINK37"/>
      <w:r w:rsidR="00E22AC1" w:rsidRPr="0081723F">
        <w:rPr>
          <w:rFonts w:ascii="Arial" w:eastAsiaTheme="minorEastAsia" w:hAnsi="Arial" w:cs="Arial"/>
          <w:kern w:val="2"/>
          <w:sz w:val="22"/>
          <w:szCs w:val="22"/>
        </w:rPr>
        <w:t>machine</w:t>
      </w:r>
      <w:bookmarkEnd w:id="205"/>
      <w:bookmarkEnd w:id="206"/>
      <w:r w:rsidR="00E22AC1" w:rsidRPr="0081723F">
        <w:rPr>
          <w:rFonts w:ascii="Arial" w:eastAsiaTheme="minorEastAsia" w:hAnsi="Arial" w:cs="Arial"/>
          <w:kern w:val="2"/>
          <w:sz w:val="22"/>
          <w:szCs w:val="22"/>
        </w:rPr>
        <w:t xml:space="preserve"> learning based predictions with DMSs identified in our dataset, and </w:t>
      </w:r>
      <w:r w:rsidRPr="0081723F">
        <w:rPr>
          <w:rFonts w:ascii="Arial" w:eastAsiaTheme="minorEastAsia" w:hAnsi="Arial" w:cs="Arial"/>
          <w:kern w:val="2"/>
          <w:sz w:val="22"/>
          <w:szCs w:val="22"/>
        </w:rPr>
        <w:t xml:space="preserve">we observed </w:t>
      </w:r>
      <w:bookmarkStart w:id="207" w:name="OLE_LINK50"/>
      <w:bookmarkStart w:id="208" w:name="OLE_LINK38"/>
      <w:bookmarkStart w:id="209" w:name="OLE_LINK39"/>
      <w:r w:rsidRPr="0081723F">
        <w:rPr>
          <w:rFonts w:ascii="Arial" w:eastAsiaTheme="minorEastAsia" w:hAnsi="Arial" w:cs="Arial"/>
          <w:kern w:val="2"/>
          <w:sz w:val="22"/>
          <w:szCs w:val="22"/>
        </w:rPr>
        <w:t>hyper-methylated sites</w:t>
      </w:r>
      <w:bookmarkEnd w:id="207"/>
      <w:r w:rsidRPr="0081723F">
        <w:rPr>
          <w:rFonts w:ascii="Arial" w:eastAsiaTheme="minorEastAsia" w:hAnsi="Arial" w:cs="Arial"/>
          <w:kern w:val="2"/>
          <w:sz w:val="22"/>
          <w:szCs w:val="22"/>
        </w:rPr>
        <w:t xml:space="preserve"> </w:t>
      </w:r>
      <w:ins w:id="210" w:author="Zhang Dake" w:date="2019-08-30T13:36:00Z">
        <w:r w:rsidR="009000F6">
          <w:rPr>
            <w:rFonts w:ascii="Arial" w:eastAsiaTheme="minorEastAsia" w:hAnsi="Arial" w:cs="Arial"/>
            <w:kern w:val="2"/>
            <w:sz w:val="22"/>
            <w:szCs w:val="22"/>
          </w:rPr>
          <w:t xml:space="preserve">can </w:t>
        </w:r>
      </w:ins>
      <w:ins w:id="211" w:author="Zhang Dake" w:date="2019-08-30T13:34:00Z">
        <w:r w:rsidR="009000F6">
          <w:rPr>
            <w:rFonts w:ascii="Arial" w:eastAsiaTheme="minorEastAsia" w:hAnsi="Arial" w:cs="Arial"/>
            <w:kern w:val="2"/>
            <w:sz w:val="22"/>
            <w:szCs w:val="22"/>
          </w:rPr>
          <w:t xml:space="preserve">better </w:t>
        </w:r>
      </w:ins>
      <w:del w:id="212" w:author="Zhang Dake" w:date="2019-08-30T13:32:00Z">
        <w:r w:rsidRPr="0081723F" w:rsidDel="001218F4">
          <w:rPr>
            <w:rFonts w:ascii="Arial" w:eastAsiaTheme="minorEastAsia" w:hAnsi="Arial" w:cs="Arial"/>
            <w:kern w:val="2"/>
            <w:sz w:val="22"/>
            <w:szCs w:val="22"/>
          </w:rPr>
          <w:delText xml:space="preserve">can </w:delText>
        </w:r>
      </w:del>
      <w:del w:id="213" w:author="Zhang Dake" w:date="2019-08-30T13:34:00Z">
        <w:r w:rsidRPr="0081723F" w:rsidDel="009000F6">
          <w:rPr>
            <w:rFonts w:ascii="Arial" w:eastAsiaTheme="minorEastAsia" w:hAnsi="Arial" w:cs="Arial"/>
            <w:kern w:val="2"/>
            <w:sz w:val="22"/>
            <w:szCs w:val="22"/>
          </w:rPr>
          <w:delText>provid</w:delText>
        </w:r>
        <w:r w:rsidR="00EF2CED" w:rsidRPr="0081723F" w:rsidDel="009000F6">
          <w:rPr>
            <w:rFonts w:ascii="Arial" w:eastAsiaTheme="minorEastAsia" w:hAnsi="Arial" w:cs="Arial"/>
            <w:kern w:val="2"/>
            <w:sz w:val="22"/>
            <w:szCs w:val="22"/>
          </w:rPr>
          <w:delText>e</w:delText>
        </w:r>
        <w:r w:rsidRPr="0081723F" w:rsidDel="009000F6">
          <w:rPr>
            <w:rFonts w:ascii="Arial" w:eastAsiaTheme="minorEastAsia" w:hAnsi="Arial" w:cs="Arial"/>
            <w:kern w:val="2"/>
            <w:sz w:val="22"/>
            <w:szCs w:val="22"/>
          </w:rPr>
          <w:delText xml:space="preserve"> better </w:delText>
        </w:r>
      </w:del>
      <w:r w:rsidRPr="0081723F">
        <w:rPr>
          <w:rFonts w:ascii="Arial" w:eastAsiaTheme="minorEastAsia" w:hAnsi="Arial" w:cs="Arial"/>
          <w:kern w:val="2"/>
          <w:sz w:val="22"/>
          <w:szCs w:val="22"/>
        </w:rPr>
        <w:t>distinguish</w:t>
      </w:r>
      <w:bookmarkEnd w:id="208"/>
      <w:bookmarkEnd w:id="209"/>
      <w:r w:rsidRPr="0081723F">
        <w:rPr>
          <w:rFonts w:ascii="Arial" w:eastAsiaTheme="minorEastAsia" w:hAnsi="Arial" w:cs="Arial"/>
          <w:kern w:val="2"/>
          <w:sz w:val="22"/>
          <w:szCs w:val="22"/>
        </w:rPr>
        <w:t xml:space="preserve"> between</w:t>
      </w:r>
      <w:del w:id="214" w:author="Zhang Dake" w:date="2019-08-30T13:34:00Z">
        <w:r w:rsidRPr="0081723F" w:rsidDel="009000F6">
          <w:rPr>
            <w:rFonts w:ascii="Arial" w:eastAsiaTheme="minorEastAsia" w:hAnsi="Arial" w:cs="Arial"/>
            <w:kern w:val="2"/>
            <w:sz w:val="22"/>
            <w:szCs w:val="22"/>
          </w:rPr>
          <w:delText xml:space="preserve"> </w:delText>
        </w:r>
      </w:del>
      <w:ins w:id="215" w:author="Zhang Dake" w:date="2019-08-30T13:36:00Z">
        <w:r w:rsidR="009000F6">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normal samples and the disease samples in</w:t>
      </w:r>
      <w:bookmarkStart w:id="216" w:name="OLE_LINK75"/>
      <w:bookmarkStart w:id="217" w:name="OLE_LINK76"/>
      <w:r w:rsidRPr="0081723F">
        <w:rPr>
          <w:rFonts w:ascii="Arial" w:eastAsiaTheme="minorEastAsia" w:hAnsi="Arial" w:cs="Arial"/>
          <w:kern w:val="2"/>
          <w:sz w:val="22"/>
          <w:szCs w:val="22"/>
        </w:rPr>
        <w:t xml:space="preserve"> prediction of random forest and neural network</w:t>
      </w:r>
      <w:bookmarkEnd w:id="216"/>
      <w:bookmarkEnd w:id="217"/>
      <w:r w:rsidRPr="0081723F">
        <w:rPr>
          <w:rFonts w:ascii="Arial" w:eastAsiaTheme="minorEastAsia" w:hAnsi="Arial" w:cs="Arial"/>
          <w:kern w:val="2"/>
          <w:sz w:val="22"/>
          <w:szCs w:val="22"/>
        </w:rPr>
        <w:t xml:space="preserve"> (</w:t>
      </w:r>
      <w:bookmarkStart w:id="218" w:name="OLE_LINK153"/>
      <w:bookmarkStart w:id="219" w:name="OLE_LINK154"/>
      <w:r w:rsidRPr="00423D91">
        <w:rPr>
          <w:rFonts w:ascii="Arial" w:eastAsiaTheme="minorEastAsia" w:hAnsi="Arial" w:cs="Arial"/>
          <w:b/>
          <w:kern w:val="2"/>
          <w:sz w:val="22"/>
          <w:szCs w:val="22"/>
        </w:rPr>
        <w:t xml:space="preserve">Table </w:t>
      </w:r>
      <w:r w:rsidR="00F86AD5" w:rsidRPr="00423D91">
        <w:rPr>
          <w:rFonts w:ascii="Arial" w:eastAsiaTheme="minorEastAsia" w:hAnsi="Arial" w:cs="Arial"/>
          <w:b/>
          <w:kern w:val="2"/>
          <w:sz w:val="22"/>
          <w:szCs w:val="22"/>
        </w:rPr>
        <w:t>1</w:t>
      </w:r>
      <w:bookmarkEnd w:id="218"/>
      <w:bookmarkEnd w:id="219"/>
      <w:r w:rsidRPr="0081723F">
        <w:rPr>
          <w:rFonts w:ascii="Arial" w:eastAsiaTheme="minorEastAsia" w:hAnsi="Arial" w:cs="Arial"/>
          <w:kern w:val="2"/>
          <w:sz w:val="22"/>
          <w:szCs w:val="22"/>
        </w:rPr>
        <w:t xml:space="preserve">). We found, </w:t>
      </w:r>
      <w:bookmarkStart w:id="220" w:name="OLE_LINK51"/>
      <w:r w:rsidRPr="0081723F">
        <w:rPr>
          <w:rFonts w:ascii="Arial" w:eastAsiaTheme="minorEastAsia" w:hAnsi="Arial" w:cs="Arial"/>
          <w:kern w:val="2"/>
          <w:sz w:val="22"/>
          <w:szCs w:val="22"/>
        </w:rPr>
        <w:t xml:space="preserve">for hyper-methylated sites </w:t>
      </w:r>
      <w:bookmarkEnd w:id="220"/>
      <w:r w:rsidRPr="0081723F">
        <w:rPr>
          <w:rFonts w:ascii="Arial" w:eastAsiaTheme="minorEastAsia" w:hAnsi="Arial" w:cs="Arial"/>
          <w:kern w:val="2"/>
          <w:sz w:val="22"/>
          <w:szCs w:val="22"/>
        </w:rPr>
        <w:t xml:space="preserve">the area under the curve (AUC) of receiver operating characteristic (ROC) curve </w:t>
      </w:r>
      <w:del w:id="221" w:author="Zhang Dake" w:date="2019-08-30T13:37:00Z">
        <w:r w:rsidRPr="0081723F" w:rsidDel="009000F6">
          <w:rPr>
            <w:rFonts w:ascii="Arial" w:eastAsiaTheme="minorEastAsia" w:hAnsi="Arial" w:cs="Arial"/>
            <w:kern w:val="2"/>
            <w:sz w:val="22"/>
            <w:szCs w:val="22"/>
          </w:rPr>
          <w:delText xml:space="preserve">are </w:delText>
        </w:r>
      </w:del>
      <w:ins w:id="222" w:author="Zhang Dake" w:date="2019-08-30T13:37:00Z">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w:t>
      </w:r>
      <w:r w:rsidR="0024399B" w:rsidRPr="0081723F">
        <w:rPr>
          <w:rFonts w:ascii="Arial" w:eastAsiaTheme="minorEastAsia" w:hAnsi="Arial" w:cs="Arial"/>
          <w:kern w:val="2"/>
          <w:sz w:val="22"/>
          <w:szCs w:val="22"/>
        </w:rPr>
        <w:t xml:space="preserve">91 </w:t>
      </w:r>
      <w:r w:rsidRPr="0081723F">
        <w:rPr>
          <w:rFonts w:ascii="Arial" w:eastAsiaTheme="minorEastAsia" w:hAnsi="Arial" w:cs="Arial"/>
          <w:kern w:val="2"/>
          <w:sz w:val="22"/>
          <w:szCs w:val="22"/>
        </w:rPr>
        <w:t>and 0.</w:t>
      </w:r>
      <w:r w:rsidR="0024399B" w:rsidRPr="0081723F">
        <w:rPr>
          <w:rFonts w:ascii="Arial" w:eastAsiaTheme="minorEastAsia" w:hAnsi="Arial" w:cs="Arial"/>
          <w:kern w:val="2"/>
          <w:sz w:val="22"/>
          <w:szCs w:val="22"/>
        </w:rPr>
        <w:t>85</w:t>
      </w:r>
      <w:r w:rsidRPr="0081723F">
        <w:rPr>
          <w:rFonts w:ascii="Arial" w:eastAsiaTheme="minorEastAsia" w:hAnsi="Arial" w:cs="Arial"/>
          <w:kern w:val="2"/>
          <w:sz w:val="22"/>
          <w:szCs w:val="22"/>
        </w:rPr>
        <w:t xml:space="preserve">, </w:t>
      </w:r>
      <w:r w:rsidRPr="0081723F">
        <w:rPr>
          <w:rFonts w:ascii="Arial" w:eastAsiaTheme="minorEastAsia" w:hAnsi="Arial" w:cs="Arial"/>
          <w:sz w:val="22"/>
          <w:szCs w:val="22"/>
        </w:rPr>
        <w:t xml:space="preserve">respectively. </w:t>
      </w:r>
      <w:r w:rsidRPr="0081723F">
        <w:rPr>
          <w:rFonts w:ascii="Arial" w:eastAsiaTheme="minorEastAsia" w:hAnsi="Arial" w:cs="Arial"/>
          <w:kern w:val="2"/>
          <w:sz w:val="22"/>
          <w:szCs w:val="22"/>
        </w:rPr>
        <w:t xml:space="preserve">For </w:t>
      </w:r>
      <w:r w:rsidRPr="0081723F">
        <w:rPr>
          <w:rFonts w:ascii="Arial" w:eastAsiaTheme="minorEastAsia" w:hAnsi="Arial" w:cs="Arial"/>
          <w:sz w:val="22"/>
          <w:szCs w:val="22"/>
        </w:rPr>
        <w:t>hypo-methylated sites, AUC of ROC curve just</w:t>
      </w:r>
      <w:del w:id="223" w:author="Zhang Dake" w:date="2019-08-30T13:37:00Z">
        <w:r w:rsidRPr="0081723F" w:rsidDel="009000F6">
          <w:rPr>
            <w:rFonts w:ascii="Arial" w:eastAsiaTheme="minorEastAsia" w:hAnsi="Arial" w:cs="Arial"/>
            <w:sz w:val="22"/>
            <w:szCs w:val="22"/>
          </w:rPr>
          <w:delText xml:space="preserve"> are</w:delText>
        </w:r>
      </w:del>
      <w:ins w:id="224" w:author="Zhang Dake" w:date="2019-08-30T13:37:00Z">
        <w:r w:rsidR="009000F6">
          <w:rPr>
            <w:rFonts w:ascii="Arial" w:eastAsiaTheme="minorEastAsia" w:hAnsi="Arial" w:cs="Arial"/>
            <w:sz w:val="22"/>
            <w:szCs w:val="22"/>
          </w:rPr>
          <w:t xml:space="preserve"> were</w:t>
        </w:r>
      </w:ins>
      <w:r w:rsidRPr="0081723F">
        <w:rPr>
          <w:rFonts w:ascii="Arial" w:eastAsiaTheme="minorEastAsia" w:hAnsi="Arial" w:cs="Arial"/>
          <w:sz w:val="22"/>
          <w:szCs w:val="22"/>
        </w:rPr>
        <w:t xml:space="preserve"> 0.</w:t>
      </w:r>
      <w:r w:rsidR="0024399B" w:rsidRPr="0081723F">
        <w:rPr>
          <w:rFonts w:ascii="Arial" w:eastAsiaTheme="minorEastAsia" w:hAnsi="Arial" w:cs="Arial"/>
          <w:sz w:val="22"/>
          <w:szCs w:val="22"/>
        </w:rPr>
        <w:t>7</w:t>
      </w:r>
      <w:r w:rsidR="00D5179C" w:rsidRPr="0081723F">
        <w:rPr>
          <w:rFonts w:ascii="Arial" w:eastAsiaTheme="minorEastAsia" w:hAnsi="Arial" w:cs="Arial"/>
          <w:sz w:val="22"/>
          <w:szCs w:val="22"/>
        </w:rPr>
        <w:t>2</w:t>
      </w:r>
      <w:r w:rsidR="0024399B" w:rsidRPr="0081723F">
        <w:rPr>
          <w:rFonts w:ascii="Arial" w:eastAsiaTheme="minorEastAsia" w:hAnsi="Arial" w:cs="Arial"/>
          <w:sz w:val="22"/>
          <w:szCs w:val="22"/>
        </w:rPr>
        <w:t xml:space="preserve"> </w:t>
      </w:r>
      <w:r w:rsidRPr="0081723F">
        <w:rPr>
          <w:rFonts w:ascii="Arial" w:eastAsiaTheme="minorEastAsia" w:hAnsi="Arial" w:cs="Arial"/>
          <w:sz w:val="22"/>
          <w:szCs w:val="22"/>
        </w:rPr>
        <w:t>and 0.</w:t>
      </w:r>
      <w:r w:rsidR="0024399B" w:rsidRPr="0081723F">
        <w:rPr>
          <w:rFonts w:ascii="Arial" w:eastAsiaTheme="minorEastAsia" w:hAnsi="Arial" w:cs="Arial"/>
          <w:sz w:val="22"/>
          <w:szCs w:val="22"/>
        </w:rPr>
        <w:t>76</w:t>
      </w:r>
      <w:r w:rsidRPr="0081723F">
        <w:rPr>
          <w:rFonts w:ascii="Arial" w:eastAsiaTheme="minorEastAsia" w:hAnsi="Arial" w:cs="Arial"/>
          <w:sz w:val="22"/>
          <w:szCs w:val="22"/>
        </w:rPr>
        <w:t>,</w:t>
      </w:r>
      <w:r w:rsidRPr="0081723F">
        <w:rPr>
          <w:rFonts w:ascii="Arial" w:eastAsiaTheme="minorEastAsia" w:hAnsi="Arial" w:cs="Arial"/>
          <w:kern w:val="2"/>
          <w:sz w:val="22"/>
          <w:szCs w:val="22"/>
        </w:rPr>
        <w:t xml:space="preserve"> 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C</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D</w:t>
      </w:r>
      <w:r w:rsidRPr="0081723F">
        <w:rPr>
          <w:rFonts w:ascii="Arial" w:eastAsiaTheme="minorEastAsia" w:hAnsi="Arial" w:cs="Arial"/>
          <w:kern w:val="2"/>
          <w:sz w:val="22"/>
          <w:szCs w:val="22"/>
        </w:rPr>
        <w:t xml:space="preserve">). Unsupervised tSNE cluster analysis </w:t>
      </w:r>
      <w:bookmarkStart w:id="225" w:name="OLE_LINK54"/>
      <w:bookmarkStart w:id="226" w:name="OLE_LINK55"/>
      <w:del w:id="227" w:author="Zhang Dake" w:date="2019-08-30T13:37:00Z">
        <w:r w:rsidRPr="0081723F" w:rsidDel="009000F6">
          <w:rPr>
            <w:rFonts w:ascii="Arial" w:eastAsiaTheme="minorEastAsia" w:hAnsi="Arial" w:cs="Arial"/>
            <w:kern w:val="2"/>
            <w:sz w:val="22"/>
            <w:szCs w:val="22"/>
          </w:rPr>
          <w:delText>visually</w:delText>
        </w:r>
        <w:bookmarkStart w:id="228" w:name="OLE_LINK40"/>
        <w:bookmarkStart w:id="229" w:name="OLE_LINK41"/>
        <w:bookmarkEnd w:id="225"/>
        <w:bookmarkEnd w:id="226"/>
        <w:r w:rsidRPr="0081723F" w:rsidDel="009000F6">
          <w:rPr>
            <w:rFonts w:ascii="Arial" w:eastAsiaTheme="minorEastAsia" w:hAnsi="Arial" w:cs="Arial"/>
            <w:kern w:val="2"/>
            <w:sz w:val="22"/>
            <w:szCs w:val="22"/>
          </w:rPr>
          <w:delText xml:space="preserve"> </w:delText>
        </w:r>
      </w:del>
      <w:bookmarkStart w:id="230" w:name="OLE_LINK52"/>
      <w:bookmarkStart w:id="231" w:name="OLE_LINK53"/>
      <w:r w:rsidRPr="0081723F">
        <w:rPr>
          <w:rFonts w:ascii="Arial" w:eastAsiaTheme="minorEastAsia" w:hAnsi="Arial" w:cs="Arial"/>
          <w:kern w:val="2"/>
          <w:sz w:val="22"/>
          <w:szCs w:val="22"/>
        </w:rPr>
        <w:t>show</w:t>
      </w:r>
      <w:ins w:id="232" w:author="Zhang Dake" w:date="2019-08-30T13:37:00Z">
        <w:r w:rsidR="009000F6">
          <w:rPr>
            <w:rFonts w:ascii="Arial" w:eastAsiaTheme="minorEastAsia" w:hAnsi="Arial" w:cs="Arial"/>
            <w:kern w:val="2"/>
            <w:sz w:val="22"/>
            <w:szCs w:val="22"/>
          </w:rPr>
          <w:t>ed</w:t>
        </w:r>
      </w:ins>
      <w:r w:rsidRPr="0081723F">
        <w:rPr>
          <w:rFonts w:ascii="Arial" w:eastAsiaTheme="minorEastAsia" w:hAnsi="Arial" w:cs="Arial"/>
          <w:kern w:val="2"/>
          <w:sz w:val="22"/>
          <w:szCs w:val="22"/>
        </w:rPr>
        <w:t xml:space="preserve"> the same result (</w:t>
      </w:r>
      <w:bookmarkStart w:id="233" w:name="OLE_LINK56"/>
      <w:bookmarkStart w:id="234" w:name="OLE_LINK57"/>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233"/>
      <w:bookmarkEnd w:id="234"/>
      <w:r w:rsidR="00F3398E" w:rsidRPr="00423D91">
        <w:rPr>
          <w:rFonts w:ascii="Arial" w:eastAsiaTheme="minorEastAsia" w:hAnsi="Arial" w:cs="Arial"/>
          <w:b/>
          <w:kern w:val="2"/>
          <w:sz w:val="22"/>
          <w:szCs w:val="22"/>
        </w:rPr>
        <w:t>E</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F</w:t>
      </w:r>
      <w:r w:rsidRPr="0081723F">
        <w:rPr>
          <w:rFonts w:ascii="Arial" w:eastAsiaTheme="minorEastAsia" w:hAnsi="Arial" w:cs="Arial"/>
          <w:kern w:val="2"/>
          <w:sz w:val="22"/>
          <w:szCs w:val="22"/>
        </w:rPr>
        <w:t>)</w:t>
      </w:r>
      <w:bookmarkEnd w:id="230"/>
      <w:bookmarkEnd w:id="231"/>
      <w:r w:rsidRPr="0081723F">
        <w:rPr>
          <w:rFonts w:ascii="Arial" w:eastAsiaTheme="minorEastAsia" w:hAnsi="Arial" w:cs="Arial"/>
          <w:kern w:val="2"/>
          <w:sz w:val="22"/>
          <w:szCs w:val="22"/>
        </w:rPr>
        <w:t>.</w:t>
      </w:r>
      <w:bookmarkEnd w:id="228"/>
      <w:bookmarkEnd w:id="229"/>
      <w:r w:rsidRPr="0081723F">
        <w:rPr>
          <w:rFonts w:ascii="Arial" w:eastAsiaTheme="minorEastAsia" w:hAnsi="Arial" w:cs="Arial"/>
          <w:kern w:val="2"/>
          <w:sz w:val="22"/>
          <w:szCs w:val="22"/>
        </w:rPr>
        <w:t xml:space="preserve"> </w:t>
      </w:r>
      <w:del w:id="235" w:author="Zhang Dake" w:date="2019-08-30T13:38:00Z">
        <w:r w:rsidRPr="0081723F" w:rsidDel="009000F6">
          <w:rPr>
            <w:rFonts w:ascii="Arial" w:eastAsiaTheme="minorEastAsia" w:hAnsi="Arial" w:cs="Arial"/>
            <w:kern w:val="2"/>
            <w:sz w:val="22"/>
            <w:szCs w:val="22"/>
          </w:rPr>
          <w:delText>In order to avoid the</w:delText>
        </w:r>
      </w:del>
      <w:ins w:id="236" w:author="Zhang Dake" w:date="2019-08-30T13:38:00Z">
        <w:r w:rsidR="009000F6">
          <w:rPr>
            <w:rFonts w:ascii="Arial" w:eastAsiaTheme="minorEastAsia" w:hAnsi="Arial" w:cs="Arial"/>
            <w:kern w:val="2"/>
            <w:sz w:val="22"/>
            <w:szCs w:val="22"/>
          </w:rPr>
          <w:t>To avoid</w:t>
        </w:r>
      </w:ins>
      <w:r w:rsidRPr="0081723F">
        <w:rPr>
          <w:rFonts w:ascii="Arial" w:eastAsiaTheme="minorEastAsia" w:hAnsi="Arial" w:cs="Arial"/>
          <w:kern w:val="2"/>
          <w:sz w:val="22"/>
          <w:szCs w:val="22"/>
        </w:rPr>
        <w:t xml:space="preserve"> inconsistent result caused by unstable methylation based on single CpG site</w:t>
      </w:r>
      <w:ins w:id="237" w:author="Zhang Dake" w:date="2019-08-30T13:37:00Z">
        <w:r w:rsidR="009000F6">
          <w:rPr>
            <w:rFonts w:ascii="Arial" w:eastAsiaTheme="minorEastAsia" w:hAnsi="Arial" w:cs="Arial"/>
            <w:kern w:val="2"/>
            <w:sz w:val="22"/>
            <w:szCs w:val="22"/>
          </w:rPr>
          <w:t>s</w:t>
        </w:r>
      </w:ins>
      <w:r w:rsidRPr="0081723F">
        <w:rPr>
          <w:rFonts w:ascii="Arial" w:eastAsiaTheme="minorEastAsia" w:hAnsi="Arial" w:cs="Arial"/>
          <w:kern w:val="2"/>
          <w:sz w:val="22"/>
          <w:szCs w:val="22"/>
        </w:rPr>
        <w:t>,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while no significance was found between the adenoma and the caner (P= 0.</w:t>
      </w:r>
      <w:r w:rsidR="00A72503" w:rsidRPr="0081723F">
        <w:rPr>
          <w:rFonts w:ascii="Arial" w:eastAsiaTheme="minorEastAsia" w:hAnsi="Arial" w:cs="Arial"/>
          <w:kern w:val="2"/>
          <w:sz w:val="22"/>
          <w:szCs w:val="22"/>
        </w:rPr>
        <w:t>29</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in which the average mBV of the normal tissue, the adenoma and the cancer are 0.</w:t>
      </w:r>
      <w:r w:rsidR="00A72503" w:rsidRPr="0081723F">
        <w:rPr>
          <w:rFonts w:ascii="Arial" w:eastAsiaTheme="minorEastAsia" w:hAnsi="Arial" w:cs="Arial"/>
          <w:kern w:val="2"/>
          <w:sz w:val="22"/>
          <w:szCs w:val="22"/>
        </w:rPr>
        <w:t>22</w:t>
      </w:r>
      <w:r w:rsidRPr="0081723F">
        <w:rPr>
          <w:rFonts w:ascii="Arial" w:eastAsiaTheme="minorEastAsia" w:hAnsi="Arial" w:cs="Arial"/>
          <w:kern w:val="2"/>
          <w:sz w:val="22"/>
          <w:szCs w:val="22"/>
        </w:rPr>
        <w:t>, 0.54 and 0.</w:t>
      </w:r>
      <w:r w:rsidR="00A72503" w:rsidRPr="0081723F">
        <w:rPr>
          <w:rFonts w:ascii="Arial" w:eastAsiaTheme="minorEastAsia" w:hAnsi="Arial" w:cs="Arial"/>
          <w:kern w:val="2"/>
          <w:sz w:val="22"/>
          <w:szCs w:val="22"/>
        </w:rPr>
        <w:t xml:space="preserve">57 </w:t>
      </w:r>
      <w:r w:rsidRPr="0081723F">
        <w:rPr>
          <w:rFonts w:ascii="Arial" w:eastAsiaTheme="minorEastAsia" w:hAnsi="Arial" w:cs="Arial"/>
          <w:kern w:val="2"/>
          <w:sz w:val="22"/>
          <w:szCs w:val="22"/>
        </w:rPr>
        <w:t xml:space="preserve">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w:t>
      </w:r>
      <w:del w:id="238" w:author="Zhang Dake" w:date="2019-08-30T13:39:00Z">
        <w:r w:rsidRPr="0081723F" w:rsidDel="009000F6">
          <w:rPr>
            <w:rFonts w:ascii="Arial" w:eastAsiaTheme="minorEastAsia" w:hAnsi="Arial" w:cs="Arial"/>
            <w:kern w:val="2"/>
            <w:sz w:val="22"/>
            <w:szCs w:val="22"/>
          </w:rPr>
          <w:delText xml:space="preserve">are </w:delText>
        </w:r>
      </w:del>
      <w:ins w:id="239" w:author="Zhang Dake" w:date="2019-08-30T13:39:00Z">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w:t>
      </w:r>
      <w:r w:rsidR="004564F5" w:rsidRPr="0081723F">
        <w:rPr>
          <w:rFonts w:ascii="Arial" w:eastAsiaTheme="minorEastAsia" w:hAnsi="Arial" w:cs="Arial"/>
          <w:kern w:val="2"/>
          <w:sz w:val="22"/>
          <w:szCs w:val="22"/>
        </w:rPr>
        <w:t>70</w:t>
      </w:r>
      <w:r w:rsidRPr="0081723F">
        <w:rPr>
          <w:rFonts w:ascii="Arial" w:eastAsiaTheme="minorEastAsia" w:hAnsi="Arial" w:cs="Arial"/>
          <w:kern w:val="2"/>
          <w:sz w:val="22"/>
          <w:szCs w:val="22"/>
        </w:rPr>
        <w:t>, 0.44 and 0.</w:t>
      </w:r>
      <w:r w:rsidR="004564F5" w:rsidRPr="0081723F">
        <w:rPr>
          <w:rFonts w:ascii="Arial" w:eastAsiaTheme="minorEastAsia" w:hAnsi="Arial" w:cs="Arial"/>
          <w:kern w:val="2"/>
          <w:sz w:val="22"/>
          <w:szCs w:val="22"/>
        </w:rPr>
        <w:t xml:space="preserve">50 </w:t>
      </w:r>
      <w:r w:rsidRPr="0081723F">
        <w:rPr>
          <w:rFonts w:ascii="Arial" w:eastAsiaTheme="minorEastAsia" w:hAnsi="Arial" w:cs="Arial"/>
          <w:kern w:val="2"/>
          <w:sz w:val="22"/>
          <w:szCs w:val="22"/>
        </w:rPr>
        <w:t>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xml:space="preserve">). Finally, </w:t>
      </w:r>
      <w:bookmarkStart w:id="240" w:name="OLE_LINK46"/>
      <w:bookmarkStart w:id="241" w:name="OLE_LINK49"/>
      <w:r w:rsidRPr="0081723F">
        <w:rPr>
          <w:rFonts w:ascii="Arial" w:eastAsiaTheme="minorEastAsia" w:hAnsi="Arial" w:cs="Arial"/>
          <w:kern w:val="2"/>
          <w:sz w:val="22"/>
          <w:szCs w:val="22"/>
        </w:rPr>
        <w:t xml:space="preserve">we found the AUC of ROC curve with hyper-mBV and hypo-mBV </w:t>
      </w:r>
      <w:del w:id="242" w:author="Zhang Dake" w:date="2019-08-30T13:39:00Z">
        <w:r w:rsidRPr="0081723F" w:rsidDel="009000F6">
          <w:rPr>
            <w:rFonts w:ascii="Arial" w:eastAsiaTheme="minorEastAsia" w:hAnsi="Arial" w:cs="Arial"/>
            <w:kern w:val="2"/>
            <w:sz w:val="22"/>
            <w:szCs w:val="22"/>
          </w:rPr>
          <w:delText xml:space="preserve">are </w:delText>
        </w:r>
      </w:del>
      <w:ins w:id="243" w:author="Zhang Dake" w:date="2019-08-30T13:39:00Z">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0.98 and 0.9</w:t>
      </w:r>
      <w:r w:rsidR="00A5045A" w:rsidRPr="0081723F">
        <w:rPr>
          <w:rFonts w:ascii="Arial" w:eastAsiaTheme="minorEastAsia" w:hAnsi="Arial" w:cs="Arial"/>
          <w:kern w:val="2"/>
          <w:sz w:val="22"/>
          <w:szCs w:val="22"/>
        </w:rPr>
        <w:t>5</w:t>
      </w:r>
      <w:r w:rsidRPr="0081723F">
        <w:rPr>
          <w:rFonts w:ascii="Arial" w:eastAsiaTheme="minorEastAsia" w:hAnsi="Arial" w:cs="Arial"/>
          <w:kern w:val="2"/>
          <w:sz w:val="22"/>
          <w:szCs w:val="22"/>
        </w:rPr>
        <w:t>, respectively.</w:t>
      </w:r>
      <w:bookmarkEnd w:id="240"/>
      <w:bookmarkEnd w:id="241"/>
      <w:r w:rsidRPr="0081723F">
        <w:rPr>
          <w:rFonts w:ascii="Arial" w:eastAsiaTheme="minorEastAsia" w:hAnsi="Arial" w:cs="Arial"/>
          <w:kern w:val="2"/>
          <w:sz w:val="22"/>
          <w:szCs w:val="22"/>
        </w:rPr>
        <w:t xml:space="preserve"> </w:t>
      </w:r>
      <w:bookmarkStart w:id="244" w:name="OLE_LINK18"/>
      <w:bookmarkStart w:id="245" w:name="OLE_LINK23"/>
      <w:r w:rsidRPr="0081723F">
        <w:rPr>
          <w:rFonts w:ascii="Arial" w:eastAsiaTheme="minorEastAsia" w:hAnsi="Arial" w:cs="Arial"/>
          <w:kern w:val="2"/>
          <w:sz w:val="22"/>
          <w:szCs w:val="22"/>
        </w:rPr>
        <w:t>Permutation</w:t>
      </w:r>
      <w:bookmarkEnd w:id="244"/>
      <w:bookmarkEnd w:id="245"/>
      <w:r w:rsidRPr="0081723F">
        <w:rPr>
          <w:rFonts w:ascii="Arial" w:eastAsiaTheme="minorEastAsia" w:hAnsi="Arial" w:cs="Arial"/>
          <w:kern w:val="2"/>
          <w:sz w:val="22"/>
          <w:szCs w:val="22"/>
        </w:rPr>
        <w:t xml:space="preserve"> analysis based on bootstrap strategy </w:t>
      </w:r>
      <w:del w:id="246" w:author="Zhang Dake" w:date="2019-08-30T13:39:00Z">
        <w:r w:rsidRPr="0081723F" w:rsidDel="009000F6">
          <w:rPr>
            <w:rFonts w:ascii="Arial" w:eastAsiaTheme="minorEastAsia" w:hAnsi="Arial" w:cs="Arial"/>
            <w:kern w:val="2"/>
            <w:sz w:val="22"/>
            <w:szCs w:val="22"/>
          </w:rPr>
          <w:delText xml:space="preserve">shown </w:delText>
        </w:r>
      </w:del>
      <w:ins w:id="247" w:author="Zhang Dake" w:date="2019-08-30T13:39:00Z">
        <w:r w:rsidR="009000F6" w:rsidRPr="0081723F">
          <w:rPr>
            <w:rFonts w:ascii="Arial" w:eastAsiaTheme="minorEastAsia" w:hAnsi="Arial" w:cs="Arial"/>
            <w:kern w:val="2"/>
            <w:sz w:val="22"/>
            <w:szCs w:val="22"/>
          </w:rPr>
          <w:t>show</w:t>
        </w:r>
        <w:r w:rsidR="009000F6">
          <w:rPr>
            <w:rFonts w:ascii="Arial" w:eastAsiaTheme="minorEastAsia" w:hAnsi="Arial" w:cs="Arial"/>
            <w:kern w:val="2"/>
            <w:sz w:val="22"/>
            <w:szCs w:val="22"/>
          </w:rPr>
          <w:t>ed</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the model based on hyper-methylated sites </w:t>
      </w:r>
      <w:del w:id="248" w:author="Zhang Dake" w:date="2019-08-30T13:39:00Z">
        <w:r w:rsidRPr="0081723F" w:rsidDel="009000F6">
          <w:rPr>
            <w:rFonts w:ascii="Arial" w:eastAsiaTheme="minorEastAsia" w:hAnsi="Arial" w:cs="Arial"/>
            <w:kern w:val="2"/>
            <w:sz w:val="22"/>
            <w:szCs w:val="22"/>
          </w:rPr>
          <w:delText xml:space="preserve">has </w:delText>
        </w:r>
      </w:del>
      <w:ins w:id="249" w:author="Zhang Dake" w:date="2019-08-30T13:39:00Z">
        <w:r w:rsidR="009000F6" w:rsidRPr="0081723F">
          <w:rPr>
            <w:rFonts w:ascii="Arial" w:eastAsiaTheme="minorEastAsia" w:hAnsi="Arial" w:cs="Arial"/>
            <w:kern w:val="2"/>
            <w:sz w:val="22"/>
            <w:szCs w:val="22"/>
          </w:rPr>
          <w:t>ha</w:t>
        </w:r>
        <w:r w:rsidR="009000F6">
          <w:rPr>
            <w:rFonts w:ascii="Arial" w:eastAsiaTheme="minorEastAsia" w:hAnsi="Arial" w:cs="Arial"/>
            <w:kern w:val="2"/>
            <w:sz w:val="22"/>
            <w:szCs w:val="22"/>
          </w:rPr>
          <w:t>d</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bookmarkStart w:id="250" w:name="OLE_LINK151"/>
      <w:bookmarkStart w:id="251" w:name="OLE_LINK152"/>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250"/>
      <w:bookmarkEnd w:id="251"/>
      <w:r w:rsidR="00F3398E" w:rsidRPr="00423D91">
        <w:rPr>
          <w:rFonts w:ascii="Arial" w:eastAsiaTheme="minorEastAsia" w:hAnsi="Arial" w:cs="Arial"/>
          <w:b/>
          <w:kern w:val="2"/>
          <w:sz w:val="22"/>
          <w:szCs w:val="22"/>
        </w:rPr>
        <w:t>H</w:t>
      </w:r>
      <w:r w:rsidRPr="0081723F">
        <w:rPr>
          <w:rFonts w:ascii="Arial" w:eastAsiaTheme="minorEastAsia" w:hAnsi="Arial" w:cs="Arial"/>
          <w:kern w:val="2"/>
          <w:sz w:val="22"/>
          <w:szCs w:val="22"/>
        </w:rPr>
        <w:t>).</w:t>
      </w:r>
      <w:bookmarkEnd w:id="199"/>
      <w:bookmarkEnd w:id="200"/>
    </w:p>
    <w:p w14:paraId="012F09B3" w14:textId="77777777" w:rsidR="00F86AD5" w:rsidRPr="0081723F" w:rsidRDefault="00F86AD5" w:rsidP="0089090A">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The promoter of </w:t>
      </w:r>
      <w:r w:rsidR="000268C9" w:rsidRPr="000268C9">
        <w:rPr>
          <w:rFonts w:ascii="Arial" w:eastAsia="Arial" w:hAnsi="Arial" w:cs="Arial"/>
          <w:bCs w:val="0"/>
          <w:iCs w:val="0"/>
          <w:color w:val="auto"/>
          <w:sz w:val="22"/>
          <w:szCs w:val="22"/>
          <w:lang w:eastAsia="zh-CN"/>
        </w:rPr>
        <w:t>ADHFE1</w:t>
      </w:r>
      <w:r w:rsidRPr="00423D91">
        <w:rPr>
          <w:rFonts w:ascii="Arial" w:eastAsia="Arial" w:hAnsi="Arial" w:cs="Arial"/>
          <w:bCs w:val="0"/>
          <w:i w:val="0"/>
          <w:iCs w:val="0"/>
          <w:color w:val="auto"/>
          <w:sz w:val="22"/>
          <w:szCs w:val="22"/>
          <w:lang w:eastAsia="zh-CN"/>
        </w:rPr>
        <w:t xml:space="preserve"> maybe a potential biomarker for colorectal adenoma and cancer</w:t>
      </w:r>
    </w:p>
    <w:p w14:paraId="34746B3A" w14:textId="3D79E5FD" w:rsidR="0089090A" w:rsidRPr="0081723F" w:rsidRDefault="0089090A" w:rsidP="00C24F48">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Next, we </w:t>
      </w:r>
      <w:del w:id="252" w:author="Zhang Dake" w:date="2019-08-30T13:40:00Z">
        <w:r w:rsidRPr="0081723F" w:rsidDel="009000F6">
          <w:rPr>
            <w:rFonts w:ascii="Arial" w:eastAsiaTheme="minorEastAsia" w:hAnsi="Arial" w:cs="Arial"/>
            <w:kern w:val="2"/>
            <w:sz w:val="22"/>
            <w:szCs w:val="22"/>
          </w:rPr>
          <w:delText xml:space="preserve">separate </w:delText>
        </w:r>
      </w:del>
      <w:ins w:id="253" w:author="Zhang Dake" w:date="2019-08-30T13:40:00Z">
        <w:r w:rsidR="009000F6">
          <w:rPr>
            <w:rFonts w:ascii="Arial" w:eastAsiaTheme="minorEastAsia" w:hAnsi="Arial" w:cs="Arial"/>
            <w:kern w:val="2"/>
            <w:sz w:val="22"/>
            <w:szCs w:val="22"/>
          </w:rPr>
          <w:t>grouped</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DMRs between the normal tissue and the low-grade adenoma into hyper and hypo DMRs</w:t>
      </w:r>
      <w:ins w:id="254" w:author="Zhang Dake" w:date="2019-08-30T13:41:00Z">
        <w:r w:rsidR="009000F6">
          <w:rPr>
            <w:rFonts w:ascii="Arial" w:eastAsiaTheme="minorEastAsia" w:hAnsi="Arial" w:cs="Arial"/>
            <w:kern w:val="2"/>
            <w:sz w:val="22"/>
            <w:szCs w:val="22"/>
          </w:rPr>
          <w:t>, and performed enrichment analysis</w:t>
        </w:r>
      </w:ins>
      <w:ins w:id="255" w:author="Zhang Dake" w:date="2019-08-30T13:44:00Z">
        <w:r w:rsidR="009000F6">
          <w:rPr>
            <w:rFonts w:ascii="Arial" w:eastAsiaTheme="minorEastAsia" w:hAnsi="Arial" w:cs="Arial"/>
            <w:kern w:val="2"/>
            <w:sz w:val="22"/>
            <w:szCs w:val="22"/>
          </w:rPr>
          <w:t xml:space="preserve"> by</w:t>
        </w:r>
        <w:r w:rsidR="00CC6B95">
          <w:rPr>
            <w:rFonts w:ascii="Arial" w:eastAsiaTheme="minorEastAsia" w:hAnsi="Arial" w:cs="Arial"/>
            <w:kern w:val="2"/>
            <w:sz w:val="22"/>
            <w:szCs w:val="22"/>
          </w:rPr>
          <w:t xml:space="preserve"> </w:t>
        </w:r>
        <w:r w:rsidR="00CC6B95" w:rsidRPr="00EB37AB">
          <w:rPr>
            <w:rFonts w:ascii="Arial" w:eastAsiaTheme="minorEastAsia" w:hAnsi="Arial" w:cs="Arial"/>
            <w:kern w:val="2"/>
            <w:sz w:val="22"/>
            <w:szCs w:val="22"/>
            <w:highlight w:val="yellow"/>
          </w:rPr>
          <w:t>Ingenuity Pathway Analysis</w:t>
        </w:r>
        <w:r w:rsidR="00CC6B95">
          <w:rPr>
            <w:rFonts w:ascii="Arial" w:eastAsiaTheme="minorEastAsia" w:hAnsi="Arial" w:cs="Arial"/>
            <w:kern w:val="2"/>
            <w:sz w:val="22"/>
            <w:szCs w:val="22"/>
          </w:rPr>
          <w:t xml:space="preserve">, </w:t>
        </w:r>
      </w:ins>
      <w:ins w:id="256" w:author="Zhang Dake" w:date="2019-08-30T13:41:00Z">
        <w:r w:rsidR="009000F6">
          <w:rPr>
            <w:rFonts w:ascii="Arial" w:eastAsiaTheme="minorEastAsia" w:hAnsi="Arial" w:cs="Arial"/>
            <w:kern w:val="2"/>
            <w:sz w:val="22"/>
            <w:szCs w:val="22"/>
          </w:rPr>
          <w:t>respectively (Method)</w:t>
        </w:r>
      </w:ins>
      <w:del w:id="257" w:author="Guo, Shicheng" w:date="2019-09-01T21:03:00Z">
        <w:r w:rsidRPr="0081723F" w:rsidDel="00AE53F3">
          <w:rPr>
            <w:rFonts w:ascii="Arial" w:eastAsiaTheme="minorEastAsia" w:hAnsi="Arial" w:cs="Arial"/>
            <w:kern w:val="2"/>
            <w:sz w:val="22"/>
            <w:szCs w:val="22"/>
          </w:rPr>
          <w:delText xml:space="preserve">. </w:delText>
        </w:r>
      </w:del>
      <w:del w:id="258" w:author="Zhang Dake" w:date="2019-08-30T13:42:00Z">
        <w:r w:rsidRPr="009000F6" w:rsidDel="009000F6">
          <w:rPr>
            <w:rFonts w:ascii="Arial" w:eastAsiaTheme="minorEastAsia" w:hAnsi="Arial" w:cs="Arial"/>
            <w:kern w:val="2"/>
            <w:sz w:val="22"/>
            <w:szCs w:val="22"/>
            <w:highlight w:val="yellow"/>
            <w:rPrChange w:id="259" w:author="Zhang Dake" w:date="2019-08-30T13:40:00Z">
              <w:rPr>
                <w:rFonts w:ascii="Arial" w:eastAsiaTheme="minorEastAsia" w:hAnsi="Arial" w:cs="Arial"/>
                <w:kern w:val="2"/>
                <w:sz w:val="22"/>
                <w:szCs w:val="22"/>
              </w:rPr>
            </w:rPrChange>
          </w:rPr>
          <w:delText xml:space="preserve">The enrichment analysis was performed by </w:delText>
        </w:r>
        <w:r w:rsidR="00DD3117" w:rsidRPr="009000F6" w:rsidDel="009000F6">
          <w:rPr>
            <w:rFonts w:ascii="Arial" w:eastAsiaTheme="minorEastAsia" w:hAnsi="Arial" w:cs="Arial"/>
            <w:kern w:val="2"/>
            <w:sz w:val="22"/>
            <w:szCs w:val="22"/>
            <w:highlight w:val="yellow"/>
            <w:rPrChange w:id="260" w:author="Zhang Dake" w:date="2019-08-30T13:40:00Z">
              <w:rPr>
                <w:rFonts w:ascii="Arial" w:eastAsiaTheme="minorEastAsia" w:hAnsi="Arial" w:cs="Arial"/>
                <w:kern w:val="2"/>
                <w:sz w:val="22"/>
                <w:szCs w:val="22"/>
              </w:rPr>
            </w:rPrChange>
          </w:rPr>
          <w:delText>Ingenuity Pathway Analysis</w:delText>
        </w:r>
        <w:r w:rsidR="00C24F48" w:rsidRPr="009000F6" w:rsidDel="009000F6">
          <w:rPr>
            <w:rFonts w:ascii="Arial" w:eastAsiaTheme="minorEastAsia" w:hAnsi="Arial" w:cs="Arial"/>
            <w:kern w:val="2"/>
            <w:sz w:val="22"/>
            <w:szCs w:val="22"/>
            <w:highlight w:val="yellow"/>
            <w:rPrChange w:id="261" w:author="Zhang Dake" w:date="2019-08-30T13:40:00Z">
              <w:rPr>
                <w:rFonts w:ascii="Arial" w:eastAsiaTheme="minorEastAsia" w:hAnsi="Arial" w:cs="Arial"/>
                <w:kern w:val="2"/>
                <w:sz w:val="22"/>
                <w:szCs w:val="22"/>
              </w:rPr>
            </w:rPrChange>
          </w:rPr>
          <w:delText xml:space="preserve"> (I</w:delText>
        </w:r>
        <w:r w:rsidRPr="009000F6" w:rsidDel="009000F6">
          <w:rPr>
            <w:rFonts w:ascii="Arial" w:eastAsiaTheme="minorEastAsia" w:hAnsi="Arial" w:cs="Arial"/>
            <w:kern w:val="2"/>
            <w:sz w:val="22"/>
            <w:szCs w:val="22"/>
            <w:highlight w:val="yellow"/>
            <w:rPrChange w:id="262" w:author="Zhang Dake" w:date="2019-08-30T13:40:00Z">
              <w:rPr>
                <w:rFonts w:ascii="Arial" w:eastAsiaTheme="minorEastAsia" w:hAnsi="Arial" w:cs="Arial"/>
                <w:kern w:val="2"/>
                <w:sz w:val="22"/>
                <w:szCs w:val="22"/>
              </w:rPr>
            </w:rPrChange>
          </w:rPr>
          <w:delText>PA</w:delText>
        </w:r>
        <w:r w:rsidR="00C24F48" w:rsidRPr="009000F6" w:rsidDel="009000F6">
          <w:rPr>
            <w:rFonts w:ascii="Arial" w:eastAsiaTheme="minorEastAsia" w:hAnsi="Arial" w:cs="Arial"/>
            <w:kern w:val="2"/>
            <w:sz w:val="22"/>
            <w:szCs w:val="22"/>
            <w:highlight w:val="yellow"/>
            <w:rPrChange w:id="263" w:author="Zhang Dake" w:date="2019-08-30T13:40:00Z">
              <w:rPr>
                <w:rFonts w:ascii="Arial" w:eastAsiaTheme="minorEastAsia" w:hAnsi="Arial" w:cs="Arial"/>
                <w:kern w:val="2"/>
                <w:sz w:val="22"/>
                <w:szCs w:val="22"/>
              </w:rPr>
            </w:rPrChange>
          </w:rPr>
          <w:delText>)</w:delText>
        </w:r>
        <w:r w:rsidRPr="009000F6" w:rsidDel="009000F6">
          <w:rPr>
            <w:rFonts w:ascii="Arial" w:eastAsiaTheme="minorEastAsia" w:hAnsi="Arial" w:cs="Arial"/>
            <w:kern w:val="2"/>
            <w:sz w:val="22"/>
            <w:szCs w:val="22"/>
            <w:highlight w:val="yellow"/>
            <w:rPrChange w:id="264" w:author="Zhang Dake" w:date="2019-08-30T13:40:00Z">
              <w:rPr>
                <w:rFonts w:ascii="Arial" w:eastAsiaTheme="minorEastAsia" w:hAnsi="Arial" w:cs="Arial"/>
                <w:kern w:val="2"/>
                <w:sz w:val="22"/>
                <w:szCs w:val="22"/>
              </w:rPr>
            </w:rPrChange>
          </w:rPr>
          <w:delText xml:space="preserve"> for different DMRs, setting the cutoff of P value as 0.05</w:delText>
        </w:r>
      </w:del>
      <w:r w:rsidRPr="009000F6">
        <w:rPr>
          <w:rFonts w:ascii="Arial" w:eastAsiaTheme="minorEastAsia" w:hAnsi="Arial" w:cs="Arial"/>
          <w:kern w:val="2"/>
          <w:sz w:val="22"/>
          <w:szCs w:val="22"/>
          <w:highlight w:val="yellow"/>
          <w:rPrChange w:id="265" w:author="Zhang Dake" w:date="2019-08-30T13:40:00Z">
            <w:rPr>
              <w:rFonts w:ascii="Arial" w:eastAsiaTheme="minorEastAsia" w:hAnsi="Arial" w:cs="Arial"/>
              <w:kern w:val="2"/>
              <w:sz w:val="22"/>
              <w:szCs w:val="22"/>
            </w:rPr>
          </w:rPrChange>
        </w:rPr>
        <w:t>.</w:t>
      </w:r>
      <w:r w:rsidRPr="0081723F">
        <w:rPr>
          <w:rFonts w:ascii="Arial" w:eastAsiaTheme="minorEastAsia" w:hAnsi="Arial" w:cs="Arial"/>
          <w:kern w:val="2"/>
          <w:sz w:val="22"/>
          <w:szCs w:val="22"/>
        </w:rPr>
        <w:t xml:space="preserve"> The </w:t>
      </w:r>
      <w:del w:id="266" w:author="Zhang Dake" w:date="2019-08-30T13:41:00Z">
        <w:r w:rsidRPr="0081723F" w:rsidDel="009000F6">
          <w:rPr>
            <w:rFonts w:ascii="Arial" w:eastAsiaTheme="minorEastAsia" w:hAnsi="Arial" w:cs="Arial" w:hint="eastAsia"/>
            <w:kern w:val="2"/>
            <w:sz w:val="22"/>
            <w:szCs w:val="22"/>
          </w:rPr>
          <w:delText>first</w:delText>
        </w:r>
      </w:del>
      <w:ins w:id="267" w:author="Zhang Dake" w:date="2019-08-30T13:41:00Z">
        <w:r w:rsidR="009000F6">
          <w:rPr>
            <w:rFonts w:ascii="Arial" w:eastAsiaTheme="minorEastAsia" w:hAnsi="Arial" w:cs="Arial"/>
            <w:kern w:val="2"/>
            <w:sz w:val="22"/>
            <w:szCs w:val="22"/>
          </w:rPr>
          <w:t>top enriched functional</w:t>
        </w:r>
      </w:ins>
      <w:r w:rsidRPr="0081723F">
        <w:rPr>
          <w:rFonts w:ascii="Arial" w:eastAsiaTheme="minorEastAsia" w:hAnsi="Arial" w:cs="Arial"/>
          <w:kern w:val="2"/>
          <w:sz w:val="22"/>
          <w:szCs w:val="22"/>
        </w:rPr>
        <w:t xml:space="preserve"> term</w:t>
      </w:r>
      <w:del w:id="268" w:author="Zhang Dake" w:date="2019-08-30T13:41:00Z">
        <w:r w:rsidRPr="0081723F" w:rsidDel="009000F6">
          <w:rPr>
            <w:rFonts w:ascii="Arial" w:eastAsiaTheme="minorEastAsia" w:hAnsi="Arial" w:cs="Arial"/>
            <w:kern w:val="2"/>
            <w:sz w:val="22"/>
            <w:szCs w:val="22"/>
          </w:rPr>
          <w:delText xml:space="preserve"> of the IPA enrichment result</w:delText>
        </w:r>
      </w:del>
      <w:r w:rsidRPr="0081723F">
        <w:rPr>
          <w:rFonts w:ascii="Arial" w:eastAsiaTheme="minorEastAsia" w:hAnsi="Arial" w:cs="Arial"/>
          <w:kern w:val="2"/>
          <w:sz w:val="22"/>
          <w:szCs w:val="22"/>
        </w:rPr>
        <w:t xml:space="preserve"> for hyper DMRs </w:t>
      </w:r>
      <w:del w:id="269" w:author="Zhang Dake" w:date="2019-08-30T13:41:00Z">
        <w:r w:rsidRPr="0081723F" w:rsidDel="009000F6">
          <w:rPr>
            <w:rFonts w:ascii="Arial" w:eastAsiaTheme="minorEastAsia" w:hAnsi="Arial" w:cs="Arial"/>
            <w:kern w:val="2"/>
            <w:sz w:val="22"/>
            <w:szCs w:val="22"/>
          </w:rPr>
          <w:delText xml:space="preserve">is </w:delText>
        </w:r>
      </w:del>
      <w:ins w:id="270" w:author="Zhang Dake" w:date="2019-08-30T13:41:00Z">
        <w:r w:rsidR="009000F6">
          <w:rPr>
            <w:rFonts w:ascii="Arial" w:eastAsiaTheme="minorEastAsia" w:hAnsi="Arial" w:cs="Arial"/>
            <w:kern w:val="2"/>
            <w:sz w:val="22"/>
            <w:szCs w:val="22"/>
          </w:rPr>
          <w:t>was</w:t>
        </w:r>
        <w:r w:rsidR="009000F6"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ethanol degradation</w:t>
      </w:r>
      <w:r w:rsidR="00EB5FD2" w:rsidRPr="0081723F">
        <w:rPr>
          <w:rFonts w:ascii="Arial" w:eastAsiaTheme="minorEastAsia" w:hAnsi="Arial" w:cs="Arial"/>
          <w:kern w:val="2"/>
          <w:sz w:val="22"/>
          <w:szCs w:val="22"/>
        </w:rPr>
        <w:t xml:space="preserve"> II</w:t>
      </w:r>
      <w:r w:rsidRPr="0081723F">
        <w:rPr>
          <w:rFonts w:ascii="Arial" w:eastAsiaTheme="minorEastAsia" w:hAnsi="Arial" w:cs="Arial"/>
          <w:kern w:val="2"/>
          <w:sz w:val="22"/>
          <w:szCs w:val="22"/>
        </w:rPr>
        <w:t xml:space="preserve"> (P=5.4</w:t>
      </w:r>
      <w:r w:rsidR="00991DA1" w:rsidRPr="0081723F">
        <w:rPr>
          <w:rFonts w:ascii="Arial" w:eastAsiaTheme="minorEastAsia" w:hAnsi="Arial" w:cs="Arial"/>
          <w:kern w:val="2"/>
          <w:sz w:val="22"/>
          <w:szCs w:val="22"/>
        </w:rPr>
        <w:t>x10</w:t>
      </w:r>
      <w:r w:rsidRPr="0081723F">
        <w:rPr>
          <w:rFonts w:ascii="Arial" w:eastAsiaTheme="minorEastAsia" w:hAnsi="Arial" w:cs="Arial"/>
          <w:kern w:val="2"/>
          <w:sz w:val="22"/>
          <w:szCs w:val="22"/>
          <w:vertAlign w:val="superscript"/>
        </w:rPr>
        <w:t>-3</w:t>
      </w:r>
      <w:r w:rsidRPr="0081723F">
        <w:rPr>
          <w:rFonts w:ascii="Arial" w:eastAsiaTheme="minorEastAsia" w:hAnsi="Arial" w:cs="Arial"/>
          <w:kern w:val="2"/>
          <w:sz w:val="22"/>
          <w:szCs w:val="22"/>
        </w:rPr>
        <w:t xml:space="preserve">), </w:t>
      </w:r>
      <w:del w:id="271" w:author="Zhang Dake" w:date="2019-08-30T13:45:00Z">
        <w:r w:rsidRPr="0081723F" w:rsidDel="00CC6B95">
          <w:rPr>
            <w:rFonts w:ascii="Arial" w:eastAsiaTheme="minorEastAsia" w:hAnsi="Arial" w:cs="Arial"/>
            <w:kern w:val="2"/>
            <w:sz w:val="22"/>
            <w:szCs w:val="22"/>
          </w:rPr>
          <w:delText>where two genes are hit</w:delText>
        </w:r>
      </w:del>
      <w:ins w:id="272" w:author="Zhang Dake" w:date="2019-08-30T13:45:00Z">
        <w:r w:rsidR="00CC6B95">
          <w:rPr>
            <w:rFonts w:ascii="Arial" w:eastAsiaTheme="minorEastAsia" w:hAnsi="Arial" w:cs="Arial"/>
            <w:kern w:val="2"/>
            <w:sz w:val="22"/>
            <w:szCs w:val="22"/>
          </w:rPr>
          <w:t xml:space="preserve"> mostl</w:t>
        </w:r>
      </w:ins>
      <w:ins w:id="273" w:author="Zhang Dake" w:date="2019-08-30T13:46:00Z">
        <w:r w:rsidR="00CC6B95">
          <w:rPr>
            <w:rFonts w:ascii="Arial" w:eastAsiaTheme="minorEastAsia" w:hAnsi="Arial" w:cs="Arial"/>
            <w:kern w:val="2"/>
            <w:sz w:val="22"/>
            <w:szCs w:val="22"/>
          </w:rPr>
          <w:t>y contributed by two genes</w:t>
        </w:r>
      </w:ins>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which can facilitate translation form ethanol to </w:t>
      </w:r>
      <w:del w:id="274" w:author="Zhang Dake" w:date="2019-08-30T13:48:00Z">
        <w:r w:rsidRPr="0081723F" w:rsidDel="00CC6B95">
          <w:rPr>
            <w:rFonts w:ascii="Arial" w:eastAsiaTheme="minorEastAsia" w:hAnsi="Arial" w:cs="Arial"/>
            <w:kern w:val="2"/>
            <w:sz w:val="22"/>
            <w:szCs w:val="22"/>
          </w:rPr>
          <w:delText>ethanal</w:delText>
        </w:r>
      </w:del>
      <w:ins w:id="275" w:author="Zhang Dake" w:date="2019-08-30T13:48:00Z">
        <w:r w:rsidR="00CC6B95" w:rsidRPr="0081723F">
          <w:rPr>
            <w:rFonts w:ascii="Arial" w:eastAsiaTheme="minorEastAsia" w:hAnsi="Arial" w:cs="Arial"/>
            <w:kern w:val="2"/>
            <w:sz w:val="22"/>
            <w:szCs w:val="22"/>
          </w:rPr>
          <w:t>ethanol</w:t>
        </w:r>
      </w:ins>
      <w:r w:rsidRPr="0081723F">
        <w:rPr>
          <w:rFonts w:ascii="Arial" w:eastAsiaTheme="minorEastAsia" w:hAnsi="Arial" w:cs="Arial"/>
          <w:kern w:val="2"/>
          <w:sz w:val="22"/>
          <w:szCs w:val="22"/>
        </w:rPr>
        <w:t xml:space="preserve"> and from acetic acid to acetyl-CoA respectively</w:t>
      </w:r>
      <w:r w:rsidR="00611E8A" w:rsidRPr="0081723F">
        <w:rPr>
          <w:rFonts w:ascii="Arial" w:eastAsiaTheme="minorEastAsia" w:hAnsi="Arial" w:cs="Arial"/>
          <w:kern w:val="2"/>
          <w:sz w:val="22"/>
          <w:szCs w:val="22"/>
        </w:rPr>
        <w:t xml:space="preserve"> (</w:t>
      </w:r>
      <w:r w:rsidR="00611E8A" w:rsidRPr="00423D91">
        <w:rPr>
          <w:rFonts w:ascii="Arial" w:eastAsiaTheme="minorEastAsia" w:hAnsi="Arial" w:cs="Arial"/>
          <w:b/>
          <w:kern w:val="2"/>
          <w:sz w:val="22"/>
          <w:szCs w:val="22"/>
        </w:rPr>
        <w:t>Figure 4A</w:t>
      </w:r>
      <w:r w:rsidR="00611E8A"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Both of them showing expression down regulation on colonic and rectal cancer tissue compared with the normal tissue (P&lt;0.01), which are consistent with the DNA methylation changes (R2=-0.49 and -0.59, </w:t>
      </w:r>
      <w:bookmarkStart w:id="276" w:name="OLE_LINK24"/>
      <w:bookmarkStart w:id="277" w:name="OLE_LINK35"/>
      <w:bookmarkStart w:id="278" w:name="OLE_LINK155"/>
      <w:bookmarkStart w:id="279" w:name="OLE_LINK156"/>
      <w:r w:rsidRPr="00423D91">
        <w:rPr>
          <w:rFonts w:ascii="Arial" w:eastAsiaTheme="minorEastAsia" w:hAnsi="Arial" w:cs="Arial"/>
          <w:b/>
          <w:kern w:val="2"/>
          <w:sz w:val="22"/>
          <w:szCs w:val="22"/>
        </w:rPr>
        <w:t>Figure</w:t>
      </w:r>
      <w:bookmarkEnd w:id="276"/>
      <w:bookmarkEnd w:id="277"/>
      <w:r w:rsidRPr="00423D91">
        <w:rPr>
          <w:rFonts w:ascii="Arial" w:eastAsiaTheme="minorEastAsia" w:hAnsi="Arial" w:cs="Arial"/>
          <w:b/>
          <w:kern w:val="2"/>
          <w:sz w:val="22"/>
          <w:szCs w:val="22"/>
        </w:rPr>
        <w:t xml:space="preserve"> </w:t>
      </w:r>
      <w:bookmarkEnd w:id="278"/>
      <w:bookmarkEnd w:id="279"/>
      <w:r w:rsidR="00611E8A" w:rsidRPr="00423D91">
        <w:rPr>
          <w:rFonts w:ascii="Arial" w:eastAsiaTheme="minorEastAsia" w:hAnsi="Arial" w:cs="Arial"/>
          <w:b/>
          <w:kern w:val="2"/>
          <w:sz w:val="22"/>
          <w:szCs w:val="22"/>
        </w:rPr>
        <w:t>4B</w:t>
      </w:r>
      <w:r w:rsidRPr="00423D91">
        <w:rPr>
          <w:rFonts w:ascii="Arial" w:eastAsiaTheme="minorEastAsia" w:hAnsi="Arial" w:cs="Arial"/>
          <w:b/>
          <w:kern w:val="2"/>
          <w:sz w:val="22"/>
          <w:szCs w:val="22"/>
        </w:rPr>
        <w:t xml:space="preserve"> </w:t>
      </w:r>
      <w:r w:rsidRPr="0081723F">
        <w:rPr>
          <w:rFonts w:ascii="Arial" w:eastAsiaTheme="minorEastAsia" w:hAnsi="Arial" w:cs="Arial"/>
          <w:kern w:val="2"/>
          <w:sz w:val="22"/>
          <w:szCs w:val="22"/>
        </w:rPr>
        <w:t xml:space="preserve">and </w:t>
      </w:r>
      <w:r w:rsidR="00611E8A" w:rsidRPr="00423D91">
        <w:rPr>
          <w:rFonts w:ascii="Arial" w:eastAsiaTheme="minorEastAsia" w:hAnsi="Arial" w:cs="Arial"/>
          <w:b/>
          <w:kern w:val="2"/>
          <w:sz w:val="22"/>
          <w:szCs w:val="22"/>
        </w:rPr>
        <w:t>Figure 4C</w:t>
      </w:r>
      <w:r w:rsidRPr="0081723F">
        <w:rPr>
          <w:rFonts w:ascii="Arial" w:eastAsiaTheme="minorEastAsia" w:hAnsi="Arial" w:cs="Arial"/>
          <w:kern w:val="2"/>
          <w:sz w:val="22"/>
          <w:szCs w:val="22"/>
        </w:rPr>
        <w:t xml:space="preserve">). We found the average methylation level of CpG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located in CpG islands within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region </w:t>
      </w:r>
      <w:del w:id="280" w:author="Zhang Dake" w:date="2019-08-30T13:48:00Z">
        <w:r w:rsidRPr="0081723F" w:rsidDel="00CC6B95">
          <w:rPr>
            <w:rFonts w:ascii="Arial" w:eastAsiaTheme="minorEastAsia" w:hAnsi="Arial" w:cs="Arial"/>
            <w:kern w:val="2"/>
            <w:sz w:val="22"/>
            <w:szCs w:val="22"/>
          </w:rPr>
          <w:delText xml:space="preserve">are </w:delText>
        </w:r>
      </w:del>
      <w:ins w:id="281" w:author="Zhang Dake" w:date="2019-08-30T13:48:00Z">
        <w:r w:rsidR="00CC6B95">
          <w:rPr>
            <w:rFonts w:ascii="Arial" w:eastAsiaTheme="minorEastAsia" w:hAnsi="Arial" w:cs="Arial"/>
            <w:kern w:val="2"/>
            <w:sz w:val="22"/>
            <w:szCs w:val="22"/>
          </w:rPr>
          <w:t>were</w:t>
        </w:r>
        <w:r w:rsidR="00CC6B9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significantly increased in cancer samples compared with normal samples (</w:t>
      </w:r>
      <m:oMath>
        <m:r>
          <m:rPr>
            <m:sty m:val="p"/>
          </m:rPr>
          <w:rPr>
            <w:rFonts w:ascii="Cambria Math" w:eastAsiaTheme="minorEastAsia" w:hAnsi="Cambria Math" w:cs="Arial"/>
            <w:kern w:val="2"/>
            <w:sz w:val="22"/>
            <w:szCs w:val="22"/>
          </w:rPr>
          <m:t>∆</m:t>
        </m:r>
      </m:oMath>
      <w:r w:rsidRPr="0081723F">
        <w:rPr>
          <w:rFonts w:ascii="Arial" w:eastAsiaTheme="minorEastAsia" w:hAnsi="Arial" w:cs="Arial"/>
          <w:kern w:val="2"/>
          <w:sz w:val="22"/>
          <w:szCs w:val="22"/>
        </w:rPr>
        <w:t xml:space="preserve">mBVs=0.2 and 0.18 respectively, </w:t>
      </w:r>
      <w:bookmarkStart w:id="282" w:name="OLE_LINK42"/>
      <w:bookmarkStart w:id="283" w:name="OLE_LINK43"/>
      <w:r w:rsidRPr="00423D91">
        <w:rPr>
          <w:rFonts w:ascii="Arial" w:eastAsiaTheme="minorEastAsia" w:hAnsi="Arial" w:cs="Arial"/>
          <w:b/>
          <w:kern w:val="2"/>
          <w:sz w:val="22"/>
          <w:szCs w:val="22"/>
        </w:rPr>
        <w:t xml:space="preserve">Figure </w:t>
      </w:r>
      <w:bookmarkEnd w:id="282"/>
      <w:bookmarkEnd w:id="283"/>
      <w:r w:rsidR="00611E8A" w:rsidRPr="00423D91">
        <w:rPr>
          <w:rFonts w:ascii="Arial" w:eastAsiaTheme="minorEastAsia" w:hAnsi="Arial" w:cs="Arial"/>
          <w:b/>
          <w:kern w:val="2"/>
          <w:sz w:val="22"/>
          <w:szCs w:val="22"/>
        </w:rPr>
        <w:t>4D</w:t>
      </w:r>
      <w:r w:rsidRPr="0081723F">
        <w:rPr>
          <w:rFonts w:ascii="Arial" w:eastAsiaTheme="minorEastAsia" w:hAnsi="Arial" w:cs="Arial"/>
          <w:kern w:val="2"/>
          <w:sz w:val="22"/>
          <w:szCs w:val="22"/>
        </w:rPr>
        <w:t xml:space="preserve">). Furthermore, we applied promoter region within CpG island of the two genes to distinguish the normal tissue and the disease tissues (adenoma and cancer). When setting cutoff as 0.25 for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w:t>
      </w:r>
      <w:del w:id="284" w:author="Zhang Dake" w:date="2019-08-30T13:49:00Z">
        <w:r w:rsidRPr="0081723F" w:rsidDel="00CC6B95">
          <w:rPr>
            <w:rFonts w:ascii="Arial" w:eastAsiaTheme="minorEastAsia" w:hAnsi="Arial" w:cs="Arial"/>
            <w:kern w:val="2"/>
            <w:sz w:val="22"/>
            <w:szCs w:val="22"/>
          </w:rPr>
          <w:delText xml:space="preserve">we minimize </w:delText>
        </w:r>
      </w:del>
      <w:r w:rsidRPr="0081723F">
        <w:rPr>
          <w:rFonts w:ascii="Arial" w:eastAsiaTheme="minorEastAsia" w:hAnsi="Arial" w:cs="Arial"/>
          <w:kern w:val="2"/>
          <w:sz w:val="22"/>
          <w:szCs w:val="22"/>
        </w:rPr>
        <w:t>the error ra</w:t>
      </w:r>
      <w:bookmarkStart w:id="285" w:name="OLE_LINK32"/>
      <w:bookmarkStart w:id="286" w:name="OLE_LINK44"/>
      <w:r w:rsidRPr="0081723F">
        <w:rPr>
          <w:rFonts w:ascii="Arial" w:eastAsiaTheme="minorEastAsia" w:hAnsi="Arial" w:cs="Arial"/>
          <w:kern w:val="2"/>
          <w:sz w:val="22"/>
          <w:szCs w:val="22"/>
        </w:rPr>
        <w:t>te</w:t>
      </w:r>
      <w:ins w:id="287" w:author="Zhang Dake" w:date="2019-08-30T13:49:00Z">
        <w:r w:rsidR="00CC6B95">
          <w:rPr>
            <w:rFonts w:ascii="Arial" w:eastAsiaTheme="minorEastAsia" w:hAnsi="Arial" w:cs="Arial"/>
            <w:kern w:val="2"/>
            <w:sz w:val="22"/>
            <w:szCs w:val="22"/>
          </w:rPr>
          <w:t xml:space="preserve"> was only</w:t>
        </w:r>
      </w:ins>
      <w:del w:id="288" w:author="Zhang Dake" w:date="2019-08-30T13:49:00Z">
        <w:r w:rsidRPr="0081723F" w:rsidDel="00CC6B95">
          <w:rPr>
            <w:rFonts w:ascii="Arial" w:eastAsiaTheme="minorEastAsia" w:hAnsi="Arial" w:cs="Arial"/>
            <w:kern w:val="2"/>
            <w:sz w:val="22"/>
            <w:szCs w:val="22"/>
          </w:rPr>
          <w:delText xml:space="preserve"> to</w:delText>
        </w:r>
      </w:del>
      <w:ins w:id="289" w:author="Zhang Dake" w:date="2019-08-30T13:49:00Z">
        <w:r w:rsidR="00CC6B95">
          <w:rPr>
            <w:rFonts w:ascii="Arial" w:eastAsiaTheme="minorEastAsia" w:hAnsi="Arial" w:cs="Arial"/>
            <w:kern w:val="2"/>
            <w:sz w:val="22"/>
            <w:szCs w:val="22"/>
          </w:rPr>
          <w:t xml:space="preserve"> </w:t>
        </w:r>
      </w:ins>
      <w:del w:id="290" w:author="Zhang Dake" w:date="2019-08-30T13:49:00Z">
        <w:r w:rsidRPr="0081723F" w:rsidDel="00CC6B95">
          <w:rPr>
            <w:rFonts w:ascii="Arial" w:eastAsiaTheme="minorEastAsia" w:hAnsi="Arial" w:cs="Arial"/>
            <w:kern w:val="2"/>
            <w:sz w:val="22"/>
            <w:szCs w:val="22"/>
          </w:rPr>
          <w:delText xml:space="preserve"> </w:delText>
        </w:r>
      </w:del>
      <w:r w:rsidRPr="0081723F">
        <w:rPr>
          <w:rFonts w:ascii="Arial" w:eastAsiaTheme="minorEastAsia" w:hAnsi="Arial" w:cs="Arial"/>
          <w:kern w:val="2"/>
          <w:sz w:val="22"/>
          <w:szCs w:val="22"/>
        </w:rPr>
        <w:t xml:space="preserve">4.68% (39/833), while the minimal error rate of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w:t>
      </w:r>
      <w:del w:id="291" w:author="Zhang Dake" w:date="2019-08-30T13:49:00Z">
        <w:r w:rsidRPr="0081723F" w:rsidDel="00CC6B95">
          <w:rPr>
            <w:rFonts w:ascii="Arial" w:eastAsiaTheme="minorEastAsia" w:hAnsi="Arial" w:cs="Arial"/>
            <w:kern w:val="2"/>
            <w:sz w:val="22"/>
            <w:szCs w:val="22"/>
          </w:rPr>
          <w:delText xml:space="preserve"> is</w:delText>
        </w:r>
      </w:del>
      <w:ins w:id="292" w:author="Zhang Dake" w:date="2019-08-30T13:49:00Z">
        <w:r w:rsidR="00CC6B95">
          <w:rPr>
            <w:rFonts w:ascii="Arial" w:eastAsiaTheme="minorEastAsia" w:hAnsi="Arial" w:cs="Arial"/>
            <w:kern w:val="2"/>
            <w:sz w:val="22"/>
            <w:szCs w:val="22"/>
          </w:rPr>
          <w:t xml:space="preserve"> was</w:t>
        </w:r>
      </w:ins>
      <w:r w:rsidRPr="0081723F">
        <w:rPr>
          <w:rFonts w:ascii="Arial" w:eastAsiaTheme="minorEastAsia" w:hAnsi="Arial" w:cs="Arial"/>
          <w:kern w:val="2"/>
          <w:sz w:val="22"/>
          <w:szCs w:val="22"/>
        </w:rPr>
        <w:t xml:space="preserve"> 16.68% (139/833) </w:t>
      </w:r>
      <w:del w:id="293" w:author="Zhang Dake" w:date="2019-08-30T13:49:00Z">
        <w:r w:rsidRPr="0081723F" w:rsidDel="00CC6B95">
          <w:rPr>
            <w:rFonts w:ascii="Arial" w:eastAsiaTheme="minorEastAsia" w:hAnsi="Arial" w:cs="Arial"/>
            <w:kern w:val="2"/>
            <w:sz w:val="22"/>
            <w:szCs w:val="22"/>
          </w:rPr>
          <w:delText>w</w:delText>
        </w:r>
        <w:bookmarkEnd w:id="285"/>
        <w:bookmarkEnd w:id="286"/>
        <w:r w:rsidRPr="0081723F" w:rsidDel="00CC6B95">
          <w:rPr>
            <w:rFonts w:ascii="Arial" w:eastAsiaTheme="minorEastAsia" w:hAnsi="Arial" w:cs="Arial"/>
            <w:kern w:val="2"/>
            <w:sz w:val="22"/>
            <w:szCs w:val="22"/>
          </w:rPr>
          <w:delText xml:space="preserve">hen </w:delText>
        </w:r>
      </w:del>
      <w:ins w:id="294" w:author="Zhang Dake" w:date="2019-08-30T13:49:00Z">
        <w:r w:rsidR="00CC6B95">
          <w:rPr>
            <w:rFonts w:ascii="Arial" w:eastAsiaTheme="minorEastAsia" w:hAnsi="Arial" w:cs="Arial"/>
            <w:kern w:val="2"/>
            <w:sz w:val="22"/>
            <w:szCs w:val="22"/>
          </w:rPr>
          <w:lastRenderedPageBreak/>
          <w:t>with</w:t>
        </w:r>
      </w:ins>
      <w:ins w:id="295" w:author="Zhang Dake" w:date="2019-08-30T13:50:00Z">
        <w:r w:rsidR="00CC6B95">
          <w:rPr>
            <w:rFonts w:ascii="Arial" w:eastAsiaTheme="minorEastAsia" w:hAnsi="Arial" w:cs="Arial"/>
            <w:kern w:val="2"/>
            <w:sz w:val="22"/>
            <w:szCs w:val="22"/>
          </w:rPr>
          <w:t xml:space="preserve"> the </w:t>
        </w:r>
      </w:ins>
      <w:del w:id="296" w:author="Zhang Dake" w:date="2019-08-30T13:50:00Z">
        <w:r w:rsidRPr="0081723F" w:rsidDel="00CC6B95">
          <w:rPr>
            <w:rFonts w:ascii="Arial" w:eastAsiaTheme="minorEastAsia" w:hAnsi="Arial" w:cs="Arial"/>
            <w:kern w:val="2"/>
            <w:sz w:val="22"/>
            <w:szCs w:val="22"/>
          </w:rPr>
          <w:delText xml:space="preserve">setting </w:delText>
        </w:r>
      </w:del>
      <w:r w:rsidRPr="0081723F">
        <w:rPr>
          <w:rFonts w:ascii="Arial" w:eastAsiaTheme="minorEastAsia" w:hAnsi="Arial" w:cs="Arial"/>
          <w:kern w:val="2"/>
          <w:sz w:val="22"/>
          <w:szCs w:val="22"/>
        </w:rPr>
        <w:t xml:space="preserve">cutoff </w:t>
      </w:r>
      <w:ins w:id="297" w:author="Zhang Dake" w:date="2019-08-30T13:49:00Z">
        <w:r w:rsidR="00CC6B95">
          <w:rPr>
            <w:rFonts w:ascii="Arial" w:eastAsiaTheme="minorEastAsia" w:hAnsi="Arial" w:cs="Arial"/>
            <w:kern w:val="2"/>
            <w:sz w:val="22"/>
            <w:szCs w:val="22"/>
          </w:rPr>
          <w:t>at</w:t>
        </w:r>
      </w:ins>
      <w:del w:id="298" w:author="Zhang Dake" w:date="2019-08-30T13:49:00Z">
        <w:r w:rsidRPr="0081723F" w:rsidDel="00CC6B95">
          <w:rPr>
            <w:rFonts w:ascii="Arial" w:eastAsiaTheme="minorEastAsia" w:hAnsi="Arial" w:cs="Arial"/>
            <w:kern w:val="2"/>
            <w:sz w:val="22"/>
            <w:szCs w:val="22"/>
          </w:rPr>
          <w:delText xml:space="preserve">as </w:delText>
        </w:r>
      </w:del>
      <w:r w:rsidRPr="0081723F">
        <w:rPr>
          <w:rFonts w:ascii="Arial" w:eastAsiaTheme="minorEastAsia" w:hAnsi="Arial" w:cs="Arial"/>
          <w:kern w:val="2"/>
          <w:sz w:val="22"/>
          <w:szCs w:val="22"/>
        </w:rPr>
        <w:t>0.42 (</w:t>
      </w:r>
      <w:r w:rsidR="00611E8A" w:rsidRPr="00423D91">
        <w:rPr>
          <w:rFonts w:ascii="Arial" w:eastAsiaTheme="minorEastAsia" w:hAnsi="Arial" w:cs="Arial"/>
          <w:b/>
          <w:kern w:val="2"/>
          <w:sz w:val="22"/>
          <w:szCs w:val="22"/>
        </w:rPr>
        <w:t>Figure 4E</w:t>
      </w:r>
      <w:r w:rsidRPr="0081723F">
        <w:rPr>
          <w:rFonts w:ascii="Arial" w:eastAsiaTheme="minorEastAsia" w:hAnsi="Arial" w:cs="Arial"/>
          <w:kern w:val="2"/>
          <w:sz w:val="22"/>
          <w:szCs w:val="22"/>
        </w:rPr>
        <w:t xml:space="preserve">). </w:t>
      </w:r>
      <w:ins w:id="299" w:author="Zhang Dake" w:date="2019-08-30T13:50:00Z">
        <w:r w:rsidR="00CC6B95">
          <w:rPr>
            <w:rFonts w:ascii="Arial" w:eastAsiaTheme="minorEastAsia" w:hAnsi="Arial" w:cs="Arial"/>
            <w:kern w:val="2"/>
            <w:sz w:val="22"/>
            <w:szCs w:val="22"/>
          </w:rPr>
          <w:t xml:space="preserve">Therefore, </w:t>
        </w:r>
      </w:ins>
      <w:del w:id="300" w:author="Zhang Dake" w:date="2019-08-30T13:50:00Z">
        <w:r w:rsidRPr="0081723F" w:rsidDel="00CC6B95">
          <w:rPr>
            <w:rFonts w:ascii="Arial" w:eastAsiaTheme="minorEastAsia" w:hAnsi="Arial" w:cs="Arial"/>
            <w:kern w:val="2"/>
            <w:sz w:val="22"/>
            <w:szCs w:val="22"/>
          </w:rPr>
          <w:delText>The result</w:delText>
        </w:r>
      </w:del>
      <w:del w:id="301" w:author="Zhang Dake" w:date="2019-08-30T13:51:00Z">
        <w:r w:rsidRPr="0081723F" w:rsidDel="00CC6B95">
          <w:rPr>
            <w:rFonts w:ascii="Arial" w:eastAsiaTheme="minorEastAsia" w:hAnsi="Arial" w:cs="Arial"/>
            <w:kern w:val="2"/>
            <w:sz w:val="22"/>
            <w:szCs w:val="22"/>
          </w:rPr>
          <w:delText xml:space="preserve"> </w:delText>
        </w:r>
      </w:del>
      <w:del w:id="302" w:author="Zhang Dake" w:date="2019-08-30T13:50:00Z">
        <w:r w:rsidRPr="0081723F" w:rsidDel="00CC6B95">
          <w:rPr>
            <w:rFonts w:ascii="Arial" w:eastAsiaTheme="minorEastAsia" w:hAnsi="Arial" w:cs="Arial"/>
            <w:kern w:val="2"/>
            <w:sz w:val="22"/>
            <w:szCs w:val="22"/>
          </w:rPr>
          <w:delText>shown</w:delText>
        </w:r>
        <w:r w:rsidRPr="0081723F" w:rsidDel="00CC6B95">
          <w:rPr>
            <w:rFonts w:ascii="Arial" w:eastAsiaTheme="minorEastAsia" w:hAnsi="Arial" w:cs="Arial"/>
            <w:i/>
            <w:kern w:val="2"/>
            <w:sz w:val="22"/>
            <w:szCs w:val="22"/>
          </w:rPr>
          <w:delText xml:space="preserve"> </w:delText>
        </w:r>
      </w:del>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del w:id="303" w:author="Zhang Dake" w:date="2019-08-30T13:51:00Z">
        <w:r w:rsidRPr="0081723F" w:rsidDel="00CC6B95">
          <w:rPr>
            <w:rFonts w:ascii="Arial" w:eastAsiaTheme="minorEastAsia" w:hAnsi="Arial" w:cs="Arial"/>
            <w:kern w:val="2"/>
            <w:sz w:val="22"/>
            <w:szCs w:val="22"/>
          </w:rPr>
          <w:delText xml:space="preserve">has </w:delText>
        </w:r>
      </w:del>
      <w:ins w:id="304" w:author="Zhang Dake" w:date="2019-08-30T13:51:00Z">
        <w:r w:rsidR="00CC6B95" w:rsidRPr="0081723F">
          <w:rPr>
            <w:rFonts w:ascii="Arial" w:eastAsiaTheme="minorEastAsia" w:hAnsi="Arial" w:cs="Arial"/>
            <w:kern w:val="2"/>
            <w:sz w:val="22"/>
            <w:szCs w:val="22"/>
          </w:rPr>
          <w:t>ha</w:t>
        </w:r>
        <w:r w:rsidR="00CC6B95">
          <w:rPr>
            <w:rFonts w:ascii="Arial" w:eastAsiaTheme="minorEastAsia" w:hAnsi="Arial" w:cs="Arial"/>
            <w:kern w:val="2"/>
            <w:sz w:val="22"/>
            <w:szCs w:val="22"/>
          </w:rPr>
          <w:t>d</w:t>
        </w:r>
        <w:r w:rsidR="00CC6B9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better discrimination power </w:t>
      </w:r>
      <w:del w:id="305" w:author="Zhang Dake" w:date="2019-08-30T13:51:00Z">
        <w:r w:rsidRPr="0081723F" w:rsidDel="00CC6B95">
          <w:rPr>
            <w:rFonts w:ascii="Arial" w:eastAsiaTheme="minorEastAsia" w:hAnsi="Arial" w:cs="Arial"/>
            <w:kern w:val="2"/>
            <w:sz w:val="22"/>
            <w:szCs w:val="22"/>
          </w:rPr>
          <w:delText>compared with</w:delText>
        </w:r>
      </w:del>
      <w:ins w:id="306" w:author="Zhang Dake" w:date="2019-08-30T13:51:00Z">
        <w:r w:rsidR="00CC6B95">
          <w:rPr>
            <w:rFonts w:ascii="Arial" w:eastAsiaTheme="minorEastAsia" w:hAnsi="Arial" w:cs="Arial"/>
            <w:kern w:val="2"/>
            <w:sz w:val="22"/>
            <w:szCs w:val="22"/>
          </w:rPr>
          <w:t>than</w:t>
        </w:r>
      </w:ins>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w:t>
      </w:r>
      <w:r w:rsidR="00A26E8D" w:rsidRPr="0081723F">
        <w:rPr>
          <w:rFonts w:ascii="Arial" w:eastAsiaTheme="minorEastAsia" w:hAnsi="Arial" w:cs="Arial"/>
          <w:kern w:val="2"/>
          <w:sz w:val="22"/>
          <w:szCs w:val="22"/>
        </w:rPr>
        <w:t xml:space="preserve"> </w:t>
      </w:r>
      <w:r w:rsidR="004436CD" w:rsidRPr="0081723F">
        <w:rPr>
          <w:rFonts w:ascii="Arial" w:eastAsiaTheme="minorEastAsia" w:hAnsi="Arial" w:cs="Arial"/>
          <w:kern w:val="2"/>
          <w:sz w:val="22"/>
          <w:szCs w:val="22"/>
        </w:rPr>
        <w:t xml:space="preserve">Furthermore, </w:t>
      </w:r>
      <w:del w:id="307" w:author="Zhang Dake" w:date="2019-08-30T13:52:00Z">
        <w:r w:rsidR="004436CD" w:rsidRPr="0081723F" w:rsidDel="00CC6B95">
          <w:rPr>
            <w:rFonts w:ascii="Arial" w:eastAsiaTheme="minorEastAsia" w:hAnsi="Arial" w:cs="Arial"/>
            <w:kern w:val="2"/>
            <w:sz w:val="22"/>
            <w:szCs w:val="22"/>
          </w:rPr>
          <w:delText xml:space="preserve">at </w:delText>
        </w:r>
      </w:del>
      <w:r w:rsidR="004436CD" w:rsidRPr="00CC6B95">
        <w:rPr>
          <w:rFonts w:ascii="Arial" w:eastAsiaTheme="minorEastAsia" w:hAnsi="Arial" w:cs="Arial"/>
          <w:kern w:val="2"/>
          <w:sz w:val="22"/>
          <w:szCs w:val="22"/>
          <w:highlight w:val="yellow"/>
          <w:rPrChange w:id="308" w:author="Zhang Dake" w:date="2019-08-30T13:52:00Z">
            <w:rPr>
              <w:rFonts w:ascii="Arial" w:eastAsiaTheme="minorEastAsia" w:hAnsi="Arial" w:cs="Arial"/>
              <w:kern w:val="2"/>
              <w:sz w:val="22"/>
              <w:szCs w:val="22"/>
            </w:rPr>
          </w:rPrChange>
        </w:rPr>
        <w:t xml:space="preserve">ROC curve of mBV of </w:t>
      </w:r>
      <w:r w:rsidR="000268C9" w:rsidRPr="00CC6B95">
        <w:rPr>
          <w:rFonts w:ascii="Arial" w:eastAsiaTheme="minorEastAsia" w:hAnsi="Arial" w:cs="Arial"/>
          <w:i/>
          <w:kern w:val="2"/>
          <w:sz w:val="22"/>
          <w:szCs w:val="22"/>
          <w:highlight w:val="yellow"/>
          <w:rPrChange w:id="309" w:author="Zhang Dake" w:date="2019-08-30T13:52:00Z">
            <w:rPr>
              <w:rFonts w:ascii="Arial" w:eastAsiaTheme="minorEastAsia" w:hAnsi="Arial" w:cs="Arial"/>
              <w:i/>
              <w:kern w:val="2"/>
              <w:sz w:val="22"/>
              <w:szCs w:val="22"/>
            </w:rPr>
          </w:rPrChange>
        </w:rPr>
        <w:t>ADHFE1</w:t>
      </w:r>
      <w:r w:rsidR="004436CD" w:rsidRPr="00CC6B95">
        <w:rPr>
          <w:rFonts w:ascii="Arial" w:eastAsiaTheme="minorEastAsia" w:hAnsi="Arial" w:cs="Arial"/>
          <w:kern w:val="2"/>
          <w:sz w:val="22"/>
          <w:szCs w:val="22"/>
          <w:highlight w:val="yellow"/>
          <w:rPrChange w:id="310" w:author="Zhang Dake" w:date="2019-08-30T13:52:00Z">
            <w:rPr>
              <w:rFonts w:ascii="Arial" w:eastAsiaTheme="minorEastAsia" w:hAnsi="Arial" w:cs="Arial"/>
              <w:kern w:val="2"/>
              <w:sz w:val="22"/>
              <w:szCs w:val="22"/>
            </w:rPr>
          </w:rPrChange>
        </w:rPr>
        <w:t xml:space="preserve"> promoter mBV for all 833 samples</w:t>
      </w:r>
      <w:del w:id="311" w:author="Zhang Dake" w:date="2019-08-30T13:52:00Z">
        <w:r w:rsidR="004436CD" w:rsidRPr="0081723F" w:rsidDel="00CC6B95">
          <w:rPr>
            <w:rFonts w:ascii="Arial" w:eastAsiaTheme="minorEastAsia" w:hAnsi="Arial" w:cs="Arial"/>
            <w:kern w:val="2"/>
            <w:sz w:val="22"/>
            <w:szCs w:val="22"/>
          </w:rPr>
          <w:delText xml:space="preserve">, </w:delText>
        </w:r>
      </w:del>
      <w:ins w:id="312" w:author="Zhang Dake" w:date="2019-08-30T13:52:00Z">
        <w:r w:rsidR="00CC6B95">
          <w:rPr>
            <w:rFonts w:ascii="Arial" w:eastAsiaTheme="minorEastAsia" w:hAnsi="Arial" w:cs="Arial"/>
            <w:kern w:val="2"/>
            <w:sz w:val="22"/>
            <w:szCs w:val="22"/>
          </w:rPr>
          <w:t xml:space="preserve"> </w:t>
        </w:r>
      </w:ins>
      <w:r w:rsidR="004436CD" w:rsidRPr="0081723F">
        <w:rPr>
          <w:rFonts w:ascii="Arial" w:eastAsiaTheme="minorEastAsia" w:hAnsi="Arial" w:cs="Arial"/>
          <w:kern w:val="2"/>
          <w:sz w:val="22"/>
          <w:szCs w:val="22"/>
        </w:rPr>
        <w:t>the AUC is 0.9</w:t>
      </w:r>
      <w:r w:rsidR="00991DA1" w:rsidRPr="0081723F">
        <w:rPr>
          <w:rFonts w:ascii="Arial" w:eastAsiaTheme="minorEastAsia" w:hAnsi="Arial" w:cs="Arial"/>
          <w:kern w:val="2"/>
          <w:sz w:val="22"/>
          <w:szCs w:val="22"/>
        </w:rPr>
        <w:t>7</w:t>
      </w:r>
      <w:r w:rsidR="004436CD" w:rsidRPr="0081723F">
        <w:rPr>
          <w:rFonts w:ascii="Arial" w:eastAsiaTheme="minorEastAsia" w:hAnsi="Arial" w:cs="Arial"/>
          <w:kern w:val="2"/>
          <w:sz w:val="22"/>
          <w:szCs w:val="22"/>
        </w:rPr>
        <w:t xml:space="preserve"> with specificity and sensitivity as 0.9</w:t>
      </w:r>
      <w:r w:rsidR="00991DA1" w:rsidRPr="0081723F">
        <w:rPr>
          <w:rFonts w:ascii="Arial" w:eastAsiaTheme="minorEastAsia" w:hAnsi="Arial" w:cs="Arial"/>
          <w:kern w:val="2"/>
          <w:sz w:val="22"/>
          <w:szCs w:val="22"/>
        </w:rPr>
        <w:t>5</w:t>
      </w:r>
      <w:r w:rsidR="004436CD" w:rsidRPr="0081723F">
        <w:rPr>
          <w:rFonts w:ascii="Arial" w:eastAsiaTheme="minorEastAsia" w:hAnsi="Arial" w:cs="Arial"/>
          <w:kern w:val="2"/>
          <w:sz w:val="22"/>
          <w:szCs w:val="22"/>
        </w:rPr>
        <w:t xml:space="preserve"> and 0.96 (</w:t>
      </w:r>
      <w:r w:rsidR="00611E8A" w:rsidRPr="00423D91">
        <w:rPr>
          <w:rFonts w:ascii="Arial" w:eastAsiaTheme="minorEastAsia" w:hAnsi="Arial" w:cs="Arial"/>
          <w:b/>
          <w:kern w:val="2"/>
          <w:sz w:val="22"/>
          <w:szCs w:val="22"/>
        </w:rPr>
        <w:t>Figure 4F</w:t>
      </w:r>
      <w:r w:rsidR="004436CD" w:rsidRPr="0081723F">
        <w:rPr>
          <w:rFonts w:ascii="Arial" w:eastAsiaTheme="minorEastAsia" w:hAnsi="Arial" w:cs="Arial"/>
          <w:kern w:val="2"/>
          <w:sz w:val="22"/>
          <w:szCs w:val="22"/>
        </w:rPr>
        <w:t>). For cancer samples, it can reach even AUC as 0.98 (</w:t>
      </w:r>
      <w:del w:id="313" w:author="Guo, Shicheng" w:date="2019-09-01T20:53:00Z">
        <w:r w:rsidR="004436CD" w:rsidRPr="00423D91" w:rsidDel="00503288">
          <w:rPr>
            <w:rFonts w:ascii="Arial" w:eastAsiaTheme="minorEastAsia" w:hAnsi="Arial" w:cs="Arial"/>
            <w:b/>
            <w:kern w:val="2"/>
            <w:sz w:val="22"/>
            <w:szCs w:val="22"/>
          </w:rPr>
          <w:delText xml:space="preserve">Supplementary </w:delText>
        </w:r>
      </w:del>
      <w:r w:rsidR="004436CD" w:rsidRPr="00423D91">
        <w:rPr>
          <w:rFonts w:ascii="Arial" w:eastAsiaTheme="minorEastAsia" w:hAnsi="Arial" w:cs="Arial"/>
          <w:b/>
          <w:kern w:val="2"/>
          <w:sz w:val="22"/>
          <w:szCs w:val="22"/>
        </w:rPr>
        <w:t xml:space="preserve">Figure </w:t>
      </w:r>
      <w:ins w:id="314" w:author="Guo, Shicheng" w:date="2019-09-01T20:53:00Z">
        <w:r w:rsidR="00503288">
          <w:rPr>
            <w:rFonts w:ascii="Arial" w:eastAsiaTheme="minorEastAsia" w:hAnsi="Arial" w:cs="Arial"/>
            <w:b/>
            <w:kern w:val="2"/>
            <w:sz w:val="22"/>
            <w:szCs w:val="22"/>
          </w:rPr>
          <w:t>S</w:t>
        </w:r>
      </w:ins>
      <w:r w:rsidR="009C2AA9" w:rsidRPr="00423D91">
        <w:rPr>
          <w:rFonts w:ascii="Arial" w:eastAsiaTheme="minorEastAsia" w:hAnsi="Arial" w:cs="Arial"/>
          <w:b/>
          <w:kern w:val="2"/>
          <w:sz w:val="22"/>
          <w:szCs w:val="22"/>
        </w:rPr>
        <w:t>2</w:t>
      </w:r>
      <w:r w:rsidR="004436CD" w:rsidRPr="0081723F">
        <w:rPr>
          <w:rFonts w:ascii="Arial" w:eastAsiaTheme="minorEastAsia" w:hAnsi="Arial" w:cs="Arial"/>
          <w:kern w:val="2"/>
          <w:sz w:val="22"/>
          <w:szCs w:val="22"/>
        </w:rPr>
        <w:t>).</w:t>
      </w:r>
    </w:p>
    <w:p w14:paraId="5DBD8FBF" w14:textId="77777777" w:rsidR="0094359C" w:rsidRPr="0081723F" w:rsidRDefault="0094359C" w:rsidP="0089090A">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423D91" w:rsidRDefault="00743D48" w:rsidP="00F2054F">
      <w:pPr>
        <w:pStyle w:val="Heading2"/>
        <w:rPr>
          <w:rFonts w:ascii="Arial" w:hAnsi="Arial" w:cs="Arial"/>
          <w:b/>
          <w:bCs/>
          <w:color w:val="auto"/>
          <w:sz w:val="22"/>
          <w:szCs w:val="22"/>
        </w:rPr>
      </w:pPr>
      <w:r w:rsidRPr="00423D91">
        <w:rPr>
          <w:rFonts w:ascii="Arial" w:hAnsi="Arial" w:cs="Arial"/>
          <w:b/>
          <w:bCs/>
          <w:color w:val="auto"/>
          <w:sz w:val="22"/>
          <w:szCs w:val="22"/>
        </w:rPr>
        <w:t>Discussion</w:t>
      </w:r>
    </w:p>
    <w:p w14:paraId="1C9443C8" w14:textId="12596596" w:rsidR="00F136CC" w:rsidRPr="0081723F" w:rsidRDefault="00F136CC" w:rsidP="00F2054F">
      <w:pPr>
        <w:pStyle w:val="HTMLPreformatted"/>
        <w:shd w:val="clear" w:color="auto" w:fill="FFFFFF"/>
        <w:spacing w:line="225" w:lineRule="atLeast"/>
        <w:jc w:val="both"/>
        <w:rPr>
          <w:rFonts w:ascii="Arial" w:hAnsi="Arial" w:cs="Arial"/>
          <w:sz w:val="22"/>
          <w:szCs w:val="22"/>
        </w:rPr>
      </w:pPr>
      <w:bookmarkStart w:id="315" w:name="OLE_LINK83"/>
      <w:bookmarkStart w:id="316" w:name="OLE_LINK84"/>
      <w:r w:rsidRPr="0081723F">
        <w:rPr>
          <w:rFonts w:ascii="Arial" w:eastAsiaTheme="minorEastAsia" w:hAnsi="Arial" w:cs="Arial"/>
          <w:kern w:val="2"/>
          <w:sz w:val="22"/>
          <w:szCs w:val="22"/>
        </w:rPr>
        <w:t xml:space="preserve">Whole genome </w:t>
      </w:r>
      <w:bookmarkStart w:id="317" w:name="OLE_LINK85"/>
      <w:bookmarkStart w:id="318" w:name="OLE_LINK86"/>
      <w:bookmarkStart w:id="319" w:name="OLE_LINK89"/>
      <w:r w:rsidRPr="0081723F">
        <w:rPr>
          <w:rFonts w:ascii="Arial" w:eastAsiaTheme="minorEastAsia" w:hAnsi="Arial" w:cs="Arial"/>
          <w:kern w:val="2"/>
          <w:sz w:val="22"/>
          <w:szCs w:val="22"/>
        </w:rPr>
        <w:t>DNA hypomethylation</w:t>
      </w:r>
      <w:bookmarkEnd w:id="315"/>
      <w:bookmarkEnd w:id="316"/>
      <w:bookmarkEnd w:id="317"/>
      <w:bookmarkEnd w:id="318"/>
      <w:bookmarkEnd w:id="319"/>
      <w:r w:rsidRPr="0081723F">
        <w:rPr>
          <w:rFonts w:ascii="Arial" w:eastAsiaTheme="minorEastAsia" w:hAnsi="Arial" w:cs="Arial"/>
          <w:kern w:val="2"/>
          <w:sz w:val="22"/>
          <w:szCs w:val="22"/>
        </w:rPr>
        <w:t xml:space="preserve"> and </w:t>
      </w:r>
      <w:bookmarkStart w:id="320" w:name="OLE_LINK100"/>
      <w:bookmarkStart w:id="321" w:name="OLE_LINK101"/>
      <w:r w:rsidR="00CE69ED" w:rsidRPr="0081723F">
        <w:rPr>
          <w:rFonts w:ascii="Arial" w:eastAsiaTheme="minorEastAsia" w:hAnsi="Arial" w:cs="Arial"/>
          <w:kern w:val="2"/>
          <w:sz w:val="22"/>
          <w:szCs w:val="22"/>
        </w:rPr>
        <w:t xml:space="preserve">hypermethylation of </w:t>
      </w:r>
      <w:r w:rsidRPr="0081723F">
        <w:rPr>
          <w:rFonts w:ascii="Arial" w:eastAsiaTheme="minorEastAsia" w:hAnsi="Arial" w:cs="Arial"/>
          <w:kern w:val="2"/>
          <w:sz w:val="22"/>
          <w:szCs w:val="22"/>
        </w:rPr>
        <w:t xml:space="preserve">promoter of cancer related gene </w:t>
      </w:r>
      <w:bookmarkEnd w:id="320"/>
      <w:bookmarkEnd w:id="321"/>
      <w:r w:rsidRPr="0081723F">
        <w:rPr>
          <w:rFonts w:ascii="Arial" w:eastAsiaTheme="minorEastAsia" w:hAnsi="Arial" w:cs="Arial"/>
          <w:kern w:val="2"/>
          <w:sz w:val="22"/>
          <w:szCs w:val="22"/>
        </w:rPr>
        <w:t xml:space="preserve">are regard as </w:t>
      </w:r>
      <w:bookmarkStart w:id="322" w:name="OLE_LINK87"/>
      <w:bookmarkStart w:id="323" w:name="OLE_LINK88"/>
      <w:r w:rsidRPr="0081723F">
        <w:rPr>
          <w:rFonts w:ascii="Arial" w:eastAsiaTheme="minorEastAsia" w:hAnsi="Arial" w:cs="Arial"/>
          <w:kern w:val="2"/>
          <w:sz w:val="22"/>
          <w:szCs w:val="22"/>
        </w:rPr>
        <w:t xml:space="preserve">the common pattern of diverse cancers. In our study, we found whole genome DNA hypomethylation </w:t>
      </w:r>
      <w:del w:id="324" w:author="Microsoft Office User" w:date="2019-08-31T01:22:00Z">
        <w:r w:rsidRPr="0081723F" w:rsidDel="00B36EA7">
          <w:rPr>
            <w:rFonts w:ascii="Arial" w:eastAsiaTheme="minorEastAsia" w:hAnsi="Arial" w:cs="Arial" w:hint="eastAsia"/>
            <w:kern w:val="2"/>
            <w:sz w:val="22"/>
            <w:szCs w:val="22"/>
          </w:rPr>
          <w:delText>arising</w:delText>
        </w:r>
      </w:del>
      <w:ins w:id="325" w:author="Microsoft Office User" w:date="2019-08-31T01:22:00Z">
        <w:r w:rsidR="00B36EA7">
          <w:rPr>
            <w:rFonts w:ascii="Arial" w:eastAsiaTheme="minorEastAsia" w:hAnsi="Arial" w:cs="Arial"/>
            <w:kern w:val="2"/>
            <w:sz w:val="22"/>
            <w:szCs w:val="22"/>
          </w:rPr>
          <w:t>may</w:t>
        </w:r>
      </w:ins>
      <w:ins w:id="326" w:author="Microsoft Office User" w:date="2019-08-31T01:23:00Z">
        <w:r w:rsidR="00B36EA7">
          <w:rPr>
            <w:rFonts w:ascii="Arial" w:eastAsiaTheme="minorEastAsia" w:hAnsi="Arial" w:cs="Arial"/>
            <w:kern w:val="2"/>
            <w:sz w:val="22"/>
            <w:szCs w:val="22"/>
          </w:rPr>
          <w:t xml:space="preserve"> start</w:t>
        </w:r>
      </w:ins>
      <w:r w:rsidRPr="0081723F">
        <w:rPr>
          <w:rFonts w:ascii="Arial" w:eastAsiaTheme="minorEastAsia" w:hAnsi="Arial" w:cs="Arial"/>
          <w:kern w:val="2"/>
          <w:sz w:val="22"/>
          <w:szCs w:val="22"/>
        </w:rPr>
        <w:t xml:space="preserve"> at benign adenoma stage</w:t>
      </w:r>
      <w:bookmarkEnd w:id="322"/>
      <w:bookmarkEnd w:id="323"/>
      <w:r w:rsidR="00CE69ED" w:rsidRPr="0081723F">
        <w:rPr>
          <w:rFonts w:ascii="Arial" w:eastAsiaTheme="minorEastAsia" w:hAnsi="Arial" w:cs="Arial"/>
          <w:kern w:val="2"/>
          <w:sz w:val="22"/>
          <w:szCs w:val="22"/>
        </w:rPr>
        <w:t xml:space="preserve"> and</w:t>
      </w:r>
      <w:r w:rsidRPr="0081723F">
        <w:rPr>
          <w:rFonts w:ascii="Arial" w:eastAsiaTheme="minorEastAsia" w:hAnsi="Arial" w:cs="Arial"/>
          <w:kern w:val="2"/>
          <w:sz w:val="22"/>
          <w:szCs w:val="22"/>
        </w:rPr>
        <w:t xml:space="preserve"> high-grade adenoma </w:t>
      </w:r>
      <w:del w:id="327" w:author="Microsoft Office User" w:date="2019-08-31T01:23:00Z">
        <w:r w:rsidRPr="0081723F" w:rsidDel="00B36EA7">
          <w:rPr>
            <w:rFonts w:ascii="Arial" w:eastAsiaTheme="minorEastAsia" w:hAnsi="Arial" w:cs="Arial"/>
            <w:kern w:val="2"/>
            <w:sz w:val="22"/>
            <w:szCs w:val="22"/>
          </w:rPr>
          <w:delText xml:space="preserve">shows </w:delText>
        </w:r>
      </w:del>
      <w:ins w:id="328" w:author="Microsoft Office User" w:date="2019-08-31T01:23:00Z">
        <w:r w:rsidR="00B36EA7">
          <w:rPr>
            <w:rFonts w:ascii="Arial" w:eastAsiaTheme="minorEastAsia" w:hAnsi="Arial" w:cs="Arial"/>
            <w:kern w:val="2"/>
            <w:sz w:val="22"/>
            <w:szCs w:val="22"/>
          </w:rPr>
          <w:t>showed</w:t>
        </w:r>
        <w:r w:rsidR="00B36EA7" w:rsidRPr="0081723F">
          <w:rPr>
            <w:rFonts w:ascii="Arial" w:eastAsiaTheme="minorEastAsia" w:hAnsi="Arial" w:cs="Arial"/>
            <w:kern w:val="2"/>
            <w:sz w:val="22"/>
            <w:szCs w:val="22"/>
          </w:rPr>
          <w:t xml:space="preserve"> </w:t>
        </w:r>
      </w:ins>
      <w:r w:rsidRPr="0081723F">
        <w:rPr>
          <w:rFonts w:ascii="Arial" w:hAnsi="Arial" w:cs="Arial"/>
          <w:sz w:val="22"/>
          <w:szCs w:val="22"/>
        </w:rPr>
        <w:t>further hypomethylation compared to low-grade adenoma (</w:t>
      </w:r>
      <w:r w:rsidRPr="00423D91">
        <w:rPr>
          <w:rFonts w:ascii="Arial" w:eastAsiaTheme="minorEastAsia" w:hAnsi="Arial" w:cs="Arial"/>
          <w:b/>
          <w:kern w:val="2"/>
          <w:sz w:val="22"/>
          <w:szCs w:val="22"/>
        </w:rPr>
        <w:t>Figure 1</w:t>
      </w:r>
      <w:r w:rsidR="00EB5FD2" w:rsidRPr="00423D91">
        <w:rPr>
          <w:rFonts w:ascii="Arial" w:eastAsiaTheme="minorEastAsia" w:hAnsi="Arial" w:cs="Arial"/>
          <w:b/>
          <w:kern w:val="2"/>
          <w:sz w:val="22"/>
          <w:szCs w:val="22"/>
        </w:rPr>
        <w:t>C</w:t>
      </w:r>
      <w:r w:rsidRPr="0081723F">
        <w:rPr>
          <w:rFonts w:ascii="Arial" w:hAnsi="Arial" w:cs="Arial"/>
          <w:sz w:val="22"/>
          <w:szCs w:val="22"/>
        </w:rPr>
        <w:t>). As many previous studies</w:t>
      </w:r>
      <w:bookmarkStart w:id="329" w:name="OLE_LINK94"/>
      <w:bookmarkStart w:id="330" w:name="OLE_LINK95"/>
      <w:r w:rsidRPr="0081723F">
        <w:rPr>
          <w:rFonts w:ascii="Arial" w:hAnsi="Arial" w:cs="Arial"/>
          <w:sz w:val="22"/>
          <w:szCs w:val="22"/>
        </w:rPr>
        <w:t xml:space="preserve"> reported, bimodal distribution</w:t>
      </w:r>
      <w:bookmarkEnd w:id="329"/>
      <w:bookmarkEnd w:id="330"/>
      <w:r w:rsidRPr="0081723F">
        <w:rPr>
          <w:rFonts w:ascii="Arial" w:hAnsi="Arial" w:cs="Arial"/>
          <w:sz w:val="22"/>
          <w:szCs w:val="22"/>
        </w:rPr>
        <w:t xml:space="preserve"> can characterize DNA methylation pattern, and we found </w:t>
      </w:r>
      <w:bookmarkStart w:id="331" w:name="OLE_LINK102"/>
      <w:bookmarkStart w:id="332" w:name="OLE_LINK103"/>
      <w:r w:rsidRPr="0081723F">
        <w:rPr>
          <w:rFonts w:ascii="Arial" w:hAnsi="Arial" w:cs="Arial"/>
          <w:sz w:val="22"/>
          <w:szCs w:val="22"/>
        </w:rPr>
        <w:t>hypermethylated peak</w:t>
      </w:r>
      <w:bookmarkEnd w:id="331"/>
      <w:bookmarkEnd w:id="332"/>
      <w:r w:rsidRPr="0081723F">
        <w:rPr>
          <w:rFonts w:ascii="Arial" w:hAnsi="Arial" w:cs="Arial"/>
          <w:sz w:val="22"/>
          <w:szCs w:val="22"/>
        </w:rPr>
        <w:t xml:space="preserve"> can clearly reflect progressive hypomethylation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1D</w:t>
      </w:r>
      <w:r w:rsidRPr="0081723F">
        <w:rPr>
          <w:rFonts w:ascii="Arial" w:hAnsi="Arial" w:cs="Arial"/>
          <w:sz w:val="22"/>
          <w:szCs w:val="22"/>
        </w:rPr>
        <w:t xml:space="preserve"> and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1E</w:t>
      </w:r>
      <w:r w:rsidRPr="0081723F">
        <w:rPr>
          <w:rFonts w:ascii="Arial" w:hAnsi="Arial" w:cs="Arial"/>
          <w:sz w:val="22"/>
          <w:szCs w:val="22"/>
        </w:rPr>
        <w:t>)</w:t>
      </w:r>
      <w:r w:rsidR="00EE5923" w:rsidRPr="0081723F">
        <w:rPr>
          <w:rFonts w:ascii="Arial" w:hAnsi="Arial" w:cs="Arial"/>
          <w:sz w:val="22"/>
          <w:szCs w:val="22"/>
        </w:rPr>
        <w:fldChar w:fldCharType="begin"/>
      </w:r>
      <w:r w:rsidR="00EE5923" w:rsidRPr="0081723F">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81723F">
        <w:rPr>
          <w:rFonts w:ascii="Arial" w:hAnsi="Arial" w:cs="Arial"/>
          <w:sz w:val="22"/>
          <w:szCs w:val="22"/>
        </w:rPr>
        <w:fldChar w:fldCharType="separate"/>
      </w:r>
      <w:r w:rsidR="00EE5923" w:rsidRPr="0081723F">
        <w:rPr>
          <w:rFonts w:ascii="Arial" w:hAnsi="Arial" w:cs="Arial"/>
          <w:noProof/>
          <w:sz w:val="22"/>
          <w:szCs w:val="22"/>
        </w:rPr>
        <w:t>[21]</w:t>
      </w:r>
      <w:r w:rsidR="00EE5923" w:rsidRPr="0081723F">
        <w:rPr>
          <w:rFonts w:ascii="Arial" w:hAnsi="Arial" w:cs="Arial"/>
          <w:sz w:val="22"/>
          <w:szCs w:val="22"/>
        </w:rPr>
        <w:fldChar w:fldCharType="end"/>
      </w:r>
      <w:r w:rsidRPr="0081723F">
        <w:rPr>
          <w:rFonts w:ascii="Arial" w:hAnsi="Arial" w:cs="Arial"/>
          <w:sz w:val="22"/>
          <w:szCs w:val="22"/>
        </w:rPr>
        <w:t>. We identified 440 and 6</w:t>
      </w:r>
      <w:r w:rsidR="005B2613">
        <w:rPr>
          <w:rFonts w:ascii="Arial" w:hAnsi="Arial" w:cs="Arial"/>
          <w:sz w:val="22"/>
          <w:szCs w:val="22"/>
        </w:rPr>
        <w:t>,</w:t>
      </w:r>
      <w:r w:rsidRPr="0081723F">
        <w:rPr>
          <w:rFonts w:ascii="Arial" w:hAnsi="Arial" w:cs="Arial"/>
          <w:sz w:val="22"/>
          <w:szCs w:val="22"/>
        </w:rPr>
        <w:t xml:space="preserve">805 DMRs in low- and hyper-grade adenoma respectively, and 314(71.4%) in low-grade adenoma and 4,213(61.9%) in high-grade adenoma </w:t>
      </w:r>
      <w:del w:id="333" w:author="Microsoft Office User" w:date="2019-08-31T01:24:00Z">
        <w:r w:rsidRPr="0081723F" w:rsidDel="00B36EA7">
          <w:rPr>
            <w:rFonts w:ascii="Arial" w:hAnsi="Arial" w:cs="Arial"/>
            <w:sz w:val="22"/>
            <w:szCs w:val="22"/>
          </w:rPr>
          <w:delText xml:space="preserve">are </w:delText>
        </w:r>
      </w:del>
      <w:ins w:id="334" w:author="Microsoft Office User" w:date="2019-08-31T01:24:00Z">
        <w:r w:rsidR="00B36EA7">
          <w:rPr>
            <w:rFonts w:ascii="Arial" w:hAnsi="Arial" w:cs="Arial"/>
            <w:sz w:val="22"/>
            <w:szCs w:val="22"/>
          </w:rPr>
          <w:t>were</w:t>
        </w:r>
        <w:r w:rsidR="00B36EA7" w:rsidRPr="0081723F">
          <w:rPr>
            <w:rFonts w:ascii="Arial" w:hAnsi="Arial" w:cs="Arial"/>
            <w:sz w:val="22"/>
            <w:szCs w:val="22"/>
          </w:rPr>
          <w:t xml:space="preserve"> </w:t>
        </w:r>
      </w:ins>
      <w:r w:rsidRPr="0081723F">
        <w:rPr>
          <w:rFonts w:ascii="Arial" w:hAnsi="Arial" w:cs="Arial"/>
          <w:sz w:val="22"/>
          <w:szCs w:val="22"/>
        </w:rPr>
        <w:t xml:space="preserve">hypomethylated. </w:t>
      </w:r>
      <w:ins w:id="335" w:author="Microsoft Office User" w:date="2019-08-31T01:27:00Z">
        <w:r w:rsidR="00B36EA7">
          <w:rPr>
            <w:rFonts w:ascii="Arial" w:hAnsi="Arial" w:cs="Arial" w:hint="eastAsia"/>
            <w:sz w:val="22"/>
            <w:szCs w:val="22"/>
          </w:rPr>
          <w:t>On</w:t>
        </w:r>
        <w:r w:rsidR="00B36EA7">
          <w:rPr>
            <w:rFonts w:ascii="Arial" w:hAnsi="Arial" w:cs="Arial"/>
            <w:sz w:val="22"/>
            <w:szCs w:val="22"/>
          </w:rPr>
          <w:t xml:space="preserve"> the cont</w:t>
        </w:r>
      </w:ins>
      <w:ins w:id="336" w:author="Microsoft Office User" w:date="2019-08-31T01:28:00Z">
        <w:r w:rsidR="00B36EA7">
          <w:rPr>
            <w:rFonts w:ascii="Arial" w:hAnsi="Arial" w:cs="Arial"/>
            <w:sz w:val="22"/>
            <w:szCs w:val="22"/>
          </w:rPr>
          <w:t xml:space="preserve">rary, most of </w:t>
        </w:r>
      </w:ins>
      <w:del w:id="337" w:author="Microsoft Office User" w:date="2019-08-31T01:28:00Z">
        <w:r w:rsidRPr="0081723F" w:rsidDel="00B36EA7">
          <w:rPr>
            <w:rFonts w:ascii="Arial" w:hAnsi="Arial" w:cs="Arial"/>
            <w:sz w:val="22"/>
            <w:szCs w:val="22"/>
          </w:rPr>
          <w:delText>Besides, we</w:delText>
        </w:r>
      </w:del>
      <w:ins w:id="338" w:author="Microsoft Office User" w:date="2019-08-31T01:28:00Z">
        <w:r w:rsidR="00B36EA7">
          <w:rPr>
            <w:rFonts w:ascii="Arial" w:hAnsi="Arial" w:cs="Arial"/>
            <w:sz w:val="22"/>
            <w:szCs w:val="22"/>
          </w:rPr>
          <w:t xml:space="preserve">DMRs </w:t>
        </w:r>
        <w:r w:rsidR="00B36EA7" w:rsidRPr="0081723F">
          <w:rPr>
            <w:rFonts w:ascii="Arial" w:hAnsi="Arial" w:cs="Arial"/>
            <w:sz w:val="22"/>
            <w:szCs w:val="22"/>
          </w:rPr>
          <w:t>(660</w:t>
        </w:r>
        <w:r w:rsidR="00B36EA7">
          <w:rPr>
            <w:rFonts w:ascii="Arial" w:hAnsi="Arial" w:cs="Arial"/>
            <w:sz w:val="22"/>
            <w:szCs w:val="22"/>
          </w:rPr>
          <w:t xml:space="preserve">/868, </w:t>
        </w:r>
        <w:r w:rsidR="00B36EA7" w:rsidRPr="0081723F">
          <w:rPr>
            <w:rFonts w:ascii="Arial" w:hAnsi="Arial" w:cs="Arial"/>
            <w:sz w:val="22"/>
            <w:szCs w:val="22"/>
          </w:rPr>
          <w:t>76.0%)</w:t>
        </w:r>
        <w:r w:rsidR="00B36EA7">
          <w:rPr>
            <w:rFonts w:ascii="Arial" w:hAnsi="Arial" w:cs="Arial"/>
            <w:sz w:val="22"/>
            <w:szCs w:val="22"/>
          </w:rPr>
          <w:t xml:space="preserve"> between</w:t>
        </w:r>
      </w:ins>
      <w:del w:id="339" w:author="Microsoft Office User" w:date="2019-08-31T01:29:00Z">
        <w:r w:rsidRPr="0081723F" w:rsidDel="00B36EA7">
          <w:rPr>
            <w:rFonts w:ascii="Arial" w:hAnsi="Arial" w:cs="Arial"/>
            <w:sz w:val="22"/>
            <w:szCs w:val="22"/>
          </w:rPr>
          <w:delText xml:space="preserve"> found 868 DMRs when compared</w:delText>
        </w:r>
      </w:del>
      <w:r w:rsidRPr="0081723F">
        <w:rPr>
          <w:rFonts w:ascii="Arial" w:hAnsi="Arial" w:cs="Arial"/>
          <w:sz w:val="22"/>
          <w:szCs w:val="22"/>
        </w:rPr>
        <w:t xml:space="preserve"> high-grade adenoma </w:t>
      </w:r>
      <w:del w:id="340" w:author="Microsoft Office User" w:date="2019-08-31T01:29:00Z">
        <w:r w:rsidRPr="0081723F" w:rsidDel="00B36EA7">
          <w:rPr>
            <w:rFonts w:ascii="Arial" w:hAnsi="Arial" w:cs="Arial"/>
            <w:sz w:val="22"/>
            <w:szCs w:val="22"/>
          </w:rPr>
          <w:delText xml:space="preserve">with </w:delText>
        </w:r>
      </w:del>
      <w:ins w:id="341" w:author="Microsoft Office User" w:date="2019-08-31T01:29:00Z">
        <w:r w:rsidR="00B36EA7">
          <w:rPr>
            <w:rFonts w:ascii="Arial" w:hAnsi="Arial" w:cs="Arial"/>
            <w:sz w:val="22"/>
            <w:szCs w:val="22"/>
          </w:rPr>
          <w:t>and</w:t>
        </w:r>
        <w:r w:rsidR="00B36EA7" w:rsidRPr="0081723F">
          <w:rPr>
            <w:rFonts w:ascii="Arial" w:hAnsi="Arial" w:cs="Arial"/>
            <w:sz w:val="22"/>
            <w:szCs w:val="22"/>
          </w:rPr>
          <w:t xml:space="preserve"> </w:t>
        </w:r>
      </w:ins>
      <w:r w:rsidRPr="0081723F">
        <w:rPr>
          <w:rFonts w:ascii="Arial" w:hAnsi="Arial" w:cs="Arial"/>
          <w:sz w:val="22"/>
          <w:szCs w:val="22"/>
        </w:rPr>
        <w:t>low-grade adenoma</w:t>
      </w:r>
      <w:del w:id="342" w:author="Microsoft Office User" w:date="2019-08-31T01:29:00Z">
        <w:r w:rsidRPr="0081723F" w:rsidDel="00B36EA7">
          <w:rPr>
            <w:rFonts w:ascii="Arial" w:hAnsi="Arial" w:cs="Arial"/>
            <w:sz w:val="22"/>
            <w:szCs w:val="22"/>
          </w:rPr>
          <w:delText xml:space="preserve">. </w:delText>
        </w:r>
      </w:del>
      <w:del w:id="343" w:author="Microsoft Office User" w:date="2019-08-31T01:24:00Z">
        <w:r w:rsidRPr="0081723F" w:rsidDel="00B36EA7">
          <w:rPr>
            <w:rFonts w:ascii="Arial" w:hAnsi="Arial" w:cs="Arial"/>
            <w:sz w:val="22"/>
            <w:szCs w:val="22"/>
          </w:rPr>
          <w:delText xml:space="preserve">What is interesting is </w:delText>
        </w:r>
      </w:del>
      <w:del w:id="344" w:author="Microsoft Office User" w:date="2019-08-31T01:29:00Z">
        <w:r w:rsidRPr="0081723F" w:rsidDel="00B36EA7">
          <w:rPr>
            <w:rFonts w:ascii="Arial" w:hAnsi="Arial" w:cs="Arial"/>
            <w:sz w:val="22"/>
            <w:szCs w:val="22"/>
          </w:rPr>
          <w:delText xml:space="preserve">most of them, </w:delText>
        </w:r>
      </w:del>
      <w:del w:id="345" w:author="Microsoft Office User" w:date="2019-08-31T01:24:00Z">
        <w:r w:rsidRPr="0081723F" w:rsidDel="00B36EA7">
          <w:rPr>
            <w:rFonts w:ascii="Arial" w:hAnsi="Arial" w:cs="Arial"/>
            <w:sz w:val="22"/>
            <w:szCs w:val="22"/>
          </w:rPr>
          <w:delText xml:space="preserve">660 </w:delText>
        </w:r>
      </w:del>
      <w:del w:id="346" w:author="Microsoft Office User" w:date="2019-08-31T01:28:00Z">
        <w:r w:rsidRPr="0081723F" w:rsidDel="00B36EA7">
          <w:rPr>
            <w:rFonts w:ascii="Arial" w:hAnsi="Arial" w:cs="Arial"/>
            <w:sz w:val="22"/>
            <w:szCs w:val="22"/>
          </w:rPr>
          <w:delText>(76.0%)</w:delText>
        </w:r>
      </w:del>
      <w:r w:rsidRPr="0081723F">
        <w:rPr>
          <w:rFonts w:ascii="Arial" w:hAnsi="Arial" w:cs="Arial"/>
          <w:sz w:val="22"/>
          <w:szCs w:val="22"/>
        </w:rPr>
        <w:t xml:space="preserve">, </w:t>
      </w:r>
      <w:del w:id="347" w:author="Microsoft Office User" w:date="2019-08-31T01:25:00Z">
        <w:r w:rsidRPr="0081723F" w:rsidDel="00B36EA7">
          <w:rPr>
            <w:rFonts w:ascii="Arial" w:hAnsi="Arial" w:cs="Arial"/>
            <w:sz w:val="22"/>
            <w:szCs w:val="22"/>
          </w:rPr>
          <w:delText xml:space="preserve">are </w:delText>
        </w:r>
      </w:del>
      <w:ins w:id="348" w:author="Microsoft Office User" w:date="2019-08-31T01:25:00Z">
        <w:r w:rsidR="00B36EA7">
          <w:rPr>
            <w:rFonts w:ascii="Arial" w:hAnsi="Arial" w:cs="Arial"/>
            <w:sz w:val="22"/>
            <w:szCs w:val="22"/>
          </w:rPr>
          <w:t>were</w:t>
        </w:r>
        <w:r w:rsidR="00B36EA7" w:rsidRPr="0081723F">
          <w:rPr>
            <w:rFonts w:ascii="Arial" w:hAnsi="Arial" w:cs="Arial"/>
            <w:sz w:val="22"/>
            <w:szCs w:val="22"/>
          </w:rPr>
          <w:t xml:space="preserve"> </w:t>
        </w:r>
      </w:ins>
      <w:r w:rsidRPr="0081723F">
        <w:rPr>
          <w:rFonts w:ascii="Arial" w:hAnsi="Arial" w:cs="Arial"/>
          <w:sz w:val="22"/>
          <w:szCs w:val="22"/>
        </w:rPr>
        <w:t>hypermethylated</w:t>
      </w:r>
      <w:del w:id="349" w:author="Microsoft Office User" w:date="2019-08-31T01:29:00Z">
        <w:r w:rsidRPr="0081723F" w:rsidDel="00B36EA7">
          <w:rPr>
            <w:rFonts w:ascii="Arial" w:hAnsi="Arial" w:cs="Arial"/>
            <w:sz w:val="22"/>
            <w:szCs w:val="22"/>
          </w:rPr>
          <w:delText xml:space="preserve">, which is converse with </w:delText>
        </w:r>
        <w:r w:rsidR="00055AEA" w:rsidDel="00B36EA7">
          <w:rPr>
            <w:rFonts w:ascii="Arial" w:hAnsi="Arial" w:cs="Arial"/>
            <w:sz w:val="22"/>
            <w:szCs w:val="22"/>
          </w:rPr>
          <w:delText xml:space="preserve">LGA VS </w:delText>
        </w:r>
        <w:r w:rsidR="00CC26C7" w:rsidDel="00B36EA7">
          <w:rPr>
            <w:rFonts w:ascii="Arial" w:hAnsi="Arial" w:cs="Arial"/>
            <w:sz w:val="22"/>
            <w:szCs w:val="22"/>
          </w:rPr>
          <w:delText>Normal</w:delText>
        </w:r>
        <w:r w:rsidRPr="0081723F" w:rsidDel="00B36EA7">
          <w:rPr>
            <w:rFonts w:ascii="Arial" w:hAnsi="Arial" w:cs="Arial"/>
            <w:sz w:val="22"/>
            <w:szCs w:val="22"/>
          </w:rPr>
          <w:delText xml:space="preserve"> and </w:delText>
        </w:r>
        <w:r w:rsidR="00055AEA" w:rsidDel="00B36EA7">
          <w:rPr>
            <w:rFonts w:ascii="Arial" w:hAnsi="Arial" w:cs="Arial"/>
            <w:sz w:val="22"/>
            <w:szCs w:val="22"/>
          </w:rPr>
          <w:delText xml:space="preserve">HGA VS </w:delText>
        </w:r>
        <w:r w:rsidR="00CC26C7" w:rsidDel="00B36EA7">
          <w:rPr>
            <w:rFonts w:ascii="Arial" w:hAnsi="Arial" w:cs="Arial"/>
            <w:sz w:val="22"/>
            <w:szCs w:val="22"/>
          </w:rPr>
          <w:delText>Normal</w:delText>
        </w:r>
      </w:del>
      <w:r w:rsidRPr="0081723F">
        <w:rPr>
          <w:rFonts w:ascii="Arial" w:hAnsi="Arial" w:cs="Arial"/>
          <w:sz w:val="22"/>
          <w:szCs w:val="22"/>
        </w:rPr>
        <w:t xml:space="preserve">. </w:t>
      </w:r>
      <w:del w:id="350" w:author="Microsoft Office User" w:date="2019-08-31T01:30:00Z">
        <w:r w:rsidRPr="0081723F" w:rsidDel="00B36EA7">
          <w:rPr>
            <w:rFonts w:ascii="Arial" w:hAnsi="Arial" w:cs="Arial"/>
            <w:sz w:val="22"/>
            <w:szCs w:val="22"/>
          </w:rPr>
          <w:delText>Beyond our expectation</w:delText>
        </w:r>
      </w:del>
      <w:ins w:id="351" w:author="Microsoft Office User" w:date="2019-08-31T01:33:00Z">
        <w:r w:rsidR="00CC3E4C">
          <w:rPr>
            <w:rFonts w:ascii="Arial" w:hAnsi="Arial" w:cs="Arial"/>
            <w:sz w:val="22"/>
            <w:szCs w:val="22"/>
          </w:rPr>
          <w:t>Besides</w:t>
        </w:r>
      </w:ins>
      <w:r w:rsidRPr="0081723F">
        <w:rPr>
          <w:rFonts w:ascii="Arial" w:hAnsi="Arial" w:cs="Arial"/>
          <w:sz w:val="22"/>
          <w:szCs w:val="22"/>
        </w:rPr>
        <w:t>, there</w:t>
      </w:r>
      <w:del w:id="352" w:author="Microsoft Office User" w:date="2019-09-01T21:49:00Z">
        <w:r w:rsidRPr="0081723F" w:rsidDel="00E151AB">
          <w:rPr>
            <w:rFonts w:ascii="Arial" w:hAnsi="Arial" w:cs="Arial"/>
            <w:sz w:val="22"/>
            <w:szCs w:val="22"/>
          </w:rPr>
          <w:delText xml:space="preserve"> is</w:delText>
        </w:r>
      </w:del>
      <w:ins w:id="353" w:author="Microsoft Office User" w:date="2019-09-01T21:49:00Z">
        <w:r w:rsidR="00E151AB">
          <w:rPr>
            <w:rFonts w:ascii="Arial" w:hAnsi="Arial" w:cs="Arial"/>
            <w:sz w:val="22"/>
            <w:szCs w:val="22"/>
          </w:rPr>
          <w:t xml:space="preserve"> was</w:t>
        </w:r>
      </w:ins>
      <w:r w:rsidRPr="0081723F">
        <w:rPr>
          <w:rFonts w:ascii="Arial" w:hAnsi="Arial" w:cs="Arial"/>
          <w:sz w:val="22"/>
          <w:szCs w:val="22"/>
        </w:rPr>
        <w:t xml:space="preserve"> a little overlap between the genes the significant distinct DMRs located on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Both of these results indicate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possibly are not the same process with degree difference but two different epigenetic processes. </w:t>
      </w:r>
      <w:del w:id="354" w:author="Microsoft Office User" w:date="2019-09-01T21:44:00Z">
        <w:r w:rsidRPr="0081723F" w:rsidDel="00E151AB">
          <w:rPr>
            <w:rFonts w:ascii="Arial" w:hAnsi="Arial" w:cs="Arial"/>
            <w:sz w:val="22"/>
            <w:szCs w:val="22"/>
          </w:rPr>
          <w:delText>It impels us to figure out the potential mechanism</w:delText>
        </w:r>
      </w:del>
      <w:ins w:id="355" w:author="Microsoft Office User" w:date="2019-09-01T21:44:00Z">
        <w:r w:rsidR="00E151AB">
          <w:rPr>
            <w:rFonts w:ascii="Arial" w:hAnsi="Arial" w:cs="Arial"/>
            <w:sz w:val="22"/>
            <w:szCs w:val="22"/>
          </w:rPr>
          <w:t xml:space="preserve">To find functional </w:t>
        </w:r>
      </w:ins>
      <w:ins w:id="356" w:author="Microsoft Office User" w:date="2019-09-01T21:45:00Z">
        <w:r w:rsidR="00E151AB">
          <w:rPr>
            <w:rFonts w:ascii="Arial" w:hAnsi="Arial" w:cs="Arial"/>
            <w:sz w:val="22"/>
            <w:szCs w:val="22"/>
          </w:rPr>
          <w:t xml:space="preserve">differences, </w:t>
        </w:r>
      </w:ins>
      <w:del w:id="357" w:author="Microsoft Office User" w:date="2019-09-01T21:45:00Z">
        <w:r w:rsidRPr="0081723F" w:rsidDel="00E151AB">
          <w:rPr>
            <w:rFonts w:ascii="Arial" w:hAnsi="Arial" w:cs="Arial"/>
            <w:sz w:val="22"/>
            <w:szCs w:val="22"/>
          </w:rPr>
          <w:delText>.</w:delText>
        </w:r>
        <w:r w:rsidR="00EE467A" w:rsidRPr="0081723F" w:rsidDel="00E151AB">
          <w:rPr>
            <w:rFonts w:ascii="Arial" w:hAnsi="Arial" w:cs="Arial"/>
            <w:sz w:val="22"/>
            <w:szCs w:val="22"/>
          </w:rPr>
          <w:delText xml:space="preserve"> So</w:delText>
        </w:r>
        <w:r w:rsidRPr="0081723F" w:rsidDel="00E151AB">
          <w:rPr>
            <w:rFonts w:ascii="Arial" w:hAnsi="Arial" w:cs="Arial"/>
            <w:sz w:val="22"/>
            <w:szCs w:val="22"/>
          </w:rPr>
          <w:delText xml:space="preserve"> we did e</w:delText>
        </w:r>
      </w:del>
      <w:ins w:id="358" w:author="Microsoft Office User" w:date="2019-09-01T21:45:00Z">
        <w:r w:rsidR="00E151AB">
          <w:rPr>
            <w:rFonts w:ascii="Arial" w:hAnsi="Arial" w:cs="Arial"/>
            <w:sz w:val="22"/>
            <w:szCs w:val="22"/>
          </w:rPr>
          <w:t>e</w:t>
        </w:r>
      </w:ins>
      <w:r w:rsidRPr="0081723F">
        <w:rPr>
          <w:rFonts w:ascii="Arial" w:hAnsi="Arial" w:cs="Arial"/>
          <w:sz w:val="22"/>
          <w:szCs w:val="22"/>
        </w:rPr>
        <w:t xml:space="preserve">nrichment analysis </w:t>
      </w:r>
      <w:ins w:id="359" w:author="Microsoft Office User" w:date="2019-09-01T21:45:00Z">
        <w:r w:rsidR="00E151AB">
          <w:rPr>
            <w:rFonts w:ascii="Arial" w:hAnsi="Arial" w:cs="Arial"/>
            <w:sz w:val="22"/>
            <w:szCs w:val="22"/>
          </w:rPr>
          <w:t xml:space="preserve">was applied </w:t>
        </w:r>
      </w:ins>
      <w:r w:rsidRPr="0081723F">
        <w:rPr>
          <w:rFonts w:ascii="Arial" w:hAnsi="Arial" w:cs="Arial"/>
          <w:sz w:val="22"/>
          <w:szCs w:val="22"/>
        </w:rPr>
        <w:t xml:space="preserve">for 603 genes </w:t>
      </w:r>
      <w:del w:id="360" w:author="Microsoft Office User" w:date="2019-09-01T21:46:00Z">
        <w:r w:rsidRPr="0081723F" w:rsidDel="00E151AB">
          <w:rPr>
            <w:rFonts w:ascii="Arial" w:hAnsi="Arial" w:cs="Arial"/>
            <w:sz w:val="22"/>
            <w:szCs w:val="22"/>
          </w:rPr>
          <w:delText xml:space="preserve">the </w:delText>
        </w:r>
      </w:del>
      <w:ins w:id="361" w:author="Microsoft Office User" w:date="2019-09-01T21:46:00Z">
        <w:r w:rsidR="00E151AB">
          <w:rPr>
            <w:rFonts w:ascii="Arial" w:hAnsi="Arial" w:cs="Arial"/>
            <w:sz w:val="22"/>
            <w:szCs w:val="22"/>
          </w:rPr>
          <w:t>with</w:t>
        </w:r>
        <w:r w:rsidR="00E151AB" w:rsidRPr="0081723F">
          <w:rPr>
            <w:rFonts w:ascii="Arial" w:hAnsi="Arial" w:cs="Arial"/>
            <w:sz w:val="22"/>
            <w:szCs w:val="22"/>
          </w:rPr>
          <w:t xml:space="preserve"> </w:t>
        </w:r>
      </w:ins>
      <w:r w:rsidRPr="0081723F">
        <w:rPr>
          <w:rFonts w:ascii="Arial" w:hAnsi="Arial" w:cs="Arial"/>
          <w:sz w:val="22"/>
          <w:szCs w:val="22"/>
        </w:rPr>
        <w:t>DMRs between high-grade adenoma and low-grade adenoma</w:t>
      </w:r>
      <w:del w:id="362" w:author="Microsoft Office User" w:date="2019-09-01T21:46:00Z">
        <w:r w:rsidRPr="0081723F" w:rsidDel="00E151AB">
          <w:rPr>
            <w:rFonts w:ascii="Arial" w:hAnsi="Arial" w:cs="Arial"/>
            <w:sz w:val="22"/>
            <w:szCs w:val="22"/>
          </w:rPr>
          <w:delText xml:space="preserve"> located on</w:delText>
        </w:r>
      </w:del>
      <w:r w:rsidRPr="0081723F">
        <w:rPr>
          <w:rFonts w:ascii="Arial" w:hAnsi="Arial" w:cs="Arial"/>
          <w:sz w:val="22"/>
          <w:szCs w:val="22"/>
        </w:rPr>
        <w:t xml:space="preserve">, and most </w:t>
      </w:r>
      <w:ins w:id="363" w:author="Microsoft Office User" w:date="2019-09-01T21:46:00Z">
        <w:r w:rsidR="00E151AB">
          <w:rPr>
            <w:rFonts w:ascii="Arial" w:hAnsi="Arial" w:cs="Arial"/>
            <w:sz w:val="22"/>
            <w:szCs w:val="22"/>
          </w:rPr>
          <w:t xml:space="preserve">enriched </w:t>
        </w:r>
      </w:ins>
      <w:r w:rsidRPr="0081723F">
        <w:rPr>
          <w:rFonts w:ascii="Arial" w:hAnsi="Arial" w:cs="Arial"/>
          <w:sz w:val="22"/>
          <w:szCs w:val="22"/>
        </w:rPr>
        <w:t xml:space="preserve">terms </w:t>
      </w:r>
      <w:del w:id="364" w:author="Microsoft Office User" w:date="2019-09-01T21:46:00Z">
        <w:r w:rsidRPr="0081723F" w:rsidDel="00E151AB">
          <w:rPr>
            <w:rFonts w:ascii="Arial" w:hAnsi="Arial" w:cs="Arial"/>
            <w:sz w:val="22"/>
            <w:szCs w:val="22"/>
          </w:rPr>
          <w:delText xml:space="preserve">are </w:delText>
        </w:r>
      </w:del>
      <w:ins w:id="365" w:author="Microsoft Office User" w:date="2019-09-01T21:49:00Z">
        <w:r w:rsidR="00E151AB">
          <w:rPr>
            <w:rFonts w:ascii="Arial" w:hAnsi="Arial" w:cs="Arial"/>
            <w:sz w:val="22"/>
            <w:szCs w:val="22"/>
          </w:rPr>
          <w:t xml:space="preserve">related to </w:t>
        </w:r>
      </w:ins>
      <w:r w:rsidRPr="0081723F">
        <w:rPr>
          <w:rFonts w:ascii="Arial" w:hAnsi="Arial" w:cs="Arial"/>
          <w:sz w:val="22"/>
          <w:szCs w:val="22"/>
        </w:rPr>
        <w:t>nervous system and signal transduction</w:t>
      </w:r>
      <w:del w:id="366" w:author="Microsoft Office User" w:date="2019-09-01T21:49:00Z">
        <w:r w:rsidRPr="0081723F" w:rsidDel="00E151AB">
          <w:rPr>
            <w:rFonts w:ascii="Arial" w:hAnsi="Arial" w:cs="Arial"/>
            <w:sz w:val="22"/>
            <w:szCs w:val="22"/>
          </w:rPr>
          <w:delText xml:space="preserve"> associated</w:delText>
        </w:r>
      </w:del>
      <w:r w:rsidRPr="0081723F">
        <w:rPr>
          <w:rFonts w:ascii="Arial" w:hAnsi="Arial" w:cs="Arial"/>
          <w:sz w:val="22"/>
          <w:szCs w:val="22"/>
        </w:rPr>
        <w:t xml:space="preserve"> (</w:t>
      </w:r>
      <w:r w:rsidR="00BD1114" w:rsidRPr="00423D91">
        <w:rPr>
          <w:rFonts w:ascii="Arial" w:eastAsiaTheme="minorEastAsia" w:hAnsi="Arial" w:cs="Arial"/>
          <w:b/>
          <w:kern w:val="2"/>
          <w:sz w:val="22"/>
          <w:szCs w:val="22"/>
        </w:rPr>
        <w:t>Figure 2A</w:t>
      </w:r>
      <w:r w:rsidRPr="0081723F">
        <w:rPr>
          <w:rFonts w:ascii="Arial" w:hAnsi="Arial" w:cs="Arial"/>
          <w:sz w:val="22"/>
          <w:szCs w:val="22"/>
        </w:rPr>
        <w:t xml:space="preserve">). The term </w:t>
      </w:r>
      <w:bookmarkStart w:id="367" w:name="OLE_LINK196"/>
      <w:bookmarkStart w:id="368" w:name="OLE_LINK197"/>
      <w:r w:rsidRPr="0081723F">
        <w:rPr>
          <w:rFonts w:ascii="Arial" w:hAnsi="Arial" w:cs="Arial"/>
          <w:sz w:val="22"/>
          <w:szCs w:val="22"/>
        </w:rPr>
        <w:t>gut–brain-axis</w:t>
      </w:r>
      <w:bookmarkEnd w:id="367"/>
      <w:bookmarkEnd w:id="368"/>
      <w:r w:rsidRPr="0081723F">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w:t>
      </w:r>
      <w:ins w:id="369" w:author="Microsoft Office User" w:date="2019-09-01T21:47:00Z">
        <w:r w:rsidR="00E151AB" w:rsidRPr="0081723F" w:rsidDel="00E151AB">
          <w:rPr>
            <w:rFonts w:ascii="Arial" w:hAnsi="Arial" w:cs="Arial"/>
            <w:sz w:val="22"/>
            <w:szCs w:val="22"/>
          </w:rPr>
          <w:t xml:space="preserve"> </w:t>
        </w:r>
      </w:ins>
      <w:del w:id="370" w:author="Microsoft Office User" w:date="2019-09-01T21:47:00Z">
        <w:r w:rsidRPr="0081723F" w:rsidDel="00E151AB">
          <w:rPr>
            <w:rFonts w:ascii="Arial" w:hAnsi="Arial" w:cs="Arial"/>
            <w:sz w:val="22"/>
            <w:szCs w:val="22"/>
          </w:rPr>
          <w:delText>, which is focused by more and more studies</w:delText>
        </w:r>
      </w:del>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Pr="0081723F">
        <w:rPr>
          <w:rFonts w:ascii="Arial" w:hAnsi="Arial" w:cs="Arial"/>
          <w:sz w:val="22"/>
          <w:szCs w:val="22"/>
        </w:rPr>
        <w:t xml:space="preserve">. </w:t>
      </w:r>
      <w:del w:id="371" w:author="Microsoft Office User" w:date="2019-09-01T21:50:00Z">
        <w:r w:rsidRPr="0081723F" w:rsidDel="00E151AB">
          <w:rPr>
            <w:rFonts w:ascii="Arial" w:hAnsi="Arial" w:cs="Arial"/>
            <w:sz w:val="22"/>
            <w:szCs w:val="22"/>
          </w:rPr>
          <w:delText>In our study,</w:delText>
        </w:r>
      </w:del>
      <w:ins w:id="372" w:author="Microsoft Office User" w:date="2019-09-01T21:50:00Z">
        <w:r w:rsidR="00E151AB">
          <w:rPr>
            <w:rFonts w:ascii="Arial" w:hAnsi="Arial" w:cs="Arial"/>
            <w:sz w:val="22"/>
            <w:szCs w:val="22"/>
          </w:rPr>
          <w:t>Our K</w:t>
        </w:r>
      </w:ins>
      <w:ins w:id="373" w:author="Microsoft Office User" w:date="2019-09-01T21:51:00Z">
        <w:r w:rsidR="00E151AB">
          <w:rPr>
            <w:rFonts w:ascii="Arial" w:hAnsi="Arial" w:cs="Arial"/>
            <w:sz w:val="22"/>
            <w:szCs w:val="22"/>
          </w:rPr>
          <w:t xml:space="preserve">EGG enrichment </w:t>
        </w:r>
      </w:ins>
      <w:ins w:id="374" w:author="Microsoft Office User" w:date="2019-09-01T21:50:00Z">
        <w:r w:rsidR="00E151AB">
          <w:rPr>
            <w:rFonts w:ascii="Arial" w:hAnsi="Arial" w:cs="Arial"/>
            <w:sz w:val="22"/>
            <w:szCs w:val="22"/>
          </w:rPr>
          <w:t xml:space="preserve">analysis </w:t>
        </w:r>
      </w:ins>
      <w:ins w:id="375" w:author="Microsoft Office User" w:date="2019-09-01T21:51:00Z">
        <w:r w:rsidR="00E151AB">
          <w:rPr>
            <w:rFonts w:ascii="Arial" w:hAnsi="Arial" w:cs="Arial"/>
            <w:sz w:val="22"/>
            <w:szCs w:val="22"/>
          </w:rPr>
          <w:t>showed the significance of</w:t>
        </w:r>
      </w:ins>
      <w:r w:rsidRPr="0081723F">
        <w:rPr>
          <w:rFonts w:ascii="Arial" w:hAnsi="Arial" w:cs="Arial"/>
          <w:sz w:val="22"/>
          <w:szCs w:val="22"/>
        </w:rPr>
        <w:t xml:space="preserve"> dopaminergic synapse and serotonergic synapse</w:t>
      </w:r>
      <w:del w:id="376" w:author="Microsoft Office User" w:date="2019-09-01T21:51:00Z">
        <w:r w:rsidRPr="0081723F" w:rsidDel="00E151AB">
          <w:rPr>
            <w:rFonts w:ascii="Arial" w:hAnsi="Arial" w:cs="Arial"/>
            <w:sz w:val="22"/>
            <w:szCs w:val="22"/>
          </w:rPr>
          <w:delText xml:space="preserve"> are hit on </w:delText>
        </w:r>
      </w:del>
      <w:del w:id="377" w:author="Microsoft Office User" w:date="2019-09-01T21:50:00Z">
        <w:r w:rsidRPr="0081723F" w:rsidDel="00E151AB">
          <w:rPr>
            <w:rFonts w:ascii="Arial" w:hAnsi="Arial" w:cs="Arial"/>
            <w:sz w:val="22"/>
            <w:szCs w:val="22"/>
          </w:rPr>
          <w:delText xml:space="preserve">KEGG enrichment </w:delText>
        </w:r>
      </w:del>
      <w:del w:id="378" w:author="Microsoft Office User" w:date="2019-09-01T21:51:00Z">
        <w:r w:rsidRPr="0081723F" w:rsidDel="00E151AB">
          <w:rPr>
            <w:rFonts w:ascii="Arial" w:hAnsi="Arial" w:cs="Arial"/>
            <w:sz w:val="22"/>
            <w:szCs w:val="22"/>
          </w:rPr>
          <w:delText>result</w:delText>
        </w:r>
      </w:del>
      <w:r w:rsidRPr="0081723F">
        <w:rPr>
          <w:rFonts w:ascii="Arial" w:hAnsi="Arial" w:cs="Arial"/>
          <w:sz w:val="22"/>
          <w:szCs w:val="22"/>
        </w:rPr>
        <w:t xml:space="preserve">, </w:t>
      </w:r>
      <w:ins w:id="379" w:author="Microsoft Office User" w:date="2019-09-01T21:51:00Z">
        <w:r w:rsidR="00E151AB">
          <w:rPr>
            <w:rFonts w:ascii="Arial" w:hAnsi="Arial" w:cs="Arial"/>
            <w:sz w:val="22"/>
            <w:szCs w:val="22"/>
          </w:rPr>
          <w:t xml:space="preserve">and </w:t>
        </w:r>
      </w:ins>
      <w:r w:rsidRPr="0081723F">
        <w:rPr>
          <w:rFonts w:ascii="Arial" w:hAnsi="Arial" w:cs="Arial"/>
          <w:sz w:val="22"/>
          <w:szCs w:val="22"/>
        </w:rPr>
        <w:t xml:space="preserve">both </w:t>
      </w:r>
      <w:del w:id="380" w:author="Microsoft Office User" w:date="2019-09-01T21:51:00Z">
        <w:r w:rsidRPr="0081723F" w:rsidDel="00E151AB">
          <w:rPr>
            <w:rFonts w:ascii="Arial" w:hAnsi="Arial" w:cs="Arial"/>
            <w:sz w:val="22"/>
            <w:szCs w:val="22"/>
          </w:rPr>
          <w:delText>of them are important for</w:delText>
        </w:r>
      </w:del>
      <w:ins w:id="381" w:author="Microsoft Office User" w:date="2019-09-01T21:51:00Z">
        <w:r w:rsidR="00E151AB">
          <w:rPr>
            <w:rFonts w:ascii="Arial" w:hAnsi="Arial" w:cs="Arial"/>
            <w:sz w:val="22"/>
            <w:szCs w:val="22"/>
          </w:rPr>
          <w:t>are important in</w:t>
        </w:r>
      </w:ins>
      <w:r w:rsidRPr="0081723F">
        <w:rPr>
          <w:rFonts w:ascii="Arial" w:hAnsi="Arial" w:cs="Arial"/>
          <w:sz w:val="22"/>
          <w:szCs w:val="22"/>
        </w:rPr>
        <w:t xml:space="preserve">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81723F">
        <w:rPr>
          <w:rFonts w:ascii="Arial" w:hAnsi="Arial" w:cs="Arial"/>
          <w:sz w:val="22"/>
          <w:szCs w:val="22"/>
        </w:rPr>
        <w:fldChar w:fldCharType="separate"/>
      </w:r>
      <w:r w:rsidR="00572555" w:rsidRPr="0081723F">
        <w:rPr>
          <w:rFonts w:ascii="Arial" w:hAnsi="Arial" w:cs="Arial"/>
          <w:noProof/>
          <w:sz w:val="22"/>
          <w:szCs w:val="22"/>
        </w:rPr>
        <w:t>[22]</w:t>
      </w:r>
      <w:r w:rsidR="00572555" w:rsidRPr="0081723F">
        <w:rPr>
          <w:rFonts w:ascii="Arial" w:hAnsi="Arial" w:cs="Arial"/>
          <w:sz w:val="22"/>
          <w:szCs w:val="22"/>
        </w:rPr>
        <w:fldChar w:fldCharType="end"/>
      </w:r>
      <w:r w:rsidRPr="0081723F">
        <w:rPr>
          <w:rFonts w:ascii="Arial" w:hAnsi="Arial" w:cs="Arial"/>
          <w:sz w:val="22"/>
          <w:szCs w:val="22"/>
        </w:rPr>
        <w:t>. Brain 5-HT gets much more respect, and certainly more press, than the vastly larger store of 5-HT in the gut</w:t>
      </w:r>
      <w:r w:rsidR="0036554C"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81723F">
        <w:rPr>
          <w:rFonts w:ascii="Arial" w:hAnsi="Arial" w:cs="Arial"/>
          <w:sz w:val="22"/>
          <w:szCs w:val="22"/>
        </w:rPr>
        <w:fldChar w:fldCharType="separate"/>
      </w:r>
      <w:r w:rsidR="00572555" w:rsidRPr="0081723F">
        <w:rPr>
          <w:rFonts w:ascii="Arial" w:hAnsi="Arial" w:cs="Arial"/>
          <w:noProof/>
          <w:sz w:val="22"/>
          <w:szCs w:val="22"/>
        </w:rPr>
        <w:t>[23]</w:t>
      </w:r>
      <w:r w:rsidR="0036554C" w:rsidRPr="0081723F">
        <w:rPr>
          <w:rFonts w:ascii="Arial" w:hAnsi="Arial" w:cs="Arial"/>
          <w:sz w:val="22"/>
          <w:szCs w:val="22"/>
        </w:rPr>
        <w:fldChar w:fldCharType="end"/>
      </w:r>
      <w:r w:rsidRPr="0081723F">
        <w:rPr>
          <w:rFonts w:ascii="Arial" w:hAnsi="Arial" w:cs="Arial"/>
          <w:sz w:val="22"/>
          <w:szCs w:val="22"/>
        </w:rPr>
        <w:t>. Dopamine (3,4-dihydroxyphenethylamine, DA) is an organic chemical of the catecholamine and phenethylamine families. It functions both as a hormone and a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81723F">
        <w:rPr>
          <w:rFonts w:ascii="Arial" w:hAnsi="Arial" w:cs="Arial"/>
          <w:sz w:val="22"/>
          <w:szCs w:val="22"/>
        </w:rPr>
        <w:fldChar w:fldCharType="begin"/>
      </w:r>
      <w:r w:rsidR="00762D0C" w:rsidRPr="0081723F">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81723F">
        <w:rPr>
          <w:rFonts w:ascii="Arial" w:hAnsi="Arial" w:cs="Arial"/>
          <w:sz w:val="22"/>
          <w:szCs w:val="22"/>
        </w:rPr>
        <w:fldChar w:fldCharType="separate"/>
      </w:r>
      <w:r w:rsidR="00762D0C" w:rsidRPr="0081723F">
        <w:rPr>
          <w:rFonts w:ascii="Arial" w:hAnsi="Arial" w:cs="Arial"/>
          <w:noProof/>
          <w:sz w:val="22"/>
          <w:szCs w:val="22"/>
        </w:rPr>
        <w:t>[24]</w:t>
      </w:r>
      <w:r w:rsidR="00762D0C" w:rsidRPr="0081723F">
        <w:rPr>
          <w:rFonts w:ascii="Arial" w:hAnsi="Arial" w:cs="Arial"/>
          <w:sz w:val="22"/>
          <w:szCs w:val="22"/>
        </w:rPr>
        <w:fldChar w:fldCharType="end"/>
      </w:r>
      <w:r w:rsidRPr="0081723F">
        <w:rPr>
          <w:rFonts w:ascii="Arial" w:hAnsi="Arial" w:cs="Arial"/>
          <w:sz w:val="22"/>
          <w:szCs w:val="22"/>
        </w:rPr>
        <w:t xml:space="preserve">. </w:t>
      </w:r>
      <w:r w:rsidR="00762D0C" w:rsidRPr="0081723F">
        <w:rPr>
          <w:rFonts w:ascii="Arial" w:hAnsi="Arial" w:cs="Arial"/>
          <w:sz w:val="22"/>
          <w:szCs w:val="22"/>
        </w:rPr>
        <w:t>I</w:t>
      </w:r>
      <w:r w:rsidRPr="0081723F">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81723F" w:rsidRDefault="00F136CC" w:rsidP="00F136CC">
      <w:pPr>
        <w:jc w:val="both"/>
        <w:rPr>
          <w:rFonts w:ascii="Arial" w:hAnsi="Arial" w:cs="Arial"/>
          <w:sz w:val="22"/>
          <w:szCs w:val="22"/>
        </w:rPr>
      </w:pPr>
    </w:p>
    <w:p w14:paraId="6262D775" w14:textId="2527E453" w:rsidR="00DD3117" w:rsidRPr="0081723F" w:rsidRDefault="00F136CC" w:rsidP="00DD3117">
      <w:pPr>
        <w:jc w:val="both"/>
        <w:rPr>
          <w:rFonts w:ascii="Arial" w:eastAsiaTheme="minorEastAsia" w:hAnsi="Arial" w:cs="Arial"/>
          <w:kern w:val="2"/>
          <w:sz w:val="22"/>
          <w:szCs w:val="22"/>
        </w:rPr>
      </w:pPr>
      <w:r w:rsidRPr="0081723F">
        <w:rPr>
          <w:rFonts w:ascii="Arial" w:hAnsi="Arial" w:cs="Arial"/>
          <w:sz w:val="22"/>
          <w:szCs w:val="22"/>
        </w:rPr>
        <w:t xml:space="preserve">DNA methylation </w:t>
      </w:r>
      <w:ins w:id="382" w:author="Microsoft Office User" w:date="2019-09-01T21:52:00Z">
        <w:r w:rsidR="00E151AB">
          <w:rPr>
            <w:rFonts w:ascii="Arial" w:hAnsi="Arial" w:cs="Arial"/>
            <w:sz w:val="22"/>
            <w:szCs w:val="22"/>
          </w:rPr>
          <w:t xml:space="preserve">has </w:t>
        </w:r>
      </w:ins>
      <w:r w:rsidRPr="0081723F">
        <w:rPr>
          <w:rFonts w:ascii="Arial" w:hAnsi="Arial" w:cs="Arial"/>
          <w:sz w:val="22"/>
          <w:szCs w:val="22"/>
        </w:rPr>
        <w:t>always be</w:t>
      </w:r>
      <w:ins w:id="383" w:author="Microsoft Office User" w:date="2019-09-01T21:52:00Z">
        <w:r w:rsidR="00E151AB">
          <w:rPr>
            <w:rFonts w:ascii="Arial" w:hAnsi="Arial" w:cs="Arial"/>
            <w:sz w:val="22"/>
            <w:szCs w:val="22"/>
          </w:rPr>
          <w:t>en</w:t>
        </w:r>
      </w:ins>
      <w:r w:rsidRPr="0081723F">
        <w:rPr>
          <w:rFonts w:ascii="Arial" w:hAnsi="Arial" w:cs="Arial"/>
          <w:sz w:val="22"/>
          <w:szCs w:val="22"/>
        </w:rPr>
        <w:t xml:space="preserve"> considered as a potential biomarker for many diseases </w:t>
      </w:r>
      <w:del w:id="384" w:author="Microsoft Office User" w:date="2019-09-01T21:53:00Z">
        <w:r w:rsidRPr="0081723F" w:rsidDel="00E151AB">
          <w:rPr>
            <w:rFonts w:ascii="Arial" w:hAnsi="Arial" w:cs="Arial"/>
            <w:sz w:val="22"/>
            <w:szCs w:val="22"/>
          </w:rPr>
          <w:delText xml:space="preserve">for </w:delText>
        </w:r>
      </w:del>
      <w:ins w:id="385" w:author="Microsoft Office User" w:date="2019-09-01T21:53:00Z">
        <w:r w:rsidR="00E151AB">
          <w:rPr>
            <w:rFonts w:ascii="Arial" w:hAnsi="Arial" w:cs="Arial"/>
            <w:sz w:val="22"/>
            <w:szCs w:val="22"/>
          </w:rPr>
          <w:t>due to</w:t>
        </w:r>
        <w:r w:rsidR="00E151AB" w:rsidRPr="0081723F">
          <w:rPr>
            <w:rFonts w:ascii="Arial" w:hAnsi="Arial" w:cs="Arial"/>
            <w:sz w:val="22"/>
            <w:szCs w:val="22"/>
          </w:rPr>
          <w:t xml:space="preserve"> </w:t>
        </w:r>
      </w:ins>
      <w:r w:rsidRPr="0081723F">
        <w:rPr>
          <w:rFonts w:ascii="Arial" w:hAnsi="Arial" w:cs="Arial"/>
          <w:sz w:val="22"/>
          <w:szCs w:val="22"/>
        </w:rPr>
        <w:t>its tissue specificity and status stability</w:t>
      </w:r>
      <w:ins w:id="386" w:author="Microsoft Office User" w:date="2019-09-01T21:54:00Z">
        <w:r w:rsidR="00E151AB">
          <w:rPr>
            <w:rFonts w:ascii="Arial" w:hAnsi="Arial" w:cs="Arial"/>
            <w:sz w:val="22"/>
            <w:szCs w:val="22"/>
          </w:rPr>
          <w:t>. Here,</w:t>
        </w:r>
      </w:ins>
      <w:del w:id="387" w:author="Microsoft Office User" w:date="2019-09-01T21:54:00Z">
        <w:r w:rsidRPr="0081723F" w:rsidDel="00E151AB">
          <w:rPr>
            <w:rFonts w:ascii="Arial" w:hAnsi="Arial" w:cs="Arial"/>
            <w:sz w:val="22"/>
            <w:szCs w:val="22"/>
          </w:rPr>
          <w:delText>, at the same time harboring pathological sensibility, and</w:delText>
        </w:r>
      </w:del>
      <w:r w:rsidRPr="0081723F">
        <w:rPr>
          <w:rFonts w:ascii="Arial" w:hAnsi="Arial" w:cs="Arial"/>
          <w:sz w:val="22"/>
          <w:szCs w:val="22"/>
        </w:rPr>
        <w:t xml:space="preserve"> we </w:t>
      </w:r>
      <w:del w:id="388" w:author="Microsoft Office User" w:date="2019-09-01T21:54:00Z">
        <w:r w:rsidRPr="0081723F" w:rsidDel="004A0799">
          <w:rPr>
            <w:rFonts w:ascii="Arial" w:hAnsi="Arial" w:cs="Arial"/>
            <w:sz w:val="22"/>
            <w:szCs w:val="22"/>
          </w:rPr>
          <w:delText>want to use</w:delText>
        </w:r>
      </w:del>
      <w:ins w:id="389" w:author="Microsoft Office User" w:date="2019-09-01T21:54:00Z">
        <w:r w:rsidR="004A0799">
          <w:rPr>
            <w:rFonts w:ascii="Arial" w:hAnsi="Arial" w:cs="Arial"/>
            <w:sz w:val="22"/>
            <w:szCs w:val="22"/>
          </w:rPr>
          <w:t>used</w:t>
        </w:r>
      </w:ins>
      <w:r w:rsidRPr="0081723F">
        <w:rPr>
          <w:rFonts w:ascii="Arial" w:hAnsi="Arial" w:cs="Arial"/>
          <w:sz w:val="22"/>
          <w:szCs w:val="22"/>
        </w:rPr>
        <w:t xml:space="preserve"> it to distinguish disease </w:t>
      </w:r>
      <w:r w:rsidRPr="0081723F">
        <w:rPr>
          <w:rFonts w:ascii="Arial" w:eastAsiaTheme="minorEastAsia" w:hAnsi="Arial" w:cs="Arial"/>
          <w:kern w:val="2"/>
          <w:sz w:val="22"/>
          <w:szCs w:val="22"/>
        </w:rPr>
        <w:t>samples</w:t>
      </w:r>
      <w:r w:rsidRPr="0081723F">
        <w:rPr>
          <w:rFonts w:ascii="Arial" w:hAnsi="Arial" w:cs="Arial"/>
          <w:sz w:val="22"/>
          <w:szCs w:val="22"/>
        </w:rPr>
        <w:t xml:space="preserve"> </w:t>
      </w:r>
      <w:r w:rsidRPr="0081723F">
        <w:rPr>
          <w:rFonts w:ascii="Arial" w:eastAsiaTheme="minorEastAsia" w:hAnsi="Arial" w:cs="Arial"/>
          <w:kern w:val="2"/>
          <w:sz w:val="22"/>
          <w:szCs w:val="22"/>
        </w:rPr>
        <w:t xml:space="preserve">(including </w:t>
      </w:r>
      <w:bookmarkStart w:id="390" w:name="OLE_LINK90"/>
      <w:bookmarkStart w:id="391" w:name="OLE_LINK91"/>
      <w:r w:rsidRPr="0081723F">
        <w:rPr>
          <w:rFonts w:ascii="Arial" w:eastAsiaTheme="minorEastAsia" w:hAnsi="Arial" w:cs="Arial"/>
          <w:kern w:val="2"/>
          <w:sz w:val="22"/>
          <w:szCs w:val="22"/>
        </w:rPr>
        <w:t>adenoma and cancer</w:t>
      </w:r>
      <w:bookmarkEnd w:id="390"/>
      <w:bookmarkEnd w:id="391"/>
      <w:r w:rsidRPr="0081723F">
        <w:rPr>
          <w:rFonts w:ascii="Arial" w:eastAsiaTheme="minorEastAsia" w:hAnsi="Arial" w:cs="Arial"/>
          <w:kern w:val="2"/>
          <w:sz w:val="22"/>
          <w:szCs w:val="22"/>
        </w:rPr>
        <w:t>)</w:t>
      </w:r>
      <w:r w:rsidRPr="0081723F">
        <w:rPr>
          <w:rFonts w:ascii="Arial" w:hAnsi="Arial" w:cs="Arial"/>
          <w:sz w:val="22"/>
          <w:szCs w:val="22"/>
        </w:rPr>
        <w:t xml:space="preserve"> from normal </w:t>
      </w:r>
      <w:r w:rsidRPr="0081723F">
        <w:rPr>
          <w:rFonts w:ascii="Arial" w:eastAsiaTheme="minorEastAsia" w:hAnsi="Arial" w:cs="Arial"/>
          <w:kern w:val="2"/>
          <w:sz w:val="22"/>
          <w:szCs w:val="22"/>
        </w:rPr>
        <w:t>samples</w:t>
      </w:r>
      <w:r w:rsidRPr="0081723F">
        <w:rPr>
          <w:rFonts w:ascii="Arial" w:hAnsi="Arial" w:cs="Arial"/>
          <w:sz w:val="22"/>
          <w:szCs w:val="22"/>
        </w:rPr>
        <w:t xml:space="preserve">. We filtrated 209 hyper-methylated sites and 441 hypo-methylated sites </w:t>
      </w:r>
      <w:ins w:id="392" w:author="Microsoft Office User" w:date="2019-09-01T21:56:00Z">
        <w:r w:rsidR="004A0799">
          <w:rPr>
            <w:rFonts w:ascii="Arial" w:hAnsi="Arial" w:cs="Arial"/>
            <w:sz w:val="22"/>
            <w:szCs w:val="22"/>
          </w:rPr>
          <w:t>between</w:t>
        </w:r>
      </w:ins>
      <w:del w:id="393" w:author="Microsoft Office User" w:date="2019-09-01T21:56:00Z">
        <w:r w:rsidRPr="0081723F" w:rsidDel="004A0799">
          <w:rPr>
            <w:rFonts w:ascii="Arial" w:hAnsi="Arial" w:cs="Arial"/>
            <w:sz w:val="22"/>
            <w:szCs w:val="22"/>
          </w:rPr>
          <w:delText>from</w:delText>
        </w:r>
      </w:del>
      <w:r w:rsidRPr="0081723F">
        <w:rPr>
          <w:rFonts w:ascii="Arial" w:hAnsi="Arial" w:cs="Arial"/>
          <w:sz w:val="22"/>
          <w:szCs w:val="22"/>
        </w:rPr>
        <w:t xml:space="preserve"> </w:t>
      </w:r>
      <w:r w:rsidR="00055AEA">
        <w:rPr>
          <w:rFonts w:ascii="Arial" w:hAnsi="Arial" w:cs="Arial"/>
          <w:sz w:val="22"/>
          <w:szCs w:val="22"/>
        </w:rPr>
        <w:t xml:space="preserve">LGA </w:t>
      </w:r>
      <w:del w:id="394" w:author="Microsoft Office User" w:date="2019-09-01T21:56:00Z">
        <w:r w:rsidR="00055AEA" w:rsidDel="004A0799">
          <w:rPr>
            <w:rFonts w:ascii="Arial" w:hAnsi="Arial" w:cs="Arial"/>
            <w:sz w:val="22"/>
            <w:szCs w:val="22"/>
          </w:rPr>
          <w:delText xml:space="preserve">VS </w:delText>
        </w:r>
      </w:del>
      <w:ins w:id="395" w:author="Microsoft Office User" w:date="2019-09-01T21:56:00Z">
        <w:r w:rsidR="004A0799">
          <w:rPr>
            <w:rFonts w:ascii="Arial" w:hAnsi="Arial" w:cs="Arial"/>
            <w:sz w:val="22"/>
            <w:szCs w:val="22"/>
          </w:rPr>
          <w:t>and normal samples</w:t>
        </w:r>
      </w:ins>
      <w:del w:id="396" w:author="Microsoft Office User" w:date="2019-09-01T21:56:00Z">
        <w:r w:rsidR="00CC26C7" w:rsidDel="004A0799">
          <w:rPr>
            <w:rFonts w:ascii="Arial" w:hAnsi="Arial" w:cs="Arial"/>
            <w:sz w:val="22"/>
            <w:szCs w:val="22"/>
          </w:rPr>
          <w:delText>Normal</w:delText>
        </w:r>
      </w:del>
      <w:r w:rsidRPr="0081723F">
        <w:rPr>
          <w:rFonts w:ascii="Arial" w:hAnsi="Arial" w:cs="Arial"/>
          <w:sz w:val="22"/>
          <w:szCs w:val="22"/>
        </w:rPr>
        <w:t xml:space="preserve">, </w:t>
      </w:r>
      <w:r w:rsidRPr="0081723F">
        <w:rPr>
          <w:rFonts w:ascii="Arial" w:hAnsi="Arial" w:cs="Arial"/>
          <w:sz w:val="22"/>
          <w:szCs w:val="22"/>
        </w:rPr>
        <w:lastRenderedPageBreak/>
        <w:t xml:space="preserve">and </w:t>
      </w:r>
      <w:r w:rsidRPr="0081723F">
        <w:rPr>
          <w:rFonts w:ascii="Arial" w:eastAsiaTheme="minorEastAsia" w:hAnsi="Arial" w:cs="Arial"/>
          <w:kern w:val="2"/>
          <w:sz w:val="22"/>
          <w:szCs w:val="22"/>
        </w:rPr>
        <w:t>we found both hyper-methylated sites and hypo-methylated sites could provide effective distinguish ability</w:t>
      </w:r>
      <w:del w:id="397" w:author="Microsoft Office User" w:date="2019-09-01T21:56:00Z">
        <w:r w:rsidRPr="0081723F" w:rsidDel="004A0799">
          <w:rPr>
            <w:rFonts w:ascii="Arial" w:eastAsiaTheme="minorEastAsia" w:hAnsi="Arial" w:cs="Arial"/>
            <w:kern w:val="2"/>
            <w:sz w:val="22"/>
            <w:szCs w:val="22"/>
          </w:rPr>
          <w:delText xml:space="preserve"> between normal </w:delText>
        </w:r>
        <w:bookmarkStart w:id="398" w:name="OLE_LINK92"/>
        <w:bookmarkStart w:id="399" w:name="OLE_LINK93"/>
        <w:r w:rsidRPr="0081723F" w:rsidDel="004A0799">
          <w:rPr>
            <w:rFonts w:ascii="Arial" w:eastAsiaTheme="minorEastAsia" w:hAnsi="Arial" w:cs="Arial"/>
            <w:kern w:val="2"/>
            <w:sz w:val="22"/>
            <w:szCs w:val="22"/>
          </w:rPr>
          <w:delText>samples</w:delText>
        </w:r>
        <w:bookmarkEnd w:id="398"/>
        <w:bookmarkEnd w:id="399"/>
        <w:r w:rsidRPr="0081723F" w:rsidDel="004A0799">
          <w:rPr>
            <w:rFonts w:ascii="Arial" w:eastAsiaTheme="minorEastAsia" w:hAnsi="Arial" w:cs="Arial"/>
            <w:kern w:val="2"/>
            <w:sz w:val="22"/>
            <w:szCs w:val="22"/>
          </w:rPr>
          <w:delText xml:space="preserve"> and disease samples</w:delText>
        </w:r>
      </w:del>
      <w:r w:rsidRPr="0081723F">
        <w:rPr>
          <w:rFonts w:ascii="Arial" w:eastAsiaTheme="minorEastAsia" w:hAnsi="Arial" w:cs="Arial"/>
          <w:kern w:val="2"/>
          <w:sz w:val="22"/>
          <w:szCs w:val="22"/>
        </w:rPr>
        <w:t xml:space="preserve">. </w:t>
      </w:r>
      <w:ins w:id="400" w:author="Microsoft Office User" w:date="2019-09-01T21:57:00Z">
        <w:r w:rsidR="004A0799">
          <w:rPr>
            <w:rFonts w:ascii="Arial" w:eastAsiaTheme="minorEastAsia" w:hAnsi="Arial" w:cs="Arial"/>
            <w:kern w:val="2"/>
            <w:sz w:val="22"/>
            <w:szCs w:val="22"/>
          </w:rPr>
          <w:t>Subsequently, w</w:t>
        </w:r>
      </w:ins>
      <w:del w:id="401" w:author="Microsoft Office User" w:date="2019-09-01T21:57:00Z">
        <w:r w:rsidRPr="0081723F" w:rsidDel="004A0799">
          <w:rPr>
            <w:rFonts w:ascii="Arial" w:eastAsiaTheme="minorEastAsia" w:hAnsi="Arial" w:cs="Arial" w:hint="eastAsia"/>
            <w:kern w:val="2"/>
            <w:sz w:val="22"/>
            <w:szCs w:val="22"/>
          </w:rPr>
          <w:delText>W</w:delText>
        </w:r>
      </w:del>
      <w:r w:rsidRPr="0081723F">
        <w:rPr>
          <w:rFonts w:ascii="Arial" w:eastAsiaTheme="minorEastAsia" w:hAnsi="Arial" w:cs="Arial"/>
          <w:kern w:val="2"/>
          <w:sz w:val="22"/>
          <w:szCs w:val="22"/>
        </w:rPr>
        <w:t>e used random forest and neural network to verify our observation</w:t>
      </w:r>
      <w:ins w:id="402" w:author="Microsoft Office User" w:date="2019-09-01T22:02:00Z">
        <w:r w:rsidR="004A0799">
          <w:rPr>
            <w:rFonts w:ascii="Arial" w:eastAsiaTheme="minorEastAsia" w:hAnsi="Arial" w:cs="Arial"/>
            <w:kern w:val="2"/>
            <w:sz w:val="22"/>
            <w:szCs w:val="22"/>
          </w:rPr>
          <w:t xml:space="preserve">. Particularly, </w:t>
        </w:r>
      </w:ins>
      <w:del w:id="403" w:author="Microsoft Office User" w:date="2019-09-01T22:02:00Z">
        <w:r w:rsidRPr="0081723F" w:rsidDel="004A0799">
          <w:rPr>
            <w:rFonts w:ascii="Arial" w:eastAsiaTheme="minorEastAsia" w:hAnsi="Arial" w:cs="Arial"/>
            <w:kern w:val="2"/>
            <w:sz w:val="22"/>
            <w:szCs w:val="22"/>
          </w:rPr>
          <w:delText xml:space="preserve"> and </w:delText>
        </w:r>
      </w:del>
      <w:r w:rsidRPr="0081723F">
        <w:rPr>
          <w:rFonts w:ascii="Arial" w:eastAsiaTheme="minorEastAsia" w:hAnsi="Arial" w:cs="Arial"/>
          <w:kern w:val="2"/>
          <w:sz w:val="22"/>
          <w:szCs w:val="22"/>
        </w:rPr>
        <w:t xml:space="preserve">AUCs of ROC curves </w:t>
      </w:r>
      <w:del w:id="404" w:author="Microsoft Office User" w:date="2019-09-01T21:57:00Z">
        <w:r w:rsidRPr="0081723F" w:rsidDel="004A0799">
          <w:rPr>
            <w:rFonts w:ascii="Arial" w:eastAsiaTheme="minorEastAsia" w:hAnsi="Arial" w:cs="Arial"/>
            <w:kern w:val="2"/>
            <w:sz w:val="22"/>
            <w:szCs w:val="22"/>
          </w:rPr>
          <w:delText xml:space="preserve">of </w:delText>
        </w:r>
      </w:del>
      <w:ins w:id="405" w:author="Microsoft Office User" w:date="2019-09-01T21:57:00Z">
        <w:r w:rsidR="004A0799">
          <w:rPr>
            <w:rFonts w:ascii="Arial" w:eastAsiaTheme="minorEastAsia" w:hAnsi="Arial" w:cs="Arial"/>
            <w:kern w:val="2"/>
            <w:sz w:val="22"/>
            <w:szCs w:val="22"/>
          </w:rPr>
          <w:t>for</w:t>
        </w:r>
        <w:r w:rsidR="004A0799" w:rsidRPr="0081723F">
          <w:rPr>
            <w:rFonts w:ascii="Arial" w:eastAsiaTheme="minorEastAsia" w:hAnsi="Arial" w:cs="Arial"/>
            <w:kern w:val="2"/>
            <w:sz w:val="22"/>
            <w:szCs w:val="22"/>
          </w:rPr>
          <w:t xml:space="preserve"> </w:t>
        </w:r>
      </w:ins>
      <w:ins w:id="406" w:author="Microsoft Office User" w:date="2019-09-01T21:59:00Z">
        <w:r w:rsidR="004A0799">
          <w:rPr>
            <w:rFonts w:ascii="Arial" w:eastAsiaTheme="minorEastAsia" w:hAnsi="Arial" w:cs="Arial"/>
            <w:kern w:val="2"/>
            <w:sz w:val="22"/>
            <w:szCs w:val="22"/>
          </w:rPr>
          <w:t>prediction model</w:t>
        </w:r>
      </w:ins>
      <w:ins w:id="407" w:author="Microsoft Office User" w:date="2019-09-01T21:58:00Z">
        <w:r w:rsidR="004A0799">
          <w:rPr>
            <w:rFonts w:ascii="Arial" w:eastAsiaTheme="minorEastAsia" w:hAnsi="Arial" w:cs="Arial"/>
            <w:kern w:val="2"/>
            <w:sz w:val="22"/>
            <w:szCs w:val="22"/>
          </w:rPr>
          <w:t xml:space="preserve"> using </w:t>
        </w:r>
      </w:ins>
      <w:r w:rsidRPr="0081723F">
        <w:rPr>
          <w:rFonts w:ascii="Arial" w:eastAsiaTheme="minorEastAsia" w:hAnsi="Arial" w:cs="Arial"/>
          <w:kern w:val="2"/>
          <w:sz w:val="22"/>
          <w:szCs w:val="22"/>
        </w:rPr>
        <w:t xml:space="preserve">hyper-methylated </w:t>
      </w:r>
      <w:ins w:id="408" w:author="Microsoft Office User" w:date="2019-09-01T21:57:00Z">
        <w:r w:rsidR="004A0799">
          <w:rPr>
            <w:rFonts w:ascii="Arial" w:eastAsiaTheme="minorEastAsia" w:hAnsi="Arial" w:cs="Arial"/>
            <w:kern w:val="2"/>
            <w:sz w:val="22"/>
            <w:szCs w:val="22"/>
          </w:rPr>
          <w:t xml:space="preserve">sites </w:t>
        </w:r>
      </w:ins>
      <w:del w:id="409" w:author="Microsoft Office User" w:date="2019-09-01T21:58:00Z">
        <w:r w:rsidRPr="0081723F" w:rsidDel="004A0799">
          <w:rPr>
            <w:rFonts w:ascii="Arial" w:eastAsiaTheme="minorEastAsia" w:hAnsi="Arial" w:cs="Arial"/>
            <w:kern w:val="2"/>
            <w:sz w:val="22"/>
            <w:szCs w:val="22"/>
          </w:rPr>
          <w:delText>ar</w:delText>
        </w:r>
        <w:r w:rsidR="009446D3" w:rsidRPr="0081723F" w:rsidDel="004A0799">
          <w:rPr>
            <w:rFonts w:ascii="Arial" w:eastAsiaTheme="minorEastAsia" w:hAnsi="Arial" w:cs="Arial"/>
            <w:kern w:val="2"/>
            <w:sz w:val="22"/>
            <w:szCs w:val="22"/>
          </w:rPr>
          <w:delText xml:space="preserve">e </w:delText>
        </w:r>
      </w:del>
      <w:ins w:id="410" w:author="Microsoft Office User" w:date="2019-09-01T21:58:00Z">
        <w:r w:rsidR="004A0799">
          <w:rPr>
            <w:rFonts w:ascii="Arial" w:eastAsiaTheme="minorEastAsia" w:hAnsi="Arial" w:cs="Arial"/>
            <w:kern w:val="2"/>
            <w:sz w:val="22"/>
            <w:szCs w:val="22"/>
          </w:rPr>
          <w:t>were</w:t>
        </w:r>
        <w:r w:rsidR="004A0799" w:rsidRPr="0081723F">
          <w:rPr>
            <w:rFonts w:ascii="Arial" w:eastAsiaTheme="minorEastAsia" w:hAnsi="Arial" w:cs="Arial"/>
            <w:kern w:val="2"/>
            <w:sz w:val="22"/>
            <w:szCs w:val="22"/>
          </w:rPr>
          <w:t xml:space="preserve"> </w:t>
        </w:r>
      </w:ins>
      <w:r w:rsidR="009446D3" w:rsidRPr="0081723F">
        <w:rPr>
          <w:rFonts w:ascii="Arial" w:eastAsiaTheme="minorEastAsia" w:hAnsi="Arial" w:cs="Arial"/>
          <w:kern w:val="2"/>
          <w:sz w:val="22"/>
          <w:szCs w:val="22"/>
        </w:rPr>
        <w:t xml:space="preserve">larger than </w:t>
      </w:r>
      <w:del w:id="411" w:author="Microsoft Office User" w:date="2019-09-01T21:58:00Z">
        <w:r w:rsidR="009446D3" w:rsidRPr="0081723F" w:rsidDel="004A0799">
          <w:rPr>
            <w:rFonts w:ascii="Arial" w:eastAsiaTheme="minorEastAsia" w:hAnsi="Arial" w:cs="Arial"/>
            <w:kern w:val="2"/>
            <w:sz w:val="22"/>
            <w:szCs w:val="22"/>
          </w:rPr>
          <w:delText xml:space="preserve">the </w:delText>
        </w:r>
      </w:del>
      <w:ins w:id="412" w:author="Microsoft Office User" w:date="2019-09-01T21:58:00Z">
        <w:r w:rsidR="004A0799">
          <w:rPr>
            <w:rFonts w:ascii="Arial" w:eastAsiaTheme="minorEastAsia" w:hAnsi="Arial" w:cs="Arial"/>
            <w:kern w:val="2"/>
            <w:sz w:val="22"/>
            <w:szCs w:val="22"/>
          </w:rPr>
          <w:t>those using</w:t>
        </w:r>
        <w:r w:rsidR="004A0799" w:rsidRPr="0081723F">
          <w:rPr>
            <w:rFonts w:ascii="Arial" w:eastAsiaTheme="minorEastAsia" w:hAnsi="Arial" w:cs="Arial"/>
            <w:kern w:val="2"/>
            <w:sz w:val="22"/>
            <w:szCs w:val="22"/>
          </w:rPr>
          <w:t xml:space="preserve"> </w:t>
        </w:r>
      </w:ins>
      <w:r w:rsidR="009446D3" w:rsidRPr="0081723F">
        <w:rPr>
          <w:rFonts w:ascii="Arial" w:eastAsiaTheme="minorEastAsia" w:hAnsi="Arial" w:cs="Arial"/>
          <w:kern w:val="2"/>
          <w:sz w:val="22"/>
          <w:szCs w:val="22"/>
        </w:rPr>
        <w:t>hypo-methylated</w:t>
      </w:r>
      <w:ins w:id="413" w:author="Microsoft Office User" w:date="2019-09-01T21:58:00Z">
        <w:r w:rsidR="004A0799">
          <w:rPr>
            <w:rFonts w:ascii="Arial" w:eastAsiaTheme="minorEastAsia" w:hAnsi="Arial" w:cs="Arial"/>
            <w:kern w:val="2"/>
            <w:sz w:val="22"/>
            <w:szCs w:val="22"/>
          </w:rPr>
          <w:t xml:space="preserve"> sites</w:t>
        </w:r>
      </w:ins>
      <w:del w:id="414" w:author="Microsoft Office User" w:date="2019-09-01T21:59:00Z">
        <w:r w:rsidR="009446D3" w:rsidRPr="0081723F" w:rsidDel="004A0799">
          <w:rPr>
            <w:rFonts w:ascii="Arial" w:eastAsiaTheme="minorEastAsia" w:hAnsi="Arial" w:cs="Arial"/>
            <w:kern w:val="2"/>
            <w:sz w:val="22"/>
            <w:szCs w:val="22"/>
          </w:rPr>
          <w:delText xml:space="preserve"> in two machine-</w:delText>
        </w:r>
        <w:r w:rsidRPr="0081723F" w:rsidDel="004A0799">
          <w:rPr>
            <w:rFonts w:ascii="Arial" w:eastAsiaTheme="minorEastAsia" w:hAnsi="Arial" w:cs="Arial"/>
            <w:kern w:val="2"/>
            <w:sz w:val="22"/>
            <w:szCs w:val="22"/>
          </w:rPr>
          <w:delText>learning based prediction models</w:delText>
        </w:r>
      </w:del>
      <w:ins w:id="415" w:author="Microsoft Office User" w:date="2019-09-01T22:04:00Z">
        <w:r w:rsidR="004A0799">
          <w:rPr>
            <w:rFonts w:ascii="Arial" w:eastAsiaTheme="minorEastAsia" w:hAnsi="Arial" w:cs="Arial"/>
            <w:kern w:val="2"/>
            <w:sz w:val="22"/>
            <w:szCs w:val="22"/>
          </w:rPr>
          <w:t xml:space="preserve">, in despite of </w:t>
        </w:r>
      </w:ins>
      <w:ins w:id="416" w:author="Microsoft Office User" w:date="2019-09-01T22:05:00Z">
        <w:r w:rsidR="004A0799">
          <w:rPr>
            <w:rFonts w:ascii="Arial" w:eastAsiaTheme="minorEastAsia" w:hAnsi="Arial" w:cs="Arial"/>
            <w:kern w:val="2"/>
            <w:sz w:val="22"/>
            <w:szCs w:val="22"/>
          </w:rPr>
          <w:t>hypo</w:t>
        </w:r>
        <w:r w:rsidR="002D40B6">
          <w:rPr>
            <w:rFonts w:ascii="Arial" w:eastAsiaTheme="minorEastAsia" w:hAnsi="Arial" w:cs="Arial"/>
            <w:kern w:val="2"/>
            <w:sz w:val="22"/>
            <w:szCs w:val="22"/>
          </w:rPr>
          <w:t>-methylated sites were</w:t>
        </w:r>
      </w:ins>
      <w:del w:id="417" w:author="Microsoft Office User" w:date="2019-09-01T22:04:00Z">
        <w:r w:rsidRPr="0081723F" w:rsidDel="004A0799">
          <w:rPr>
            <w:rFonts w:ascii="Arial" w:eastAsiaTheme="minorEastAsia" w:hAnsi="Arial" w:cs="Arial"/>
            <w:kern w:val="2"/>
            <w:sz w:val="22"/>
            <w:szCs w:val="22"/>
          </w:rPr>
          <w:delText xml:space="preserve">. </w:delText>
        </w:r>
      </w:del>
      <w:del w:id="418" w:author="Microsoft Office User" w:date="2019-09-01T22:05:00Z">
        <w:r w:rsidRPr="0081723F" w:rsidDel="002D40B6">
          <w:rPr>
            <w:rFonts w:ascii="Arial" w:eastAsiaTheme="minorEastAsia" w:hAnsi="Arial" w:cs="Arial"/>
            <w:kern w:val="2"/>
            <w:sz w:val="22"/>
            <w:szCs w:val="22"/>
          </w:rPr>
          <w:delText xml:space="preserve">Although </w:delText>
        </w:r>
      </w:del>
      <w:ins w:id="419" w:author="Microsoft Office User" w:date="2019-09-01T22:05:00Z">
        <w:r w:rsidR="002D40B6">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more than twice </w:t>
      </w:r>
      <w:del w:id="420" w:author="Microsoft Office User" w:date="2019-09-01T22:05:00Z">
        <w:r w:rsidRPr="0081723F" w:rsidDel="002D40B6">
          <w:rPr>
            <w:rFonts w:ascii="Arial" w:eastAsiaTheme="minorEastAsia" w:hAnsi="Arial" w:cs="Arial"/>
            <w:kern w:val="2"/>
            <w:sz w:val="22"/>
            <w:szCs w:val="22"/>
          </w:rPr>
          <w:delText xml:space="preserve">number </w:delText>
        </w:r>
      </w:del>
      <w:r w:rsidRPr="0081723F">
        <w:rPr>
          <w:rFonts w:ascii="Arial" w:eastAsiaTheme="minorEastAsia" w:hAnsi="Arial" w:cs="Arial"/>
          <w:kern w:val="2"/>
          <w:sz w:val="22"/>
          <w:szCs w:val="22"/>
        </w:rPr>
        <w:t>than hyper-methylated</w:t>
      </w:r>
      <w:del w:id="421" w:author="Microsoft Office User" w:date="2019-09-01T22:05:00Z">
        <w:r w:rsidRPr="0081723F" w:rsidDel="002D40B6">
          <w:rPr>
            <w:rFonts w:ascii="Arial" w:eastAsiaTheme="minorEastAsia" w:hAnsi="Arial" w:cs="Arial"/>
            <w:kern w:val="2"/>
            <w:sz w:val="22"/>
            <w:szCs w:val="22"/>
          </w:rPr>
          <w:delText xml:space="preserve"> </w:delText>
        </w:r>
      </w:del>
      <w:ins w:id="422" w:author="Microsoft Office User" w:date="2019-09-01T22:05:00Z">
        <w:r w:rsidR="002D40B6">
          <w:rPr>
            <w:rFonts w:ascii="Arial" w:eastAsiaTheme="minorEastAsia" w:hAnsi="Arial" w:cs="Arial"/>
            <w:kern w:val="2"/>
            <w:sz w:val="22"/>
            <w:szCs w:val="22"/>
          </w:rPr>
          <w:t xml:space="preserve"> ones</w:t>
        </w:r>
      </w:ins>
      <w:del w:id="423" w:author="Microsoft Office User" w:date="2019-09-01T22:05:00Z">
        <w:r w:rsidRPr="0081723F" w:rsidDel="002D40B6">
          <w:rPr>
            <w:rFonts w:ascii="Arial" w:eastAsiaTheme="minorEastAsia" w:hAnsi="Arial" w:cs="Arial"/>
            <w:kern w:val="2"/>
            <w:sz w:val="22"/>
            <w:szCs w:val="22"/>
          </w:rPr>
          <w:delText>sites, performance of hypo-methylated sites still is infe</w:delText>
        </w:r>
        <w:r w:rsidR="009446D3" w:rsidRPr="0081723F" w:rsidDel="002D40B6">
          <w:rPr>
            <w:rFonts w:ascii="Arial" w:eastAsiaTheme="minorEastAsia" w:hAnsi="Arial" w:cs="Arial"/>
            <w:kern w:val="2"/>
            <w:sz w:val="22"/>
            <w:szCs w:val="22"/>
          </w:rPr>
          <w:delText>rior than the hyper-methylated</w:delText>
        </w:r>
      </w:del>
      <w:r w:rsidRPr="0081723F">
        <w:rPr>
          <w:rFonts w:ascii="Arial" w:eastAsiaTheme="minorEastAsia" w:hAnsi="Arial" w:cs="Arial"/>
          <w:kern w:val="2"/>
          <w:sz w:val="22"/>
          <w:szCs w:val="22"/>
        </w:rPr>
        <w:t xml:space="preserve">. </w:t>
      </w:r>
      <w:commentRangeStart w:id="424"/>
      <w:del w:id="425" w:author="Microsoft Office User" w:date="2019-09-01T22:07:00Z">
        <w:r w:rsidRPr="00FD41D4" w:rsidDel="002D40B6">
          <w:rPr>
            <w:rFonts w:ascii="Arial" w:eastAsiaTheme="minorEastAsia" w:hAnsi="Arial" w:cs="Arial"/>
            <w:kern w:val="2"/>
            <w:sz w:val="22"/>
            <w:szCs w:val="22"/>
            <w:highlight w:val="yellow"/>
            <w:rPrChange w:id="426" w:author="Microsoft Office User" w:date="2019-09-01T23:47:00Z">
              <w:rPr>
                <w:rFonts w:ascii="Arial" w:eastAsiaTheme="minorEastAsia" w:hAnsi="Arial" w:cs="Arial"/>
                <w:kern w:val="2"/>
                <w:sz w:val="22"/>
                <w:szCs w:val="22"/>
              </w:rPr>
            </w:rPrChange>
          </w:rPr>
          <w:delText xml:space="preserve">Synthesizing </w:delText>
        </w:r>
      </w:del>
      <w:ins w:id="427" w:author="Microsoft Office User" w:date="2019-09-01T22:07:00Z">
        <w:r w:rsidR="002D40B6" w:rsidRPr="00FD41D4">
          <w:rPr>
            <w:rFonts w:ascii="Arial" w:eastAsiaTheme="minorEastAsia" w:hAnsi="Arial" w:cs="Arial"/>
            <w:kern w:val="2"/>
            <w:sz w:val="22"/>
            <w:szCs w:val="22"/>
            <w:highlight w:val="yellow"/>
            <w:rPrChange w:id="428" w:author="Microsoft Office User" w:date="2019-09-01T23:47:00Z">
              <w:rPr>
                <w:rFonts w:ascii="Arial" w:eastAsiaTheme="minorEastAsia" w:hAnsi="Arial" w:cs="Arial"/>
                <w:kern w:val="2"/>
                <w:sz w:val="22"/>
                <w:szCs w:val="22"/>
              </w:rPr>
            </w:rPrChange>
          </w:rPr>
          <w:t xml:space="preserve">Although tumors are known to have </w:t>
        </w:r>
      </w:ins>
      <w:r w:rsidRPr="00FD41D4">
        <w:rPr>
          <w:rFonts w:ascii="Arial" w:eastAsiaTheme="minorEastAsia" w:hAnsi="Arial" w:cs="Arial"/>
          <w:kern w:val="2"/>
          <w:sz w:val="22"/>
          <w:szCs w:val="22"/>
          <w:highlight w:val="yellow"/>
          <w:rPrChange w:id="429" w:author="Microsoft Office User" w:date="2019-09-01T23:47:00Z">
            <w:rPr>
              <w:rFonts w:ascii="Arial" w:eastAsiaTheme="minorEastAsia" w:hAnsi="Arial" w:cs="Arial"/>
              <w:kern w:val="2"/>
              <w:sz w:val="22"/>
              <w:szCs w:val="22"/>
            </w:rPr>
          </w:rPrChange>
        </w:rPr>
        <w:t>whole-genome hypo</w:t>
      </w:r>
      <w:r w:rsidR="009446D3" w:rsidRPr="00FD41D4">
        <w:rPr>
          <w:rFonts w:ascii="Arial" w:eastAsiaTheme="minorEastAsia" w:hAnsi="Arial" w:cs="Arial"/>
          <w:kern w:val="2"/>
          <w:sz w:val="22"/>
          <w:szCs w:val="22"/>
          <w:highlight w:val="yellow"/>
          <w:rPrChange w:id="430" w:author="Microsoft Office User" w:date="2019-09-01T23:47:00Z">
            <w:rPr>
              <w:rFonts w:ascii="Arial" w:eastAsiaTheme="minorEastAsia" w:hAnsi="Arial" w:cs="Arial"/>
              <w:kern w:val="2"/>
              <w:sz w:val="22"/>
              <w:szCs w:val="22"/>
            </w:rPr>
          </w:rPrChange>
        </w:rPr>
        <w:t>-</w:t>
      </w:r>
      <w:r w:rsidRPr="00FD41D4">
        <w:rPr>
          <w:rFonts w:ascii="Arial" w:eastAsiaTheme="minorEastAsia" w:hAnsi="Arial" w:cs="Arial"/>
          <w:kern w:val="2"/>
          <w:sz w:val="22"/>
          <w:szCs w:val="22"/>
          <w:highlight w:val="yellow"/>
          <w:rPrChange w:id="431" w:author="Microsoft Office User" w:date="2019-09-01T23:47:00Z">
            <w:rPr>
              <w:rFonts w:ascii="Arial" w:eastAsiaTheme="minorEastAsia" w:hAnsi="Arial" w:cs="Arial"/>
              <w:kern w:val="2"/>
              <w:sz w:val="22"/>
              <w:szCs w:val="22"/>
            </w:rPr>
          </w:rPrChange>
        </w:rPr>
        <w:t>methylation, we speculate hypo</w:t>
      </w:r>
      <w:r w:rsidR="009446D3" w:rsidRPr="00FD41D4">
        <w:rPr>
          <w:rFonts w:ascii="Arial" w:eastAsiaTheme="minorEastAsia" w:hAnsi="Arial" w:cs="Arial"/>
          <w:kern w:val="2"/>
          <w:sz w:val="22"/>
          <w:szCs w:val="22"/>
          <w:highlight w:val="yellow"/>
          <w:rPrChange w:id="432" w:author="Microsoft Office User" w:date="2019-09-01T23:47:00Z">
            <w:rPr>
              <w:rFonts w:ascii="Arial" w:eastAsiaTheme="minorEastAsia" w:hAnsi="Arial" w:cs="Arial"/>
              <w:kern w:val="2"/>
              <w:sz w:val="22"/>
              <w:szCs w:val="22"/>
            </w:rPr>
          </w:rPrChange>
        </w:rPr>
        <w:t>-</w:t>
      </w:r>
      <w:r w:rsidRPr="00FD41D4">
        <w:rPr>
          <w:rFonts w:ascii="Arial" w:eastAsiaTheme="minorEastAsia" w:hAnsi="Arial" w:cs="Arial"/>
          <w:kern w:val="2"/>
          <w:sz w:val="22"/>
          <w:szCs w:val="22"/>
          <w:highlight w:val="yellow"/>
          <w:rPrChange w:id="433" w:author="Microsoft Office User" w:date="2019-09-01T23:47:00Z">
            <w:rPr>
              <w:rFonts w:ascii="Arial" w:eastAsiaTheme="minorEastAsia" w:hAnsi="Arial" w:cs="Arial"/>
              <w:kern w:val="2"/>
              <w:sz w:val="22"/>
              <w:szCs w:val="22"/>
            </w:rPr>
          </w:rPrChange>
        </w:rPr>
        <w:t>methylation may be the widely incidental events to several key sites or genes hyper</w:t>
      </w:r>
      <w:r w:rsidR="009446D3" w:rsidRPr="00FD41D4">
        <w:rPr>
          <w:rFonts w:ascii="Arial" w:eastAsiaTheme="minorEastAsia" w:hAnsi="Arial" w:cs="Arial"/>
          <w:kern w:val="2"/>
          <w:sz w:val="22"/>
          <w:szCs w:val="22"/>
          <w:highlight w:val="yellow"/>
          <w:rPrChange w:id="434" w:author="Microsoft Office User" w:date="2019-09-01T23:47:00Z">
            <w:rPr>
              <w:rFonts w:ascii="Arial" w:eastAsiaTheme="minorEastAsia" w:hAnsi="Arial" w:cs="Arial"/>
              <w:kern w:val="2"/>
              <w:sz w:val="22"/>
              <w:szCs w:val="22"/>
            </w:rPr>
          </w:rPrChange>
        </w:rPr>
        <w:t>-</w:t>
      </w:r>
      <w:r w:rsidRPr="00FD41D4">
        <w:rPr>
          <w:rFonts w:ascii="Arial" w:eastAsiaTheme="minorEastAsia" w:hAnsi="Arial" w:cs="Arial"/>
          <w:kern w:val="2"/>
          <w:sz w:val="22"/>
          <w:szCs w:val="22"/>
          <w:highlight w:val="yellow"/>
          <w:rPrChange w:id="435" w:author="Microsoft Office User" w:date="2019-09-01T23:47:00Z">
            <w:rPr>
              <w:rFonts w:ascii="Arial" w:eastAsiaTheme="minorEastAsia" w:hAnsi="Arial" w:cs="Arial"/>
              <w:kern w:val="2"/>
              <w:sz w:val="22"/>
              <w:szCs w:val="22"/>
            </w:rPr>
          </w:rPrChange>
        </w:rPr>
        <w:t>methylation at early colorectal adenoma.</w:t>
      </w:r>
      <w:ins w:id="436" w:author="Microsoft Office User" w:date="2019-09-01T22:09:00Z">
        <w:r w:rsidR="002D40B6">
          <w:rPr>
            <w:rFonts w:ascii="Arial" w:eastAsiaTheme="minorEastAsia" w:hAnsi="Arial" w:cs="Arial"/>
            <w:kern w:val="2"/>
            <w:sz w:val="22"/>
            <w:szCs w:val="22"/>
          </w:rPr>
          <w:t xml:space="preserve"> </w:t>
        </w:r>
      </w:ins>
      <w:commentRangeEnd w:id="424"/>
      <w:ins w:id="437" w:author="Microsoft Office User" w:date="2019-09-01T23:48:00Z">
        <w:r w:rsidR="00FD41D4">
          <w:rPr>
            <w:rStyle w:val="CommentReference"/>
          </w:rPr>
          <w:commentReference w:id="424"/>
        </w:r>
      </w:ins>
      <w:ins w:id="438" w:author="Microsoft Office User" w:date="2019-09-01T22:09:00Z">
        <w:r w:rsidR="002D40B6">
          <w:rPr>
            <w:rFonts w:ascii="Arial" w:eastAsiaTheme="minorEastAsia" w:hAnsi="Arial" w:cs="Arial"/>
            <w:kern w:val="2"/>
            <w:sz w:val="22"/>
            <w:szCs w:val="22"/>
          </w:rPr>
          <w:t>To preclude the bia</w:t>
        </w:r>
      </w:ins>
      <w:ins w:id="439" w:author="Microsoft Office User" w:date="2019-09-01T22:10:00Z">
        <w:r w:rsidR="002D40B6">
          <w:rPr>
            <w:rFonts w:ascii="Arial" w:eastAsiaTheme="minorEastAsia" w:hAnsi="Arial" w:cs="Arial"/>
            <w:kern w:val="2"/>
            <w:sz w:val="22"/>
            <w:szCs w:val="22"/>
          </w:rPr>
          <w:t xml:space="preserve">s </w:t>
        </w:r>
      </w:ins>
      <w:del w:id="440" w:author="Microsoft Office User" w:date="2019-09-01T22:09:00Z">
        <w:r w:rsidR="00EE467A" w:rsidRPr="0081723F" w:rsidDel="002D40B6">
          <w:rPr>
            <w:rFonts w:ascii="Arial" w:eastAsiaTheme="minorEastAsia" w:hAnsi="Arial" w:cs="Arial"/>
            <w:kern w:val="2"/>
            <w:sz w:val="22"/>
            <w:szCs w:val="22"/>
          </w:rPr>
          <w:delText xml:space="preserve"> </w:delText>
        </w:r>
      </w:del>
      <w:del w:id="441" w:author="Microsoft Office User" w:date="2019-09-01T22:10:00Z">
        <w:r w:rsidRPr="0081723F" w:rsidDel="002D40B6">
          <w:rPr>
            <w:rFonts w:ascii="Arial" w:eastAsiaTheme="minorEastAsia" w:hAnsi="Arial" w:cs="Arial"/>
            <w:kern w:val="2"/>
            <w:sz w:val="22"/>
            <w:szCs w:val="22"/>
          </w:rPr>
          <w:delText xml:space="preserve">In order to avoid the inconsistent result </w:delText>
        </w:r>
      </w:del>
      <w:r w:rsidRPr="0081723F">
        <w:rPr>
          <w:rFonts w:ascii="Arial" w:eastAsiaTheme="minorEastAsia" w:hAnsi="Arial" w:cs="Arial"/>
          <w:kern w:val="2"/>
          <w:sz w:val="22"/>
          <w:szCs w:val="22"/>
        </w:rPr>
        <w:t xml:space="preserve">caused by unstable methylation </w:t>
      </w:r>
      <w:del w:id="442" w:author="Microsoft Office User" w:date="2019-09-01T22:10:00Z">
        <w:r w:rsidRPr="0081723F" w:rsidDel="002D40B6">
          <w:rPr>
            <w:rFonts w:ascii="Arial" w:eastAsiaTheme="minorEastAsia" w:hAnsi="Arial" w:cs="Arial"/>
            <w:kern w:val="2"/>
            <w:sz w:val="22"/>
            <w:szCs w:val="22"/>
          </w:rPr>
          <w:delText xml:space="preserve">based </w:delText>
        </w:r>
      </w:del>
      <w:r w:rsidRPr="0081723F">
        <w:rPr>
          <w:rFonts w:ascii="Arial" w:eastAsiaTheme="minorEastAsia" w:hAnsi="Arial" w:cs="Arial"/>
          <w:kern w:val="2"/>
          <w:sz w:val="22"/>
          <w:szCs w:val="22"/>
        </w:rPr>
        <w:t>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w:t>
      </w:r>
      <w:ins w:id="443" w:author="Microsoft Office User" w:date="2019-09-01T23:49:00Z">
        <w:r w:rsidR="00FD41D4">
          <w:rPr>
            <w:rFonts w:ascii="Arial" w:eastAsiaTheme="minorEastAsia" w:hAnsi="Arial" w:cs="Arial"/>
            <w:kern w:val="2"/>
            <w:sz w:val="22"/>
            <w:szCs w:val="22"/>
          </w:rPr>
          <w:t>,</w:t>
        </w:r>
      </w:ins>
      <w:r w:rsidRPr="0081723F">
        <w:rPr>
          <w:rFonts w:ascii="Arial" w:eastAsiaTheme="minorEastAsia" w:hAnsi="Arial" w:cs="Arial"/>
          <w:kern w:val="2"/>
          <w:sz w:val="22"/>
          <w:szCs w:val="22"/>
        </w:rPr>
        <w:t xml:space="preserve"> while no significance was found between the adenoma and the caner (P= 0.288,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w:t>
      </w:r>
      <w:ins w:id="444" w:author="Microsoft Office User" w:date="2019-09-01T23:49:00Z">
        <w:r w:rsidR="00FD41D4">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 </w:t>
      </w:r>
      <w:del w:id="445" w:author="Microsoft Office User" w:date="2019-09-01T23:49:00Z">
        <w:r w:rsidRPr="0081723F" w:rsidDel="00FD41D4">
          <w:rPr>
            <w:rFonts w:ascii="Arial" w:eastAsiaTheme="minorEastAsia" w:hAnsi="Arial" w:cs="Arial"/>
            <w:kern w:val="2"/>
            <w:sz w:val="22"/>
            <w:szCs w:val="22"/>
          </w:rPr>
          <w:delText>in which t</w:delText>
        </w:r>
      </w:del>
      <w:ins w:id="446" w:author="Microsoft Office User" w:date="2019-09-01T23:49:00Z">
        <w:r w:rsidR="00FD41D4">
          <w:rPr>
            <w:rFonts w:ascii="Arial" w:eastAsiaTheme="minorEastAsia" w:hAnsi="Arial" w:cs="Arial"/>
            <w:kern w:val="2"/>
            <w:sz w:val="22"/>
            <w:szCs w:val="22"/>
          </w:rPr>
          <w:t>T</w:t>
        </w:r>
      </w:ins>
      <w:r w:rsidRPr="0081723F">
        <w:rPr>
          <w:rFonts w:ascii="Arial" w:eastAsiaTheme="minorEastAsia" w:hAnsi="Arial" w:cs="Arial"/>
          <w:kern w:val="2"/>
          <w:sz w:val="22"/>
          <w:szCs w:val="22"/>
        </w:rPr>
        <w:t xml:space="preserve">he average mBV of the normal tissue, the adenoma and the cancer are 0.218, 0.542 and 0.568 respectively. </w:t>
      </w:r>
      <w:del w:id="447" w:author="Microsoft Office User" w:date="2019-09-01T23:49:00Z">
        <w:r w:rsidRPr="0081723F" w:rsidDel="00FD41D4">
          <w:rPr>
            <w:rFonts w:ascii="Arial" w:eastAsiaTheme="minorEastAsia" w:hAnsi="Arial" w:cs="Arial"/>
            <w:kern w:val="2"/>
            <w:sz w:val="22"/>
            <w:szCs w:val="22"/>
          </w:rPr>
          <w:delText>We observed s</w:delText>
        </w:r>
      </w:del>
      <w:ins w:id="448" w:author="Microsoft Office User" w:date="2019-09-01T23:50:00Z">
        <w:r w:rsidR="00FD41D4">
          <w:rPr>
            <w:rFonts w:ascii="Arial" w:eastAsiaTheme="minorEastAsia" w:hAnsi="Arial" w:cs="Arial"/>
            <w:kern w:val="2"/>
            <w:sz w:val="22"/>
            <w:szCs w:val="22"/>
          </w:rPr>
          <w:t>S</w:t>
        </w:r>
      </w:ins>
      <w:r w:rsidRPr="0081723F">
        <w:rPr>
          <w:rFonts w:ascii="Arial" w:eastAsiaTheme="minorEastAsia" w:hAnsi="Arial" w:cs="Arial"/>
          <w:kern w:val="2"/>
          <w:sz w:val="22"/>
          <w:szCs w:val="22"/>
        </w:rPr>
        <w:t>imilar results</w:t>
      </w:r>
      <w:del w:id="449" w:author="Microsoft Office User" w:date="2019-09-01T23:50:00Z">
        <w:r w:rsidRPr="0081723F" w:rsidDel="00FD41D4">
          <w:rPr>
            <w:rFonts w:ascii="Arial" w:eastAsiaTheme="minorEastAsia" w:hAnsi="Arial" w:cs="Arial"/>
            <w:kern w:val="2"/>
            <w:sz w:val="22"/>
            <w:szCs w:val="22"/>
          </w:rPr>
          <w:delText xml:space="preserve"> for</w:delText>
        </w:r>
      </w:del>
      <w:ins w:id="450" w:author="Microsoft Office User" w:date="2019-09-01T23:50:00Z">
        <w:r w:rsidR="00FD41D4">
          <w:rPr>
            <w:rFonts w:ascii="Arial" w:eastAsiaTheme="minorEastAsia" w:hAnsi="Arial" w:cs="Arial"/>
            <w:kern w:val="2"/>
            <w:sz w:val="22"/>
            <w:szCs w:val="22"/>
          </w:rPr>
          <w:t xml:space="preserve"> were observed for </w:t>
        </w:r>
      </w:ins>
      <w:del w:id="451" w:author="Microsoft Office User" w:date="2019-09-01T23:50:00Z">
        <w:r w:rsidRPr="0081723F" w:rsidDel="00FD41D4">
          <w:rPr>
            <w:rFonts w:ascii="Arial" w:eastAsiaTheme="minorEastAsia" w:hAnsi="Arial" w:cs="Arial"/>
            <w:kern w:val="2"/>
            <w:sz w:val="22"/>
            <w:szCs w:val="22"/>
          </w:rPr>
          <w:delText xml:space="preserve"> </w:delText>
        </w:r>
      </w:del>
      <w:r w:rsidRPr="0081723F">
        <w:rPr>
          <w:rFonts w:ascii="Arial" w:eastAsiaTheme="minorEastAsia" w:hAnsi="Arial" w:cs="Arial"/>
          <w:kern w:val="2"/>
          <w:sz w:val="22"/>
          <w:szCs w:val="22"/>
        </w:rPr>
        <w:t xml:space="preserve">hypo-methylation </w:t>
      </w:r>
      <w:r w:rsidR="00BD1080">
        <w:rPr>
          <w:rFonts w:ascii="Arial" w:eastAsiaTheme="minorEastAsia" w:hAnsi="Arial" w:cs="Arial"/>
          <w:kern w:val="2"/>
          <w:sz w:val="22"/>
          <w:szCs w:val="22"/>
        </w:rPr>
        <w:t>sites</w:t>
      </w:r>
      <w:ins w:id="452" w:author="Microsoft Office User" w:date="2019-09-01T23:50:00Z">
        <w:r w:rsidR="00FD41D4">
          <w:rPr>
            <w:rFonts w:ascii="Arial" w:eastAsiaTheme="minorEastAsia" w:hAnsi="Arial" w:cs="Arial"/>
            <w:kern w:val="2"/>
            <w:sz w:val="22"/>
            <w:szCs w:val="22"/>
          </w:rPr>
          <w:t>,</w:t>
        </w:r>
      </w:ins>
      <w:r w:rsidRPr="0081723F">
        <w:rPr>
          <w:rFonts w:ascii="Arial" w:eastAsiaTheme="minorEastAsia" w:hAnsi="Arial" w:cs="Arial"/>
          <w:kern w:val="2"/>
          <w:sz w:val="22"/>
          <w:szCs w:val="22"/>
        </w:rPr>
        <w:t xml:space="preserve"> in which the average mBV of the normal tissue, the adenoma and the cancer </w:t>
      </w:r>
      <w:del w:id="453" w:author="Microsoft Office User" w:date="2019-09-01T23:51:00Z">
        <w:r w:rsidRPr="0081723F" w:rsidDel="00FD41D4">
          <w:rPr>
            <w:rFonts w:ascii="Arial" w:eastAsiaTheme="minorEastAsia" w:hAnsi="Arial" w:cs="Arial"/>
            <w:kern w:val="2"/>
            <w:sz w:val="22"/>
            <w:szCs w:val="22"/>
          </w:rPr>
          <w:delText xml:space="preserve">are </w:delText>
        </w:r>
      </w:del>
      <w:ins w:id="454" w:author="Microsoft Office User" w:date="2019-09-01T23:51:00Z">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0.698, 0.444 and 0.499 respectively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Finally, we found the AUC</w:t>
      </w:r>
      <w:ins w:id="455" w:author="Microsoft Office User" w:date="2019-09-01T23:51:00Z">
        <w:r w:rsidR="00FD41D4">
          <w:rPr>
            <w:rFonts w:ascii="Arial" w:eastAsiaTheme="minorEastAsia" w:hAnsi="Arial" w:cs="Arial"/>
            <w:kern w:val="2"/>
            <w:sz w:val="22"/>
            <w:szCs w:val="22"/>
          </w:rPr>
          <w:t>s</w:t>
        </w:r>
      </w:ins>
      <w:r w:rsidRPr="0081723F">
        <w:rPr>
          <w:rFonts w:ascii="Arial" w:eastAsiaTheme="minorEastAsia" w:hAnsi="Arial" w:cs="Arial"/>
          <w:kern w:val="2"/>
          <w:sz w:val="22"/>
          <w:szCs w:val="22"/>
        </w:rPr>
        <w:t xml:space="preserve"> of ROC curve with hyper-mBV and hypo-mBV </w:t>
      </w:r>
      <w:del w:id="456" w:author="Microsoft Office User" w:date="2019-09-01T23:51:00Z">
        <w:r w:rsidRPr="0081723F" w:rsidDel="00FD41D4">
          <w:rPr>
            <w:rFonts w:ascii="Arial" w:eastAsiaTheme="minorEastAsia" w:hAnsi="Arial" w:cs="Arial"/>
            <w:kern w:val="2"/>
            <w:sz w:val="22"/>
            <w:szCs w:val="22"/>
          </w:rPr>
          <w:delText xml:space="preserve">are </w:delText>
        </w:r>
      </w:del>
      <w:ins w:id="457" w:author="Microsoft Office User" w:date="2019-09-01T23:51:00Z">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0.982 and 0.947, respectively. Permutation analysis based on bootstrap strategy shown the model based on hyper-methylated sites </w:t>
      </w:r>
      <w:del w:id="458" w:author="Microsoft Office User" w:date="2019-09-01T23:51:00Z">
        <w:r w:rsidRPr="0081723F" w:rsidDel="00FD41D4">
          <w:rPr>
            <w:rFonts w:ascii="Arial" w:eastAsiaTheme="minorEastAsia" w:hAnsi="Arial" w:cs="Arial"/>
            <w:kern w:val="2"/>
            <w:sz w:val="22"/>
            <w:szCs w:val="22"/>
          </w:rPr>
          <w:delText xml:space="preserve">has </w:delText>
        </w:r>
      </w:del>
      <w:ins w:id="459" w:author="Microsoft Office User" w:date="2019-09-01T23:51:00Z">
        <w:r w:rsidR="00FD41D4" w:rsidRPr="0081723F">
          <w:rPr>
            <w:rFonts w:ascii="Arial" w:eastAsiaTheme="minorEastAsia" w:hAnsi="Arial" w:cs="Arial"/>
            <w:kern w:val="2"/>
            <w:sz w:val="22"/>
            <w:szCs w:val="22"/>
          </w:rPr>
          <w:t>ha</w:t>
        </w:r>
        <w:r w:rsidR="00FD41D4">
          <w:rPr>
            <w:rFonts w:ascii="Arial" w:eastAsiaTheme="minorEastAsia" w:hAnsi="Arial" w:cs="Arial"/>
            <w:kern w:val="2"/>
            <w:sz w:val="22"/>
            <w:szCs w:val="22"/>
          </w:rPr>
          <w:t>d</w:t>
        </w:r>
        <w:r w:rsidR="00FD41D4"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3H</w:t>
      </w:r>
      <w:r w:rsidRPr="0081723F">
        <w:rPr>
          <w:rFonts w:ascii="Arial" w:eastAsiaTheme="minorEastAsia" w:hAnsi="Arial" w:cs="Arial"/>
          <w:kern w:val="2"/>
          <w:sz w:val="22"/>
          <w:szCs w:val="22"/>
        </w:rPr>
        <w:t>).</w:t>
      </w:r>
    </w:p>
    <w:p w14:paraId="3DD12FBF" w14:textId="77777777" w:rsidR="00DD3117" w:rsidRPr="0081723F" w:rsidRDefault="00DD3117" w:rsidP="00F2054F">
      <w:pPr>
        <w:jc w:val="both"/>
        <w:rPr>
          <w:rFonts w:ascii="Arial" w:eastAsiaTheme="minorEastAsia" w:hAnsi="Arial" w:cs="Arial"/>
          <w:kern w:val="2"/>
          <w:sz w:val="22"/>
          <w:szCs w:val="22"/>
        </w:rPr>
      </w:pPr>
    </w:p>
    <w:p w14:paraId="158EDE38" w14:textId="6958E6EB" w:rsidR="006B49C6" w:rsidRPr="0081723F" w:rsidRDefault="00F136CC" w:rsidP="00DD3117">
      <w:pPr>
        <w:jc w:val="both"/>
        <w:rPr>
          <w:rFonts w:ascii="Arial" w:eastAsiaTheme="minorEastAsia" w:hAnsi="Arial" w:cs="Arial"/>
          <w:kern w:val="2"/>
          <w:sz w:val="22"/>
          <w:szCs w:val="22"/>
        </w:rPr>
      </w:pPr>
      <w:del w:id="460" w:author="Microsoft Office User" w:date="2019-09-01T23:52:00Z">
        <w:r w:rsidRPr="0081723F" w:rsidDel="00FD41D4">
          <w:rPr>
            <w:rFonts w:ascii="Arial" w:eastAsiaTheme="minorEastAsia" w:hAnsi="Arial" w:cs="Arial"/>
            <w:kern w:val="2"/>
            <w:sz w:val="22"/>
            <w:szCs w:val="22"/>
          </w:rPr>
          <w:delText>Most of c</w:delText>
        </w:r>
      </w:del>
      <w:ins w:id="461" w:author="Microsoft Office User" w:date="2019-09-01T23:52:00Z">
        <w:r w:rsidR="00FD41D4">
          <w:rPr>
            <w:rFonts w:ascii="Arial" w:eastAsiaTheme="minorEastAsia" w:hAnsi="Arial" w:cs="Arial"/>
            <w:kern w:val="2"/>
            <w:sz w:val="22"/>
            <w:szCs w:val="22"/>
          </w:rPr>
          <w:t>C</w:t>
        </w:r>
      </w:ins>
      <w:r w:rsidRPr="0081723F">
        <w:rPr>
          <w:rFonts w:ascii="Arial" w:eastAsiaTheme="minorEastAsia" w:hAnsi="Arial" w:cs="Arial"/>
          <w:kern w:val="2"/>
          <w:sz w:val="22"/>
          <w:szCs w:val="22"/>
        </w:rPr>
        <w:t>olorectal adenoma</w:t>
      </w:r>
      <w:ins w:id="462" w:author="Microsoft Office User" w:date="2019-09-01T23:52:00Z">
        <w:r w:rsidR="00FD41D4">
          <w:rPr>
            <w:rFonts w:ascii="Arial" w:eastAsiaTheme="minorEastAsia" w:hAnsi="Arial" w:cs="Arial"/>
            <w:kern w:val="2"/>
            <w:sz w:val="22"/>
            <w:szCs w:val="22"/>
          </w:rPr>
          <w:t xml:space="preserve"> is believed to be</w:t>
        </w:r>
      </w:ins>
      <w:del w:id="463" w:author="Microsoft Office User" w:date="2019-09-01T23:52:00Z">
        <w:r w:rsidRPr="0081723F" w:rsidDel="00FD41D4">
          <w:rPr>
            <w:rFonts w:ascii="Arial" w:eastAsiaTheme="minorEastAsia" w:hAnsi="Arial" w:cs="Arial" w:hint="eastAsia"/>
            <w:kern w:val="2"/>
            <w:sz w:val="22"/>
            <w:szCs w:val="22"/>
          </w:rPr>
          <w:delText xml:space="preserve"> </w:delText>
        </w:r>
      </w:del>
      <w:del w:id="464" w:author="Microsoft Office User" w:date="2019-09-01T23:51:00Z">
        <w:r w:rsidRPr="0081723F" w:rsidDel="00FD41D4">
          <w:rPr>
            <w:rFonts w:ascii="Arial" w:eastAsiaTheme="minorEastAsia" w:hAnsi="Arial" w:cs="Arial"/>
            <w:kern w:val="2"/>
            <w:sz w:val="22"/>
            <w:szCs w:val="22"/>
          </w:rPr>
          <w:delText>consider adenoma</w:delText>
        </w:r>
      </w:del>
      <w:del w:id="465" w:author="Microsoft Office User" w:date="2019-09-01T23:52:00Z">
        <w:r w:rsidRPr="0081723F" w:rsidDel="00FD41D4">
          <w:rPr>
            <w:rFonts w:ascii="Arial" w:eastAsiaTheme="minorEastAsia" w:hAnsi="Arial" w:cs="Arial"/>
            <w:kern w:val="2"/>
            <w:sz w:val="22"/>
            <w:szCs w:val="22"/>
          </w:rPr>
          <w:delText xml:space="preserve"> as a </w:delText>
        </w:r>
      </w:del>
      <w:ins w:id="466" w:author="Microsoft Office User" w:date="2019-09-01T23:52:00Z">
        <w:r w:rsidR="00FD41D4">
          <w:rPr>
            <w:rFonts w:ascii="Arial" w:eastAsiaTheme="minorEastAsia" w:hAnsi="Arial" w:cs="Arial"/>
            <w:kern w:val="2"/>
            <w:sz w:val="22"/>
            <w:szCs w:val="22"/>
          </w:rPr>
          <w:t xml:space="preserve"> the </w:t>
        </w:r>
      </w:ins>
      <w:r w:rsidRPr="0081723F">
        <w:rPr>
          <w:rFonts w:ascii="Arial" w:eastAsiaTheme="minorEastAsia" w:hAnsi="Arial" w:cs="Arial"/>
          <w:kern w:val="2"/>
          <w:sz w:val="22"/>
          <w:szCs w:val="22"/>
        </w:rPr>
        <w:t xml:space="preserve">middle stage between normal status and cancer. Our study focuses on adenoma and </w:t>
      </w:r>
      <w:del w:id="467" w:author="Microsoft Office User" w:date="2019-09-01T23:52:00Z">
        <w:r w:rsidRPr="0081723F" w:rsidDel="00FD41D4">
          <w:rPr>
            <w:rFonts w:ascii="Arial" w:eastAsiaTheme="minorEastAsia" w:hAnsi="Arial" w:cs="Arial"/>
            <w:kern w:val="2"/>
            <w:sz w:val="22"/>
            <w:szCs w:val="22"/>
          </w:rPr>
          <w:delText xml:space="preserve">compare the different </w:delText>
        </w:r>
      </w:del>
      <w:ins w:id="468" w:author="Microsoft Office User" w:date="2019-09-01T23:53:00Z">
        <w:r w:rsidR="00FD41D4">
          <w:rPr>
            <w:rFonts w:ascii="Arial" w:eastAsiaTheme="minorEastAsia" w:hAnsi="Arial" w:cs="Arial"/>
            <w:kern w:val="2"/>
            <w:sz w:val="22"/>
            <w:szCs w:val="22"/>
          </w:rPr>
          <w:t>DN</w:t>
        </w:r>
        <w:r w:rsidR="00FD41D4">
          <w:rPr>
            <w:rFonts w:ascii="Arial" w:eastAsiaTheme="minorEastAsia" w:hAnsi="Arial" w:cs="Arial" w:hint="eastAsia"/>
            <w:kern w:val="2"/>
            <w:sz w:val="22"/>
            <w:szCs w:val="22"/>
          </w:rPr>
          <w:t>A</w:t>
        </w:r>
        <w:r w:rsidR="00FD41D4">
          <w:rPr>
            <w:rFonts w:ascii="Arial" w:eastAsiaTheme="minorEastAsia" w:hAnsi="Arial" w:cs="Arial"/>
            <w:kern w:val="2"/>
            <w:sz w:val="22"/>
            <w:szCs w:val="22"/>
          </w:rPr>
          <w:t xml:space="preserve"> methylation difference among </w:t>
        </w:r>
      </w:ins>
      <w:r w:rsidRPr="0081723F">
        <w:rPr>
          <w:rFonts w:ascii="Arial" w:eastAsiaTheme="minorEastAsia" w:hAnsi="Arial" w:cs="Arial" w:hint="eastAsia"/>
          <w:kern w:val="2"/>
          <w:sz w:val="22"/>
          <w:szCs w:val="22"/>
        </w:rPr>
        <w:t>p</w:t>
      </w:r>
      <w:r w:rsidRPr="0081723F">
        <w:rPr>
          <w:rFonts w:ascii="Arial" w:eastAsiaTheme="minorEastAsia" w:hAnsi="Arial" w:cs="Arial"/>
          <w:kern w:val="2"/>
          <w:sz w:val="22"/>
          <w:szCs w:val="22"/>
        </w:rPr>
        <w:t xml:space="preserve">athological stages. </w:t>
      </w:r>
      <w:del w:id="469" w:author="Microsoft Office User" w:date="2019-09-01T23:54:00Z">
        <w:r w:rsidRPr="0081723F" w:rsidDel="00FD41D4">
          <w:rPr>
            <w:rFonts w:ascii="Arial" w:eastAsiaTheme="minorEastAsia" w:hAnsi="Arial" w:cs="Arial"/>
            <w:kern w:val="2"/>
            <w:sz w:val="22"/>
            <w:szCs w:val="22"/>
          </w:rPr>
          <w:delText>At very early stage, e</w:delText>
        </w:r>
      </w:del>
      <w:ins w:id="470" w:author="Microsoft Office User" w:date="2019-09-01T23:54:00Z">
        <w:r w:rsidR="00FD41D4">
          <w:rPr>
            <w:rFonts w:ascii="Arial" w:eastAsiaTheme="minorEastAsia" w:hAnsi="Arial" w:cs="Arial"/>
            <w:kern w:val="2"/>
            <w:sz w:val="22"/>
            <w:szCs w:val="22"/>
          </w:rPr>
          <w:t>E</w:t>
        </w:r>
      </w:ins>
      <w:r w:rsidRPr="0081723F">
        <w:rPr>
          <w:rFonts w:ascii="Arial" w:eastAsiaTheme="minorEastAsia" w:hAnsi="Arial" w:cs="Arial"/>
          <w:kern w:val="2"/>
          <w:sz w:val="22"/>
          <w:szCs w:val="22"/>
        </w:rPr>
        <w:t xml:space="preserve">thanol degradation </w:t>
      </w:r>
      <w:r w:rsidR="009446D3" w:rsidRPr="0081723F">
        <w:rPr>
          <w:rFonts w:ascii="Arial" w:eastAsiaTheme="minorEastAsia" w:hAnsi="Arial" w:cs="Arial"/>
          <w:kern w:val="2"/>
          <w:sz w:val="22"/>
          <w:szCs w:val="22"/>
        </w:rPr>
        <w:t xml:space="preserve">II </w:t>
      </w:r>
      <w:del w:id="471" w:author="Microsoft Office User" w:date="2019-09-01T23:56:00Z">
        <w:r w:rsidRPr="0081723F" w:rsidDel="00FD41D4">
          <w:rPr>
            <w:rFonts w:ascii="Arial" w:eastAsiaTheme="minorEastAsia" w:hAnsi="Arial" w:cs="Arial"/>
            <w:kern w:val="2"/>
            <w:sz w:val="22"/>
            <w:szCs w:val="22"/>
          </w:rPr>
          <w:delText xml:space="preserve">is </w:delText>
        </w:r>
      </w:del>
      <w:ins w:id="472" w:author="Microsoft Office User" w:date="2019-09-01T23:56:00Z">
        <w:r w:rsidR="00FD41D4">
          <w:rPr>
            <w:rFonts w:ascii="Arial" w:eastAsiaTheme="minorEastAsia" w:hAnsi="Arial" w:cs="Arial"/>
            <w:kern w:val="2"/>
            <w:sz w:val="22"/>
            <w:szCs w:val="22"/>
          </w:rPr>
          <w:t>was</w:t>
        </w:r>
        <w:r w:rsidR="00FD41D4"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the top term </w:t>
      </w:r>
      <w:del w:id="473" w:author="Microsoft Office User" w:date="2019-09-01T23:53:00Z">
        <w:r w:rsidRPr="0081723F" w:rsidDel="00FD41D4">
          <w:rPr>
            <w:rFonts w:ascii="Arial" w:eastAsiaTheme="minorEastAsia" w:hAnsi="Arial" w:cs="Arial"/>
            <w:kern w:val="2"/>
            <w:sz w:val="22"/>
            <w:szCs w:val="22"/>
          </w:rPr>
          <w:delText>of</w:delText>
        </w:r>
        <w:r w:rsidR="009446D3" w:rsidRPr="0081723F" w:rsidDel="00FD41D4">
          <w:rPr>
            <w:rFonts w:ascii="Arial" w:eastAsiaTheme="minorEastAsia" w:hAnsi="Arial" w:cs="Arial"/>
            <w:kern w:val="2"/>
            <w:sz w:val="22"/>
            <w:szCs w:val="22"/>
          </w:rPr>
          <w:delText xml:space="preserve"> </w:delText>
        </w:r>
      </w:del>
      <w:ins w:id="474" w:author="Microsoft Office User" w:date="2019-09-01T23:53:00Z">
        <w:r w:rsidR="00FD41D4">
          <w:rPr>
            <w:rFonts w:ascii="Arial" w:eastAsiaTheme="minorEastAsia" w:hAnsi="Arial" w:cs="Arial"/>
            <w:kern w:val="2"/>
            <w:sz w:val="22"/>
            <w:szCs w:val="22"/>
          </w:rPr>
          <w:t>in</w:t>
        </w:r>
        <w:r w:rsidR="00FD41D4" w:rsidRPr="0081723F">
          <w:rPr>
            <w:rFonts w:ascii="Arial" w:eastAsiaTheme="minorEastAsia" w:hAnsi="Arial" w:cs="Arial"/>
            <w:kern w:val="2"/>
            <w:sz w:val="22"/>
            <w:szCs w:val="22"/>
          </w:rPr>
          <w:t xml:space="preserve"> </w:t>
        </w:r>
      </w:ins>
      <w:r w:rsidR="009446D3" w:rsidRPr="0081723F">
        <w:rPr>
          <w:rFonts w:ascii="Arial" w:eastAsiaTheme="minorEastAsia" w:hAnsi="Arial" w:cs="Arial"/>
          <w:kern w:val="2"/>
          <w:sz w:val="22"/>
          <w:szCs w:val="22"/>
        </w:rPr>
        <w:t>IPA enrichment result of hyper-</w:t>
      </w:r>
      <w:r w:rsidRPr="0081723F">
        <w:rPr>
          <w:rFonts w:ascii="Arial" w:eastAsiaTheme="minorEastAsia" w:hAnsi="Arial" w:cs="Arial"/>
          <w:kern w:val="2"/>
          <w:sz w:val="22"/>
          <w:szCs w:val="22"/>
        </w:rPr>
        <w:t>DMRs</w:t>
      </w:r>
      <w:ins w:id="475" w:author="Microsoft Office User" w:date="2019-09-01T23:54:00Z">
        <w:r w:rsidR="00FD41D4">
          <w:rPr>
            <w:rFonts w:ascii="Arial" w:eastAsiaTheme="minorEastAsia" w:hAnsi="Arial" w:cs="Arial"/>
            <w:kern w:val="2"/>
            <w:sz w:val="22"/>
            <w:szCs w:val="22"/>
          </w:rPr>
          <w:t xml:space="preserve"> identified in very</w:t>
        </w:r>
      </w:ins>
      <w:ins w:id="476" w:author="Microsoft Office User" w:date="2019-09-01T23:55:00Z">
        <w:r w:rsidR="00FD41D4">
          <w:rPr>
            <w:rFonts w:ascii="Arial" w:eastAsiaTheme="minorEastAsia" w:hAnsi="Arial" w:cs="Arial"/>
            <w:kern w:val="2"/>
            <w:sz w:val="22"/>
            <w:szCs w:val="22"/>
          </w:rPr>
          <w:t xml:space="preserve"> early stage</w:t>
        </w:r>
      </w:ins>
      <w:r w:rsidRPr="0081723F">
        <w:rPr>
          <w:rFonts w:ascii="Arial" w:eastAsiaTheme="minorEastAsia" w:hAnsi="Arial" w:cs="Arial"/>
          <w:kern w:val="2"/>
          <w:sz w:val="22"/>
          <w:szCs w:val="22"/>
        </w:rPr>
        <w:t xml:space="preserve">, </w:t>
      </w:r>
      <w:del w:id="477" w:author="Microsoft Office User" w:date="2019-09-01T23:55:00Z">
        <w:r w:rsidRPr="0081723F" w:rsidDel="00FD41D4">
          <w:rPr>
            <w:rFonts w:ascii="Arial" w:eastAsiaTheme="minorEastAsia" w:hAnsi="Arial" w:cs="Arial"/>
            <w:kern w:val="2"/>
            <w:sz w:val="22"/>
            <w:szCs w:val="22"/>
          </w:rPr>
          <w:delText xml:space="preserve">in which </w:delText>
        </w:r>
      </w:del>
      <w:ins w:id="478" w:author="Microsoft Office User" w:date="2019-09-01T23:55:00Z">
        <w:r w:rsidR="00FD41D4">
          <w:rPr>
            <w:rFonts w:ascii="Arial" w:eastAsiaTheme="minorEastAsia" w:hAnsi="Arial" w:cs="Arial"/>
            <w:kern w:val="2"/>
            <w:sz w:val="22"/>
            <w:szCs w:val="22"/>
          </w:rPr>
          <w:t xml:space="preserve">and </w:t>
        </w:r>
      </w:ins>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w:t>
      </w:r>
      <w:del w:id="479" w:author="Microsoft Office User" w:date="2019-09-01T23:55:00Z">
        <w:r w:rsidRPr="0081723F" w:rsidDel="00FD41D4">
          <w:rPr>
            <w:rFonts w:ascii="Arial" w:eastAsiaTheme="minorEastAsia" w:hAnsi="Arial" w:cs="Arial"/>
            <w:kern w:val="2"/>
            <w:sz w:val="22"/>
            <w:szCs w:val="22"/>
          </w:rPr>
          <w:delText>are hit</w:delText>
        </w:r>
      </w:del>
      <w:ins w:id="480" w:author="Microsoft Office User" w:date="2019-09-01T23:55:00Z">
        <w:r w:rsidR="00FD41D4">
          <w:rPr>
            <w:rFonts w:ascii="Arial" w:eastAsiaTheme="minorEastAsia" w:hAnsi="Arial" w:cs="Arial"/>
            <w:kern w:val="2"/>
            <w:sz w:val="22"/>
            <w:szCs w:val="22"/>
          </w:rPr>
          <w:t>genes featured</w:t>
        </w:r>
      </w:ins>
      <w:ins w:id="481" w:author="Microsoft Office User" w:date="2019-09-01T23:56:00Z">
        <w:r w:rsidR="00FD41D4">
          <w:rPr>
            <w:rFonts w:ascii="Arial" w:eastAsiaTheme="minorEastAsia" w:hAnsi="Arial" w:cs="Arial"/>
            <w:kern w:val="2"/>
            <w:sz w:val="22"/>
            <w:szCs w:val="22"/>
          </w:rPr>
          <w:t xml:space="preserve"> in this biological process</w:t>
        </w:r>
      </w:ins>
      <w:r w:rsidRPr="0081723F">
        <w:rPr>
          <w:rFonts w:ascii="Arial" w:eastAsiaTheme="minorEastAsia" w:hAnsi="Arial" w:cs="Arial"/>
          <w:kern w:val="2"/>
          <w:sz w:val="22"/>
          <w:szCs w:val="22"/>
        </w:rPr>
        <w:t>. The</w:t>
      </w:r>
      <w:ins w:id="482" w:author="Microsoft Office User" w:date="2019-09-01T23:58:00Z">
        <w:r w:rsidR="00E822D5">
          <w:rPr>
            <w:rFonts w:ascii="Arial" w:eastAsiaTheme="minorEastAsia" w:hAnsi="Arial" w:cs="Arial"/>
            <w:kern w:val="2"/>
            <w:sz w:val="22"/>
            <w:szCs w:val="22"/>
          </w:rPr>
          <w:t>ir intense</w:t>
        </w:r>
      </w:ins>
      <w:del w:id="483" w:author="Microsoft Office User" w:date="2019-09-01T23:58:00Z">
        <w:r w:rsidRPr="0081723F" w:rsidDel="00E822D5">
          <w:rPr>
            <w:rFonts w:ascii="Arial" w:eastAsiaTheme="minorEastAsia" w:hAnsi="Arial" w:cs="Arial" w:hint="eastAsia"/>
            <w:kern w:val="2"/>
            <w:sz w:val="22"/>
            <w:szCs w:val="22"/>
          </w:rPr>
          <w:delText xml:space="preserve"> </w:delText>
        </w:r>
      </w:del>
      <w:del w:id="484" w:author="Microsoft Office User" w:date="2019-09-01T23:57:00Z">
        <w:r w:rsidRPr="0081723F" w:rsidDel="00FD41D4">
          <w:rPr>
            <w:rFonts w:ascii="Arial" w:eastAsiaTheme="minorEastAsia" w:hAnsi="Arial" w:cs="Arial" w:hint="eastAsia"/>
            <w:kern w:val="2"/>
            <w:sz w:val="22"/>
            <w:szCs w:val="22"/>
          </w:rPr>
          <w:delText>strong</w:delText>
        </w:r>
      </w:del>
      <w:del w:id="485" w:author="Microsoft Office User" w:date="2019-09-01T23:58:00Z">
        <w:r w:rsidRPr="0081723F" w:rsidDel="00E822D5">
          <w:rPr>
            <w:rFonts w:ascii="Arial" w:eastAsiaTheme="minorEastAsia" w:hAnsi="Arial" w:cs="Arial" w:hint="eastAsia"/>
            <w:kern w:val="2"/>
            <w:sz w:val="22"/>
            <w:szCs w:val="22"/>
          </w:rPr>
          <w:delText xml:space="preserve"> </w:delText>
        </w:r>
      </w:del>
      <w:ins w:id="486" w:author="Microsoft Office User" w:date="2019-09-01T23:58:00Z">
        <w:r w:rsidR="00E822D5">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early DNA methylation change provides potential as</w:t>
      </w:r>
      <w:del w:id="487" w:author="Microsoft Office User" w:date="2019-09-01T23:59:00Z">
        <w:r w:rsidRPr="0081723F" w:rsidDel="00E822D5">
          <w:rPr>
            <w:rFonts w:ascii="Arial" w:eastAsiaTheme="minorEastAsia" w:hAnsi="Arial" w:cs="Arial"/>
            <w:kern w:val="2"/>
            <w:sz w:val="22"/>
            <w:szCs w:val="22"/>
          </w:rPr>
          <w:delText xml:space="preserve"> </w:delText>
        </w:r>
      </w:del>
      <w:ins w:id="488" w:author="Microsoft Office User" w:date="2019-09-01T23:59:00Z">
        <w:r w:rsidR="00E822D5">
          <w:rPr>
            <w:rFonts w:ascii="Arial" w:eastAsiaTheme="minorEastAsia" w:hAnsi="Arial" w:cs="Arial"/>
            <w:kern w:val="2"/>
            <w:sz w:val="22"/>
            <w:szCs w:val="22"/>
          </w:rPr>
          <w:t xml:space="preserve"> adenoma</w:t>
        </w:r>
      </w:ins>
      <w:ins w:id="489" w:author="Microsoft Office User" w:date="2019-09-01T23:58:00Z">
        <w:r w:rsidR="00E822D5">
          <w:rPr>
            <w:rFonts w:ascii="Arial" w:eastAsiaTheme="minorEastAsia" w:hAnsi="Arial" w:cs="Arial" w:hint="eastAsia"/>
            <w:kern w:val="2"/>
            <w:sz w:val="22"/>
            <w:szCs w:val="22"/>
          </w:rPr>
          <w:t xml:space="preserve"> </w:t>
        </w:r>
      </w:ins>
      <w:r w:rsidRPr="0081723F">
        <w:rPr>
          <w:rFonts w:ascii="Arial" w:eastAsiaTheme="minorEastAsia" w:hAnsi="Arial" w:cs="Arial"/>
          <w:kern w:val="2"/>
          <w:sz w:val="22"/>
          <w:szCs w:val="22"/>
        </w:rPr>
        <w:t>biomarker</w:t>
      </w:r>
      <w:del w:id="490" w:author="Microsoft Office User" w:date="2019-09-01T23:58:00Z">
        <w:r w:rsidRPr="0081723F" w:rsidDel="00E822D5">
          <w:rPr>
            <w:rFonts w:ascii="Arial" w:eastAsiaTheme="minorEastAsia" w:hAnsi="Arial" w:cs="Arial"/>
            <w:kern w:val="2"/>
            <w:sz w:val="22"/>
            <w:szCs w:val="22"/>
          </w:rPr>
          <w:delText xml:space="preserve"> of disease</w:delText>
        </w:r>
      </w:del>
      <w:r w:rsidRPr="0081723F">
        <w:rPr>
          <w:rFonts w:ascii="Arial" w:eastAsiaTheme="minorEastAsia" w:hAnsi="Arial" w:cs="Arial"/>
          <w:kern w:val="2"/>
          <w:sz w:val="22"/>
          <w:szCs w:val="22"/>
        </w:rPr>
        <w:t>. After getting negative correlation of expression and DNA methylation of the two genes</w:t>
      </w:r>
      <w:ins w:id="491" w:author="Microsoft Office User" w:date="2019-09-01T23:59:00Z">
        <w:r w:rsidR="00E822D5">
          <w:rPr>
            <w:rFonts w:ascii="Arial" w:eastAsiaTheme="minorEastAsia" w:hAnsi="Arial" w:cs="Arial"/>
            <w:kern w:val="2"/>
            <w:sz w:val="22"/>
            <w:szCs w:val="22"/>
          </w:rPr>
          <w:t xml:space="preserve">, </w:t>
        </w:r>
      </w:ins>
      <w:del w:id="492" w:author="Microsoft Office User" w:date="2019-09-01T23:59:00Z">
        <w:r w:rsidRPr="0081723F" w:rsidDel="00E822D5">
          <w:rPr>
            <w:rFonts w:ascii="Arial" w:eastAsiaTheme="minorEastAsia" w:hAnsi="Arial" w:cs="Arial"/>
            <w:kern w:val="2"/>
            <w:sz w:val="22"/>
            <w:szCs w:val="22"/>
          </w:rPr>
          <w:delText xml:space="preserve"> as expected, </w:delText>
        </w:r>
      </w:del>
      <w:r w:rsidRPr="0081723F">
        <w:rPr>
          <w:rFonts w:ascii="Arial" w:eastAsiaTheme="minorEastAsia" w:hAnsi="Arial" w:cs="Arial"/>
          <w:kern w:val="2"/>
          <w:sz w:val="22"/>
          <w:szCs w:val="22"/>
        </w:rPr>
        <w:t xml:space="preserve">we </w:t>
      </w:r>
      <w:del w:id="493" w:author="Microsoft Office User" w:date="2019-09-02T00:00:00Z">
        <w:r w:rsidRPr="0081723F" w:rsidDel="00E822D5">
          <w:rPr>
            <w:rFonts w:ascii="Arial" w:eastAsiaTheme="minorEastAsia" w:hAnsi="Arial" w:cs="Arial"/>
            <w:kern w:val="2"/>
            <w:sz w:val="22"/>
            <w:szCs w:val="22"/>
          </w:rPr>
          <w:delText>try to verify the probability</w:delText>
        </w:r>
      </w:del>
      <w:ins w:id="494" w:author="Microsoft Office User" w:date="2019-09-02T00:00:00Z">
        <w:r w:rsidR="00E822D5">
          <w:rPr>
            <w:rFonts w:ascii="Arial" w:eastAsiaTheme="minorEastAsia" w:hAnsi="Arial" w:cs="Arial"/>
            <w:kern w:val="2"/>
            <w:sz w:val="22"/>
            <w:szCs w:val="22"/>
          </w:rPr>
          <w:t>only used their methylation lev</w:t>
        </w:r>
      </w:ins>
      <w:ins w:id="495" w:author="Microsoft Office User" w:date="2019-09-02T00:01:00Z">
        <w:r w:rsidR="00E822D5">
          <w:rPr>
            <w:rFonts w:ascii="Arial" w:eastAsiaTheme="minorEastAsia" w:hAnsi="Arial" w:cs="Arial"/>
            <w:kern w:val="2"/>
            <w:sz w:val="22"/>
            <w:szCs w:val="22"/>
          </w:rPr>
          <w:t>els to</w:t>
        </w:r>
      </w:ins>
      <w:del w:id="496" w:author="Microsoft Office User" w:date="2019-09-02T00:01:00Z">
        <w:r w:rsidRPr="0081723F" w:rsidDel="00E822D5">
          <w:rPr>
            <w:rFonts w:ascii="Arial" w:eastAsiaTheme="minorEastAsia" w:hAnsi="Arial" w:cs="Arial"/>
            <w:kern w:val="2"/>
            <w:sz w:val="22"/>
            <w:szCs w:val="22"/>
          </w:rPr>
          <w:delText xml:space="preserve"> as to</w:delText>
        </w:r>
      </w:del>
      <w:r w:rsidRPr="0081723F">
        <w:rPr>
          <w:rFonts w:ascii="Arial" w:eastAsiaTheme="minorEastAsia" w:hAnsi="Arial" w:cs="Arial"/>
          <w:kern w:val="2"/>
          <w:sz w:val="22"/>
          <w:szCs w:val="22"/>
        </w:rPr>
        <w:t xml:space="preserve"> distinguish normal </w:t>
      </w:r>
      <w:del w:id="497" w:author="Microsoft Office User" w:date="2019-09-02T00:01:00Z">
        <w:r w:rsidRPr="0081723F" w:rsidDel="00E822D5">
          <w:rPr>
            <w:rFonts w:ascii="Arial" w:eastAsiaTheme="minorEastAsia" w:hAnsi="Arial" w:cs="Arial"/>
            <w:kern w:val="2"/>
            <w:sz w:val="22"/>
            <w:szCs w:val="22"/>
          </w:rPr>
          <w:delText xml:space="preserve">samples </w:delText>
        </w:r>
      </w:del>
      <w:r w:rsidRPr="0081723F">
        <w:rPr>
          <w:rFonts w:ascii="Arial" w:eastAsiaTheme="minorEastAsia" w:hAnsi="Arial" w:cs="Arial"/>
          <w:kern w:val="2"/>
          <w:sz w:val="22"/>
          <w:szCs w:val="22"/>
        </w:rPr>
        <w:t xml:space="preserve">and </w:t>
      </w:r>
      <w:del w:id="498" w:author="Microsoft Office User" w:date="2019-09-02T00:03:00Z">
        <w:r w:rsidRPr="0081723F" w:rsidDel="00E822D5">
          <w:rPr>
            <w:rFonts w:ascii="Arial" w:eastAsiaTheme="minorEastAsia" w:hAnsi="Arial" w:cs="Arial"/>
            <w:kern w:val="2"/>
            <w:sz w:val="22"/>
            <w:szCs w:val="22"/>
          </w:rPr>
          <w:delText xml:space="preserve">disease </w:delText>
        </w:r>
      </w:del>
      <w:ins w:id="499" w:author="Microsoft Office User" w:date="2019-09-02T00:03:00Z">
        <w:r w:rsidR="00E822D5">
          <w:rPr>
            <w:rFonts w:ascii="Arial" w:eastAsiaTheme="minorEastAsia" w:hAnsi="Arial" w:cs="Arial"/>
            <w:kern w:val="2"/>
            <w:sz w:val="22"/>
            <w:szCs w:val="22"/>
          </w:rPr>
          <w:t>adenoma</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samples. The error rate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just </w:t>
      </w:r>
      <w:del w:id="500" w:author="Microsoft Office User" w:date="2019-09-02T00:01:00Z">
        <w:r w:rsidRPr="0081723F" w:rsidDel="00E822D5">
          <w:rPr>
            <w:rFonts w:ascii="Arial" w:eastAsiaTheme="minorEastAsia" w:hAnsi="Arial" w:cs="Arial"/>
            <w:kern w:val="2"/>
            <w:sz w:val="22"/>
            <w:szCs w:val="22"/>
          </w:rPr>
          <w:delText xml:space="preserve">get </w:delText>
        </w:r>
      </w:del>
      <w:ins w:id="501" w:author="Microsoft Office User" w:date="2019-09-02T00:01:00Z">
        <w:r w:rsidR="00E822D5">
          <w:rPr>
            <w:rFonts w:ascii="Arial" w:eastAsiaTheme="minorEastAsia" w:hAnsi="Arial" w:cs="Arial"/>
            <w:kern w:val="2"/>
            <w:sz w:val="22"/>
            <w:szCs w:val="22"/>
          </w:rPr>
          <w:t>got</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4.68% (39/833), while the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’s </w:t>
      </w:r>
      <w:ins w:id="502" w:author="Microsoft Office User" w:date="2019-09-02T00:02:00Z">
        <w:r w:rsidR="00E822D5">
          <w:rPr>
            <w:rFonts w:ascii="Arial" w:eastAsiaTheme="minorEastAsia" w:hAnsi="Arial" w:cs="Arial"/>
            <w:kern w:val="2"/>
            <w:sz w:val="22"/>
            <w:szCs w:val="22"/>
          </w:rPr>
          <w:t>reached</w:t>
        </w:r>
      </w:ins>
      <w:del w:id="503" w:author="Microsoft Office User" w:date="2019-09-02T00:02:00Z">
        <w:r w:rsidRPr="0081723F" w:rsidDel="00E822D5">
          <w:rPr>
            <w:rFonts w:ascii="Arial" w:eastAsiaTheme="minorEastAsia" w:hAnsi="Arial" w:cs="Arial"/>
            <w:kern w:val="2"/>
            <w:sz w:val="22"/>
            <w:szCs w:val="22"/>
          </w:rPr>
          <w:delText>higher</w:delText>
        </w:r>
      </w:del>
      <w:del w:id="504" w:author="Microsoft Office User" w:date="2019-09-02T00:01:00Z">
        <w:r w:rsidRPr="0081723F" w:rsidDel="00E822D5">
          <w:rPr>
            <w:rFonts w:ascii="Arial" w:eastAsiaTheme="minorEastAsia" w:hAnsi="Arial" w:cs="Arial"/>
            <w:kern w:val="2"/>
            <w:sz w:val="22"/>
            <w:szCs w:val="22"/>
          </w:rPr>
          <w:delText xml:space="preserve"> as</w:delText>
        </w:r>
      </w:del>
      <w:r w:rsidRPr="0081723F">
        <w:rPr>
          <w:rFonts w:ascii="Arial" w:eastAsiaTheme="minorEastAsia" w:hAnsi="Arial" w:cs="Arial"/>
          <w:kern w:val="2"/>
          <w:sz w:val="22"/>
          <w:szCs w:val="22"/>
        </w:rPr>
        <w:t xml:space="preserve"> 16.68% (139/833). Furthermore, </w:t>
      </w:r>
      <w:del w:id="505" w:author="Microsoft Office User" w:date="2019-09-02T00:02:00Z">
        <w:r w:rsidRPr="0081723F" w:rsidDel="00E822D5">
          <w:rPr>
            <w:rFonts w:ascii="Arial" w:eastAsiaTheme="minorEastAsia" w:hAnsi="Arial" w:cs="Arial"/>
            <w:kern w:val="2"/>
            <w:sz w:val="22"/>
            <w:szCs w:val="22"/>
          </w:rPr>
          <w:delText xml:space="preserve">at </w:delText>
        </w:r>
      </w:del>
      <w:ins w:id="506" w:author="Microsoft Office User" w:date="2019-09-02T00:02:00Z">
        <w:r w:rsidR="00E822D5">
          <w:rPr>
            <w:rFonts w:ascii="Arial" w:eastAsiaTheme="minorEastAsia" w:hAnsi="Arial" w:cs="Arial"/>
            <w:kern w:val="2"/>
            <w:sz w:val="22"/>
            <w:szCs w:val="22"/>
          </w:rPr>
          <w:t>according to</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ROC curve of mBV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mBV for all 833 samples, the AUC </w:t>
      </w:r>
      <w:del w:id="507" w:author="Microsoft Office User" w:date="2019-09-02T00:02:00Z">
        <w:r w:rsidRPr="0081723F" w:rsidDel="00E822D5">
          <w:rPr>
            <w:rFonts w:ascii="Arial" w:eastAsiaTheme="minorEastAsia" w:hAnsi="Arial" w:cs="Arial"/>
            <w:kern w:val="2"/>
            <w:sz w:val="22"/>
            <w:szCs w:val="22"/>
          </w:rPr>
          <w:delText xml:space="preserve">is </w:delText>
        </w:r>
      </w:del>
      <w:ins w:id="508" w:author="Microsoft Office User" w:date="2019-09-02T00:02:00Z">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0.968 with specificity and sensitivity as 0.946 and 0.960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4F</w:t>
      </w:r>
      <w:r w:rsidRPr="0081723F">
        <w:rPr>
          <w:rFonts w:ascii="Arial" w:eastAsiaTheme="minorEastAsia" w:hAnsi="Arial" w:cs="Arial"/>
          <w:kern w:val="2"/>
          <w:sz w:val="22"/>
          <w:szCs w:val="22"/>
        </w:rPr>
        <w:t xml:space="preserve">). </w:t>
      </w:r>
      <w:del w:id="509" w:author="Microsoft Office User" w:date="2019-09-02T00:03:00Z">
        <w:r w:rsidRPr="0081723F" w:rsidDel="00E822D5">
          <w:rPr>
            <w:rFonts w:ascii="Arial" w:eastAsiaTheme="minorEastAsia" w:hAnsi="Arial" w:cs="Arial"/>
            <w:kern w:val="2"/>
            <w:sz w:val="22"/>
            <w:szCs w:val="22"/>
          </w:rPr>
          <w:delText xml:space="preserve">For </w:delText>
        </w:r>
      </w:del>
      <w:ins w:id="510" w:author="Microsoft Office User" w:date="2019-09-02T00:03:00Z">
        <w:r w:rsidR="00E822D5">
          <w:rPr>
            <w:rFonts w:ascii="Arial" w:eastAsiaTheme="minorEastAsia" w:hAnsi="Arial" w:cs="Arial"/>
            <w:kern w:val="2"/>
            <w:sz w:val="22"/>
            <w:szCs w:val="22"/>
          </w:rPr>
          <w:t>The performance to distinguish</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cancer</w:t>
      </w:r>
      <w:ins w:id="511" w:author="Microsoft Office User" w:date="2019-09-02T00:03:00Z">
        <w:r w:rsidR="00E822D5">
          <w:rPr>
            <w:rFonts w:ascii="Arial" w:eastAsiaTheme="minorEastAsia" w:hAnsi="Arial" w:cs="Arial"/>
            <w:kern w:val="2"/>
            <w:sz w:val="22"/>
            <w:szCs w:val="22"/>
          </w:rPr>
          <w:t xml:space="preserve"> and normal </w:t>
        </w:r>
      </w:ins>
      <w:del w:id="512" w:author="Microsoft Office User" w:date="2019-09-02T00:03:00Z">
        <w:r w:rsidRPr="0081723F" w:rsidDel="00E822D5">
          <w:rPr>
            <w:rFonts w:ascii="Arial" w:eastAsiaTheme="minorEastAsia" w:hAnsi="Arial" w:cs="Arial"/>
            <w:kern w:val="2"/>
            <w:sz w:val="22"/>
            <w:szCs w:val="22"/>
          </w:rPr>
          <w:delText xml:space="preserve"> </w:delText>
        </w:r>
      </w:del>
      <w:r w:rsidRPr="0081723F">
        <w:rPr>
          <w:rFonts w:ascii="Arial" w:eastAsiaTheme="minorEastAsia" w:hAnsi="Arial" w:cs="Arial"/>
          <w:kern w:val="2"/>
          <w:sz w:val="22"/>
          <w:szCs w:val="22"/>
        </w:rPr>
        <w:t>samples</w:t>
      </w:r>
      <w:ins w:id="513" w:author="Microsoft Office User" w:date="2019-09-02T00:04:00Z">
        <w:r w:rsidR="00E822D5">
          <w:rPr>
            <w:rFonts w:ascii="Arial" w:eastAsiaTheme="minorEastAsia" w:hAnsi="Arial" w:cs="Arial"/>
            <w:kern w:val="2"/>
            <w:sz w:val="22"/>
            <w:szCs w:val="22"/>
          </w:rPr>
          <w:t xml:space="preserve"> was even better</w:t>
        </w:r>
      </w:ins>
      <w:r w:rsidRPr="0081723F">
        <w:rPr>
          <w:rFonts w:ascii="Arial" w:eastAsiaTheme="minorEastAsia" w:hAnsi="Arial" w:cs="Arial"/>
          <w:kern w:val="2"/>
          <w:sz w:val="22"/>
          <w:szCs w:val="22"/>
        </w:rPr>
        <w:t xml:space="preserve">, </w:t>
      </w:r>
      <w:del w:id="514" w:author="Microsoft Office User" w:date="2019-09-02T00:04:00Z">
        <w:r w:rsidRPr="0081723F" w:rsidDel="00E822D5">
          <w:rPr>
            <w:rFonts w:ascii="Arial" w:eastAsiaTheme="minorEastAsia" w:hAnsi="Arial" w:cs="Arial"/>
            <w:kern w:val="2"/>
            <w:sz w:val="22"/>
            <w:szCs w:val="22"/>
          </w:rPr>
          <w:delText xml:space="preserve">it can reach even </w:delText>
        </w:r>
      </w:del>
      <w:ins w:id="515" w:author="Microsoft Office User" w:date="2019-09-02T00:04:00Z">
        <w:r w:rsidR="00E822D5">
          <w:rPr>
            <w:rFonts w:ascii="Arial" w:eastAsiaTheme="minorEastAsia" w:hAnsi="Arial" w:cs="Arial"/>
            <w:kern w:val="2"/>
            <w:sz w:val="22"/>
            <w:szCs w:val="22"/>
          </w:rPr>
          <w:t xml:space="preserve">and the </w:t>
        </w:r>
      </w:ins>
      <w:r w:rsidRPr="0081723F">
        <w:rPr>
          <w:rFonts w:ascii="Arial" w:eastAsiaTheme="minorEastAsia" w:hAnsi="Arial" w:cs="Arial"/>
          <w:kern w:val="2"/>
          <w:sz w:val="22"/>
          <w:szCs w:val="22"/>
        </w:rPr>
        <w:t xml:space="preserve">AUC </w:t>
      </w:r>
      <w:del w:id="516" w:author="Microsoft Office User" w:date="2019-09-02T00:04:00Z">
        <w:r w:rsidRPr="0081723F" w:rsidDel="00E822D5">
          <w:rPr>
            <w:rFonts w:ascii="Arial" w:eastAsiaTheme="minorEastAsia" w:hAnsi="Arial" w:cs="Arial"/>
            <w:kern w:val="2"/>
            <w:sz w:val="22"/>
            <w:szCs w:val="22"/>
          </w:rPr>
          <w:delText xml:space="preserve">as </w:delText>
        </w:r>
      </w:del>
      <w:ins w:id="517" w:author="Microsoft Office User" w:date="2019-09-02T00:04:00Z">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0.978 (</w:t>
      </w:r>
      <w:del w:id="518" w:author="Guo, Shicheng" w:date="2019-09-01T20:53:00Z">
        <w:r w:rsidRPr="00423D91" w:rsidDel="00503288">
          <w:rPr>
            <w:rFonts w:ascii="Arial" w:eastAsiaTheme="minorEastAsia" w:hAnsi="Arial" w:cs="Arial"/>
            <w:b/>
            <w:kern w:val="2"/>
            <w:sz w:val="22"/>
            <w:szCs w:val="22"/>
          </w:rPr>
          <w:delText xml:space="preserve">Supplementary </w:delText>
        </w:r>
      </w:del>
      <w:r w:rsidRPr="00423D91">
        <w:rPr>
          <w:rFonts w:ascii="Arial" w:eastAsiaTheme="minorEastAsia" w:hAnsi="Arial" w:cs="Arial"/>
          <w:b/>
          <w:kern w:val="2"/>
          <w:sz w:val="22"/>
          <w:szCs w:val="22"/>
        </w:rPr>
        <w:t xml:space="preserve">Figure </w:t>
      </w:r>
      <w:ins w:id="519" w:author="Guo, Shicheng" w:date="2019-09-01T20:54:00Z">
        <w:r w:rsidR="00503288">
          <w:rPr>
            <w:rFonts w:ascii="Arial" w:eastAsiaTheme="minorEastAsia" w:hAnsi="Arial" w:cs="Arial"/>
            <w:b/>
            <w:kern w:val="2"/>
            <w:sz w:val="22"/>
            <w:szCs w:val="22"/>
          </w:rPr>
          <w:t>S</w:t>
        </w:r>
      </w:ins>
      <w:r w:rsidR="00BD1080">
        <w:rPr>
          <w:rFonts w:ascii="Arial" w:eastAsiaTheme="minorEastAsia" w:hAnsi="Arial" w:cs="Arial"/>
          <w:b/>
          <w:kern w:val="2"/>
          <w:sz w:val="22"/>
          <w:szCs w:val="22"/>
        </w:rPr>
        <w:t>3</w:t>
      </w:r>
      <w:r w:rsidRPr="0081723F">
        <w:rPr>
          <w:rFonts w:ascii="Arial" w:eastAsiaTheme="minorEastAsia" w:hAnsi="Arial" w:cs="Arial"/>
          <w:kern w:val="2"/>
          <w:sz w:val="22"/>
          <w:szCs w:val="22"/>
        </w:rPr>
        <w:t xml:space="preserve">). </w:t>
      </w:r>
      <w:ins w:id="520" w:author="Microsoft Office User" w:date="2019-09-02T00:04:00Z">
        <w:r w:rsidR="00E822D5">
          <w:rPr>
            <w:rFonts w:ascii="Arial" w:eastAsiaTheme="minorEastAsia" w:hAnsi="Arial" w:cs="Arial"/>
            <w:kern w:val="2"/>
            <w:sz w:val="22"/>
            <w:szCs w:val="22"/>
          </w:rPr>
          <w:t xml:space="preserve">It is known that </w:t>
        </w:r>
      </w:ins>
      <w:del w:id="521" w:author="Microsoft Office User" w:date="2019-09-02T00:04:00Z">
        <w:r w:rsidRPr="0081723F" w:rsidDel="00E822D5">
          <w:rPr>
            <w:rFonts w:ascii="Arial" w:eastAsiaTheme="minorEastAsia" w:hAnsi="Arial" w:cs="Arial"/>
            <w:kern w:val="2"/>
            <w:sz w:val="22"/>
            <w:szCs w:val="22"/>
          </w:rPr>
          <w:delText xml:space="preserve">The </w:delText>
        </w:r>
      </w:del>
      <w:ins w:id="522" w:author="Microsoft Office User" w:date="2019-09-02T00:04:00Z">
        <w:r w:rsidR="00E822D5">
          <w:rPr>
            <w:rFonts w:ascii="Arial" w:eastAsiaTheme="minorEastAsia" w:hAnsi="Arial" w:cs="Arial"/>
            <w:kern w:val="2"/>
            <w:sz w:val="22"/>
            <w:szCs w:val="22"/>
          </w:rPr>
          <w:t>t</w:t>
        </w:r>
        <w:r w:rsidR="00E822D5" w:rsidRPr="0081723F">
          <w:rPr>
            <w:rFonts w:ascii="Arial" w:eastAsiaTheme="minorEastAsia" w:hAnsi="Arial" w:cs="Arial"/>
            <w:kern w:val="2"/>
            <w:sz w:val="22"/>
            <w:szCs w:val="22"/>
          </w:rPr>
          <w:t xml:space="preserve">he </w:t>
        </w:r>
      </w:ins>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encodes hydroxyacid-oxoacid transhydrogenase, </w:t>
      </w:r>
      <w:del w:id="523" w:author="Microsoft Office User" w:date="2019-09-02T00:04:00Z">
        <w:r w:rsidRPr="0081723F" w:rsidDel="00E822D5">
          <w:rPr>
            <w:rFonts w:ascii="Arial" w:eastAsiaTheme="minorEastAsia" w:hAnsi="Arial" w:cs="Arial"/>
            <w:kern w:val="2"/>
            <w:sz w:val="22"/>
            <w:szCs w:val="22"/>
          </w:rPr>
          <w:delText xml:space="preserve">which is </w:delText>
        </w:r>
      </w:del>
      <w:r w:rsidRPr="0081723F">
        <w:rPr>
          <w:rFonts w:ascii="Arial" w:eastAsiaTheme="minorEastAsia" w:hAnsi="Arial" w:cs="Arial"/>
          <w:kern w:val="2"/>
          <w:sz w:val="22"/>
          <w:szCs w:val="22"/>
        </w:rPr>
        <w:t>responsible for the oxidation of 4-hydroxybutyrate in mammalian tissues</w:t>
      </w:r>
      <w:ins w:id="524" w:author="Microsoft Office User" w:date="2019-09-02T00:05:00Z">
        <w:r w:rsidR="00E822D5">
          <w:rPr>
            <w:rFonts w:ascii="Arial" w:eastAsiaTheme="minorEastAsia" w:hAnsi="Arial" w:cs="Arial"/>
            <w:kern w:val="2"/>
            <w:sz w:val="22"/>
            <w:szCs w:val="22"/>
          </w:rPr>
          <w:t xml:space="preserve">. </w:t>
        </w:r>
      </w:ins>
      <w:del w:id="525" w:author="Microsoft Office User" w:date="2019-09-02T00:05:00Z">
        <w:r w:rsidRPr="0081723F" w:rsidDel="00E822D5">
          <w:rPr>
            <w:rFonts w:ascii="Arial" w:eastAsiaTheme="minorEastAsia" w:hAnsi="Arial" w:cs="Arial"/>
            <w:kern w:val="2"/>
            <w:sz w:val="22"/>
            <w:szCs w:val="22"/>
          </w:rPr>
          <w:delText xml:space="preserve"> t</w:delText>
        </w:r>
      </w:del>
      <w:ins w:id="526" w:author="Microsoft Office User" w:date="2019-09-02T00:05:00Z">
        <w:r w:rsidR="00E822D5">
          <w:rPr>
            <w:rFonts w:ascii="Arial" w:eastAsiaTheme="minorEastAsia" w:hAnsi="Arial" w:cs="Arial"/>
            <w:kern w:val="2"/>
            <w:sz w:val="22"/>
            <w:szCs w:val="22"/>
          </w:rPr>
          <w:t>S</w:t>
        </w:r>
      </w:ins>
      <w:del w:id="527" w:author="Microsoft Office User" w:date="2019-09-02T00:05:00Z">
        <w:r w:rsidRPr="0081723F" w:rsidDel="00E822D5">
          <w:rPr>
            <w:rFonts w:ascii="Arial" w:eastAsiaTheme="minorEastAsia" w:hAnsi="Arial" w:cs="Arial"/>
            <w:kern w:val="2"/>
            <w:sz w:val="22"/>
            <w:szCs w:val="22"/>
          </w:rPr>
          <w:delText>here are s</w:delText>
        </w:r>
      </w:del>
      <w:r w:rsidRPr="0081723F">
        <w:rPr>
          <w:rFonts w:ascii="Arial" w:eastAsiaTheme="minorEastAsia" w:hAnsi="Arial" w:cs="Arial"/>
          <w:kern w:val="2"/>
          <w:sz w:val="22"/>
          <w:szCs w:val="22"/>
        </w:rPr>
        <w:t xml:space="preserve">ome studies </w:t>
      </w:r>
      <w:ins w:id="528" w:author="Microsoft Office User" w:date="2019-09-02T00:05:00Z">
        <w:r w:rsidR="00E822D5">
          <w:rPr>
            <w:rFonts w:ascii="Arial" w:eastAsiaTheme="minorEastAsia" w:hAnsi="Arial" w:cs="Arial"/>
            <w:kern w:val="2"/>
            <w:sz w:val="22"/>
            <w:szCs w:val="22"/>
          </w:rPr>
          <w:t xml:space="preserve">have </w:t>
        </w:r>
      </w:ins>
      <w:r w:rsidRPr="0081723F">
        <w:rPr>
          <w:rFonts w:ascii="Arial" w:eastAsiaTheme="minorEastAsia" w:hAnsi="Arial" w:cs="Arial"/>
          <w:kern w:val="2"/>
          <w:sz w:val="22"/>
          <w:szCs w:val="22"/>
        </w:rPr>
        <w:t>report</w:t>
      </w:r>
      <w:ins w:id="529" w:author="Microsoft Office User" w:date="2019-09-02T00:05:00Z">
        <w:r w:rsidR="00E822D5">
          <w:rPr>
            <w:rFonts w:ascii="Arial" w:eastAsiaTheme="minorEastAsia" w:hAnsi="Arial" w:cs="Arial"/>
            <w:kern w:val="2"/>
            <w:sz w:val="22"/>
            <w:szCs w:val="22"/>
          </w:rPr>
          <w:t>ed</w:t>
        </w:r>
      </w:ins>
      <w:r w:rsidRPr="0081723F">
        <w:rPr>
          <w:rFonts w:ascii="Arial" w:eastAsiaTheme="minorEastAsia" w:hAnsi="Arial" w:cs="Arial"/>
          <w:kern w:val="2"/>
          <w:sz w:val="22"/>
          <w:szCs w:val="22"/>
        </w:rPr>
        <w:t xml:space="preserve"> the gene is associated with cell proliferation and differentiation</w:t>
      </w:r>
      <w:r w:rsidR="0086011E" w:rsidRPr="0081723F">
        <w:rPr>
          <w:rFonts w:ascii="Arial" w:eastAsiaTheme="minorEastAsia" w:hAnsi="Arial" w:cs="Arial"/>
          <w:kern w:val="2"/>
          <w:sz w:val="22"/>
          <w:szCs w:val="22"/>
        </w:rPr>
        <w:fldChar w:fldCharType="begin"/>
      </w:r>
      <w:r w:rsidR="0086011E" w:rsidRPr="0081723F">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81723F">
        <w:rPr>
          <w:rFonts w:ascii="Arial" w:eastAsiaTheme="minorEastAsia" w:hAnsi="Arial" w:cs="Arial"/>
          <w:kern w:val="2"/>
          <w:sz w:val="22"/>
          <w:szCs w:val="22"/>
        </w:rPr>
        <w:fldChar w:fldCharType="separate"/>
      </w:r>
      <w:r w:rsidR="0086011E" w:rsidRPr="0081723F">
        <w:rPr>
          <w:rFonts w:ascii="Arial" w:eastAsiaTheme="minorEastAsia" w:hAnsi="Arial" w:cs="Arial"/>
          <w:noProof/>
          <w:kern w:val="2"/>
          <w:sz w:val="22"/>
          <w:szCs w:val="22"/>
        </w:rPr>
        <w:t>[25]</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xml:space="preserve">. </w:t>
      </w:r>
      <w:del w:id="530" w:author="Microsoft Office User" w:date="2019-09-02T00:05:00Z">
        <w:r w:rsidRPr="0081723F" w:rsidDel="00E822D5">
          <w:rPr>
            <w:rFonts w:ascii="Arial" w:eastAsiaTheme="minorEastAsia" w:hAnsi="Arial" w:cs="Arial"/>
            <w:kern w:val="2"/>
            <w:sz w:val="22"/>
            <w:szCs w:val="22"/>
          </w:rPr>
          <w:delText xml:space="preserve">At </w:delText>
        </w:r>
      </w:del>
      <w:ins w:id="531" w:author="Microsoft Office User" w:date="2019-09-02T00:05:00Z">
        <w:r w:rsidR="00E822D5">
          <w:rPr>
            <w:rFonts w:ascii="Arial" w:eastAsiaTheme="minorEastAsia" w:hAnsi="Arial" w:cs="Arial"/>
            <w:kern w:val="2"/>
            <w:sz w:val="22"/>
            <w:szCs w:val="22"/>
          </w:rPr>
          <w:t>In</w:t>
        </w:r>
        <w:r w:rsidR="00E822D5" w:rsidRPr="0081723F">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 xml:space="preserve">colorectal cancer tissue,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show</w:t>
      </w:r>
      <w:ins w:id="532" w:author="Microsoft Office User" w:date="2019-09-02T00:05:00Z">
        <w:r w:rsidR="00E822D5">
          <w:rPr>
            <w:rFonts w:ascii="Arial" w:eastAsiaTheme="minorEastAsia" w:hAnsi="Arial" w:cs="Arial"/>
            <w:kern w:val="2"/>
            <w:sz w:val="22"/>
            <w:szCs w:val="22"/>
          </w:rPr>
          <w:t>s</w:t>
        </w:r>
      </w:ins>
      <w:r w:rsidRPr="0081723F">
        <w:rPr>
          <w:rFonts w:ascii="Arial" w:eastAsiaTheme="minorEastAsia" w:hAnsi="Arial" w:cs="Arial"/>
          <w:kern w:val="2"/>
          <w:sz w:val="22"/>
          <w:szCs w:val="22"/>
        </w:rPr>
        <w:t xml:space="preserve"> hyper</w:t>
      </w:r>
      <w:r w:rsidR="00B11C8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w:t>
      </w:r>
      <w:ins w:id="533" w:author="Microsoft Office User" w:date="2019-09-02T00:05:00Z">
        <w:r w:rsidR="00E822D5">
          <w:rPr>
            <w:rFonts w:ascii="Arial" w:eastAsiaTheme="minorEastAsia" w:hAnsi="Arial" w:cs="Arial"/>
            <w:kern w:val="2"/>
            <w:sz w:val="22"/>
            <w:szCs w:val="22"/>
          </w:rPr>
          <w:t>i</w:t>
        </w:r>
      </w:ins>
      <w:ins w:id="534" w:author="Microsoft Office User" w:date="2019-09-02T00:06:00Z">
        <w:r w:rsidR="00E822D5">
          <w:rPr>
            <w:rFonts w:ascii="Arial" w:eastAsiaTheme="minorEastAsia" w:hAnsi="Arial" w:cs="Arial"/>
            <w:kern w:val="2"/>
            <w:sz w:val="22"/>
            <w:szCs w:val="22"/>
          </w:rPr>
          <w:t>on in promoter region</w:t>
        </w:r>
      </w:ins>
      <w:del w:id="535" w:author="Microsoft Office User" w:date="2019-09-02T00:05:00Z">
        <w:r w:rsidRPr="0081723F" w:rsidDel="00E822D5">
          <w:rPr>
            <w:rFonts w:ascii="Arial" w:eastAsiaTheme="minorEastAsia" w:hAnsi="Arial" w:cs="Arial" w:hint="eastAsia"/>
            <w:kern w:val="2"/>
            <w:sz w:val="22"/>
            <w:szCs w:val="22"/>
          </w:rPr>
          <w:delText>e</w:delText>
        </w:r>
        <w:r w:rsidRPr="0081723F" w:rsidDel="00E822D5">
          <w:rPr>
            <w:rFonts w:ascii="Arial" w:eastAsiaTheme="minorEastAsia" w:hAnsi="Arial" w:cs="Arial"/>
            <w:kern w:val="2"/>
            <w:sz w:val="22"/>
            <w:szCs w:val="22"/>
          </w:rPr>
          <w:delText>d</w:delText>
        </w:r>
      </w:del>
      <w:r w:rsidRPr="0081723F">
        <w:rPr>
          <w:rFonts w:ascii="Arial" w:eastAsiaTheme="minorEastAsia" w:hAnsi="Arial" w:cs="Arial"/>
          <w:kern w:val="2"/>
          <w:sz w:val="22"/>
          <w:szCs w:val="22"/>
        </w:rPr>
        <w:t xml:space="preserve"> and down regulation of expression, </w:t>
      </w:r>
      <w:del w:id="536" w:author="Microsoft Office User" w:date="2019-09-02T00:06:00Z">
        <w:r w:rsidRPr="0081723F" w:rsidDel="00E822D5">
          <w:rPr>
            <w:rFonts w:ascii="Arial" w:eastAsiaTheme="minorEastAsia" w:hAnsi="Arial" w:cs="Arial"/>
            <w:kern w:val="2"/>
            <w:sz w:val="22"/>
            <w:szCs w:val="22"/>
          </w:rPr>
          <w:delText xml:space="preserve">by the way </w:delText>
        </w:r>
      </w:del>
      <w:ins w:id="537" w:author="Microsoft Office User" w:date="2019-09-02T00:06:00Z">
        <w:r w:rsidR="00E822D5">
          <w:rPr>
            <w:rFonts w:ascii="Arial" w:eastAsiaTheme="minorEastAsia" w:hAnsi="Arial" w:cs="Arial"/>
            <w:kern w:val="2"/>
            <w:sz w:val="22"/>
            <w:szCs w:val="22"/>
          </w:rPr>
          <w:t xml:space="preserve">and </w:t>
        </w:r>
      </w:ins>
      <w:r w:rsidRPr="0081723F">
        <w:rPr>
          <w:rFonts w:ascii="Arial" w:eastAsiaTheme="minorEastAsia" w:hAnsi="Arial" w:cs="Arial"/>
          <w:kern w:val="2"/>
          <w:sz w:val="22"/>
          <w:szCs w:val="22"/>
        </w:rPr>
        <w:t xml:space="preserve">it may facilitated tumor </w:t>
      </w:r>
      <w:r w:rsidR="008B50E2" w:rsidRPr="0081723F">
        <w:rPr>
          <w:rFonts w:ascii="Arial" w:eastAsiaTheme="minorEastAsia" w:hAnsi="Arial" w:cs="Arial"/>
          <w:kern w:val="2"/>
          <w:sz w:val="22"/>
          <w:szCs w:val="22"/>
        </w:rPr>
        <w:t xml:space="preserve">growth </w: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[26]</w:t>
      </w:r>
      <w:r w:rsidR="002959E5"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EE467A" w:rsidRPr="0081723F">
        <w:rPr>
          <w:rFonts w:ascii="Arial" w:eastAsiaTheme="minorEastAsia" w:hAnsi="Arial" w:cs="Arial"/>
          <w:kern w:val="2"/>
          <w:sz w:val="22"/>
          <w:szCs w:val="22"/>
        </w:rPr>
        <w:t xml:space="preserve"> </w:t>
      </w:r>
      <w:r w:rsidR="002959E5" w:rsidRPr="0081723F">
        <w:rPr>
          <w:rFonts w:ascii="Arial" w:eastAsiaTheme="minorEastAsia" w:hAnsi="Arial" w:cs="Arial"/>
          <w:kern w:val="2"/>
          <w:sz w:val="22"/>
          <w:szCs w:val="22"/>
        </w:rPr>
        <w:t>O</w:t>
      </w:r>
      <w:r w:rsidR="005F75B3" w:rsidRPr="0081723F">
        <w:rPr>
          <w:rFonts w:ascii="Arial" w:eastAsiaTheme="minorEastAsia" w:hAnsi="Arial" w:cs="Arial"/>
          <w:kern w:val="2"/>
          <w:sz w:val="22"/>
          <w:szCs w:val="22"/>
        </w:rPr>
        <w:t xml:space="preserve">ur results suggest the </w:t>
      </w:r>
      <w:ins w:id="538" w:author="Microsoft Office User" w:date="2019-09-02T00:06:00Z">
        <w:r w:rsidR="00E822D5">
          <w:rPr>
            <w:rFonts w:ascii="Arial" w:eastAsiaTheme="minorEastAsia" w:hAnsi="Arial" w:cs="Arial"/>
            <w:kern w:val="2"/>
            <w:sz w:val="22"/>
            <w:szCs w:val="22"/>
          </w:rPr>
          <w:t>me</w:t>
        </w:r>
      </w:ins>
      <w:ins w:id="539" w:author="Microsoft Office User" w:date="2019-09-02T00:07:00Z">
        <w:r w:rsidR="00E822D5">
          <w:rPr>
            <w:rFonts w:ascii="Arial" w:eastAsiaTheme="minorEastAsia" w:hAnsi="Arial" w:cs="Arial"/>
            <w:kern w:val="2"/>
            <w:sz w:val="22"/>
            <w:szCs w:val="22"/>
          </w:rPr>
          <w:t xml:space="preserve">thylation level of </w:t>
        </w:r>
        <w:r w:rsidR="00E822D5" w:rsidRPr="00E822D5">
          <w:rPr>
            <w:rFonts w:ascii="Arial" w:eastAsiaTheme="minorEastAsia" w:hAnsi="Arial" w:cs="Arial"/>
            <w:i/>
            <w:iCs/>
            <w:kern w:val="2"/>
            <w:sz w:val="22"/>
            <w:szCs w:val="22"/>
            <w:rPrChange w:id="540" w:author="Microsoft Office User" w:date="2019-09-02T00:07:00Z">
              <w:rPr>
                <w:rFonts w:ascii="Arial" w:eastAsiaTheme="minorEastAsia" w:hAnsi="Arial" w:cs="Arial"/>
                <w:kern w:val="2"/>
                <w:sz w:val="22"/>
                <w:szCs w:val="22"/>
              </w:rPr>
            </w:rPrChange>
          </w:rPr>
          <w:t>ADHFE1</w:t>
        </w:r>
        <w:r w:rsidR="00E822D5">
          <w:rPr>
            <w:rFonts w:ascii="Arial" w:eastAsiaTheme="minorEastAsia" w:hAnsi="Arial" w:cs="Arial"/>
            <w:kern w:val="2"/>
            <w:sz w:val="22"/>
            <w:szCs w:val="22"/>
          </w:rPr>
          <w:t xml:space="preserve"> </w:t>
        </w:r>
      </w:ins>
      <w:r w:rsidR="005F75B3" w:rsidRPr="0081723F">
        <w:rPr>
          <w:rFonts w:ascii="Arial" w:eastAsiaTheme="minorEastAsia" w:hAnsi="Arial" w:cs="Arial"/>
          <w:kern w:val="2"/>
          <w:sz w:val="22"/>
          <w:szCs w:val="22"/>
        </w:rPr>
        <w:t xml:space="preserve">promoter </w:t>
      </w:r>
      <w:del w:id="541" w:author="Microsoft Office User" w:date="2019-09-02T00:07:00Z">
        <w:r w:rsidR="005F75B3" w:rsidRPr="0081723F" w:rsidDel="00E822D5">
          <w:rPr>
            <w:rFonts w:ascii="Arial" w:eastAsiaTheme="minorEastAsia" w:hAnsi="Arial" w:cs="Arial"/>
            <w:kern w:val="2"/>
            <w:sz w:val="22"/>
            <w:szCs w:val="22"/>
          </w:rPr>
          <w:delText xml:space="preserve">of </w:delText>
        </w:r>
        <w:r w:rsidR="000268C9" w:rsidRPr="000268C9" w:rsidDel="00E822D5">
          <w:rPr>
            <w:rFonts w:ascii="Arial" w:eastAsiaTheme="minorEastAsia" w:hAnsi="Arial" w:cs="Arial"/>
            <w:i/>
            <w:kern w:val="2"/>
            <w:sz w:val="22"/>
            <w:szCs w:val="22"/>
          </w:rPr>
          <w:delText>ADHFE1</w:delText>
        </w:r>
        <w:r w:rsidR="005F75B3" w:rsidRPr="0081723F" w:rsidDel="00E822D5">
          <w:rPr>
            <w:rFonts w:ascii="Arial" w:eastAsiaTheme="minorEastAsia" w:hAnsi="Arial" w:cs="Arial"/>
            <w:kern w:val="2"/>
            <w:sz w:val="22"/>
            <w:szCs w:val="22"/>
          </w:rPr>
          <w:delText xml:space="preserve"> </w:delText>
        </w:r>
      </w:del>
      <w:r w:rsidR="005F75B3" w:rsidRPr="0081723F">
        <w:rPr>
          <w:rFonts w:ascii="Arial" w:eastAsiaTheme="minorEastAsia" w:hAnsi="Arial" w:cs="Arial"/>
          <w:kern w:val="2"/>
          <w:sz w:val="22"/>
          <w:szCs w:val="22"/>
        </w:rPr>
        <w:t>can be a potential biomarker</w:t>
      </w:r>
      <w:r w:rsidR="002959E5" w:rsidRPr="0081723F">
        <w:rPr>
          <w:rFonts w:ascii="Arial" w:eastAsiaTheme="minorEastAsia" w:hAnsi="Arial" w:cs="Arial"/>
          <w:kern w:val="2"/>
          <w:sz w:val="22"/>
          <w:szCs w:val="22"/>
        </w:rPr>
        <w:t xml:space="preserve">, </w:t>
      </w:r>
      <w:del w:id="542" w:author="Microsoft Office User" w:date="2019-09-02T00:07:00Z">
        <w:r w:rsidR="002959E5" w:rsidRPr="0081723F" w:rsidDel="00E822D5">
          <w:rPr>
            <w:rFonts w:ascii="Arial" w:eastAsiaTheme="minorEastAsia" w:hAnsi="Arial" w:cs="Arial" w:hint="eastAsia"/>
            <w:kern w:val="2"/>
            <w:sz w:val="22"/>
            <w:szCs w:val="22"/>
          </w:rPr>
          <w:delText xml:space="preserve">which </w:delText>
        </w:r>
        <w:r w:rsidR="00C24F48" w:rsidRPr="0081723F" w:rsidDel="00E822D5">
          <w:rPr>
            <w:rFonts w:ascii="Arial" w:eastAsiaTheme="minorEastAsia" w:hAnsi="Arial" w:cs="Arial" w:hint="eastAsia"/>
            <w:kern w:val="2"/>
            <w:sz w:val="22"/>
            <w:szCs w:val="22"/>
          </w:rPr>
          <w:delText xml:space="preserve">can </w:delText>
        </w:r>
      </w:del>
      <w:ins w:id="543" w:author="Microsoft Office User" w:date="2019-09-02T00:07:00Z">
        <w:r w:rsidR="00E822D5">
          <w:rPr>
            <w:rFonts w:ascii="Arial" w:eastAsiaTheme="minorEastAsia" w:hAnsi="Arial" w:cs="Arial" w:hint="eastAsia"/>
            <w:kern w:val="2"/>
            <w:sz w:val="22"/>
            <w:szCs w:val="22"/>
          </w:rPr>
          <w:t>for</w:t>
        </w:r>
        <w:r w:rsidR="00E822D5">
          <w:rPr>
            <w:rFonts w:ascii="Arial" w:eastAsiaTheme="minorEastAsia" w:hAnsi="Arial" w:cs="Arial"/>
            <w:kern w:val="2"/>
            <w:sz w:val="22"/>
            <w:szCs w:val="22"/>
          </w:rPr>
          <w:t xml:space="preserve"> </w:t>
        </w:r>
      </w:ins>
      <w:r w:rsidR="00C24F48" w:rsidRPr="0081723F">
        <w:rPr>
          <w:rFonts w:ascii="Arial" w:eastAsiaTheme="minorEastAsia" w:hAnsi="Arial" w:cs="Arial"/>
          <w:kern w:val="2"/>
          <w:sz w:val="22"/>
          <w:szCs w:val="22"/>
        </w:rPr>
        <w:t>distinguish</w:t>
      </w:r>
      <w:ins w:id="544" w:author="Microsoft Office User" w:date="2019-09-02T00:08:00Z">
        <w:r w:rsidR="00FD3BEB">
          <w:rPr>
            <w:rFonts w:ascii="Arial" w:eastAsiaTheme="minorEastAsia" w:hAnsi="Arial" w:cs="Arial"/>
            <w:kern w:val="2"/>
            <w:sz w:val="22"/>
            <w:szCs w:val="22"/>
          </w:rPr>
          <w:t xml:space="preserve">ing </w:t>
        </w:r>
      </w:ins>
      <w:del w:id="545" w:author="Microsoft Office User" w:date="2019-09-02T00:08:00Z">
        <w:r w:rsidR="00C24F48" w:rsidRPr="0081723F" w:rsidDel="00FD3BEB">
          <w:rPr>
            <w:rFonts w:ascii="Arial" w:eastAsiaTheme="minorEastAsia" w:hAnsi="Arial" w:cs="Arial" w:hint="eastAsia"/>
            <w:kern w:val="2"/>
            <w:sz w:val="22"/>
            <w:szCs w:val="22"/>
          </w:rPr>
          <w:delText xml:space="preserve"> </w:delText>
        </w:r>
        <w:r w:rsidR="00C24F48" w:rsidRPr="0081723F" w:rsidDel="00FD3BEB">
          <w:rPr>
            <w:rFonts w:ascii="Arial" w:eastAsiaTheme="minorEastAsia" w:hAnsi="Arial" w:cs="Arial"/>
            <w:kern w:val="2"/>
            <w:sz w:val="22"/>
            <w:szCs w:val="22"/>
          </w:rPr>
          <w:delText>diseas</w:delText>
        </w:r>
      </w:del>
      <w:ins w:id="546" w:author="Microsoft Office User" w:date="2019-09-02T00:08:00Z">
        <w:r w:rsidR="00FD3BEB">
          <w:rPr>
            <w:rFonts w:ascii="Arial" w:eastAsiaTheme="minorEastAsia" w:hAnsi="Arial" w:cs="Arial"/>
            <w:kern w:val="2"/>
            <w:sz w:val="22"/>
            <w:szCs w:val="22"/>
          </w:rPr>
          <w:t>adenoma</w:t>
        </w:r>
      </w:ins>
      <w:del w:id="547" w:author="Microsoft Office User" w:date="2019-09-02T00:08:00Z">
        <w:r w:rsidR="00C24F48" w:rsidRPr="0081723F" w:rsidDel="00FD3BEB">
          <w:rPr>
            <w:rFonts w:ascii="Arial" w:eastAsiaTheme="minorEastAsia" w:hAnsi="Arial" w:cs="Arial"/>
            <w:kern w:val="2"/>
            <w:sz w:val="22"/>
            <w:szCs w:val="22"/>
          </w:rPr>
          <w:delText xml:space="preserve">e </w:delText>
        </w:r>
      </w:del>
      <w:ins w:id="548" w:author="Microsoft Office User" w:date="2019-09-02T00:08:00Z">
        <w:r w:rsidR="00FD3BEB" w:rsidRPr="0081723F">
          <w:rPr>
            <w:rFonts w:ascii="Arial" w:eastAsiaTheme="minorEastAsia" w:hAnsi="Arial" w:cs="Arial"/>
            <w:kern w:val="2"/>
            <w:sz w:val="22"/>
            <w:szCs w:val="22"/>
          </w:rPr>
          <w:t xml:space="preserve"> </w:t>
        </w:r>
      </w:ins>
      <w:del w:id="549" w:author="Microsoft Office User" w:date="2019-09-02T00:08:00Z">
        <w:r w:rsidR="00C24F48" w:rsidRPr="0081723F" w:rsidDel="00FD3BEB">
          <w:rPr>
            <w:rFonts w:ascii="Arial" w:eastAsiaTheme="minorEastAsia" w:hAnsi="Arial" w:cs="Arial"/>
            <w:kern w:val="2"/>
            <w:sz w:val="22"/>
            <w:szCs w:val="22"/>
          </w:rPr>
          <w:delText xml:space="preserve">form </w:delText>
        </w:r>
      </w:del>
      <w:ins w:id="550" w:author="Microsoft Office User" w:date="2019-09-02T00:08:00Z">
        <w:r w:rsidR="00FD3BEB" w:rsidRPr="0081723F">
          <w:rPr>
            <w:rFonts w:ascii="Arial" w:eastAsiaTheme="minorEastAsia" w:hAnsi="Arial" w:cs="Arial"/>
            <w:kern w:val="2"/>
            <w:sz w:val="22"/>
            <w:szCs w:val="22"/>
          </w:rPr>
          <w:t>f</w:t>
        </w:r>
        <w:r w:rsidR="00FD3BEB">
          <w:rPr>
            <w:rFonts w:ascii="Arial" w:eastAsiaTheme="minorEastAsia" w:hAnsi="Arial" w:cs="Arial"/>
            <w:kern w:val="2"/>
            <w:sz w:val="22"/>
            <w:szCs w:val="22"/>
          </w:rPr>
          <w:t>ro</w:t>
        </w:r>
        <w:r w:rsidR="00FD3BEB" w:rsidRPr="0081723F">
          <w:rPr>
            <w:rFonts w:ascii="Arial" w:eastAsiaTheme="minorEastAsia" w:hAnsi="Arial" w:cs="Arial"/>
            <w:kern w:val="2"/>
            <w:sz w:val="22"/>
            <w:szCs w:val="22"/>
          </w:rPr>
          <w:t xml:space="preserve">m </w:t>
        </w:r>
      </w:ins>
      <w:r w:rsidR="00C24F48" w:rsidRPr="0081723F">
        <w:rPr>
          <w:rFonts w:ascii="Arial" w:eastAsiaTheme="minorEastAsia" w:hAnsi="Arial" w:cs="Arial"/>
          <w:kern w:val="2"/>
          <w:sz w:val="22"/>
          <w:szCs w:val="22"/>
        </w:rPr>
        <w:t>normal tissue</w:t>
      </w:r>
      <w:ins w:id="551" w:author="Microsoft Office User" w:date="2019-09-02T00:09:00Z">
        <w:r w:rsidR="00FD3BEB">
          <w:rPr>
            <w:rFonts w:ascii="Arial" w:eastAsiaTheme="minorEastAsia" w:hAnsi="Arial" w:cs="Arial"/>
            <w:kern w:val="2"/>
            <w:sz w:val="22"/>
            <w:szCs w:val="22"/>
          </w:rPr>
          <w:t xml:space="preserve"> in either traditional biopsy or liquid biolopy</w:t>
        </w:r>
      </w:ins>
      <w:del w:id="552" w:author="Microsoft Office User" w:date="2019-09-02T00:08:00Z">
        <w:r w:rsidR="00C24F48" w:rsidRPr="0081723F" w:rsidDel="00FD3BEB">
          <w:rPr>
            <w:rFonts w:ascii="Arial" w:eastAsiaTheme="minorEastAsia" w:hAnsi="Arial" w:cs="Arial"/>
            <w:kern w:val="2"/>
            <w:sz w:val="22"/>
            <w:szCs w:val="22"/>
          </w:rPr>
          <w:delText xml:space="preserve"> well, but </w:delText>
        </w:r>
      </w:del>
      <w:ins w:id="553" w:author="Microsoft Office User" w:date="2019-09-02T00:08:00Z">
        <w:r w:rsidR="00FD3BEB">
          <w:rPr>
            <w:rFonts w:ascii="Arial" w:eastAsiaTheme="minorEastAsia" w:hAnsi="Arial" w:cs="Arial"/>
            <w:kern w:val="2"/>
            <w:sz w:val="22"/>
            <w:szCs w:val="22"/>
          </w:rPr>
          <w:t xml:space="preserve">. Further </w:t>
        </w:r>
      </w:ins>
      <w:ins w:id="554" w:author="Microsoft Office User" w:date="2019-09-02T00:10:00Z">
        <w:r w:rsidR="00FD3BEB">
          <w:rPr>
            <w:rFonts w:ascii="Arial" w:eastAsiaTheme="minorEastAsia" w:hAnsi="Arial" w:cs="Arial"/>
            <w:kern w:val="2"/>
            <w:sz w:val="22"/>
            <w:szCs w:val="22"/>
          </w:rPr>
          <w:t xml:space="preserve">efforts in large sample size will </w:t>
        </w:r>
      </w:ins>
      <w:ins w:id="555" w:author="Microsoft Office User" w:date="2019-09-02T00:11:00Z">
        <w:r w:rsidR="00FD3BEB">
          <w:rPr>
            <w:rFonts w:ascii="Arial" w:eastAsiaTheme="minorEastAsia" w:hAnsi="Arial" w:cs="Arial"/>
            <w:kern w:val="2"/>
            <w:sz w:val="22"/>
            <w:szCs w:val="22"/>
          </w:rPr>
          <w:t xml:space="preserve">be needed to </w:t>
        </w:r>
      </w:ins>
      <w:ins w:id="556" w:author="Microsoft Office User" w:date="2019-09-02T00:13:00Z">
        <w:r w:rsidR="00FD3BEB">
          <w:rPr>
            <w:rFonts w:ascii="Arial" w:eastAsiaTheme="minorEastAsia" w:hAnsi="Arial" w:cs="Arial"/>
            <w:kern w:val="2"/>
            <w:sz w:val="22"/>
            <w:szCs w:val="22"/>
          </w:rPr>
          <w:t>access</w:t>
        </w:r>
      </w:ins>
      <w:ins w:id="557" w:author="Microsoft Office User" w:date="2019-09-02T00:11:00Z">
        <w:r w:rsidR="00FD3BEB">
          <w:rPr>
            <w:rFonts w:ascii="Arial" w:eastAsiaTheme="minorEastAsia" w:hAnsi="Arial" w:cs="Arial"/>
            <w:kern w:val="2"/>
            <w:sz w:val="22"/>
            <w:szCs w:val="22"/>
          </w:rPr>
          <w:t xml:space="preserve"> its</w:t>
        </w:r>
      </w:ins>
      <w:ins w:id="558" w:author="Microsoft Office User" w:date="2019-09-02T00:12:00Z">
        <w:r w:rsidR="00FD3BEB">
          <w:rPr>
            <w:rFonts w:ascii="Arial" w:eastAsiaTheme="minorEastAsia" w:hAnsi="Arial" w:cs="Arial"/>
            <w:kern w:val="2"/>
            <w:sz w:val="22"/>
            <w:szCs w:val="22"/>
          </w:rPr>
          <w:t xml:space="preserve"> </w:t>
        </w:r>
      </w:ins>
      <w:ins w:id="559" w:author="Microsoft Office User" w:date="2019-09-02T00:13:00Z">
        <w:r w:rsidR="00FD3BEB">
          <w:rPr>
            <w:rFonts w:ascii="Arial" w:eastAsiaTheme="minorEastAsia" w:hAnsi="Arial" w:cs="Arial"/>
            <w:kern w:val="2"/>
            <w:sz w:val="22"/>
            <w:szCs w:val="22"/>
          </w:rPr>
          <w:t>efficacy.</w:t>
        </w:r>
      </w:ins>
      <w:del w:id="560" w:author="Microsoft Office User" w:date="2019-09-02T00:13:00Z">
        <w:r w:rsidR="00C24F48" w:rsidRPr="0081723F" w:rsidDel="00FD3BEB">
          <w:rPr>
            <w:rFonts w:ascii="Arial" w:eastAsiaTheme="minorEastAsia" w:hAnsi="Arial" w:cs="Arial"/>
            <w:kern w:val="2"/>
            <w:sz w:val="22"/>
            <w:szCs w:val="22"/>
          </w:rPr>
          <w:delText>adenoma sample is still limited and more sample should be taken in next study.</w:delText>
        </w:r>
        <w:r w:rsidR="00DD3117" w:rsidRPr="0081723F" w:rsidDel="00FD3BEB">
          <w:rPr>
            <w:rFonts w:ascii="Arial" w:eastAsiaTheme="minorEastAsia" w:hAnsi="Arial" w:cs="Arial"/>
            <w:kern w:val="2"/>
            <w:sz w:val="22"/>
            <w:szCs w:val="22"/>
          </w:rPr>
          <w:delText xml:space="preserve"> One the other hand, l</w:delText>
        </w:r>
        <w:r w:rsidR="00C24F48" w:rsidRPr="0081723F" w:rsidDel="00FD3BEB">
          <w:rPr>
            <w:rFonts w:ascii="Arial" w:eastAsiaTheme="minorEastAsia" w:hAnsi="Arial" w:cs="Arial"/>
            <w:kern w:val="2"/>
            <w:sz w:val="22"/>
            <w:szCs w:val="22"/>
          </w:rPr>
          <w:delText xml:space="preserve">iquid biopsy is the ideal way to apply </w:delText>
        </w:r>
        <w:r w:rsidR="000268C9" w:rsidRPr="000268C9" w:rsidDel="00FD3BEB">
          <w:rPr>
            <w:rFonts w:ascii="Arial" w:eastAsiaTheme="minorEastAsia" w:hAnsi="Arial" w:cs="Arial"/>
            <w:i/>
            <w:kern w:val="2"/>
            <w:sz w:val="22"/>
            <w:szCs w:val="22"/>
          </w:rPr>
          <w:delText>ADHFE1</w:delText>
        </w:r>
        <w:r w:rsidR="00C24F48" w:rsidRPr="0081723F" w:rsidDel="00FD3BEB">
          <w:rPr>
            <w:rFonts w:ascii="Arial" w:eastAsiaTheme="minorEastAsia" w:hAnsi="Arial" w:cs="Arial"/>
            <w:kern w:val="2"/>
            <w:sz w:val="22"/>
            <w:szCs w:val="22"/>
          </w:rPr>
          <w:delText xml:space="preserve"> to clinic scene, which is another direction of future research.</w:delText>
        </w:r>
      </w:del>
    </w:p>
    <w:p w14:paraId="08C16FD5" w14:textId="77777777" w:rsidR="00743D48" w:rsidRPr="0081723F" w:rsidRDefault="00743D48" w:rsidP="0089090A">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423D91" w:rsidRDefault="0089090A" w:rsidP="00F2054F">
      <w:pPr>
        <w:pStyle w:val="Heading2"/>
        <w:rPr>
          <w:rFonts w:ascii="Arial" w:hAnsi="Arial" w:cs="Arial"/>
          <w:b/>
          <w:bCs/>
          <w:color w:val="auto"/>
          <w:sz w:val="22"/>
          <w:szCs w:val="22"/>
        </w:rPr>
      </w:pPr>
      <w:r w:rsidRPr="00423D91">
        <w:rPr>
          <w:rFonts w:ascii="Arial" w:hAnsi="Arial" w:cs="Arial"/>
          <w:b/>
          <w:bCs/>
          <w:color w:val="auto"/>
          <w:sz w:val="22"/>
          <w:szCs w:val="22"/>
        </w:rPr>
        <w:t>Methods</w:t>
      </w:r>
    </w:p>
    <w:p w14:paraId="1DDDAF0E" w14:textId="77777777" w:rsidR="0089090A" w:rsidRPr="0081723F" w:rsidRDefault="0089090A" w:rsidP="0089090A">
      <w:pPr>
        <w:jc w:val="both"/>
        <w:rPr>
          <w:rFonts w:ascii="Arial" w:hAnsi="Arial" w:cs="Arial"/>
          <w:b/>
          <w:sz w:val="22"/>
          <w:szCs w:val="22"/>
        </w:rPr>
      </w:pPr>
    </w:p>
    <w:p w14:paraId="5C915B4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Sample collection and pathological confirmation</w:t>
      </w:r>
    </w:p>
    <w:p w14:paraId="2D09E1C7" w14:textId="554AF31F" w:rsidR="0095704A" w:rsidRPr="0081723F" w:rsidRDefault="004E2FDE" w:rsidP="004436CD">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lastRenderedPageBreak/>
        <w:t>We collected 20 normal tissue specimens, 18 low-grade adenoma specimens and 22 high-grade adenoma specimens from the patients who underwent endoscopic treatment in the Department of Gastroenterology of Peking University Third hospital from March 2015 to June 2016.</w:t>
      </w:r>
      <w:r w:rsidR="00D05C6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81723F">
        <w:rPr>
          <w:rFonts w:ascii="Arial" w:eastAsiaTheme="minorEastAsia" w:hAnsi="Arial" w:cs="Arial"/>
          <w:kern w:val="2"/>
          <w:sz w:val="22"/>
          <w:szCs w:val="22"/>
        </w:rPr>
        <w:t xml:space="preserve">Sample information and loading quantity are provided on </w:t>
      </w:r>
      <w:del w:id="561" w:author="Guo, Shicheng" w:date="2019-09-01T20:54:00Z">
        <w:r w:rsidR="00C36596" w:rsidRPr="00E71F9C" w:rsidDel="00503288">
          <w:rPr>
            <w:rFonts w:ascii="Arial" w:eastAsiaTheme="minorEastAsia" w:hAnsi="Arial" w:cs="Arial"/>
            <w:b/>
            <w:kern w:val="2"/>
            <w:sz w:val="22"/>
            <w:szCs w:val="22"/>
          </w:rPr>
          <w:delText>S</w:delText>
        </w:r>
        <w:r w:rsidR="004436CD" w:rsidRPr="00E71F9C" w:rsidDel="00503288">
          <w:rPr>
            <w:rFonts w:ascii="Arial" w:eastAsiaTheme="minorEastAsia" w:hAnsi="Arial" w:cs="Arial"/>
            <w:b/>
            <w:kern w:val="2"/>
            <w:sz w:val="22"/>
            <w:szCs w:val="22"/>
          </w:rPr>
          <w:delText xml:space="preserve">upplementary </w:delText>
        </w:r>
      </w:del>
      <w:r w:rsidR="00C36596" w:rsidRPr="00E71F9C">
        <w:rPr>
          <w:rFonts w:ascii="Arial" w:eastAsiaTheme="minorEastAsia" w:hAnsi="Arial" w:cs="Arial"/>
          <w:b/>
          <w:kern w:val="2"/>
          <w:sz w:val="22"/>
          <w:szCs w:val="22"/>
        </w:rPr>
        <w:t>T</w:t>
      </w:r>
      <w:r w:rsidR="004436CD" w:rsidRPr="00E71F9C">
        <w:rPr>
          <w:rFonts w:ascii="Arial" w:eastAsiaTheme="minorEastAsia" w:hAnsi="Arial" w:cs="Arial"/>
          <w:b/>
          <w:kern w:val="2"/>
          <w:sz w:val="22"/>
          <w:szCs w:val="22"/>
        </w:rPr>
        <w:t xml:space="preserve">able </w:t>
      </w:r>
      <w:ins w:id="562" w:author="Guo, Shicheng" w:date="2019-09-01T20:54:00Z">
        <w:r w:rsidR="00503288">
          <w:rPr>
            <w:rFonts w:ascii="Arial" w:eastAsiaTheme="minorEastAsia" w:hAnsi="Arial" w:cs="Arial"/>
            <w:b/>
            <w:kern w:val="2"/>
            <w:sz w:val="22"/>
            <w:szCs w:val="22"/>
          </w:rPr>
          <w:t>S</w:t>
        </w:r>
      </w:ins>
      <w:r w:rsidR="004436CD" w:rsidRPr="00E71F9C">
        <w:rPr>
          <w:rFonts w:ascii="Arial" w:eastAsiaTheme="minorEastAsia" w:hAnsi="Arial" w:cs="Arial"/>
          <w:b/>
          <w:kern w:val="2"/>
          <w:sz w:val="22"/>
          <w:szCs w:val="22"/>
        </w:rPr>
        <w:t>4</w:t>
      </w:r>
      <w:r w:rsidR="004436CD" w:rsidRPr="0081723F">
        <w:rPr>
          <w:rFonts w:ascii="Arial" w:eastAsiaTheme="minorEastAsia" w:hAnsi="Arial" w:cs="Arial"/>
          <w:kern w:val="2"/>
          <w:sz w:val="22"/>
          <w:szCs w:val="22"/>
        </w:rPr>
        <w:t>.</w:t>
      </w:r>
      <w:r w:rsidR="0095704A">
        <w:rPr>
          <w:rFonts w:ascii="Arial" w:eastAsiaTheme="minorEastAsia" w:hAnsi="Arial" w:cs="Arial"/>
          <w:kern w:val="2"/>
          <w:sz w:val="22"/>
          <w:szCs w:val="22"/>
        </w:rPr>
        <w:t xml:space="preserve"> </w:t>
      </w:r>
      <w:r w:rsidR="0095704A" w:rsidRPr="007621A3">
        <w:rPr>
          <w:rFonts w:ascii="Arial" w:hAnsi="Arial" w:cs="Arial"/>
          <w:sz w:val="22"/>
          <w:highlight w:val="yellow"/>
        </w:rPr>
        <w:t xml:space="preserve">The study protocol conformed to the ethical guidelines of the 1975 Declaration of Helsinki and was approved by the Ethics Committee of </w:t>
      </w:r>
      <w:r w:rsidR="0095704A" w:rsidRPr="007621A3">
        <w:rPr>
          <w:rFonts w:ascii="Arial" w:eastAsiaTheme="minorEastAsia" w:hAnsi="Arial" w:cs="Arial"/>
          <w:kern w:val="2"/>
          <w:sz w:val="22"/>
          <w:szCs w:val="22"/>
          <w:highlight w:val="yellow"/>
        </w:rPr>
        <w:t xml:space="preserve">Peking University Third hospital </w:t>
      </w:r>
      <w:r w:rsidR="0095704A" w:rsidRPr="007621A3">
        <w:rPr>
          <w:rFonts w:ascii="Arial" w:hAnsi="Arial" w:cs="Arial"/>
          <w:sz w:val="22"/>
          <w:highlight w:val="yellow"/>
        </w:rPr>
        <w:t>(IRB number xxxxx). Informed written consent were obtained from all patients and volunteers.</w:t>
      </w:r>
    </w:p>
    <w:p w14:paraId="6648512B"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DNA isolation and bisulfite conversion</w:t>
      </w:r>
    </w:p>
    <w:p w14:paraId="70A64F3A" w14:textId="2094191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DNA was isolated using QIAmp DNA Mini Kit, according to manufacturer’s pro</w:t>
      </w:r>
      <w:r w:rsidR="00224416" w:rsidRPr="0081723F">
        <w:rPr>
          <w:rFonts w:ascii="Arial" w:eastAsiaTheme="minorEastAsia" w:hAnsi="Arial" w:cs="Arial"/>
          <w:kern w:val="2"/>
          <w:sz w:val="22"/>
          <w:szCs w:val="22"/>
        </w:rPr>
        <w:t>to</w:t>
      </w:r>
      <w:r w:rsidRPr="0081723F">
        <w:rPr>
          <w:rFonts w:ascii="Arial" w:eastAsiaTheme="minorEastAsia" w:hAnsi="Arial" w:cs="Arial"/>
          <w:kern w:val="2"/>
          <w:sz w:val="22"/>
          <w:szCs w:val="22"/>
        </w:rPr>
        <w:t>col. Bisulfite conversion was performed using the EZ DNA Methylation-Gold Kit according to the instruction manual.</w:t>
      </w:r>
      <w:r w:rsidR="004270D3" w:rsidRPr="0081723F">
        <w:rPr>
          <w:rFonts w:ascii="Arial" w:eastAsiaTheme="minorEastAsia" w:hAnsi="Arial" w:cs="Arial"/>
          <w:kern w:val="2"/>
          <w:sz w:val="22"/>
          <w:szCs w:val="22"/>
        </w:rPr>
        <w:t xml:space="preserve"> </w:t>
      </w:r>
    </w:p>
    <w:p w14:paraId="373A47CD" w14:textId="77777777" w:rsidR="004270D3" w:rsidRPr="0081723F" w:rsidRDefault="004270D3" w:rsidP="004E2FDE">
      <w:pPr>
        <w:jc w:val="both"/>
        <w:rPr>
          <w:rFonts w:ascii="Arial" w:eastAsiaTheme="minorEastAsia" w:hAnsi="Arial" w:cs="Arial"/>
          <w:kern w:val="2"/>
          <w:sz w:val="22"/>
          <w:szCs w:val="22"/>
        </w:rPr>
      </w:pPr>
    </w:p>
    <w:p w14:paraId="51E15452"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Methylation data processing</w:t>
      </w:r>
    </w:p>
    <w:p w14:paraId="4C6CA741" w14:textId="58201CFC"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w:t>
      </w:r>
      <w:r w:rsidR="00BD1080">
        <w:rPr>
          <w:rFonts w:ascii="Arial" w:eastAsiaTheme="minorEastAsia" w:hAnsi="Arial" w:cs="Arial"/>
          <w:kern w:val="2"/>
          <w:sz w:val="22"/>
          <w:szCs w:val="22"/>
        </w:rPr>
        <w:t>site</w:t>
      </w:r>
      <w:r w:rsidRPr="0081723F">
        <w:rPr>
          <w:rFonts w:ascii="Arial" w:eastAsiaTheme="minorEastAsia" w:hAnsi="Arial" w:cs="Arial"/>
          <w:kern w:val="2"/>
          <w:sz w:val="22"/>
          <w:szCs w:val="22"/>
        </w:rPr>
        <w:t xml:space="preserve"> was calculated as the ratio of fluorescent signals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Max(M,0)/[Max(M,0) + Max(U,0) + 100]), ranging from 0 to 1, using the average probe intensity for the methylated (M) and unmethylated (U) alleles.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1 indicates complete methylation;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[27]</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|&gt;0.15, and DMSs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|&gt;0.20. Promoter regions were defined as </w:t>
      </w:r>
      <w:r w:rsidRPr="0081723F">
        <w:rPr>
          <w:rFonts w:ascii="Arial" w:hAnsi="Arial" w:cs="Arial"/>
          <w:sz w:val="22"/>
          <w:szCs w:val="22"/>
        </w:rPr>
        <w:t>5’UTR, TSS200, TSS1500 and first exons.</w:t>
      </w:r>
    </w:p>
    <w:p w14:paraId="7F593DC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Public data collection and processing</w:t>
      </w:r>
    </w:p>
    <w:p w14:paraId="5C77B8BB" w14:textId="5676B90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In order to ensure that consistency of data processing, we only collect sample with raw idat files, and then GSE68060, GSE68838, GSE77954, GSE77965, GSE81211, GSE101764, GSE107352 and GSE75546 were collected from GEO, E-MTAB-6450 was collected from ArrayExpress</w:t>
      </w:r>
      <w:r w:rsidR="00184DF1">
        <w:rPr>
          <w:rFonts w:ascii="Arial" w:eastAsiaTheme="minorEastAsia" w:hAnsi="Arial" w:cs="Arial"/>
          <w:kern w:val="2"/>
          <w:sz w:val="22"/>
          <w:szCs w:val="22"/>
        </w:rPr>
        <w:t xml:space="preserve"> </w:t>
      </w:r>
      <w:r w:rsidR="00AB0D6A"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AB0D6A" w:rsidRPr="0081723F">
        <w:rPr>
          <w:rFonts w:ascii="Arial" w:eastAsiaTheme="minorEastAsia" w:hAnsi="Arial" w:cs="Arial"/>
          <w:kern w:val="2"/>
          <w:sz w:val="22"/>
          <w:szCs w:val="22"/>
        </w:rPr>
      </w:r>
      <w:r w:rsidR="00AB0D6A"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[28-33]</w:t>
      </w:r>
      <w:r w:rsidR="00AB0D6A"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1A5A65" w:rsidRPr="0081723F">
        <w:rPr>
          <w:rFonts w:ascii="Arial" w:eastAsiaTheme="minorEastAsia" w:hAnsi="Arial" w:cs="Arial"/>
          <w:kern w:val="2"/>
          <w:sz w:val="22"/>
          <w:szCs w:val="22"/>
        </w:rPr>
        <w:t xml:space="preserve"> The information of these public data was provided on </w:t>
      </w:r>
      <w:r w:rsidR="001A5A65" w:rsidRPr="00423D91">
        <w:rPr>
          <w:rFonts w:ascii="Arial" w:eastAsiaTheme="minorEastAsia" w:hAnsi="Arial" w:cs="Arial"/>
          <w:kern w:val="2"/>
          <w:sz w:val="22"/>
          <w:szCs w:val="22"/>
        </w:rPr>
        <w:t>Supplementary Table 5</w:t>
      </w:r>
      <w:r w:rsidR="001A5A6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Some cell line samples and metastatic cancer samples in above datasets were removed at further study. All we collected 278 normal samples, 51 adenoma samples and 504 cancer samples. All of these datasets accessing raw </w:t>
      </w:r>
      <w:r w:rsidRPr="00E71F9C">
        <w:rPr>
          <w:rFonts w:ascii="Arial" w:eastAsiaTheme="minorEastAsia" w:hAnsi="Arial" w:cs="Arial"/>
          <w:i/>
          <w:kern w:val="2"/>
          <w:sz w:val="22"/>
          <w:szCs w:val="22"/>
        </w:rPr>
        <w:t>idat</w:t>
      </w:r>
      <w:r w:rsidRPr="0081723F">
        <w:rPr>
          <w:rFonts w:ascii="Arial" w:eastAsiaTheme="minorEastAsia" w:hAnsi="Arial" w:cs="Arial"/>
          <w:kern w:val="2"/>
          <w:sz w:val="22"/>
          <w:szCs w:val="22"/>
        </w:rPr>
        <w:t xml:space="preserve"> </w:t>
      </w:r>
      <w:r w:rsidR="00E71F9C" w:rsidRPr="0081723F">
        <w:rPr>
          <w:rFonts w:ascii="Arial" w:eastAsiaTheme="minorEastAsia" w:hAnsi="Arial" w:cs="Arial"/>
          <w:kern w:val="2"/>
          <w:sz w:val="22"/>
          <w:szCs w:val="22"/>
        </w:rPr>
        <w:t>files</w:t>
      </w:r>
      <w:r w:rsidRPr="0081723F">
        <w:rPr>
          <w:rFonts w:ascii="Arial" w:eastAsiaTheme="minorEastAsia" w:hAnsi="Arial" w:cs="Arial"/>
          <w:kern w:val="2"/>
          <w:sz w:val="22"/>
          <w:szCs w:val="22"/>
        </w:rPr>
        <w:t xml:space="preserve"> were preprocessed using R package minfi (vision 1.28.4)</w:t>
      </w:r>
      <w:r w:rsidR="008F5FF7">
        <w:rPr>
          <w:rFonts w:ascii="Arial" w:eastAsiaTheme="minorEastAsia" w:hAnsi="Arial" w:cs="Arial"/>
          <w:kern w:val="2"/>
          <w:sz w:val="22"/>
          <w:szCs w:val="22"/>
        </w:rPr>
        <w:t xml:space="preserve"> </w:t>
      </w:r>
      <w:r w:rsidR="00CF709E"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CF709E" w:rsidRPr="0081723F">
        <w:rPr>
          <w:rFonts w:ascii="Arial" w:eastAsiaTheme="minorEastAsia" w:hAnsi="Arial" w:cs="Arial"/>
          <w:kern w:val="2"/>
          <w:sz w:val="22"/>
          <w:szCs w:val="22"/>
        </w:rPr>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[34]</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sites which failed detection P = 0.01 were rewrote by nearest neighbor average to ensure enough number of sites.</w:t>
      </w:r>
      <w:r w:rsidR="009F042F" w:rsidRPr="0081723F">
        <w:rPr>
          <w:rFonts w:ascii="Arial" w:eastAsiaTheme="minorEastAsia" w:hAnsi="Arial" w:cs="Arial"/>
          <w:kern w:val="2"/>
          <w:sz w:val="22"/>
          <w:szCs w:val="22"/>
        </w:rPr>
        <w:t xml:space="preserve"> </w:t>
      </w:r>
    </w:p>
    <w:p w14:paraId="77F6BB4B" w14:textId="10846239"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81723F" w:rsidRDefault="004E2FDE" w:rsidP="004E2FDE">
      <w:pPr>
        <w:jc w:val="both"/>
        <w:rPr>
          <w:rFonts w:ascii="Arial" w:hAnsi="Arial" w:cs="Arial"/>
          <w:b/>
          <w:sz w:val="22"/>
          <w:szCs w:val="22"/>
        </w:rPr>
      </w:pPr>
      <w:bookmarkStart w:id="563" w:name="OLE_LINK73"/>
      <w:bookmarkStart w:id="564" w:name="OLE_LINK74"/>
      <w:r w:rsidRPr="0081723F">
        <w:rPr>
          <w:rFonts w:ascii="Arial" w:hAnsi="Arial" w:cs="Arial"/>
          <w:b/>
          <w:sz w:val="22"/>
          <w:szCs w:val="22"/>
        </w:rPr>
        <w:t>Comparation</w:t>
      </w:r>
      <w:bookmarkEnd w:id="563"/>
      <w:bookmarkEnd w:id="564"/>
      <w:r w:rsidRPr="0081723F">
        <w:rPr>
          <w:rFonts w:ascii="Arial" w:hAnsi="Arial" w:cs="Arial"/>
          <w:b/>
          <w:sz w:val="22"/>
          <w:szCs w:val="22"/>
        </w:rPr>
        <w:t xml:space="preserve"> of the ability of discrimination</w:t>
      </w:r>
    </w:p>
    <w:p w14:paraId="65DF7645" w14:textId="41B8E3CC"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For random forest prediction, we </w:t>
      </w:r>
      <w:bookmarkStart w:id="565" w:name="OLE_LINK165"/>
      <w:bookmarkStart w:id="566" w:name="OLE_LINK166"/>
      <w:r w:rsidRPr="0081723F">
        <w:rPr>
          <w:rFonts w:ascii="Arial" w:eastAsiaTheme="minorEastAsia" w:hAnsi="Arial" w:cs="Arial"/>
          <w:kern w:val="2"/>
          <w:sz w:val="22"/>
          <w:szCs w:val="22"/>
        </w:rPr>
        <w:t>use</w:t>
      </w:r>
      <w:bookmarkEnd w:id="565"/>
      <w:bookmarkEnd w:id="566"/>
      <w:r w:rsidRPr="0081723F">
        <w:rPr>
          <w:rFonts w:ascii="Arial" w:eastAsiaTheme="minorEastAsia" w:hAnsi="Arial" w:cs="Arial"/>
          <w:kern w:val="2"/>
          <w:sz w:val="22"/>
          <w:szCs w:val="22"/>
        </w:rPr>
        <w:t xml:space="preserve"> R package randomForest (vision 4.6.14) </w:t>
      </w:r>
      <w:bookmarkStart w:id="567" w:name="OLE_LINK77"/>
      <w:bookmarkStart w:id="568" w:name="OLE_LINK78"/>
      <w:r w:rsidRPr="0081723F">
        <w:rPr>
          <w:rFonts w:ascii="Arial" w:eastAsiaTheme="minorEastAsia" w:hAnsi="Arial" w:cs="Arial"/>
          <w:kern w:val="2"/>
          <w:sz w:val="22"/>
          <w:szCs w:val="22"/>
        </w:rPr>
        <w:t>and Number of trees are 5000</w:t>
      </w:r>
      <w:r w:rsidR="00CF69A2"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[35]</w:t>
      </w:r>
      <w:r w:rsidR="00CF69A2"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For neural network prediction, we use R package nnet (vision 7.3.12) with number of units in the hidden layer as 2 and weight decay as 1</w:t>
      </w:r>
      <w:r w:rsidR="008E1390" w:rsidRPr="0081723F">
        <w:rPr>
          <w:rFonts w:ascii="Arial" w:eastAsiaTheme="minorEastAsia" w:hAnsi="Arial" w:cs="Arial"/>
          <w:kern w:val="2"/>
          <w:sz w:val="22"/>
          <w:szCs w:val="22"/>
        </w:rPr>
        <w:t>0</w:t>
      </w:r>
      <w:r w:rsidRPr="0081723F">
        <w:rPr>
          <w:rFonts w:ascii="Arial" w:eastAsiaTheme="minorEastAsia" w:hAnsi="Arial" w:cs="Arial"/>
          <w:kern w:val="2"/>
          <w:sz w:val="22"/>
          <w:szCs w:val="22"/>
          <w:vertAlign w:val="superscript"/>
        </w:rPr>
        <w:t>-4</w:t>
      </w:r>
      <w:r w:rsidRPr="0081723F">
        <w:rPr>
          <w:rFonts w:ascii="Arial" w:eastAsiaTheme="minorEastAsia" w:hAnsi="Arial" w:cs="Arial"/>
          <w:kern w:val="2"/>
          <w:sz w:val="22"/>
          <w:szCs w:val="22"/>
        </w:rPr>
        <w:t xml:space="preserve"> and maximum number of iterations as 400</w:t>
      </w:r>
      <w:bookmarkEnd w:id="567"/>
      <w:bookmarkEnd w:id="568"/>
      <w:r w:rsidR="0086011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[36]</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R package pROC (vision 1.14.0) was used to do ROC analysis to compare the abilities between hyper and hypo- sites by AUC</w:t>
      </w:r>
      <w:r w:rsidR="00D602DC"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[37]</w:t>
      </w:r>
      <w:r w:rsidR="00D602DC"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p>
    <w:p w14:paraId="48C91BD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81723F" w:rsidRDefault="00054047" w:rsidP="004270D3">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b/>
          <w:kern w:val="2"/>
          <w:sz w:val="22"/>
          <w:szCs w:val="22"/>
        </w:rPr>
        <w:t>t-SNE analysis, PCA analysis</w:t>
      </w:r>
      <w:r w:rsidR="00FB22E0" w:rsidRPr="0081723F">
        <w:rPr>
          <w:rFonts w:ascii="Arial" w:eastAsiaTheme="minorEastAsia" w:hAnsi="Arial" w:cs="Arial"/>
          <w:b/>
          <w:kern w:val="2"/>
          <w:sz w:val="22"/>
          <w:szCs w:val="22"/>
        </w:rPr>
        <w:t xml:space="preserve"> and Gene Enrichment analysis</w:t>
      </w:r>
    </w:p>
    <w:p w14:paraId="6B0EF670" w14:textId="53978494" w:rsidR="00FB22E0" w:rsidRPr="0081723F" w:rsidRDefault="004436CD" w:rsidP="00FB22E0">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tSNE analysis was performed by R package tsne (vision 0.1-3)</w:t>
      </w:r>
      <w:r w:rsidR="00433C17"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[38]</w:t>
      </w:r>
      <w:r w:rsidR="00433C17"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2A519D"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PCA was performed by R </w:t>
      </w:r>
      <w:r w:rsidR="00433C17" w:rsidRPr="0081723F">
        <w:rPr>
          <w:rFonts w:ascii="Arial" w:eastAsiaTheme="minorEastAsia" w:hAnsi="Arial" w:cs="Arial"/>
          <w:kern w:val="2"/>
          <w:sz w:val="22"/>
          <w:szCs w:val="22"/>
        </w:rPr>
        <w:t>function</w:t>
      </w:r>
      <w:r w:rsidR="005219E2">
        <w:rPr>
          <w:rFonts w:ascii="Arial" w:eastAsiaTheme="minorEastAsia" w:hAnsi="Arial" w:cs="Arial"/>
          <w:kern w:val="2"/>
          <w:sz w:val="22"/>
          <w:szCs w:val="22"/>
        </w:rPr>
        <w:t xml:space="preserve"> princomp</w:t>
      </w:r>
      <w:r w:rsidR="0005404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and visualized by first two principal components.</w:t>
      </w:r>
      <w:r w:rsidR="00FB22E0" w:rsidRPr="0081723F">
        <w:rPr>
          <w:rFonts w:ascii="Arial" w:eastAsiaTheme="minorEastAsia" w:hAnsi="Arial" w:cs="Arial"/>
          <w:kern w:val="2"/>
          <w:sz w:val="22"/>
          <w:szCs w:val="22"/>
        </w:rPr>
        <w:t xml:space="preserve"> KEGG and GO enrichment were online analyzed by DAVID 6.8 (</w:t>
      </w:r>
      <w:hyperlink r:id="rId15" w:history="1">
        <w:r w:rsidR="00FB22E0" w:rsidRPr="00423D91">
          <w:rPr>
            <w:rStyle w:val="Hyperlink"/>
            <w:rFonts w:ascii="Arial" w:eastAsiaTheme="minorEastAsia" w:hAnsi="Arial" w:cs="Arial"/>
            <w:color w:val="auto"/>
            <w:kern w:val="2"/>
            <w:sz w:val="22"/>
            <w:szCs w:val="22"/>
          </w:rPr>
          <w:t>https://david.ncifcrf.gov</w:t>
        </w:r>
      </w:hyperlink>
      <w:r w:rsidR="00FB22E0" w:rsidRPr="0081723F">
        <w:rPr>
          <w:rFonts w:ascii="Arial" w:eastAsiaTheme="minorEastAsia" w:hAnsi="Arial" w:cs="Arial"/>
          <w:kern w:val="2"/>
          <w:sz w:val="22"/>
          <w:szCs w:val="22"/>
        </w:rPr>
        <w:t>)</w:t>
      </w:r>
      <w:del w:id="569" w:author="Zhang Dake" w:date="2019-08-30T13:42:00Z">
        <w:r w:rsidR="009A2E2D" w:rsidRPr="0081723F" w:rsidDel="009000F6">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sidDel="009000F6">
          <w:rPr>
            <w:rFonts w:ascii="Arial" w:eastAsiaTheme="minorEastAsia" w:hAnsi="Arial" w:cs="Arial"/>
            <w:kern w:val="2"/>
            <w:sz w:val="22"/>
            <w:szCs w:val="22"/>
          </w:rPr>
          <w:delInstrText xml:space="preserve"> ADDIN EN.CITE </w:delInstrText>
        </w:r>
        <w:r w:rsidR="00433C17" w:rsidRPr="0081723F" w:rsidDel="009000F6">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sidDel="009000F6">
          <w:rPr>
            <w:rFonts w:ascii="Arial" w:eastAsiaTheme="minorEastAsia" w:hAnsi="Arial" w:cs="Arial"/>
            <w:kern w:val="2"/>
            <w:sz w:val="22"/>
            <w:szCs w:val="22"/>
          </w:rPr>
          <w:delInstrText xml:space="preserve"> ADDIN EN.CITE.DATA </w:delInstrText>
        </w:r>
        <w:r w:rsidR="00433C17" w:rsidRPr="0081723F" w:rsidDel="009000F6">
          <w:rPr>
            <w:rFonts w:ascii="Arial" w:eastAsiaTheme="minorEastAsia" w:hAnsi="Arial" w:cs="Arial"/>
            <w:kern w:val="2"/>
            <w:sz w:val="22"/>
            <w:szCs w:val="22"/>
          </w:rPr>
        </w:r>
        <w:r w:rsidR="00433C17" w:rsidRPr="0081723F" w:rsidDel="009000F6">
          <w:rPr>
            <w:rFonts w:ascii="Arial" w:eastAsiaTheme="minorEastAsia" w:hAnsi="Arial" w:cs="Arial"/>
            <w:kern w:val="2"/>
            <w:sz w:val="22"/>
            <w:szCs w:val="22"/>
          </w:rPr>
          <w:fldChar w:fldCharType="end"/>
        </w:r>
        <w:r w:rsidR="009A2E2D" w:rsidRPr="0081723F" w:rsidDel="009000F6">
          <w:rPr>
            <w:rFonts w:ascii="Arial" w:eastAsiaTheme="minorEastAsia" w:hAnsi="Arial" w:cs="Arial"/>
            <w:kern w:val="2"/>
            <w:sz w:val="22"/>
            <w:szCs w:val="22"/>
          </w:rPr>
        </w:r>
        <w:r w:rsidR="009A2E2D" w:rsidRPr="0081723F" w:rsidDel="009000F6">
          <w:rPr>
            <w:rFonts w:ascii="Arial" w:eastAsiaTheme="minorEastAsia" w:hAnsi="Arial" w:cs="Arial"/>
            <w:kern w:val="2"/>
            <w:sz w:val="22"/>
            <w:szCs w:val="22"/>
          </w:rPr>
          <w:fldChar w:fldCharType="separate"/>
        </w:r>
        <w:r w:rsidR="00433C17" w:rsidRPr="0081723F" w:rsidDel="009000F6">
          <w:rPr>
            <w:rFonts w:ascii="Arial" w:eastAsiaTheme="minorEastAsia" w:hAnsi="Arial" w:cs="Arial"/>
            <w:noProof/>
            <w:kern w:val="2"/>
            <w:sz w:val="22"/>
            <w:szCs w:val="22"/>
          </w:rPr>
          <w:delText>[39, 40]</w:delText>
        </w:r>
        <w:r w:rsidR="009A2E2D" w:rsidRPr="0081723F" w:rsidDel="009000F6">
          <w:rPr>
            <w:rFonts w:ascii="Arial" w:eastAsiaTheme="minorEastAsia" w:hAnsi="Arial" w:cs="Arial"/>
            <w:kern w:val="2"/>
            <w:sz w:val="22"/>
            <w:szCs w:val="22"/>
          </w:rPr>
          <w:fldChar w:fldCharType="end"/>
        </w:r>
        <w:r w:rsidR="00FB22E0" w:rsidRPr="0081723F" w:rsidDel="009000F6">
          <w:rPr>
            <w:rFonts w:ascii="Arial" w:eastAsiaTheme="minorEastAsia" w:hAnsi="Arial" w:cs="Arial"/>
            <w:kern w:val="2"/>
            <w:sz w:val="22"/>
            <w:szCs w:val="22"/>
          </w:rPr>
          <w:delText xml:space="preserve">, </w:delText>
        </w:r>
      </w:del>
      <w:ins w:id="570" w:author="Zhang Dake" w:date="2019-08-30T13:42:00Z">
        <w:r w:rsidR="009000F6"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9000F6" w:rsidRPr="0081723F">
          <w:rPr>
            <w:rFonts w:ascii="Arial" w:eastAsiaTheme="minorEastAsia" w:hAnsi="Arial" w:cs="Arial"/>
            <w:kern w:val="2"/>
            <w:sz w:val="22"/>
            <w:szCs w:val="22"/>
          </w:rPr>
          <w:instrText xml:space="preserve"> ADDIN EN.CITE </w:instrText>
        </w:r>
        <w:r w:rsidR="009000F6"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9000F6" w:rsidRPr="0081723F">
          <w:rPr>
            <w:rFonts w:ascii="Arial" w:eastAsiaTheme="minorEastAsia" w:hAnsi="Arial" w:cs="Arial"/>
            <w:kern w:val="2"/>
            <w:sz w:val="22"/>
            <w:szCs w:val="22"/>
          </w:rPr>
          <w:instrText xml:space="preserve"> ADDIN EN.CITE.DATA </w:instrText>
        </w:r>
        <w:r w:rsidR="009000F6" w:rsidRPr="0081723F">
          <w:rPr>
            <w:rFonts w:ascii="Arial" w:eastAsiaTheme="minorEastAsia" w:hAnsi="Arial" w:cs="Arial"/>
            <w:kern w:val="2"/>
            <w:sz w:val="22"/>
            <w:szCs w:val="22"/>
          </w:rPr>
        </w:r>
        <w:r w:rsidR="009000F6" w:rsidRPr="0081723F">
          <w:rPr>
            <w:rFonts w:ascii="Arial" w:eastAsiaTheme="minorEastAsia" w:hAnsi="Arial" w:cs="Arial"/>
            <w:kern w:val="2"/>
            <w:sz w:val="22"/>
            <w:szCs w:val="22"/>
          </w:rPr>
          <w:fldChar w:fldCharType="end"/>
        </w:r>
        <w:r w:rsidR="009000F6" w:rsidRPr="0081723F">
          <w:rPr>
            <w:rFonts w:ascii="Arial" w:eastAsiaTheme="minorEastAsia" w:hAnsi="Arial" w:cs="Arial"/>
            <w:kern w:val="2"/>
            <w:sz w:val="22"/>
            <w:szCs w:val="22"/>
          </w:rPr>
        </w:r>
        <w:r w:rsidR="009000F6" w:rsidRPr="0081723F">
          <w:rPr>
            <w:rFonts w:ascii="Arial" w:eastAsiaTheme="minorEastAsia" w:hAnsi="Arial" w:cs="Arial"/>
            <w:kern w:val="2"/>
            <w:sz w:val="22"/>
            <w:szCs w:val="22"/>
          </w:rPr>
          <w:fldChar w:fldCharType="separate"/>
        </w:r>
        <w:r w:rsidR="009000F6" w:rsidRPr="0081723F">
          <w:rPr>
            <w:rFonts w:ascii="Arial" w:eastAsiaTheme="minorEastAsia" w:hAnsi="Arial" w:cs="Arial"/>
            <w:noProof/>
            <w:kern w:val="2"/>
            <w:sz w:val="22"/>
            <w:szCs w:val="22"/>
          </w:rPr>
          <w:t>[39, 40]</w:t>
        </w:r>
        <w:r w:rsidR="009000F6" w:rsidRPr="0081723F">
          <w:rPr>
            <w:rFonts w:ascii="Arial" w:eastAsiaTheme="minorEastAsia" w:hAnsi="Arial" w:cs="Arial"/>
            <w:kern w:val="2"/>
            <w:sz w:val="22"/>
            <w:szCs w:val="22"/>
          </w:rPr>
          <w:fldChar w:fldCharType="end"/>
        </w:r>
        <w:r w:rsidR="009000F6">
          <w:rPr>
            <w:rFonts w:ascii="Arial" w:eastAsiaTheme="minorEastAsia" w:hAnsi="Arial" w:cs="Arial"/>
            <w:kern w:val="2"/>
            <w:sz w:val="22"/>
            <w:szCs w:val="22"/>
          </w:rPr>
          <w:t xml:space="preserve">. </w:t>
        </w:r>
      </w:ins>
      <w:ins w:id="571" w:author="Zhang Dake" w:date="2019-08-30T13:43:00Z">
        <w:r w:rsidR="009000F6" w:rsidRPr="00EB37AB">
          <w:rPr>
            <w:rFonts w:ascii="Arial" w:eastAsiaTheme="minorEastAsia" w:hAnsi="Arial" w:cs="Arial"/>
            <w:kern w:val="2"/>
            <w:sz w:val="22"/>
            <w:szCs w:val="22"/>
            <w:highlight w:val="yellow"/>
          </w:rPr>
          <w:t xml:space="preserve">Ingenuity Pathway Analysis (IPA) </w:t>
        </w:r>
      </w:ins>
      <w:del w:id="572" w:author="Zhang Dake" w:date="2019-08-30T13:43:00Z">
        <w:r w:rsidR="00FB22E0" w:rsidRPr="0081723F" w:rsidDel="009000F6">
          <w:rPr>
            <w:rFonts w:ascii="Arial" w:eastAsiaTheme="minorEastAsia" w:hAnsi="Arial" w:cs="Arial"/>
            <w:kern w:val="2"/>
            <w:sz w:val="22"/>
            <w:szCs w:val="22"/>
          </w:rPr>
          <w:delText xml:space="preserve">IPA </w:delText>
        </w:r>
      </w:del>
      <w:r w:rsidR="00FB22E0" w:rsidRPr="0081723F">
        <w:rPr>
          <w:rFonts w:ascii="Arial" w:eastAsiaTheme="minorEastAsia" w:hAnsi="Arial" w:cs="Arial"/>
          <w:kern w:val="2"/>
          <w:sz w:val="22"/>
          <w:szCs w:val="22"/>
        </w:rPr>
        <w:t>also used for enrichment analysis for more elaborate result</w:t>
      </w:r>
      <w:ins w:id="573" w:author="Zhang Dake" w:date="2019-08-30T13:43:00Z">
        <w:r w:rsidR="009000F6">
          <w:rPr>
            <w:rFonts w:ascii="Arial" w:eastAsiaTheme="minorEastAsia" w:hAnsi="Arial" w:cs="Arial"/>
            <w:kern w:val="2"/>
            <w:sz w:val="22"/>
            <w:szCs w:val="22"/>
          </w:rPr>
          <w:t xml:space="preserve">, </w:t>
        </w:r>
        <w:r w:rsidR="009000F6" w:rsidRPr="00EB37AB">
          <w:rPr>
            <w:rFonts w:ascii="Arial" w:eastAsiaTheme="minorEastAsia" w:hAnsi="Arial" w:cs="Arial"/>
            <w:kern w:val="2"/>
            <w:sz w:val="22"/>
            <w:szCs w:val="22"/>
            <w:highlight w:val="yellow"/>
          </w:rPr>
          <w:t>setting the cutoff of P value as 0.05</w:t>
        </w:r>
      </w:ins>
      <w:r w:rsidR="009A2E2D"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[41]</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w:t>
      </w:r>
    </w:p>
    <w:p w14:paraId="5736E9A7" w14:textId="13DA79AB" w:rsidR="00F80442" w:rsidRPr="009000F6" w:rsidRDefault="00F80442" w:rsidP="004436CD">
      <w:pPr>
        <w:rPr>
          <w:rFonts w:ascii="Arial" w:eastAsiaTheme="minorEastAsia" w:hAnsi="Arial" w:cs="Arial"/>
          <w:kern w:val="2"/>
          <w:sz w:val="22"/>
          <w:szCs w:val="22"/>
        </w:rPr>
      </w:pPr>
    </w:p>
    <w:p w14:paraId="06E52BF4" w14:textId="165ACD95" w:rsidR="00F80442" w:rsidRPr="00423D91" w:rsidRDefault="00F80442" w:rsidP="00F2054F">
      <w:pPr>
        <w:pStyle w:val="Heading2"/>
        <w:rPr>
          <w:rFonts w:ascii="Arial" w:hAnsi="Arial" w:cs="Arial"/>
          <w:color w:val="auto"/>
          <w:sz w:val="22"/>
          <w:szCs w:val="22"/>
        </w:rPr>
      </w:pPr>
      <w:r w:rsidRPr="00423D91">
        <w:rPr>
          <w:rFonts w:ascii="Arial" w:hAnsi="Arial" w:cs="Arial"/>
          <w:color w:val="auto"/>
          <w:sz w:val="22"/>
          <w:szCs w:val="22"/>
        </w:rPr>
        <w:t>Abbreviation Table:</w:t>
      </w:r>
    </w:p>
    <w:p w14:paraId="348D9BCE" w14:textId="138650EA" w:rsidR="00A72275" w:rsidRPr="00423D91" w:rsidRDefault="00DD3117" w:rsidP="00F80442">
      <w:pPr>
        <w:rPr>
          <w:rFonts w:ascii="Arial" w:hAnsi="Arial" w:cs="Arial"/>
          <w:sz w:val="22"/>
          <w:szCs w:val="22"/>
        </w:rPr>
      </w:pPr>
      <w:r w:rsidRPr="00423D91">
        <w:rPr>
          <w:rFonts w:ascii="Arial" w:hAnsi="Arial" w:cs="Arial"/>
          <w:sz w:val="22"/>
          <w:szCs w:val="22"/>
        </w:rPr>
        <w:t>L</w:t>
      </w:r>
      <w:r w:rsidR="00055AEA">
        <w:rPr>
          <w:rFonts w:ascii="Arial" w:hAnsi="Arial" w:cs="Arial"/>
          <w:sz w:val="22"/>
          <w:szCs w:val="22"/>
        </w:rPr>
        <w:t>G</w:t>
      </w:r>
      <w:r w:rsidRPr="00423D91">
        <w:rPr>
          <w:rFonts w:ascii="Arial" w:hAnsi="Arial" w:cs="Arial"/>
          <w:sz w:val="22"/>
          <w:szCs w:val="22"/>
        </w:rPr>
        <w:t>A: L</w:t>
      </w:r>
      <w:bookmarkStart w:id="574" w:name="OLE_LINK69"/>
      <w:bookmarkStart w:id="575" w:name="OLE_LINK70"/>
      <w:r w:rsidRPr="00423D91">
        <w:rPr>
          <w:rFonts w:ascii="Arial" w:hAnsi="Arial" w:cs="Arial"/>
          <w:sz w:val="22"/>
          <w:szCs w:val="22"/>
        </w:rPr>
        <w:t>ow-grade adenoma</w:t>
      </w:r>
      <w:bookmarkEnd w:id="574"/>
      <w:bookmarkEnd w:id="575"/>
    </w:p>
    <w:p w14:paraId="5EF25530" w14:textId="22DAE0B3" w:rsidR="00DD3117" w:rsidRPr="00423D91" w:rsidRDefault="00DD3117" w:rsidP="00F80442">
      <w:pPr>
        <w:rPr>
          <w:rFonts w:ascii="Arial" w:hAnsi="Arial" w:cs="Arial"/>
          <w:sz w:val="22"/>
          <w:szCs w:val="22"/>
        </w:rPr>
      </w:pPr>
      <w:r w:rsidRPr="00423D91">
        <w:rPr>
          <w:rFonts w:ascii="Arial" w:hAnsi="Arial" w:cs="Arial"/>
          <w:sz w:val="22"/>
          <w:szCs w:val="22"/>
        </w:rPr>
        <w:t>H</w:t>
      </w:r>
      <w:r w:rsidR="00055AEA">
        <w:rPr>
          <w:rFonts w:ascii="Arial" w:hAnsi="Arial" w:cs="Arial"/>
          <w:sz w:val="22"/>
          <w:szCs w:val="22"/>
        </w:rPr>
        <w:t>G</w:t>
      </w:r>
      <w:r w:rsidRPr="00423D91">
        <w:rPr>
          <w:rFonts w:ascii="Arial" w:hAnsi="Arial" w:cs="Arial"/>
          <w:sz w:val="22"/>
          <w:szCs w:val="22"/>
        </w:rPr>
        <w:t>A: High-grade adenoma</w:t>
      </w:r>
    </w:p>
    <w:p w14:paraId="6AEB84C9" w14:textId="50925C24" w:rsidR="00DD3117" w:rsidRPr="00423D91" w:rsidRDefault="00055AEA" w:rsidP="00F80442">
      <w:pPr>
        <w:rPr>
          <w:rFonts w:ascii="Arial" w:hAnsi="Arial" w:cs="Arial"/>
          <w:sz w:val="22"/>
          <w:szCs w:val="22"/>
        </w:rPr>
      </w:pPr>
      <w:r>
        <w:rPr>
          <w:rFonts w:ascii="Arial" w:hAnsi="Arial" w:cs="Arial"/>
          <w:sz w:val="22"/>
          <w:szCs w:val="22"/>
        </w:rPr>
        <w:t xml:space="preserve">LGA VS </w:t>
      </w:r>
      <w:r w:rsidR="00CC26C7">
        <w:rPr>
          <w:rFonts w:ascii="Arial" w:hAnsi="Arial" w:cs="Arial"/>
          <w:sz w:val="22"/>
          <w:szCs w:val="22"/>
        </w:rPr>
        <w:t>Normal</w:t>
      </w:r>
      <w:r w:rsidR="00DD3117" w:rsidRPr="00423D91">
        <w:rPr>
          <w:rFonts w:ascii="Arial" w:hAnsi="Arial" w:cs="Arial"/>
          <w:sz w:val="22"/>
          <w:szCs w:val="22"/>
        </w:rPr>
        <w:t xml:space="preserve">: </w:t>
      </w:r>
      <w:bookmarkStart w:id="576" w:name="OLE_LINK71"/>
      <w:bookmarkStart w:id="577" w:name="OLE_LINK72"/>
      <w:r w:rsidR="00DD3117" w:rsidRPr="00423D91">
        <w:rPr>
          <w:rFonts w:ascii="Arial" w:hAnsi="Arial" w:cs="Arial"/>
          <w:sz w:val="22"/>
          <w:szCs w:val="22"/>
        </w:rPr>
        <w:t>Compar</w:t>
      </w:r>
      <w:r w:rsidR="00936557" w:rsidRPr="00423D91">
        <w:rPr>
          <w:rFonts w:ascii="Arial" w:hAnsi="Arial" w:cs="Arial"/>
          <w:sz w:val="22"/>
          <w:szCs w:val="22"/>
        </w:rPr>
        <w:t>ison</w:t>
      </w:r>
      <w:r w:rsidR="00DD3117" w:rsidRPr="00423D91">
        <w:rPr>
          <w:rFonts w:ascii="Arial" w:hAnsi="Arial" w:cs="Arial"/>
          <w:sz w:val="22"/>
          <w:szCs w:val="22"/>
        </w:rPr>
        <w:t xml:space="preserve"> </w:t>
      </w:r>
      <w:bookmarkStart w:id="578" w:name="OLE_LINK96"/>
      <w:bookmarkStart w:id="579" w:name="OLE_LINK97"/>
      <w:bookmarkStart w:id="580" w:name="OLE_LINK79"/>
      <w:bookmarkStart w:id="581" w:name="OLE_LINK80"/>
      <w:r w:rsidR="00936557" w:rsidRPr="00423D91">
        <w:rPr>
          <w:rFonts w:ascii="Arial" w:hAnsi="Arial" w:cs="Arial"/>
          <w:sz w:val="22"/>
          <w:szCs w:val="22"/>
        </w:rPr>
        <w:t xml:space="preserve">of </w:t>
      </w:r>
      <w:r w:rsidR="00DD3117" w:rsidRPr="00423D91">
        <w:rPr>
          <w:rFonts w:ascii="Arial" w:hAnsi="Arial" w:cs="Arial"/>
          <w:sz w:val="22"/>
          <w:szCs w:val="22"/>
        </w:rPr>
        <w:t>low-grade adenoma</w:t>
      </w:r>
      <w:bookmarkEnd w:id="578"/>
      <w:bookmarkEnd w:id="579"/>
      <w:r w:rsidR="00DD3117" w:rsidRPr="00423D91">
        <w:rPr>
          <w:rFonts w:ascii="Arial" w:hAnsi="Arial" w:cs="Arial"/>
          <w:sz w:val="22"/>
          <w:szCs w:val="22"/>
        </w:rPr>
        <w:t xml:space="preserve"> </w:t>
      </w:r>
      <w:bookmarkEnd w:id="580"/>
      <w:bookmarkEnd w:id="581"/>
      <w:r w:rsidR="00DD3117" w:rsidRPr="00423D91">
        <w:rPr>
          <w:rFonts w:ascii="Arial" w:hAnsi="Arial" w:cs="Arial"/>
          <w:sz w:val="22"/>
          <w:szCs w:val="22"/>
        </w:rPr>
        <w:t>with normal tissue</w:t>
      </w:r>
      <w:bookmarkEnd w:id="576"/>
      <w:bookmarkEnd w:id="577"/>
    </w:p>
    <w:p w14:paraId="57E5175E" w14:textId="6EBF71F1" w:rsidR="00DD3117" w:rsidRPr="00423D91" w:rsidRDefault="00055AEA" w:rsidP="00F80442">
      <w:pPr>
        <w:rPr>
          <w:rFonts w:ascii="Arial" w:hAnsi="Arial" w:cs="Arial"/>
          <w:sz w:val="22"/>
          <w:szCs w:val="22"/>
        </w:rPr>
      </w:pPr>
      <w:r>
        <w:rPr>
          <w:rFonts w:ascii="Arial" w:hAnsi="Arial" w:cs="Arial"/>
          <w:sz w:val="22"/>
          <w:szCs w:val="22"/>
        </w:rPr>
        <w:t xml:space="preserve">HGA VS </w:t>
      </w:r>
      <w:r w:rsidR="00CC26C7">
        <w:rPr>
          <w:rFonts w:ascii="Arial" w:hAnsi="Arial" w:cs="Arial"/>
          <w:sz w:val="22"/>
          <w:szCs w:val="22"/>
        </w:rPr>
        <w:t>Normal</w:t>
      </w:r>
      <w:r w:rsidR="00DD3117" w:rsidRPr="00423D91">
        <w:rPr>
          <w:rFonts w:ascii="Arial" w:hAnsi="Arial" w:cs="Arial"/>
          <w:sz w:val="22"/>
          <w:szCs w:val="22"/>
        </w:rPr>
        <w:t xml:space="preserve">: </w:t>
      </w:r>
      <w:bookmarkStart w:id="582" w:name="_Hlk12202005"/>
      <w:r w:rsidR="00DD3117" w:rsidRPr="00423D91">
        <w:rPr>
          <w:rFonts w:ascii="Arial" w:hAnsi="Arial" w:cs="Arial"/>
          <w:sz w:val="22"/>
          <w:szCs w:val="22"/>
        </w:rPr>
        <w:t>Compa</w:t>
      </w:r>
      <w:r w:rsidR="00936557" w:rsidRPr="00423D91">
        <w:rPr>
          <w:rFonts w:ascii="Arial" w:hAnsi="Arial" w:cs="Arial"/>
          <w:sz w:val="22"/>
          <w:szCs w:val="22"/>
        </w:rPr>
        <w:t>rison</w:t>
      </w:r>
      <w:r w:rsidR="00DD3117" w:rsidRPr="00423D91">
        <w:rPr>
          <w:rFonts w:ascii="Arial" w:hAnsi="Arial" w:cs="Arial"/>
          <w:sz w:val="22"/>
          <w:szCs w:val="22"/>
        </w:rPr>
        <w:t xml:space="preserve"> </w:t>
      </w:r>
      <w:r w:rsidR="00936557" w:rsidRPr="00423D91">
        <w:rPr>
          <w:rFonts w:ascii="Arial" w:hAnsi="Arial" w:cs="Arial"/>
          <w:sz w:val="22"/>
          <w:szCs w:val="22"/>
        </w:rPr>
        <w:t xml:space="preserve">of </w:t>
      </w:r>
      <w:r w:rsidR="00DD3117" w:rsidRPr="00423D91">
        <w:rPr>
          <w:rFonts w:ascii="Arial" w:hAnsi="Arial" w:cs="Arial"/>
          <w:sz w:val="22"/>
          <w:szCs w:val="22"/>
        </w:rPr>
        <w:t>high-grade adenoma with normal tissue</w:t>
      </w:r>
      <w:bookmarkEnd w:id="582"/>
    </w:p>
    <w:p w14:paraId="3C8A8086" w14:textId="70D76BE0" w:rsidR="00DD3117" w:rsidRPr="00423D91" w:rsidRDefault="00055AEA" w:rsidP="00F80442">
      <w:pPr>
        <w:rPr>
          <w:rFonts w:ascii="Arial" w:hAnsi="Arial" w:cs="Arial"/>
          <w:sz w:val="22"/>
          <w:szCs w:val="22"/>
        </w:rPr>
      </w:pPr>
      <w:r>
        <w:rPr>
          <w:rFonts w:ascii="Arial" w:hAnsi="Arial" w:cs="Arial"/>
          <w:sz w:val="22"/>
          <w:szCs w:val="22"/>
        </w:rPr>
        <w:t>LGA VS HGA</w:t>
      </w:r>
      <w:r w:rsidR="00DD3117" w:rsidRPr="00423D91">
        <w:rPr>
          <w:rFonts w:ascii="Arial" w:hAnsi="Arial" w:cs="Arial"/>
          <w:sz w:val="22"/>
          <w:szCs w:val="22"/>
        </w:rPr>
        <w:t>: Compar</w:t>
      </w:r>
      <w:r w:rsidR="00936557" w:rsidRPr="00423D91">
        <w:rPr>
          <w:rFonts w:ascii="Arial" w:hAnsi="Arial" w:cs="Arial"/>
          <w:sz w:val="22"/>
          <w:szCs w:val="22"/>
        </w:rPr>
        <w:t>ison of</w:t>
      </w:r>
      <w:r w:rsidR="00DD3117" w:rsidRPr="00423D91">
        <w:rPr>
          <w:rFonts w:ascii="Arial" w:hAnsi="Arial" w:cs="Arial"/>
          <w:sz w:val="22"/>
          <w:szCs w:val="22"/>
        </w:rPr>
        <w:t xml:space="preserve"> high-grade adenoma with low-grade adenoma</w:t>
      </w:r>
    </w:p>
    <w:p w14:paraId="458A0D30" w14:textId="12C21A15" w:rsidR="00A72275" w:rsidRPr="00423D91" w:rsidRDefault="00A72275" w:rsidP="00F80442">
      <w:pPr>
        <w:rPr>
          <w:rFonts w:ascii="Arial" w:hAnsi="Arial" w:cs="Arial"/>
          <w:sz w:val="22"/>
          <w:szCs w:val="22"/>
        </w:rPr>
      </w:pPr>
      <w:r w:rsidRPr="00423D91">
        <w:rPr>
          <w:rFonts w:ascii="Arial" w:hAnsi="Arial" w:cs="Arial"/>
          <w:sz w:val="22"/>
          <w:szCs w:val="22"/>
        </w:rPr>
        <w:t>DMR</w:t>
      </w:r>
      <w:r w:rsidR="00DD3117" w:rsidRPr="00423D91">
        <w:rPr>
          <w:rFonts w:ascii="Arial" w:hAnsi="Arial" w:cs="Arial"/>
          <w:sz w:val="22"/>
          <w:szCs w:val="22"/>
        </w:rPr>
        <w:t xml:space="preserve">: </w:t>
      </w:r>
      <w:bookmarkStart w:id="583" w:name="OLE_LINK98"/>
      <w:bookmarkStart w:id="584" w:name="OLE_LINK99"/>
      <w:r w:rsidR="00DD3117" w:rsidRPr="00423D91">
        <w:rPr>
          <w:rFonts w:ascii="Arial" w:hAnsi="Arial" w:cs="Arial"/>
          <w:sz w:val="22"/>
          <w:szCs w:val="22"/>
        </w:rPr>
        <w:t>Different methylation region</w:t>
      </w:r>
      <w:bookmarkEnd w:id="583"/>
      <w:bookmarkEnd w:id="584"/>
    </w:p>
    <w:p w14:paraId="1C6348ED" w14:textId="6A9DE837" w:rsidR="00A72275" w:rsidRPr="00423D91" w:rsidRDefault="00DD3117" w:rsidP="00F80442">
      <w:pPr>
        <w:rPr>
          <w:rFonts w:ascii="Arial" w:hAnsi="Arial" w:cs="Arial"/>
          <w:sz w:val="22"/>
          <w:szCs w:val="22"/>
        </w:rPr>
      </w:pPr>
      <w:r w:rsidRPr="00423D91">
        <w:rPr>
          <w:rFonts w:ascii="Arial" w:hAnsi="Arial" w:cs="Arial"/>
          <w:sz w:val="22"/>
          <w:szCs w:val="22"/>
        </w:rPr>
        <w:t>DMS: Different methylation site</w:t>
      </w:r>
    </w:p>
    <w:p w14:paraId="1BD0A1B7" w14:textId="6906861B" w:rsidR="00A72275" w:rsidRPr="00423D91" w:rsidRDefault="005C3AE2" w:rsidP="00F80442">
      <w:pPr>
        <w:rPr>
          <w:rFonts w:ascii="Arial" w:hAnsi="Arial" w:cs="Arial"/>
          <w:sz w:val="22"/>
          <w:szCs w:val="22"/>
        </w:rPr>
      </w:pPr>
      <w:r w:rsidRPr="00423D91">
        <w:rPr>
          <w:rFonts w:ascii="Arial" w:hAnsi="Arial" w:cs="Arial"/>
          <w:sz w:val="22"/>
          <w:szCs w:val="22"/>
        </w:rPr>
        <w:t>ROC</w:t>
      </w:r>
      <w:r w:rsidR="00DD3117" w:rsidRPr="00423D91">
        <w:rPr>
          <w:rFonts w:ascii="Arial" w:hAnsi="Arial" w:cs="Arial"/>
          <w:sz w:val="22"/>
          <w:szCs w:val="22"/>
        </w:rPr>
        <w:t>:</w:t>
      </w:r>
      <w:r w:rsidR="00DD3117" w:rsidRPr="0081723F">
        <w:rPr>
          <w:rFonts w:ascii="Arial" w:eastAsiaTheme="minorEastAsia" w:hAnsi="Arial" w:cs="Arial"/>
          <w:kern w:val="2"/>
          <w:sz w:val="22"/>
          <w:szCs w:val="22"/>
        </w:rPr>
        <w:t xml:space="preserve"> Receiver operating characteristic</w:t>
      </w:r>
    </w:p>
    <w:p w14:paraId="72EC4128" w14:textId="76485DBE" w:rsidR="005C3AE2" w:rsidRPr="00423D91" w:rsidRDefault="005C3AE2" w:rsidP="00F80442">
      <w:pPr>
        <w:rPr>
          <w:rFonts w:ascii="Arial" w:hAnsi="Arial" w:cs="Arial"/>
          <w:sz w:val="22"/>
          <w:szCs w:val="22"/>
        </w:rPr>
      </w:pPr>
      <w:r w:rsidRPr="00423D91">
        <w:rPr>
          <w:rFonts w:ascii="Arial" w:hAnsi="Arial" w:cs="Arial"/>
          <w:sz w:val="22"/>
          <w:szCs w:val="22"/>
        </w:rPr>
        <w:t>AUC</w:t>
      </w:r>
      <w:r w:rsidR="00DD3117" w:rsidRPr="00423D91">
        <w:rPr>
          <w:rFonts w:ascii="Arial" w:hAnsi="Arial" w:cs="Arial"/>
          <w:sz w:val="22"/>
          <w:szCs w:val="22"/>
        </w:rPr>
        <w:t>: Area under the curve</w:t>
      </w:r>
    </w:p>
    <w:p w14:paraId="40380289" w14:textId="5BB41B58" w:rsidR="005A596A" w:rsidRPr="00423D91" w:rsidRDefault="005A596A" w:rsidP="00F80442">
      <w:pPr>
        <w:rPr>
          <w:rFonts w:ascii="Arial" w:hAnsi="Arial" w:cs="Arial"/>
          <w:sz w:val="22"/>
          <w:szCs w:val="22"/>
        </w:rPr>
      </w:pPr>
      <w:r w:rsidRPr="00423D91">
        <w:rPr>
          <w:rFonts w:ascii="Arial" w:hAnsi="Arial" w:cs="Arial"/>
          <w:sz w:val="22"/>
          <w:szCs w:val="22"/>
        </w:rPr>
        <w:t>IPA</w:t>
      </w:r>
      <w:r w:rsidR="00DD3117" w:rsidRPr="00423D91">
        <w:rPr>
          <w:rFonts w:ascii="Arial" w:hAnsi="Arial" w:cs="Arial"/>
          <w:sz w:val="22"/>
          <w:szCs w:val="22"/>
        </w:rPr>
        <w:t>:</w:t>
      </w:r>
      <w:r w:rsidR="00C24F48" w:rsidRPr="00423D91">
        <w:rPr>
          <w:rFonts w:ascii="Arial" w:hAnsi="Arial" w:cs="Arial"/>
          <w:sz w:val="22"/>
          <w:szCs w:val="22"/>
        </w:rPr>
        <w:t xml:space="preserve"> Ingenuity Pathway Analysis</w:t>
      </w:r>
    </w:p>
    <w:p w14:paraId="78935007" w14:textId="339DE9E2" w:rsidR="005A596A" w:rsidRPr="00423D91" w:rsidRDefault="005A596A" w:rsidP="00C24F48">
      <w:pPr>
        <w:rPr>
          <w:rFonts w:ascii="Arial" w:hAnsi="Arial" w:cs="Arial"/>
          <w:sz w:val="22"/>
          <w:szCs w:val="22"/>
        </w:rPr>
      </w:pPr>
      <w:r w:rsidRPr="00423D91">
        <w:rPr>
          <w:rFonts w:ascii="Arial" w:hAnsi="Arial" w:cs="Arial"/>
          <w:sz w:val="22"/>
          <w:szCs w:val="22"/>
        </w:rPr>
        <w:t>KEGG</w:t>
      </w:r>
      <w:r w:rsidR="00C24F48" w:rsidRPr="00423D91">
        <w:rPr>
          <w:rFonts w:ascii="Arial" w:hAnsi="Arial" w:cs="Arial"/>
          <w:sz w:val="22"/>
          <w:szCs w:val="22"/>
        </w:rPr>
        <w:t>: Kyoto Encyclopedia of Genes and Genomes</w:t>
      </w:r>
    </w:p>
    <w:p w14:paraId="4C225047" w14:textId="66C0EA15" w:rsidR="00C24F48" w:rsidRPr="00423D91" w:rsidRDefault="00C24F48" w:rsidP="00C24F48">
      <w:pPr>
        <w:rPr>
          <w:rFonts w:ascii="Arial" w:hAnsi="Arial" w:cs="Arial"/>
          <w:sz w:val="22"/>
          <w:szCs w:val="22"/>
        </w:rPr>
      </w:pPr>
      <w:r w:rsidRPr="00423D91">
        <w:rPr>
          <w:rFonts w:ascii="Arial" w:hAnsi="Arial" w:cs="Arial"/>
          <w:sz w:val="22"/>
          <w:szCs w:val="22"/>
        </w:rPr>
        <w:t>GO: Gene Ontology</w:t>
      </w:r>
    </w:p>
    <w:p w14:paraId="3FF9033D" w14:textId="2465F72A" w:rsidR="00A72275" w:rsidRPr="00423D91" w:rsidRDefault="00054047" w:rsidP="00054047">
      <w:pPr>
        <w:rPr>
          <w:rFonts w:ascii="Arial" w:hAnsi="Arial" w:cs="Arial"/>
          <w:sz w:val="22"/>
          <w:szCs w:val="22"/>
        </w:rPr>
      </w:pPr>
      <w:r w:rsidRPr="00423D91">
        <w:rPr>
          <w:rFonts w:ascii="Arial" w:hAnsi="Arial" w:cs="Arial"/>
          <w:sz w:val="22"/>
          <w:szCs w:val="22"/>
        </w:rPr>
        <w:t>t-SNE: t-distributed stochastic neighbor embedding</w:t>
      </w:r>
    </w:p>
    <w:p w14:paraId="716E95C2" w14:textId="6A4F1878" w:rsidR="00F80442" w:rsidRPr="00423D91" w:rsidRDefault="00054047" w:rsidP="00F80442">
      <w:pPr>
        <w:rPr>
          <w:rFonts w:ascii="Arial" w:hAnsi="Arial" w:cs="Arial"/>
          <w:sz w:val="22"/>
          <w:szCs w:val="22"/>
        </w:rPr>
      </w:pPr>
      <w:r w:rsidRPr="00423D91">
        <w:rPr>
          <w:rFonts w:ascii="Arial" w:hAnsi="Arial" w:cs="Arial"/>
          <w:sz w:val="22"/>
          <w:szCs w:val="22"/>
        </w:rPr>
        <w:t>PCA: Principal components analysis</w:t>
      </w:r>
    </w:p>
    <w:p w14:paraId="51F79A25" w14:textId="6BB4CD71" w:rsidR="004270D3" w:rsidRPr="00423D91" w:rsidRDefault="008D1243" w:rsidP="008D1243">
      <w:pPr>
        <w:rPr>
          <w:rFonts w:ascii="Arial" w:hAnsi="Arial" w:cs="Arial"/>
          <w:sz w:val="22"/>
          <w:szCs w:val="22"/>
        </w:rPr>
      </w:pPr>
      <w:r w:rsidRPr="00423D91">
        <w:rPr>
          <w:rFonts w:ascii="Arial" w:hAnsi="Arial" w:cs="Arial"/>
          <w:sz w:val="22"/>
          <w:szCs w:val="22"/>
        </w:rPr>
        <w:t>mBV: Mean beta value</w:t>
      </w:r>
      <w:r w:rsidR="002E482F" w:rsidRPr="00423D91">
        <w:rPr>
          <w:rFonts w:ascii="Arial" w:hAnsi="Arial" w:cs="Arial"/>
          <w:sz w:val="22"/>
          <w:szCs w:val="22"/>
        </w:rPr>
        <w:t>s</w:t>
      </w:r>
    </w:p>
    <w:p w14:paraId="61757553" w14:textId="15E6663E" w:rsidR="00C73F6C" w:rsidRPr="00423D91" w:rsidRDefault="00C73F6C" w:rsidP="00C73F6C">
      <w:pPr>
        <w:pStyle w:val="Heading2"/>
        <w:rPr>
          <w:rFonts w:ascii="Arial" w:hAnsi="Arial" w:cs="Arial"/>
          <w:color w:val="auto"/>
          <w:sz w:val="22"/>
          <w:szCs w:val="22"/>
        </w:rPr>
      </w:pPr>
      <w:r w:rsidRPr="00423D91">
        <w:rPr>
          <w:rFonts w:ascii="Arial" w:hAnsi="Arial" w:cs="Arial"/>
          <w:color w:val="auto"/>
          <w:sz w:val="22"/>
          <w:szCs w:val="22"/>
        </w:rPr>
        <w:t>Data and Code Available</w:t>
      </w:r>
    </w:p>
    <w:p w14:paraId="49F7295A" w14:textId="77777777" w:rsidR="00BC3A47" w:rsidRDefault="00BC3A47" w:rsidP="00582641">
      <w:pPr>
        <w:rPr>
          <w:rFonts w:ascii="Arial" w:eastAsiaTheme="minorEastAsia" w:hAnsi="Arial" w:cs="Arial"/>
          <w:kern w:val="2"/>
          <w:sz w:val="22"/>
          <w:szCs w:val="22"/>
          <w:highlight w:val="yellow"/>
        </w:rPr>
      </w:pPr>
    </w:p>
    <w:p w14:paraId="5F0A919F" w14:textId="00F8202E" w:rsidR="00BC3A47" w:rsidRPr="00706C0D" w:rsidRDefault="00BC3A47" w:rsidP="00582641">
      <w:pPr>
        <w:rPr>
          <w:rFonts w:ascii="Arial" w:eastAsiaTheme="minorEastAsia" w:hAnsi="Arial" w:cs="Arial"/>
          <w:b/>
          <w:kern w:val="2"/>
          <w:sz w:val="22"/>
          <w:szCs w:val="22"/>
          <w:highlight w:val="yellow"/>
        </w:rPr>
      </w:pPr>
      <w:r w:rsidRPr="00706C0D">
        <w:rPr>
          <w:rFonts w:ascii="Arial" w:eastAsiaTheme="minorEastAsia" w:hAnsi="Arial" w:cs="Arial"/>
          <w:b/>
          <w:kern w:val="2"/>
          <w:sz w:val="22"/>
          <w:szCs w:val="22"/>
          <w:highlight w:val="yellow"/>
        </w:rPr>
        <w:t>Data Access</w:t>
      </w:r>
    </w:p>
    <w:p w14:paraId="6722A5D8" w14:textId="190C9298" w:rsidR="00BC3A47" w:rsidRDefault="00582641" w:rsidP="00706C0D">
      <w:pPr>
        <w:rPr>
          <w:rFonts w:ascii="Arial" w:eastAsiaTheme="minorEastAsia" w:hAnsi="Arial" w:cs="Arial"/>
          <w:kern w:val="2"/>
          <w:sz w:val="22"/>
          <w:szCs w:val="22"/>
        </w:rPr>
      </w:pPr>
      <w:r w:rsidRPr="0081723F">
        <w:rPr>
          <w:rFonts w:ascii="Arial" w:eastAsiaTheme="minorEastAsia" w:hAnsi="Arial" w:cs="Arial"/>
          <w:kern w:val="2"/>
          <w:sz w:val="22"/>
          <w:szCs w:val="22"/>
          <w:highlight w:val="yellow"/>
        </w:rPr>
        <w:t xml:space="preserve">DNA methylation </w:t>
      </w:r>
      <w:r w:rsidR="00375FAD" w:rsidRPr="0081723F">
        <w:rPr>
          <w:rFonts w:ascii="Arial" w:eastAsiaTheme="minorEastAsia" w:hAnsi="Arial" w:cs="Arial"/>
          <w:kern w:val="2"/>
          <w:sz w:val="22"/>
          <w:szCs w:val="22"/>
          <w:highlight w:val="yellow"/>
        </w:rPr>
        <w:t>data (</w:t>
      </w:r>
      <w:r w:rsidRPr="0081723F">
        <w:rPr>
          <w:rFonts w:ascii="Arial" w:eastAsiaTheme="minorEastAsia" w:hAnsi="Arial" w:cs="Arial"/>
          <w:kern w:val="2"/>
          <w:sz w:val="22"/>
          <w:szCs w:val="22"/>
          <w:highlight w:val="yellow"/>
        </w:rPr>
        <w:t>Illumina 450K microarray</w:t>
      </w:r>
      <w:r w:rsidR="00375FAD" w:rsidRPr="0081723F">
        <w:rPr>
          <w:rFonts w:ascii="Arial" w:eastAsiaTheme="minorEastAsia" w:hAnsi="Arial" w:cs="Arial"/>
          <w:kern w:val="2"/>
          <w:sz w:val="22"/>
          <w:szCs w:val="22"/>
          <w:highlight w:val="yellow"/>
        </w:rPr>
        <w:t>)</w:t>
      </w:r>
      <w:r w:rsidRPr="0081723F">
        <w:rPr>
          <w:rFonts w:ascii="Arial" w:eastAsiaTheme="minorEastAsia" w:hAnsi="Arial" w:cs="Arial"/>
          <w:kern w:val="2"/>
          <w:sz w:val="22"/>
          <w:szCs w:val="22"/>
          <w:highlight w:val="yellow"/>
        </w:rPr>
        <w:t xml:space="preserve"> have been deposited to xxx</w:t>
      </w:r>
      <w:r w:rsidRPr="0081723F">
        <w:rPr>
          <w:rFonts w:ascii="Arial" w:eastAsiaTheme="minorEastAsia" w:hAnsi="Arial" w:cs="Arial"/>
          <w:kern w:val="2"/>
          <w:sz w:val="22"/>
          <w:szCs w:val="22"/>
        </w:rPr>
        <w:t xml:space="preserve">. Other data involved in this study included GSE68060, GSE68838, GSE77954, GSE77965, GSE81211, GSE101764, GSE107352, GSE75546 and E-MTAB-6450. </w:t>
      </w:r>
      <w:r w:rsidRPr="0081723F">
        <w:rPr>
          <w:rFonts w:ascii="Arial" w:eastAsiaTheme="minorEastAsia" w:hAnsi="Arial" w:cs="Arial"/>
          <w:kern w:val="2"/>
          <w:sz w:val="22"/>
          <w:szCs w:val="22"/>
          <w:highlight w:val="yellow"/>
        </w:rPr>
        <w:t>All the script involved in the study have been deposited to Github??</w:t>
      </w:r>
    </w:p>
    <w:p w14:paraId="12608393" w14:textId="77777777" w:rsidR="00706C0D" w:rsidRDefault="00706C0D" w:rsidP="00706C0D">
      <w:pPr>
        <w:rPr>
          <w:rFonts w:ascii="Arial" w:hAnsi="Arial" w:cs="Arial"/>
          <w:sz w:val="22"/>
          <w:szCs w:val="22"/>
        </w:rPr>
      </w:pPr>
    </w:p>
    <w:p w14:paraId="0D3C5B33" w14:textId="30667EFE" w:rsidR="00C36596" w:rsidRPr="00706C0D" w:rsidRDefault="009F042F" w:rsidP="00F2054F">
      <w:pPr>
        <w:pStyle w:val="Heading2"/>
        <w:rPr>
          <w:rFonts w:ascii="Arial" w:hAnsi="Arial" w:cs="Arial"/>
          <w:b/>
          <w:color w:val="auto"/>
          <w:sz w:val="22"/>
          <w:szCs w:val="22"/>
        </w:rPr>
      </w:pPr>
      <w:r w:rsidRPr="00706C0D">
        <w:rPr>
          <w:rFonts w:ascii="Arial" w:hAnsi="Arial" w:cs="Arial"/>
          <w:b/>
          <w:color w:val="auto"/>
          <w:sz w:val="22"/>
          <w:szCs w:val="22"/>
        </w:rPr>
        <w:t>Author Contribution</w:t>
      </w:r>
    </w:p>
    <w:p w14:paraId="69C07A47" w14:textId="77777777" w:rsidR="00A236E8" w:rsidRDefault="00CF709E" w:rsidP="007C3E92">
      <w:pPr>
        <w:jc w:val="both"/>
        <w:rPr>
          <w:rFonts w:ascii="Arial" w:hAnsi="Arial" w:cs="Arial"/>
          <w:sz w:val="22"/>
          <w:szCs w:val="22"/>
        </w:rPr>
      </w:pPr>
      <w:r w:rsidRPr="00423D91">
        <w:rPr>
          <w:rFonts w:ascii="Arial" w:hAnsi="Arial" w:cs="Arial"/>
          <w:sz w:val="22"/>
          <w:szCs w:val="22"/>
        </w:rPr>
        <w:t xml:space="preserve">JF performed analyses, developed analysis methods and power calculations, interpreted results, and drafted the manuscript. </w:t>
      </w:r>
      <w:r w:rsidR="00731BB7" w:rsidRPr="00A236E8">
        <w:rPr>
          <w:rFonts w:ascii="Arial" w:hAnsi="Arial" w:cs="Arial"/>
          <w:sz w:val="22"/>
          <w:szCs w:val="22"/>
          <w:highlight w:val="yellow"/>
        </w:rPr>
        <w:t>JL</w:t>
      </w:r>
      <w:r w:rsidR="00A236E8" w:rsidRPr="00A236E8">
        <w:rPr>
          <w:rFonts w:ascii="Arial" w:hAnsi="Arial" w:cs="Arial"/>
          <w:sz w:val="22"/>
          <w:szCs w:val="22"/>
          <w:highlight w:val="yellow"/>
        </w:rPr>
        <w:t xml:space="preserve"> </w:t>
      </w:r>
      <w:r w:rsidR="00731BB7" w:rsidRPr="00A236E8">
        <w:rPr>
          <w:rFonts w:ascii="Arial" w:hAnsi="Arial" w:cs="Arial"/>
          <w:sz w:val="22"/>
          <w:szCs w:val="22"/>
          <w:highlight w:val="yellow"/>
        </w:rPr>
        <w:t>xxxxx?</w:t>
      </w:r>
      <w:r w:rsidR="00731BB7">
        <w:rPr>
          <w:rFonts w:ascii="Arial" w:hAnsi="Arial" w:cs="Arial"/>
          <w:sz w:val="22"/>
          <w:szCs w:val="22"/>
        </w:rPr>
        <w:t xml:space="preserve">  </w:t>
      </w:r>
      <w:r w:rsidR="005219E2" w:rsidRPr="00423D91">
        <w:rPr>
          <w:rFonts w:ascii="Arial" w:hAnsi="Arial" w:cs="Arial"/>
          <w:sz w:val="22"/>
          <w:szCs w:val="22"/>
        </w:rPr>
        <w:t>SG reviewed and edited the manuscript.</w:t>
      </w:r>
      <w:r w:rsidR="005219E2">
        <w:rPr>
          <w:rFonts w:ascii="Arial" w:hAnsi="Arial" w:cs="Arial"/>
          <w:sz w:val="22"/>
          <w:szCs w:val="22"/>
        </w:rPr>
        <w:t xml:space="preserve"> </w:t>
      </w:r>
      <w:r w:rsidRPr="00423D91">
        <w:rPr>
          <w:rFonts w:ascii="Arial" w:hAnsi="Arial" w:cs="Arial"/>
          <w:sz w:val="22"/>
          <w:szCs w:val="22"/>
        </w:rPr>
        <w:t xml:space="preserve">CT and YZ conducted </w:t>
      </w:r>
      <w:r w:rsidR="00B21D36" w:rsidRPr="00423D91">
        <w:rPr>
          <w:rFonts w:ascii="Arial" w:hAnsi="Arial" w:cs="Arial"/>
          <w:sz w:val="22"/>
          <w:szCs w:val="22"/>
        </w:rPr>
        <w:t>array</w:t>
      </w:r>
      <w:r w:rsidRPr="00423D91">
        <w:rPr>
          <w:rFonts w:ascii="Arial" w:hAnsi="Arial" w:cs="Arial"/>
          <w:sz w:val="22"/>
          <w:szCs w:val="22"/>
        </w:rPr>
        <w:t xml:space="preserve"> experiments. ZW collected and prepared tissue samples and collected results of clinical assays. </w:t>
      </w:r>
      <w:r w:rsidR="00731BB7" w:rsidRPr="00423D91">
        <w:rPr>
          <w:rFonts w:ascii="Arial" w:hAnsi="Arial" w:cs="Arial"/>
          <w:sz w:val="22"/>
          <w:szCs w:val="22"/>
        </w:rPr>
        <w:t xml:space="preserve">SD enrolled patients and collected all the clinical information. </w:t>
      </w:r>
      <w:r w:rsidRPr="00423D91">
        <w:rPr>
          <w:rFonts w:ascii="Arial" w:hAnsi="Arial" w:cs="Arial"/>
          <w:sz w:val="22"/>
          <w:szCs w:val="22"/>
        </w:rPr>
        <w:t>DZ and JF designed the study, supervise</w:t>
      </w:r>
      <w:r w:rsidR="00131BA8" w:rsidRPr="00423D91">
        <w:rPr>
          <w:rFonts w:ascii="Arial" w:hAnsi="Arial" w:cs="Arial"/>
          <w:sz w:val="22"/>
          <w:szCs w:val="22"/>
        </w:rPr>
        <w:t xml:space="preserve">d all experiments and analysis, </w:t>
      </w:r>
      <w:r w:rsidRPr="00423D91">
        <w:rPr>
          <w:rFonts w:ascii="Arial" w:hAnsi="Arial" w:cs="Arial"/>
          <w:sz w:val="22"/>
          <w:szCs w:val="22"/>
        </w:rPr>
        <w:t>provid</w:t>
      </w:r>
      <w:r w:rsidR="00131BA8" w:rsidRPr="00423D91">
        <w:rPr>
          <w:rFonts w:ascii="Arial" w:hAnsi="Arial" w:cs="Arial"/>
          <w:sz w:val="22"/>
          <w:szCs w:val="22"/>
        </w:rPr>
        <w:t>ing</w:t>
      </w:r>
      <w:r w:rsidRPr="00423D91">
        <w:rPr>
          <w:rFonts w:ascii="Arial" w:hAnsi="Arial" w:cs="Arial"/>
          <w:sz w:val="22"/>
          <w:szCs w:val="22"/>
        </w:rPr>
        <w:t xml:space="preserve"> molecular and cellular biology advice, reviewed and edited the manuscript.</w:t>
      </w:r>
    </w:p>
    <w:p w14:paraId="71D811D4" w14:textId="120BCCE7" w:rsidR="001C1E2E" w:rsidRDefault="00CF709E" w:rsidP="007C3E92">
      <w:pPr>
        <w:jc w:val="both"/>
        <w:rPr>
          <w:rFonts w:ascii="Arial" w:hAnsi="Arial" w:cs="Arial"/>
          <w:sz w:val="22"/>
          <w:szCs w:val="22"/>
        </w:rPr>
      </w:pPr>
      <w:r w:rsidRPr="00423D91" w:rsidDel="00AA205C">
        <w:rPr>
          <w:rFonts w:ascii="Arial" w:hAnsi="Arial" w:cs="Arial"/>
          <w:sz w:val="22"/>
          <w:szCs w:val="22"/>
        </w:rPr>
        <w:t xml:space="preserve"> </w:t>
      </w:r>
    </w:p>
    <w:p w14:paraId="05896F4F" w14:textId="7DB7CC90" w:rsidR="001C1E2E" w:rsidRPr="00706C0D" w:rsidRDefault="001C1E2E" w:rsidP="00F2054F">
      <w:pPr>
        <w:pStyle w:val="Heading2"/>
        <w:rPr>
          <w:rFonts w:ascii="Arial" w:hAnsi="Arial" w:cs="Arial"/>
          <w:b/>
          <w:color w:val="auto"/>
          <w:sz w:val="22"/>
          <w:szCs w:val="22"/>
        </w:rPr>
      </w:pPr>
      <w:r w:rsidRPr="00706C0D">
        <w:rPr>
          <w:rFonts w:ascii="Arial" w:hAnsi="Arial" w:cs="Arial"/>
          <w:b/>
          <w:color w:val="auto"/>
          <w:sz w:val="22"/>
          <w:szCs w:val="22"/>
        </w:rPr>
        <w:t>Acknowledgement</w:t>
      </w:r>
    </w:p>
    <w:p w14:paraId="0F2FB277" w14:textId="1EF8300A" w:rsidR="001C1E2E" w:rsidRPr="00423D91" w:rsidRDefault="00565874" w:rsidP="00565874">
      <w:pPr>
        <w:rPr>
          <w:rFonts w:ascii="Arial" w:hAnsi="Arial" w:cs="Arial"/>
          <w:sz w:val="22"/>
          <w:szCs w:val="22"/>
        </w:rPr>
      </w:pPr>
      <w:r w:rsidRPr="00423D91">
        <w:rPr>
          <w:rFonts w:ascii="Arial" w:hAnsi="Arial" w:cs="Arial"/>
          <w:sz w:val="22"/>
          <w:szCs w:val="22"/>
        </w:rPr>
        <w:t xml:space="preserve">This study is funded by Innovation Promotion Association CAS (2016098) to D.Z., Major State Basic Research Development Program (2014CB542006), </w:t>
      </w:r>
      <w:r w:rsidR="00706C0D" w:rsidRPr="00423D91">
        <w:rPr>
          <w:rFonts w:ascii="Arial" w:hAnsi="Arial" w:cs="Arial"/>
          <w:sz w:val="22"/>
          <w:szCs w:val="22"/>
        </w:rPr>
        <w:t>and the</w:t>
      </w:r>
      <w:r w:rsidRPr="00423D91">
        <w:rPr>
          <w:rFonts w:ascii="Arial" w:hAnsi="Arial" w:cs="Arial"/>
          <w:sz w:val="22"/>
          <w:szCs w:val="22"/>
        </w:rPr>
        <w:t xml:space="preserve"> Key Research Program of the Chinese Academy of Sciences (KJZD-EW-L14) to C.Z.</w:t>
      </w:r>
    </w:p>
    <w:p w14:paraId="39DEA74D" w14:textId="713D398A" w:rsidR="001C1E2E" w:rsidRPr="00423D91" w:rsidRDefault="001C1E2E" w:rsidP="006A78C8">
      <w:pPr>
        <w:rPr>
          <w:rFonts w:ascii="Arial" w:hAnsi="Arial" w:cs="Arial"/>
          <w:sz w:val="22"/>
          <w:szCs w:val="22"/>
        </w:rPr>
      </w:pPr>
    </w:p>
    <w:p w14:paraId="54D55D57" w14:textId="186AB656" w:rsidR="001C1E2E" w:rsidRPr="00423D91" w:rsidRDefault="001C1E2E" w:rsidP="006A78C8">
      <w:pPr>
        <w:rPr>
          <w:rFonts w:ascii="Arial" w:hAnsi="Arial" w:cs="Arial"/>
          <w:sz w:val="22"/>
          <w:szCs w:val="22"/>
        </w:rPr>
      </w:pPr>
    </w:p>
    <w:p w14:paraId="243A5173" w14:textId="11E110FB" w:rsidR="005B48AA" w:rsidRPr="00D932E1" w:rsidRDefault="001C1E2E" w:rsidP="00C24F48">
      <w:pPr>
        <w:pStyle w:val="Heading2"/>
        <w:rPr>
          <w:rFonts w:ascii="Arial" w:hAnsi="Arial" w:cs="Arial"/>
          <w:b/>
          <w:color w:val="auto"/>
          <w:sz w:val="22"/>
          <w:szCs w:val="22"/>
        </w:rPr>
      </w:pPr>
      <w:r w:rsidRPr="00D932E1">
        <w:rPr>
          <w:rFonts w:ascii="Arial" w:hAnsi="Arial" w:cs="Arial"/>
          <w:b/>
          <w:color w:val="auto"/>
          <w:sz w:val="22"/>
          <w:szCs w:val="22"/>
        </w:rPr>
        <w:lastRenderedPageBreak/>
        <w:t>Reference</w:t>
      </w:r>
    </w:p>
    <w:p w14:paraId="55BC1323" w14:textId="77777777" w:rsidR="005B48AA" w:rsidRPr="00423D91" w:rsidRDefault="005B48AA" w:rsidP="006A78C8">
      <w:pPr>
        <w:rPr>
          <w:rFonts w:ascii="Arial" w:hAnsi="Arial" w:cs="Arial"/>
          <w:sz w:val="22"/>
          <w:szCs w:val="22"/>
        </w:rPr>
      </w:pPr>
    </w:p>
    <w:p w14:paraId="3F62928B" w14:textId="77777777" w:rsidR="00433C17" w:rsidRPr="00423D91" w:rsidRDefault="005B48AA" w:rsidP="00433C17">
      <w:pPr>
        <w:pStyle w:val="EndNoteBibliography"/>
        <w:ind w:left="720" w:hanging="720"/>
        <w:rPr>
          <w:rFonts w:ascii="Arial" w:hAnsi="Arial" w:cs="Arial"/>
          <w:sz w:val="22"/>
          <w:szCs w:val="22"/>
        </w:rPr>
      </w:pPr>
      <w:r w:rsidRPr="00423D91">
        <w:rPr>
          <w:rFonts w:ascii="Arial" w:hAnsi="Arial" w:cs="Arial"/>
          <w:sz w:val="22"/>
          <w:szCs w:val="22"/>
        </w:rPr>
        <w:fldChar w:fldCharType="begin"/>
      </w:r>
      <w:r w:rsidRPr="00423D91">
        <w:rPr>
          <w:rFonts w:ascii="Arial" w:hAnsi="Arial" w:cs="Arial"/>
          <w:sz w:val="22"/>
          <w:szCs w:val="22"/>
        </w:rPr>
        <w:instrText xml:space="preserve"> ADDIN EN.REFLIST </w:instrText>
      </w:r>
      <w:r w:rsidRPr="00423D91">
        <w:rPr>
          <w:rFonts w:ascii="Arial" w:hAnsi="Arial" w:cs="Arial"/>
          <w:sz w:val="22"/>
          <w:szCs w:val="22"/>
        </w:rPr>
        <w:fldChar w:fldCharType="separate"/>
      </w:r>
      <w:r w:rsidR="00433C17" w:rsidRPr="00423D91">
        <w:rPr>
          <w:rFonts w:ascii="Arial" w:hAnsi="Arial" w:cs="Arial"/>
          <w:sz w:val="22"/>
          <w:szCs w:val="22"/>
        </w:rPr>
        <w:t>1.</w:t>
      </w:r>
      <w:r w:rsidR="00433C17" w:rsidRPr="00423D91">
        <w:rPr>
          <w:rFonts w:ascii="Arial" w:hAnsi="Arial" w:cs="Arial"/>
          <w:sz w:val="22"/>
          <w:szCs w:val="22"/>
        </w:rPr>
        <w:tab/>
        <w:t xml:space="preserve">Siegel, R.L., K.D. Miller, and A. Jemal, </w:t>
      </w:r>
      <w:r w:rsidR="00433C17" w:rsidRPr="00423D91">
        <w:rPr>
          <w:rFonts w:ascii="Arial" w:hAnsi="Arial" w:cs="Arial"/>
          <w:i/>
          <w:sz w:val="22"/>
          <w:szCs w:val="22"/>
        </w:rPr>
        <w:t>Cancer statistics, 2018.</w:t>
      </w:r>
      <w:r w:rsidR="00433C17" w:rsidRPr="00423D91">
        <w:rPr>
          <w:rFonts w:ascii="Arial" w:hAnsi="Arial" w:cs="Arial"/>
          <w:sz w:val="22"/>
          <w:szCs w:val="22"/>
        </w:rPr>
        <w:t xml:space="preserve"> CA Cancer J Clin, 2018. </w:t>
      </w:r>
      <w:r w:rsidR="00433C17" w:rsidRPr="00423D91">
        <w:rPr>
          <w:rFonts w:ascii="Arial" w:hAnsi="Arial" w:cs="Arial"/>
          <w:b/>
          <w:sz w:val="22"/>
          <w:szCs w:val="22"/>
        </w:rPr>
        <w:t>68</w:t>
      </w:r>
      <w:r w:rsidR="00433C17" w:rsidRPr="00423D91">
        <w:rPr>
          <w:rFonts w:ascii="Arial" w:hAnsi="Arial" w:cs="Arial"/>
          <w:sz w:val="22"/>
          <w:szCs w:val="22"/>
        </w:rPr>
        <w:t>(1): p. 7-30.</w:t>
      </w:r>
    </w:p>
    <w:p w14:paraId="6B1CB22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w:t>
      </w:r>
      <w:r w:rsidRPr="00423D91">
        <w:rPr>
          <w:rFonts w:ascii="Arial" w:hAnsi="Arial" w:cs="Arial"/>
          <w:sz w:val="22"/>
          <w:szCs w:val="22"/>
        </w:rPr>
        <w:tab/>
        <w:t xml:space="preserve">Chen, W., et al., </w:t>
      </w:r>
      <w:r w:rsidRPr="00423D91">
        <w:rPr>
          <w:rFonts w:ascii="Arial" w:hAnsi="Arial" w:cs="Arial"/>
          <w:i/>
          <w:sz w:val="22"/>
          <w:szCs w:val="22"/>
        </w:rPr>
        <w:t>Cancer statistics in China, 2015.</w:t>
      </w:r>
      <w:r w:rsidRPr="00423D91">
        <w:rPr>
          <w:rFonts w:ascii="Arial" w:hAnsi="Arial" w:cs="Arial"/>
          <w:sz w:val="22"/>
          <w:szCs w:val="22"/>
        </w:rPr>
        <w:t xml:space="preserve"> CA Cancer J Clin, 2016. </w:t>
      </w:r>
      <w:r w:rsidRPr="00423D91">
        <w:rPr>
          <w:rFonts w:ascii="Arial" w:hAnsi="Arial" w:cs="Arial"/>
          <w:b/>
          <w:sz w:val="22"/>
          <w:szCs w:val="22"/>
        </w:rPr>
        <w:t>66</w:t>
      </w:r>
      <w:r w:rsidRPr="00423D91">
        <w:rPr>
          <w:rFonts w:ascii="Arial" w:hAnsi="Arial" w:cs="Arial"/>
          <w:sz w:val="22"/>
          <w:szCs w:val="22"/>
        </w:rPr>
        <w:t>(2): p. 115-32.</w:t>
      </w:r>
    </w:p>
    <w:p w14:paraId="3241FC8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w:t>
      </w:r>
      <w:r w:rsidRPr="00423D91">
        <w:rPr>
          <w:rFonts w:ascii="Arial" w:hAnsi="Arial" w:cs="Arial"/>
          <w:sz w:val="22"/>
          <w:szCs w:val="22"/>
        </w:rPr>
        <w:tab/>
        <w:t xml:space="preserve">Guo, S., et al., </w:t>
      </w:r>
      <w:r w:rsidRPr="00423D91">
        <w:rPr>
          <w:rFonts w:ascii="Arial" w:hAnsi="Arial" w:cs="Arial"/>
          <w:i/>
          <w:sz w:val="22"/>
          <w:szCs w:val="22"/>
        </w:rPr>
        <w:t>Identification of methylation haplotype blocks aids in deconvolution of heterogeneous tissue samples and tumor tissue-of-origin mapping from plasma DNA.</w:t>
      </w:r>
      <w:r w:rsidRPr="00423D91">
        <w:rPr>
          <w:rFonts w:ascii="Arial" w:hAnsi="Arial" w:cs="Arial"/>
          <w:sz w:val="22"/>
          <w:szCs w:val="22"/>
        </w:rPr>
        <w:t xml:space="preserve"> Nat Genet, 2017. </w:t>
      </w:r>
      <w:r w:rsidRPr="00423D91">
        <w:rPr>
          <w:rFonts w:ascii="Arial" w:hAnsi="Arial" w:cs="Arial"/>
          <w:b/>
          <w:sz w:val="22"/>
          <w:szCs w:val="22"/>
        </w:rPr>
        <w:t>49</w:t>
      </w:r>
      <w:r w:rsidRPr="00423D91">
        <w:rPr>
          <w:rFonts w:ascii="Arial" w:hAnsi="Arial" w:cs="Arial"/>
          <w:sz w:val="22"/>
          <w:szCs w:val="22"/>
        </w:rPr>
        <w:t>(4): p. 635-642.</w:t>
      </w:r>
    </w:p>
    <w:p w14:paraId="48AC23F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w:t>
      </w:r>
      <w:r w:rsidRPr="00423D91">
        <w:rPr>
          <w:rFonts w:ascii="Arial" w:hAnsi="Arial" w:cs="Arial"/>
          <w:sz w:val="22"/>
          <w:szCs w:val="22"/>
        </w:rPr>
        <w:tab/>
        <w:t xml:space="preserve">Wang, X., et al., </w:t>
      </w:r>
      <w:r w:rsidRPr="00423D91">
        <w:rPr>
          <w:rFonts w:ascii="Arial" w:hAnsi="Arial" w:cs="Arial"/>
          <w:i/>
          <w:sz w:val="22"/>
          <w:szCs w:val="22"/>
        </w:rPr>
        <w:t>Hypermethylation reduces expression of tumor-suppressor PLZF and regulates proliferation and apoptosis in non-small-cell lung cancers.</w:t>
      </w:r>
      <w:r w:rsidRPr="00423D91">
        <w:rPr>
          <w:rFonts w:ascii="Arial" w:hAnsi="Arial" w:cs="Arial"/>
          <w:sz w:val="22"/>
          <w:szCs w:val="22"/>
        </w:rPr>
        <w:t xml:space="preserve"> FASEB J, 2013. </w:t>
      </w:r>
      <w:r w:rsidRPr="00423D91">
        <w:rPr>
          <w:rFonts w:ascii="Arial" w:hAnsi="Arial" w:cs="Arial"/>
          <w:b/>
          <w:sz w:val="22"/>
          <w:szCs w:val="22"/>
        </w:rPr>
        <w:t>27</w:t>
      </w:r>
      <w:r w:rsidRPr="00423D91">
        <w:rPr>
          <w:rFonts w:ascii="Arial" w:hAnsi="Arial" w:cs="Arial"/>
          <w:sz w:val="22"/>
          <w:szCs w:val="22"/>
        </w:rPr>
        <w:t>(10): p. 4194-203.</w:t>
      </w:r>
    </w:p>
    <w:p w14:paraId="351AFD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5.</w:t>
      </w:r>
      <w:r w:rsidRPr="00423D91">
        <w:rPr>
          <w:rFonts w:ascii="Arial" w:hAnsi="Arial" w:cs="Arial"/>
          <w:sz w:val="22"/>
          <w:szCs w:val="22"/>
        </w:rPr>
        <w:tab/>
        <w:t xml:space="preserve">Guo, S., et al., </w:t>
      </w:r>
      <w:r w:rsidRPr="00423D91">
        <w:rPr>
          <w:rFonts w:ascii="Arial" w:hAnsi="Arial" w:cs="Arial"/>
          <w:i/>
          <w:sz w:val="22"/>
          <w:szCs w:val="22"/>
        </w:rPr>
        <w:t>Identification and validation of the methylation biomarkers of non-small cell lung cancer (NSCLC).</w:t>
      </w:r>
      <w:r w:rsidRPr="00423D91">
        <w:rPr>
          <w:rFonts w:ascii="Arial" w:hAnsi="Arial" w:cs="Arial"/>
          <w:sz w:val="22"/>
          <w:szCs w:val="22"/>
        </w:rPr>
        <w:t xml:space="preserve"> Clin Epigenetics, 2015. </w:t>
      </w:r>
      <w:r w:rsidRPr="00423D91">
        <w:rPr>
          <w:rFonts w:ascii="Arial" w:hAnsi="Arial" w:cs="Arial"/>
          <w:b/>
          <w:sz w:val="22"/>
          <w:szCs w:val="22"/>
        </w:rPr>
        <w:t>7</w:t>
      </w:r>
      <w:r w:rsidRPr="00423D91">
        <w:rPr>
          <w:rFonts w:ascii="Arial" w:hAnsi="Arial" w:cs="Arial"/>
          <w:sz w:val="22"/>
          <w:szCs w:val="22"/>
        </w:rPr>
        <w:t>: p. 3.</w:t>
      </w:r>
    </w:p>
    <w:p w14:paraId="63F2746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6.</w:t>
      </w:r>
      <w:r w:rsidRPr="00423D91">
        <w:rPr>
          <w:rFonts w:ascii="Arial" w:hAnsi="Arial" w:cs="Arial"/>
          <w:sz w:val="22"/>
          <w:szCs w:val="22"/>
        </w:rPr>
        <w:tab/>
        <w:t xml:space="preserve">Zhao, Y., et al., </w:t>
      </w:r>
      <w:r w:rsidRPr="00423D91">
        <w:rPr>
          <w:rFonts w:ascii="Arial" w:hAnsi="Arial" w:cs="Arial"/>
          <w:i/>
          <w:sz w:val="22"/>
          <w:szCs w:val="22"/>
        </w:rPr>
        <w:t>Genome-wide methylation profiling of the different stages of hepatitis B virus-related hepatocellular carcinoma development in plasma cell-free DNA reveals potential biomarkers for early detection and high-risk monitoring of hepatocellular carcinoma.</w:t>
      </w:r>
      <w:r w:rsidRPr="00423D91">
        <w:rPr>
          <w:rFonts w:ascii="Arial" w:hAnsi="Arial" w:cs="Arial"/>
          <w:sz w:val="22"/>
          <w:szCs w:val="22"/>
        </w:rPr>
        <w:t xml:space="preserve"> Clin Epigenetics, 2014. </w:t>
      </w:r>
      <w:r w:rsidRPr="00423D91">
        <w:rPr>
          <w:rFonts w:ascii="Arial" w:hAnsi="Arial" w:cs="Arial"/>
          <w:b/>
          <w:sz w:val="22"/>
          <w:szCs w:val="22"/>
        </w:rPr>
        <w:t>6</w:t>
      </w:r>
      <w:r w:rsidRPr="00423D91">
        <w:rPr>
          <w:rFonts w:ascii="Arial" w:hAnsi="Arial" w:cs="Arial"/>
          <w:sz w:val="22"/>
          <w:szCs w:val="22"/>
        </w:rPr>
        <w:t>(1): p. 30.</w:t>
      </w:r>
    </w:p>
    <w:p w14:paraId="59DD072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7.</w:t>
      </w:r>
      <w:r w:rsidRPr="00423D91">
        <w:rPr>
          <w:rFonts w:ascii="Arial" w:hAnsi="Arial" w:cs="Arial"/>
          <w:sz w:val="22"/>
          <w:szCs w:val="22"/>
        </w:rPr>
        <w:tab/>
        <w:t xml:space="preserve">Haikun Zhang, P.D., Shicheng Guo, Chengcheng Tao, Wenmin Zhao, Jiakang Wang, Ramsey Cheung, Augusto Vilanueva, Huiguo Ding, Steven J. Schrodi, Dake Zhang, Changqing Zeng, </w:t>
      </w:r>
      <w:r w:rsidRPr="00423D91">
        <w:rPr>
          <w:rFonts w:ascii="Arial" w:hAnsi="Arial" w:cs="Arial"/>
          <w:i/>
          <w:sz w:val="22"/>
          <w:szCs w:val="22"/>
        </w:rPr>
        <w:t>Circulating cell-free DNA based low-pass genome-wide bisulfite sequencing aids non-invasive surveillance to Hepatocellular carcinoma.</w:t>
      </w:r>
      <w:r w:rsidRPr="00423D91">
        <w:rPr>
          <w:rFonts w:ascii="Arial" w:hAnsi="Arial" w:cs="Arial"/>
          <w:sz w:val="22"/>
          <w:szCs w:val="22"/>
        </w:rPr>
        <w:t xml:space="preserve"> Science Advance (Submitted), 2019.</w:t>
      </w:r>
    </w:p>
    <w:p w14:paraId="2497BE2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8.</w:t>
      </w:r>
      <w:r w:rsidRPr="00423D91">
        <w:rPr>
          <w:rFonts w:ascii="Arial" w:hAnsi="Arial" w:cs="Arial"/>
          <w:sz w:val="22"/>
          <w:szCs w:val="22"/>
        </w:rPr>
        <w:tab/>
        <w:t xml:space="preserve">Grady, W.M. and J.M. Carethers, </w:t>
      </w:r>
      <w:r w:rsidRPr="00423D91">
        <w:rPr>
          <w:rFonts w:ascii="Arial" w:hAnsi="Arial" w:cs="Arial"/>
          <w:i/>
          <w:sz w:val="22"/>
          <w:szCs w:val="22"/>
        </w:rPr>
        <w:t>Genomic and epigenetic instability in colorectal cancer pathogenesis.</w:t>
      </w:r>
      <w:r w:rsidRPr="00423D91">
        <w:rPr>
          <w:rFonts w:ascii="Arial" w:hAnsi="Arial" w:cs="Arial"/>
          <w:sz w:val="22"/>
          <w:szCs w:val="22"/>
        </w:rPr>
        <w:t xml:space="preserve"> Gastroenterology, 2008. </w:t>
      </w:r>
      <w:r w:rsidRPr="00423D91">
        <w:rPr>
          <w:rFonts w:ascii="Arial" w:hAnsi="Arial" w:cs="Arial"/>
          <w:b/>
          <w:sz w:val="22"/>
          <w:szCs w:val="22"/>
        </w:rPr>
        <w:t>135</w:t>
      </w:r>
      <w:r w:rsidRPr="00423D91">
        <w:rPr>
          <w:rFonts w:ascii="Arial" w:hAnsi="Arial" w:cs="Arial"/>
          <w:sz w:val="22"/>
          <w:szCs w:val="22"/>
        </w:rPr>
        <w:t>(4): p. 1079-1099.</w:t>
      </w:r>
    </w:p>
    <w:p w14:paraId="325C21B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9.</w:t>
      </w:r>
      <w:r w:rsidRPr="00423D91">
        <w:rPr>
          <w:rFonts w:ascii="Arial" w:hAnsi="Arial" w:cs="Arial"/>
          <w:sz w:val="22"/>
          <w:szCs w:val="22"/>
        </w:rPr>
        <w:tab/>
        <w:t xml:space="preserve">Hidaka, H., et al., </w:t>
      </w:r>
      <w:r w:rsidRPr="00423D91">
        <w:rPr>
          <w:rFonts w:ascii="Arial" w:hAnsi="Arial" w:cs="Arial"/>
          <w:i/>
          <w:sz w:val="22"/>
          <w:szCs w:val="22"/>
        </w:rPr>
        <w:t>Comprehensive methylation analysis of imprinting-associated differentially methylated regions in colorectal cancer.</w:t>
      </w:r>
      <w:r w:rsidRPr="00423D91">
        <w:rPr>
          <w:rFonts w:ascii="Arial" w:hAnsi="Arial" w:cs="Arial"/>
          <w:sz w:val="22"/>
          <w:szCs w:val="22"/>
        </w:rPr>
        <w:t xml:space="preserve"> Clinical epigenetics, 2018. </w:t>
      </w:r>
      <w:r w:rsidRPr="00423D91">
        <w:rPr>
          <w:rFonts w:ascii="Arial" w:hAnsi="Arial" w:cs="Arial"/>
          <w:b/>
          <w:sz w:val="22"/>
          <w:szCs w:val="22"/>
        </w:rPr>
        <w:t>10</w:t>
      </w:r>
      <w:r w:rsidRPr="00423D91">
        <w:rPr>
          <w:rFonts w:ascii="Arial" w:hAnsi="Arial" w:cs="Arial"/>
          <w:sz w:val="22"/>
          <w:szCs w:val="22"/>
        </w:rPr>
        <w:t>(1): p. 150-150.</w:t>
      </w:r>
    </w:p>
    <w:p w14:paraId="27FF121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10.</w:t>
      </w:r>
      <w:r w:rsidRPr="00423D91">
        <w:rPr>
          <w:rFonts w:ascii="Arial" w:hAnsi="Arial" w:cs="Arial"/>
          <w:sz w:val="22"/>
          <w:szCs w:val="22"/>
        </w:rPr>
        <w:tab/>
        <w:t xml:space="preserve">Shi, Y.X., et al., </w:t>
      </w:r>
      <w:r w:rsidRPr="00423D91">
        <w:rPr>
          <w:rFonts w:ascii="Arial" w:hAnsi="Arial" w:cs="Arial"/>
          <w:i/>
          <w:sz w:val="22"/>
          <w:szCs w:val="22"/>
        </w:rPr>
        <w:t>Genome-wide DNA methylation profiling reveals novel epigenetic signatures in squamous cell lung cancer.</w:t>
      </w:r>
      <w:r w:rsidRPr="00423D91">
        <w:rPr>
          <w:rFonts w:ascii="Arial" w:hAnsi="Arial" w:cs="Arial"/>
          <w:sz w:val="22"/>
          <w:szCs w:val="22"/>
        </w:rPr>
        <w:t xml:space="preserve"> BMC Genomics, 2017. </w:t>
      </w:r>
      <w:r w:rsidRPr="00423D91">
        <w:rPr>
          <w:rFonts w:ascii="Arial" w:hAnsi="Arial" w:cs="Arial"/>
          <w:b/>
          <w:sz w:val="22"/>
          <w:szCs w:val="22"/>
        </w:rPr>
        <w:t>18</w:t>
      </w:r>
      <w:r w:rsidRPr="00423D91">
        <w:rPr>
          <w:rFonts w:ascii="Arial" w:hAnsi="Arial" w:cs="Arial"/>
          <w:sz w:val="22"/>
          <w:szCs w:val="22"/>
        </w:rPr>
        <w:t>(1): p. 901.</w:t>
      </w:r>
    </w:p>
    <w:p w14:paraId="67533D7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11.</w:t>
      </w:r>
      <w:r w:rsidRPr="00423D91">
        <w:rPr>
          <w:rFonts w:ascii="Arial" w:hAnsi="Arial" w:cs="Arial"/>
          <w:sz w:val="22"/>
          <w:szCs w:val="22"/>
        </w:rPr>
        <w:tab/>
        <w:t xml:space="preserve">Lindqvist, B.M., et al., </w:t>
      </w:r>
      <w:r w:rsidRPr="00423D91">
        <w:rPr>
          <w:rFonts w:ascii="Arial" w:hAnsi="Arial" w:cs="Arial"/>
          <w:i/>
          <w:sz w:val="22"/>
          <w:szCs w:val="22"/>
        </w:rPr>
        <w:t>Whole genome DNA methylation signature of HER2-positive breast cancer.</w:t>
      </w:r>
      <w:r w:rsidRPr="00423D91">
        <w:rPr>
          <w:rFonts w:ascii="Arial" w:hAnsi="Arial" w:cs="Arial"/>
          <w:sz w:val="22"/>
          <w:szCs w:val="22"/>
        </w:rPr>
        <w:t xml:space="preserve"> Epigenetics, 2014. </w:t>
      </w:r>
      <w:r w:rsidRPr="00423D91">
        <w:rPr>
          <w:rFonts w:ascii="Arial" w:hAnsi="Arial" w:cs="Arial"/>
          <w:b/>
          <w:sz w:val="22"/>
          <w:szCs w:val="22"/>
        </w:rPr>
        <w:t>9</w:t>
      </w:r>
      <w:r w:rsidRPr="00423D91">
        <w:rPr>
          <w:rFonts w:ascii="Arial" w:hAnsi="Arial" w:cs="Arial"/>
          <w:sz w:val="22"/>
          <w:szCs w:val="22"/>
        </w:rPr>
        <w:t>(8): p. 1149-62.</w:t>
      </w:r>
    </w:p>
    <w:p w14:paraId="20C2D4F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12.</w:t>
      </w:r>
      <w:r w:rsidRPr="00423D91">
        <w:rPr>
          <w:rFonts w:ascii="Arial" w:hAnsi="Arial" w:cs="Arial"/>
          <w:sz w:val="22"/>
          <w:szCs w:val="22"/>
        </w:rPr>
        <w:tab/>
        <w:t xml:space="preserve">Raggi, C. and P. Invernizzi, </w:t>
      </w:r>
      <w:r w:rsidRPr="00423D91">
        <w:rPr>
          <w:rFonts w:ascii="Arial" w:hAnsi="Arial" w:cs="Arial"/>
          <w:i/>
          <w:sz w:val="22"/>
          <w:szCs w:val="22"/>
        </w:rPr>
        <w:t>Methylation and liver cancer.</w:t>
      </w:r>
      <w:r w:rsidRPr="00423D91">
        <w:rPr>
          <w:rFonts w:ascii="Arial" w:hAnsi="Arial" w:cs="Arial"/>
          <w:sz w:val="22"/>
          <w:szCs w:val="22"/>
        </w:rPr>
        <w:t xml:space="preserve"> Clin Res Hepatol Gastroenterol, 2013. </w:t>
      </w:r>
      <w:r w:rsidRPr="00423D91">
        <w:rPr>
          <w:rFonts w:ascii="Arial" w:hAnsi="Arial" w:cs="Arial"/>
          <w:b/>
          <w:sz w:val="22"/>
          <w:szCs w:val="22"/>
        </w:rPr>
        <w:t>37</w:t>
      </w:r>
      <w:r w:rsidRPr="00423D91">
        <w:rPr>
          <w:rFonts w:ascii="Arial" w:hAnsi="Arial" w:cs="Arial"/>
          <w:sz w:val="22"/>
          <w:szCs w:val="22"/>
        </w:rPr>
        <w:t>(6): p. 564-71.</w:t>
      </w:r>
    </w:p>
    <w:p w14:paraId="0C26038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13.</w:t>
      </w:r>
      <w:r w:rsidRPr="00423D91">
        <w:rPr>
          <w:rFonts w:ascii="Arial" w:hAnsi="Arial" w:cs="Arial"/>
          <w:sz w:val="22"/>
          <w:szCs w:val="22"/>
        </w:rPr>
        <w:tab/>
        <w:t xml:space="preserve">Morris, M.R. and F. Latif, </w:t>
      </w:r>
      <w:r w:rsidRPr="00423D91">
        <w:rPr>
          <w:rFonts w:ascii="Arial" w:hAnsi="Arial" w:cs="Arial"/>
          <w:i/>
          <w:sz w:val="22"/>
          <w:szCs w:val="22"/>
        </w:rPr>
        <w:t>The epigenetic landscape of renal cancer.</w:t>
      </w:r>
      <w:r w:rsidRPr="00423D91">
        <w:rPr>
          <w:rFonts w:ascii="Arial" w:hAnsi="Arial" w:cs="Arial"/>
          <w:sz w:val="22"/>
          <w:szCs w:val="22"/>
        </w:rPr>
        <w:t xml:space="preserve"> Nat Rev Nephrol, 2017. </w:t>
      </w:r>
      <w:r w:rsidRPr="00423D91">
        <w:rPr>
          <w:rFonts w:ascii="Arial" w:hAnsi="Arial" w:cs="Arial"/>
          <w:b/>
          <w:sz w:val="22"/>
          <w:szCs w:val="22"/>
        </w:rPr>
        <w:t>13</w:t>
      </w:r>
      <w:r w:rsidRPr="00423D91">
        <w:rPr>
          <w:rFonts w:ascii="Arial" w:hAnsi="Arial" w:cs="Arial"/>
          <w:sz w:val="22"/>
          <w:szCs w:val="22"/>
        </w:rPr>
        <w:t>(1): p. 47-60.</w:t>
      </w:r>
    </w:p>
    <w:p w14:paraId="265C2E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14.</w:t>
      </w:r>
      <w:r w:rsidRPr="00423D91">
        <w:rPr>
          <w:rFonts w:ascii="Arial" w:hAnsi="Arial" w:cs="Arial"/>
          <w:sz w:val="22"/>
          <w:szCs w:val="22"/>
        </w:rPr>
        <w:tab/>
        <w:t xml:space="preserve">Herman, J.G., et al., </w:t>
      </w:r>
      <w:r w:rsidRPr="00423D91">
        <w:rPr>
          <w:rFonts w:ascii="Arial" w:hAnsi="Arial" w:cs="Arial"/>
          <w:i/>
          <w:sz w:val="22"/>
          <w:szCs w:val="22"/>
        </w:rPr>
        <w:t>Inactivation of the CDKN2/p16/MTS1 gene is frequently associated with aberrant DNA methylation in all common human cancers.</w:t>
      </w:r>
      <w:r w:rsidRPr="00423D91">
        <w:rPr>
          <w:rFonts w:ascii="Arial" w:hAnsi="Arial" w:cs="Arial"/>
          <w:sz w:val="22"/>
          <w:szCs w:val="22"/>
        </w:rPr>
        <w:t xml:space="preserve"> Cancer Research, 1995. </w:t>
      </w:r>
      <w:r w:rsidRPr="00423D91">
        <w:rPr>
          <w:rFonts w:ascii="Arial" w:hAnsi="Arial" w:cs="Arial"/>
          <w:b/>
          <w:sz w:val="22"/>
          <w:szCs w:val="22"/>
        </w:rPr>
        <w:t>55</w:t>
      </w:r>
      <w:r w:rsidRPr="00423D91">
        <w:rPr>
          <w:rFonts w:ascii="Arial" w:hAnsi="Arial" w:cs="Arial"/>
          <w:sz w:val="22"/>
          <w:szCs w:val="22"/>
        </w:rPr>
        <w:t>(20): p. 4525.</w:t>
      </w:r>
    </w:p>
    <w:p w14:paraId="0E824C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15.</w:t>
      </w:r>
      <w:r w:rsidRPr="00423D91">
        <w:rPr>
          <w:rFonts w:ascii="Arial" w:hAnsi="Arial" w:cs="Arial"/>
          <w:sz w:val="22"/>
          <w:szCs w:val="22"/>
        </w:rPr>
        <w:tab/>
        <w:t xml:space="preserve">Kane, M.F., et al., </w:t>
      </w:r>
      <w:r w:rsidRPr="00423D91">
        <w:rPr>
          <w:rFonts w:ascii="Arial" w:hAnsi="Arial" w:cs="Arial"/>
          <w:i/>
          <w:sz w:val="22"/>
          <w:szCs w:val="22"/>
        </w:rPr>
        <w:t>Methylation of the hMLH1 promoter correlates with lack of expression of hMLH1 in sporadic colon tumors and mismatch repair-defective human tumor cell lines.</w:t>
      </w:r>
      <w:r w:rsidRPr="00423D91">
        <w:rPr>
          <w:rFonts w:ascii="Arial" w:hAnsi="Arial" w:cs="Arial"/>
          <w:sz w:val="22"/>
          <w:szCs w:val="22"/>
        </w:rPr>
        <w:t xml:space="preserve"> Cancer Research, 1997. </w:t>
      </w:r>
      <w:r w:rsidRPr="00423D91">
        <w:rPr>
          <w:rFonts w:ascii="Arial" w:hAnsi="Arial" w:cs="Arial"/>
          <w:b/>
          <w:sz w:val="22"/>
          <w:szCs w:val="22"/>
        </w:rPr>
        <w:t>57</w:t>
      </w:r>
      <w:r w:rsidRPr="00423D91">
        <w:rPr>
          <w:rFonts w:ascii="Arial" w:hAnsi="Arial" w:cs="Arial"/>
          <w:sz w:val="22"/>
          <w:szCs w:val="22"/>
        </w:rPr>
        <w:t>(5): p. 808.</w:t>
      </w:r>
    </w:p>
    <w:p w14:paraId="6031E5A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16.</w:t>
      </w:r>
      <w:r w:rsidRPr="00423D91">
        <w:rPr>
          <w:rFonts w:ascii="Arial" w:hAnsi="Arial" w:cs="Arial"/>
          <w:sz w:val="22"/>
          <w:szCs w:val="22"/>
        </w:rPr>
        <w:tab/>
        <w:t xml:space="preserve">Yoshiura, K., et al., </w:t>
      </w:r>
      <w:r w:rsidRPr="00423D91">
        <w:rPr>
          <w:rFonts w:ascii="Arial" w:hAnsi="Arial" w:cs="Arial"/>
          <w:i/>
          <w:sz w:val="22"/>
          <w:szCs w:val="22"/>
        </w:rPr>
        <w:t>Silencing of the E-cadherin invasion-suppressor gene by CpG methylation in human carcinomas.</w:t>
      </w:r>
      <w:r w:rsidRPr="00423D91">
        <w:rPr>
          <w:rFonts w:ascii="Arial" w:hAnsi="Arial" w:cs="Arial"/>
          <w:sz w:val="22"/>
          <w:szCs w:val="22"/>
        </w:rPr>
        <w:t xml:space="preserve"> Proceedings of the National Academy of Sciences, 1995. </w:t>
      </w:r>
      <w:r w:rsidRPr="00423D91">
        <w:rPr>
          <w:rFonts w:ascii="Arial" w:hAnsi="Arial" w:cs="Arial"/>
          <w:b/>
          <w:sz w:val="22"/>
          <w:szCs w:val="22"/>
        </w:rPr>
        <w:t>92</w:t>
      </w:r>
      <w:r w:rsidRPr="00423D91">
        <w:rPr>
          <w:rFonts w:ascii="Arial" w:hAnsi="Arial" w:cs="Arial"/>
          <w:sz w:val="22"/>
          <w:szCs w:val="22"/>
        </w:rPr>
        <w:t>(16): p. 7416.</w:t>
      </w:r>
    </w:p>
    <w:p w14:paraId="599B241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17.</w:t>
      </w:r>
      <w:r w:rsidRPr="00423D91">
        <w:rPr>
          <w:rFonts w:ascii="Arial" w:hAnsi="Arial" w:cs="Arial"/>
          <w:sz w:val="22"/>
          <w:szCs w:val="22"/>
        </w:rPr>
        <w:tab/>
        <w:t xml:space="preserve">Witold, K., et al., </w:t>
      </w:r>
      <w:r w:rsidRPr="00423D91">
        <w:rPr>
          <w:rFonts w:ascii="Arial" w:hAnsi="Arial" w:cs="Arial"/>
          <w:i/>
          <w:sz w:val="22"/>
          <w:szCs w:val="22"/>
        </w:rPr>
        <w:t>Adenomas - Genetic factors in colorectal cancer prevention.</w:t>
      </w:r>
      <w:r w:rsidRPr="00423D91">
        <w:rPr>
          <w:rFonts w:ascii="Arial" w:hAnsi="Arial" w:cs="Arial"/>
          <w:sz w:val="22"/>
          <w:szCs w:val="22"/>
        </w:rPr>
        <w:t xml:space="preserve"> Rep Pract Oncol Radiother, 2018. </w:t>
      </w:r>
      <w:r w:rsidRPr="00423D91">
        <w:rPr>
          <w:rFonts w:ascii="Arial" w:hAnsi="Arial" w:cs="Arial"/>
          <w:b/>
          <w:sz w:val="22"/>
          <w:szCs w:val="22"/>
        </w:rPr>
        <w:t>23</w:t>
      </w:r>
      <w:r w:rsidRPr="00423D91">
        <w:rPr>
          <w:rFonts w:ascii="Arial" w:hAnsi="Arial" w:cs="Arial"/>
          <w:sz w:val="22"/>
          <w:szCs w:val="22"/>
        </w:rPr>
        <w:t>(2): p. 75-83.</w:t>
      </w:r>
    </w:p>
    <w:p w14:paraId="65D6BAE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18.</w:t>
      </w:r>
      <w:r w:rsidRPr="00423D91">
        <w:rPr>
          <w:rFonts w:ascii="Arial" w:hAnsi="Arial" w:cs="Arial"/>
          <w:sz w:val="22"/>
          <w:szCs w:val="22"/>
        </w:rPr>
        <w:tab/>
        <w:t xml:space="preserve">Rex, D.K., et al., </w:t>
      </w:r>
      <w:r w:rsidRPr="00423D91">
        <w:rPr>
          <w:rFonts w:ascii="Arial" w:hAnsi="Arial" w:cs="Arial"/>
          <w:i/>
          <w:sz w:val="22"/>
          <w:szCs w:val="22"/>
        </w:rPr>
        <w:t>American College of Gastroenterology guidelines for colorectal cancer screening 2009 [corrected].</w:t>
      </w:r>
      <w:r w:rsidRPr="00423D91">
        <w:rPr>
          <w:rFonts w:ascii="Arial" w:hAnsi="Arial" w:cs="Arial"/>
          <w:sz w:val="22"/>
          <w:szCs w:val="22"/>
        </w:rPr>
        <w:t xml:space="preserve"> Am J Gastroenterol, 2009. </w:t>
      </w:r>
      <w:r w:rsidRPr="00423D91">
        <w:rPr>
          <w:rFonts w:ascii="Arial" w:hAnsi="Arial" w:cs="Arial"/>
          <w:b/>
          <w:sz w:val="22"/>
          <w:szCs w:val="22"/>
        </w:rPr>
        <w:t>104</w:t>
      </w:r>
      <w:r w:rsidRPr="00423D91">
        <w:rPr>
          <w:rFonts w:ascii="Arial" w:hAnsi="Arial" w:cs="Arial"/>
          <w:sz w:val="22"/>
          <w:szCs w:val="22"/>
        </w:rPr>
        <w:t>(3): p. 739-50.</w:t>
      </w:r>
    </w:p>
    <w:p w14:paraId="721B5AFF"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19.</w:t>
      </w:r>
      <w:r w:rsidRPr="00423D91">
        <w:rPr>
          <w:rFonts w:ascii="Arial" w:hAnsi="Arial" w:cs="Arial"/>
          <w:sz w:val="22"/>
          <w:szCs w:val="22"/>
        </w:rPr>
        <w:tab/>
        <w:t xml:space="preserve">Perez-Silva, J.G., M. Araujo-Voces, and V. Quesada, </w:t>
      </w:r>
      <w:r w:rsidRPr="00423D91">
        <w:rPr>
          <w:rFonts w:ascii="Arial" w:hAnsi="Arial" w:cs="Arial"/>
          <w:i/>
          <w:sz w:val="22"/>
          <w:szCs w:val="22"/>
        </w:rPr>
        <w:t>nVenn: generalized, quasi-proportional Venn and Euler diagrams.</w:t>
      </w:r>
      <w:r w:rsidRPr="00423D91">
        <w:rPr>
          <w:rFonts w:ascii="Arial" w:hAnsi="Arial" w:cs="Arial"/>
          <w:sz w:val="22"/>
          <w:szCs w:val="22"/>
        </w:rPr>
        <w:t xml:space="preserve"> Bioinformatics, 2018. </w:t>
      </w:r>
      <w:r w:rsidRPr="00423D91">
        <w:rPr>
          <w:rFonts w:ascii="Arial" w:hAnsi="Arial" w:cs="Arial"/>
          <w:b/>
          <w:sz w:val="22"/>
          <w:szCs w:val="22"/>
        </w:rPr>
        <w:t>34</w:t>
      </w:r>
      <w:r w:rsidRPr="00423D91">
        <w:rPr>
          <w:rFonts w:ascii="Arial" w:hAnsi="Arial" w:cs="Arial"/>
          <w:sz w:val="22"/>
          <w:szCs w:val="22"/>
        </w:rPr>
        <w:t>(13): p. 2322-2324.</w:t>
      </w:r>
    </w:p>
    <w:p w14:paraId="0358CD12"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lastRenderedPageBreak/>
        <w:t>20.</w:t>
      </w:r>
      <w:r w:rsidRPr="00423D91">
        <w:rPr>
          <w:rFonts w:ascii="Arial" w:hAnsi="Arial" w:cs="Arial"/>
          <w:sz w:val="22"/>
          <w:szCs w:val="22"/>
        </w:rPr>
        <w:tab/>
        <w:t xml:space="preserve">Clemmensen, C., et al., </w:t>
      </w:r>
      <w:r w:rsidRPr="00423D91">
        <w:rPr>
          <w:rFonts w:ascii="Arial" w:hAnsi="Arial" w:cs="Arial"/>
          <w:i/>
          <w:sz w:val="22"/>
          <w:szCs w:val="22"/>
        </w:rPr>
        <w:t>Gut-Brain Cross-Talk in Metabolic Control.</w:t>
      </w:r>
      <w:r w:rsidRPr="00423D91">
        <w:rPr>
          <w:rFonts w:ascii="Arial" w:hAnsi="Arial" w:cs="Arial"/>
          <w:sz w:val="22"/>
          <w:szCs w:val="22"/>
        </w:rPr>
        <w:t xml:space="preserve"> Cell, 2017. </w:t>
      </w:r>
      <w:r w:rsidRPr="00423D91">
        <w:rPr>
          <w:rFonts w:ascii="Arial" w:hAnsi="Arial" w:cs="Arial"/>
          <w:b/>
          <w:sz w:val="22"/>
          <w:szCs w:val="22"/>
        </w:rPr>
        <w:t>168</w:t>
      </w:r>
      <w:r w:rsidRPr="00423D91">
        <w:rPr>
          <w:rFonts w:ascii="Arial" w:hAnsi="Arial" w:cs="Arial"/>
          <w:sz w:val="22"/>
          <w:szCs w:val="22"/>
        </w:rPr>
        <w:t>(5): p. 758-774.</w:t>
      </w:r>
    </w:p>
    <w:p w14:paraId="4D6D645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21.</w:t>
      </w:r>
      <w:r w:rsidRPr="00423D91">
        <w:rPr>
          <w:rFonts w:ascii="Arial" w:hAnsi="Arial" w:cs="Arial"/>
          <w:sz w:val="22"/>
          <w:szCs w:val="22"/>
        </w:rPr>
        <w:tab/>
        <w:t xml:space="preserve">Straussman, R., et al., </w:t>
      </w:r>
      <w:r w:rsidRPr="00423D91">
        <w:rPr>
          <w:rFonts w:ascii="Arial" w:hAnsi="Arial" w:cs="Arial"/>
          <w:i/>
          <w:sz w:val="22"/>
          <w:szCs w:val="22"/>
        </w:rPr>
        <w:t>Developmental programming of CpG island methylation profiles in the human genome.</w:t>
      </w:r>
      <w:r w:rsidRPr="00423D91">
        <w:rPr>
          <w:rFonts w:ascii="Arial" w:hAnsi="Arial" w:cs="Arial"/>
          <w:sz w:val="22"/>
          <w:szCs w:val="22"/>
        </w:rPr>
        <w:t xml:space="preserve"> Nat Struct Mol Biol, 2009. </w:t>
      </w:r>
      <w:r w:rsidRPr="00423D91">
        <w:rPr>
          <w:rFonts w:ascii="Arial" w:hAnsi="Arial" w:cs="Arial"/>
          <w:b/>
          <w:sz w:val="22"/>
          <w:szCs w:val="22"/>
        </w:rPr>
        <w:t>16</w:t>
      </w:r>
      <w:r w:rsidRPr="00423D91">
        <w:rPr>
          <w:rFonts w:ascii="Arial" w:hAnsi="Arial" w:cs="Arial"/>
          <w:sz w:val="22"/>
          <w:szCs w:val="22"/>
        </w:rPr>
        <w:t>(5): p. 564-71.</w:t>
      </w:r>
    </w:p>
    <w:p w14:paraId="1EB6E0D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22.</w:t>
      </w:r>
      <w:r w:rsidRPr="00423D91">
        <w:rPr>
          <w:rFonts w:ascii="Arial" w:hAnsi="Arial" w:cs="Arial"/>
          <w:sz w:val="22"/>
          <w:szCs w:val="22"/>
        </w:rPr>
        <w:tab/>
        <w:t xml:space="preserve">Swami, T. and H.C. Weber, </w:t>
      </w:r>
      <w:r w:rsidRPr="00423D91">
        <w:rPr>
          <w:rFonts w:ascii="Arial" w:hAnsi="Arial" w:cs="Arial"/>
          <w:i/>
          <w:sz w:val="22"/>
          <w:szCs w:val="22"/>
        </w:rPr>
        <w:t>Updates on the biology of serotonin and tryptophan hydroxylase.</w:t>
      </w:r>
      <w:r w:rsidRPr="00423D91">
        <w:rPr>
          <w:rFonts w:ascii="Arial" w:hAnsi="Arial" w:cs="Arial"/>
          <w:sz w:val="22"/>
          <w:szCs w:val="22"/>
        </w:rPr>
        <w:t xml:space="preserve"> Curr Opin Endocrinol Diabetes Obes, 2018. </w:t>
      </w:r>
      <w:r w:rsidRPr="00423D91">
        <w:rPr>
          <w:rFonts w:ascii="Arial" w:hAnsi="Arial" w:cs="Arial"/>
          <w:b/>
          <w:sz w:val="22"/>
          <w:szCs w:val="22"/>
        </w:rPr>
        <w:t>25</w:t>
      </w:r>
      <w:r w:rsidRPr="00423D91">
        <w:rPr>
          <w:rFonts w:ascii="Arial" w:hAnsi="Arial" w:cs="Arial"/>
          <w:sz w:val="22"/>
          <w:szCs w:val="22"/>
        </w:rPr>
        <w:t>(1): p. 12-21.</w:t>
      </w:r>
    </w:p>
    <w:p w14:paraId="441046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23.</w:t>
      </w:r>
      <w:r w:rsidRPr="00423D91">
        <w:rPr>
          <w:rFonts w:ascii="Arial" w:hAnsi="Arial" w:cs="Arial"/>
          <w:sz w:val="22"/>
          <w:szCs w:val="22"/>
        </w:rPr>
        <w:tab/>
        <w:t xml:space="preserve">Xiaolong, G., et al., </w:t>
      </w:r>
      <w:r w:rsidRPr="00423D91">
        <w:rPr>
          <w:rFonts w:ascii="Arial" w:hAnsi="Arial" w:cs="Arial"/>
          <w:i/>
          <w:sz w:val="22"/>
          <w:szCs w:val="22"/>
        </w:rPr>
        <w:t>Intestinal Crosstalk between Microbiota and Serotonin and its Impact on Gut Motility.</w:t>
      </w:r>
      <w:r w:rsidRPr="00423D91">
        <w:rPr>
          <w:rFonts w:ascii="Arial" w:hAnsi="Arial" w:cs="Arial"/>
          <w:sz w:val="22"/>
          <w:szCs w:val="22"/>
        </w:rPr>
        <w:t xml:space="preserve"> Current Pharmaceutical Biotechnology, 2018. </w:t>
      </w:r>
      <w:r w:rsidRPr="00423D91">
        <w:rPr>
          <w:rFonts w:ascii="Arial" w:hAnsi="Arial" w:cs="Arial"/>
          <w:b/>
          <w:sz w:val="22"/>
          <w:szCs w:val="22"/>
        </w:rPr>
        <w:t>19</w:t>
      </w:r>
      <w:r w:rsidRPr="00423D91">
        <w:rPr>
          <w:rFonts w:ascii="Arial" w:hAnsi="Arial" w:cs="Arial"/>
          <w:sz w:val="22"/>
          <w:szCs w:val="22"/>
        </w:rPr>
        <w:t>(3): p. 190-195.</w:t>
      </w:r>
    </w:p>
    <w:p w14:paraId="7F73E8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24.</w:t>
      </w:r>
      <w:r w:rsidRPr="00423D91">
        <w:rPr>
          <w:rFonts w:ascii="Arial" w:hAnsi="Arial" w:cs="Arial"/>
          <w:sz w:val="22"/>
          <w:szCs w:val="22"/>
        </w:rPr>
        <w:tab/>
        <w:t xml:space="preserve">Berke, J.D., </w:t>
      </w:r>
      <w:r w:rsidRPr="00423D91">
        <w:rPr>
          <w:rFonts w:ascii="Arial" w:hAnsi="Arial" w:cs="Arial"/>
          <w:i/>
          <w:sz w:val="22"/>
          <w:szCs w:val="22"/>
        </w:rPr>
        <w:t>What does dopamine mean?</w:t>
      </w:r>
      <w:r w:rsidRPr="00423D91">
        <w:rPr>
          <w:rFonts w:ascii="Arial" w:hAnsi="Arial" w:cs="Arial"/>
          <w:sz w:val="22"/>
          <w:szCs w:val="22"/>
        </w:rPr>
        <w:t xml:space="preserve"> Nat Neurosci, 2018. </w:t>
      </w:r>
      <w:r w:rsidRPr="00423D91">
        <w:rPr>
          <w:rFonts w:ascii="Arial" w:hAnsi="Arial" w:cs="Arial"/>
          <w:b/>
          <w:sz w:val="22"/>
          <w:szCs w:val="22"/>
        </w:rPr>
        <w:t>21</w:t>
      </w:r>
      <w:r w:rsidRPr="00423D91">
        <w:rPr>
          <w:rFonts w:ascii="Arial" w:hAnsi="Arial" w:cs="Arial"/>
          <w:sz w:val="22"/>
          <w:szCs w:val="22"/>
        </w:rPr>
        <w:t>(6): p. 787-793.</w:t>
      </w:r>
    </w:p>
    <w:p w14:paraId="7EE29901" w14:textId="56DCDD69"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25.</w:t>
      </w:r>
      <w:r w:rsidRPr="00423D91">
        <w:rPr>
          <w:rFonts w:ascii="Arial" w:hAnsi="Arial" w:cs="Arial"/>
          <w:sz w:val="22"/>
          <w:szCs w:val="22"/>
        </w:rPr>
        <w:tab/>
        <w:t xml:space="preserve">Deng, Y., et al., </w:t>
      </w:r>
      <w:r w:rsidRPr="00423D91">
        <w:rPr>
          <w:rFonts w:ascii="Arial" w:hAnsi="Arial" w:cs="Arial"/>
          <w:i/>
          <w:sz w:val="22"/>
          <w:szCs w:val="22"/>
        </w:rPr>
        <w:t>Cloning and characterization of a novel human alcohol dehydrogenase gene (</w:t>
      </w:r>
      <w:r w:rsidR="000268C9" w:rsidRPr="000268C9">
        <w:rPr>
          <w:rFonts w:ascii="Arial" w:hAnsi="Arial" w:cs="Arial"/>
          <w:i/>
          <w:sz w:val="22"/>
          <w:szCs w:val="22"/>
        </w:rPr>
        <w:t>ADHFE1</w:t>
      </w:r>
      <w:r w:rsidRPr="00423D91">
        <w:rPr>
          <w:rFonts w:ascii="Arial" w:hAnsi="Arial" w:cs="Arial"/>
          <w:i/>
          <w:sz w:val="22"/>
          <w:szCs w:val="22"/>
        </w:rPr>
        <w:t>).</w:t>
      </w:r>
      <w:r w:rsidRPr="00423D91">
        <w:rPr>
          <w:rFonts w:ascii="Arial" w:hAnsi="Arial" w:cs="Arial"/>
          <w:sz w:val="22"/>
          <w:szCs w:val="22"/>
        </w:rPr>
        <w:t xml:space="preserve"> DNA Seq, 2002. </w:t>
      </w:r>
      <w:r w:rsidRPr="00423D91">
        <w:rPr>
          <w:rFonts w:ascii="Arial" w:hAnsi="Arial" w:cs="Arial"/>
          <w:b/>
          <w:sz w:val="22"/>
          <w:szCs w:val="22"/>
        </w:rPr>
        <w:t>13</w:t>
      </w:r>
      <w:r w:rsidRPr="00423D91">
        <w:rPr>
          <w:rFonts w:ascii="Arial" w:hAnsi="Arial" w:cs="Arial"/>
          <w:sz w:val="22"/>
          <w:szCs w:val="22"/>
        </w:rPr>
        <w:t>(5): p. 301-6.</w:t>
      </w:r>
    </w:p>
    <w:p w14:paraId="72B1CF5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26.</w:t>
      </w:r>
      <w:r w:rsidRPr="00423D91">
        <w:rPr>
          <w:rFonts w:ascii="Arial" w:hAnsi="Arial" w:cs="Arial"/>
          <w:sz w:val="22"/>
          <w:szCs w:val="22"/>
        </w:rPr>
        <w:tab/>
        <w:t xml:space="preserve">Tae, C.H., et al., </w:t>
      </w:r>
      <w:r w:rsidRPr="00423D91">
        <w:rPr>
          <w:rFonts w:ascii="Arial" w:hAnsi="Arial" w:cs="Arial"/>
          <w:i/>
          <w:sz w:val="22"/>
          <w:szCs w:val="22"/>
        </w:rPr>
        <w:t>Alcohol dehydrogenase, iron containing, 1 promoter hypermethylation associated with colorectal cancer differentiation.</w:t>
      </w:r>
      <w:r w:rsidRPr="00423D91">
        <w:rPr>
          <w:rFonts w:ascii="Arial" w:hAnsi="Arial" w:cs="Arial"/>
          <w:sz w:val="22"/>
          <w:szCs w:val="22"/>
        </w:rPr>
        <w:t xml:space="preserve"> BMC Cancer, 2013. </w:t>
      </w:r>
      <w:r w:rsidRPr="00423D91">
        <w:rPr>
          <w:rFonts w:ascii="Arial" w:hAnsi="Arial" w:cs="Arial"/>
          <w:b/>
          <w:sz w:val="22"/>
          <w:szCs w:val="22"/>
        </w:rPr>
        <w:t>13</w:t>
      </w:r>
      <w:r w:rsidRPr="00423D91">
        <w:rPr>
          <w:rFonts w:ascii="Arial" w:hAnsi="Arial" w:cs="Arial"/>
          <w:sz w:val="22"/>
          <w:szCs w:val="22"/>
        </w:rPr>
        <w:t>: p. 142.</w:t>
      </w:r>
    </w:p>
    <w:p w14:paraId="17E3887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27.</w:t>
      </w:r>
      <w:r w:rsidRPr="00423D91">
        <w:rPr>
          <w:rFonts w:ascii="Arial" w:hAnsi="Arial" w:cs="Arial"/>
          <w:sz w:val="22"/>
          <w:szCs w:val="22"/>
        </w:rPr>
        <w:tab/>
        <w:t xml:space="preserve">Wang, D., et al., </w:t>
      </w:r>
      <w:r w:rsidRPr="00423D91">
        <w:rPr>
          <w:rFonts w:ascii="Arial" w:hAnsi="Arial" w:cs="Arial"/>
          <w:i/>
          <w:sz w:val="22"/>
          <w:szCs w:val="22"/>
        </w:rPr>
        <w:t>IMA: an R package for high-throughput analysis of Illumina's 450K Infinium methylation data.</w:t>
      </w:r>
      <w:r w:rsidRPr="00423D91">
        <w:rPr>
          <w:rFonts w:ascii="Arial" w:hAnsi="Arial" w:cs="Arial"/>
          <w:sz w:val="22"/>
          <w:szCs w:val="22"/>
        </w:rPr>
        <w:t xml:space="preserve"> Bioinformatics, 2012. </w:t>
      </w:r>
      <w:r w:rsidRPr="00423D91">
        <w:rPr>
          <w:rFonts w:ascii="Arial" w:hAnsi="Arial" w:cs="Arial"/>
          <w:b/>
          <w:sz w:val="22"/>
          <w:szCs w:val="22"/>
        </w:rPr>
        <w:t>28</w:t>
      </w:r>
      <w:r w:rsidRPr="00423D91">
        <w:rPr>
          <w:rFonts w:ascii="Arial" w:hAnsi="Arial" w:cs="Arial"/>
          <w:sz w:val="22"/>
          <w:szCs w:val="22"/>
        </w:rPr>
        <w:t>(5): p. 729-30.</w:t>
      </w:r>
    </w:p>
    <w:p w14:paraId="24AC094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28.</w:t>
      </w:r>
      <w:r w:rsidRPr="00423D91">
        <w:rPr>
          <w:rFonts w:ascii="Arial" w:hAnsi="Arial" w:cs="Arial"/>
          <w:sz w:val="22"/>
          <w:szCs w:val="22"/>
        </w:rPr>
        <w:tab/>
        <w:t xml:space="preserve">Qu, X., et al., </w:t>
      </w:r>
      <w:r w:rsidRPr="00423D91">
        <w:rPr>
          <w:rFonts w:ascii="Arial" w:hAnsi="Arial" w:cs="Arial"/>
          <w:i/>
          <w:sz w:val="22"/>
          <w:szCs w:val="22"/>
        </w:rPr>
        <w:t>Integrated genomic analysis of colorectal cancer progression reveals activation of EGFR through demethylation of the EREG promoter.</w:t>
      </w:r>
      <w:r w:rsidRPr="00423D91">
        <w:rPr>
          <w:rFonts w:ascii="Arial" w:hAnsi="Arial" w:cs="Arial"/>
          <w:sz w:val="22"/>
          <w:szCs w:val="22"/>
        </w:rPr>
        <w:t xml:space="preserve"> Oncogene, 2016. </w:t>
      </w:r>
      <w:r w:rsidRPr="00423D91">
        <w:rPr>
          <w:rFonts w:ascii="Arial" w:hAnsi="Arial" w:cs="Arial"/>
          <w:b/>
          <w:sz w:val="22"/>
          <w:szCs w:val="22"/>
        </w:rPr>
        <w:t>35</w:t>
      </w:r>
      <w:r w:rsidRPr="00423D91">
        <w:rPr>
          <w:rFonts w:ascii="Arial" w:hAnsi="Arial" w:cs="Arial"/>
          <w:sz w:val="22"/>
          <w:szCs w:val="22"/>
        </w:rPr>
        <w:t>(50): p. 6403-6415.</w:t>
      </w:r>
    </w:p>
    <w:p w14:paraId="10BAE71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29.</w:t>
      </w:r>
      <w:r w:rsidRPr="00423D91">
        <w:rPr>
          <w:rFonts w:ascii="Arial" w:hAnsi="Arial" w:cs="Arial"/>
          <w:sz w:val="22"/>
          <w:szCs w:val="22"/>
        </w:rPr>
        <w:tab/>
        <w:t xml:space="preserve">consortium, B., </w:t>
      </w:r>
      <w:r w:rsidRPr="00423D91">
        <w:rPr>
          <w:rFonts w:ascii="Arial" w:hAnsi="Arial" w:cs="Arial"/>
          <w:i/>
          <w:sz w:val="22"/>
          <w:szCs w:val="22"/>
        </w:rPr>
        <w:t>Quantitative comparison of DNA methylation assays for biomarker development and clinical applications.</w:t>
      </w:r>
      <w:r w:rsidRPr="00423D91">
        <w:rPr>
          <w:rFonts w:ascii="Arial" w:hAnsi="Arial" w:cs="Arial"/>
          <w:sz w:val="22"/>
          <w:szCs w:val="22"/>
        </w:rPr>
        <w:t xml:space="preserve"> Nat Biotechnol, 2016. </w:t>
      </w:r>
      <w:r w:rsidRPr="00423D91">
        <w:rPr>
          <w:rFonts w:ascii="Arial" w:hAnsi="Arial" w:cs="Arial"/>
          <w:b/>
          <w:sz w:val="22"/>
          <w:szCs w:val="22"/>
        </w:rPr>
        <w:t>34</w:t>
      </w:r>
      <w:r w:rsidRPr="00423D91">
        <w:rPr>
          <w:rFonts w:ascii="Arial" w:hAnsi="Arial" w:cs="Arial"/>
          <w:sz w:val="22"/>
          <w:szCs w:val="22"/>
        </w:rPr>
        <w:t>(7): p. 726-37.</w:t>
      </w:r>
    </w:p>
    <w:p w14:paraId="19C1039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30.</w:t>
      </w:r>
      <w:r w:rsidRPr="00423D91">
        <w:rPr>
          <w:rFonts w:ascii="Arial" w:hAnsi="Arial" w:cs="Arial"/>
          <w:sz w:val="22"/>
          <w:szCs w:val="22"/>
        </w:rPr>
        <w:tab/>
        <w:t xml:space="preserve">Kang, K., et al., </w:t>
      </w:r>
      <w:r w:rsidRPr="00423D91">
        <w:rPr>
          <w:rFonts w:ascii="Arial" w:hAnsi="Arial" w:cs="Arial"/>
          <w:i/>
          <w:sz w:val="22"/>
          <w:szCs w:val="22"/>
        </w:rPr>
        <w:t>A Genome-Wide Methylation Approach Identifies a New Hypermethylated Gene Panel in Ulcerative Colitis.</w:t>
      </w:r>
      <w:r w:rsidRPr="00423D91">
        <w:rPr>
          <w:rFonts w:ascii="Arial" w:hAnsi="Arial" w:cs="Arial"/>
          <w:sz w:val="22"/>
          <w:szCs w:val="22"/>
        </w:rPr>
        <w:t xml:space="preserve"> Int J Mol Sci, 2016. </w:t>
      </w:r>
      <w:r w:rsidRPr="00423D91">
        <w:rPr>
          <w:rFonts w:ascii="Arial" w:hAnsi="Arial" w:cs="Arial"/>
          <w:b/>
          <w:sz w:val="22"/>
          <w:szCs w:val="22"/>
        </w:rPr>
        <w:t>17</w:t>
      </w:r>
      <w:r w:rsidRPr="00423D91">
        <w:rPr>
          <w:rFonts w:ascii="Arial" w:hAnsi="Arial" w:cs="Arial"/>
          <w:sz w:val="22"/>
          <w:szCs w:val="22"/>
        </w:rPr>
        <w:t>(8).</w:t>
      </w:r>
    </w:p>
    <w:p w14:paraId="34C2A78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31.</w:t>
      </w:r>
      <w:r w:rsidRPr="00423D91">
        <w:rPr>
          <w:rFonts w:ascii="Arial" w:hAnsi="Arial" w:cs="Arial"/>
          <w:sz w:val="22"/>
          <w:szCs w:val="22"/>
        </w:rPr>
        <w:tab/>
        <w:t xml:space="preserve">Barrow, T.M., et al., </w:t>
      </w:r>
      <w:r w:rsidRPr="00423D91">
        <w:rPr>
          <w:rFonts w:ascii="Arial" w:hAnsi="Arial" w:cs="Arial"/>
          <w:i/>
          <w:sz w:val="22"/>
          <w:szCs w:val="22"/>
        </w:rPr>
        <w:t>Smoking is associated with hypermethylation of the APC 1A promoter in colorectal cancer: the ColoCare Study.</w:t>
      </w:r>
      <w:r w:rsidRPr="00423D91">
        <w:rPr>
          <w:rFonts w:ascii="Arial" w:hAnsi="Arial" w:cs="Arial"/>
          <w:sz w:val="22"/>
          <w:szCs w:val="22"/>
        </w:rPr>
        <w:t xml:space="preserve"> Journal of Pathology, 2017. </w:t>
      </w:r>
      <w:r w:rsidRPr="00423D91">
        <w:rPr>
          <w:rFonts w:ascii="Arial" w:hAnsi="Arial" w:cs="Arial"/>
          <w:b/>
          <w:sz w:val="22"/>
          <w:szCs w:val="22"/>
        </w:rPr>
        <w:t>243</w:t>
      </w:r>
      <w:r w:rsidRPr="00423D91">
        <w:rPr>
          <w:rFonts w:ascii="Arial" w:hAnsi="Arial" w:cs="Arial"/>
          <w:sz w:val="22"/>
          <w:szCs w:val="22"/>
        </w:rPr>
        <w:t>(3): p. 366-375.</w:t>
      </w:r>
    </w:p>
    <w:p w14:paraId="085F612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32.</w:t>
      </w:r>
      <w:r w:rsidRPr="00423D91">
        <w:rPr>
          <w:rFonts w:ascii="Arial" w:hAnsi="Arial" w:cs="Arial"/>
          <w:sz w:val="22"/>
          <w:szCs w:val="22"/>
        </w:rPr>
        <w:tab/>
        <w:t xml:space="preserve">Damaso, E., et al., </w:t>
      </w:r>
      <w:r w:rsidRPr="00423D91">
        <w:rPr>
          <w:rFonts w:ascii="Arial" w:hAnsi="Arial" w:cs="Arial"/>
          <w:i/>
          <w:sz w:val="22"/>
          <w:szCs w:val="22"/>
        </w:rPr>
        <w:t>Primary constitutional MLH1 epimutations: a focal epigenetic event.</w:t>
      </w:r>
      <w:r w:rsidRPr="00423D91">
        <w:rPr>
          <w:rFonts w:ascii="Arial" w:hAnsi="Arial" w:cs="Arial"/>
          <w:sz w:val="22"/>
          <w:szCs w:val="22"/>
        </w:rPr>
        <w:t xml:space="preserve"> Br J Cancer, 2018. </w:t>
      </w:r>
      <w:r w:rsidRPr="00423D91">
        <w:rPr>
          <w:rFonts w:ascii="Arial" w:hAnsi="Arial" w:cs="Arial"/>
          <w:b/>
          <w:sz w:val="22"/>
          <w:szCs w:val="22"/>
        </w:rPr>
        <w:t>119</w:t>
      </w:r>
      <w:r w:rsidRPr="00423D91">
        <w:rPr>
          <w:rFonts w:ascii="Arial" w:hAnsi="Arial" w:cs="Arial"/>
          <w:sz w:val="22"/>
          <w:szCs w:val="22"/>
        </w:rPr>
        <w:t>(8): p. 978-987.</w:t>
      </w:r>
    </w:p>
    <w:p w14:paraId="4D17334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33.</w:t>
      </w:r>
      <w:r w:rsidRPr="00423D91">
        <w:rPr>
          <w:rFonts w:ascii="Arial" w:hAnsi="Arial" w:cs="Arial"/>
          <w:sz w:val="22"/>
          <w:szCs w:val="22"/>
        </w:rPr>
        <w:tab/>
        <w:t xml:space="preserve">Bormann, F., et al., </w:t>
      </w:r>
      <w:r w:rsidRPr="00423D91">
        <w:rPr>
          <w:rFonts w:ascii="Arial" w:hAnsi="Arial" w:cs="Arial"/>
          <w:i/>
          <w:sz w:val="22"/>
          <w:szCs w:val="22"/>
        </w:rPr>
        <w:t>Cell-of-Origin DNA Methylation Signatures Are Maintained during Colorectal Carcinogenesis.</w:t>
      </w:r>
      <w:r w:rsidRPr="00423D91">
        <w:rPr>
          <w:rFonts w:ascii="Arial" w:hAnsi="Arial" w:cs="Arial"/>
          <w:sz w:val="22"/>
          <w:szCs w:val="22"/>
        </w:rPr>
        <w:t xml:space="preserve"> Cell Rep, 2018. </w:t>
      </w:r>
      <w:r w:rsidRPr="00423D91">
        <w:rPr>
          <w:rFonts w:ascii="Arial" w:hAnsi="Arial" w:cs="Arial"/>
          <w:b/>
          <w:sz w:val="22"/>
          <w:szCs w:val="22"/>
        </w:rPr>
        <w:t>23</w:t>
      </w:r>
      <w:r w:rsidRPr="00423D91">
        <w:rPr>
          <w:rFonts w:ascii="Arial" w:hAnsi="Arial" w:cs="Arial"/>
          <w:sz w:val="22"/>
          <w:szCs w:val="22"/>
        </w:rPr>
        <w:t>(11): p. 3407-3418.</w:t>
      </w:r>
    </w:p>
    <w:p w14:paraId="70B197A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34.</w:t>
      </w:r>
      <w:r w:rsidRPr="00423D91">
        <w:rPr>
          <w:rFonts w:ascii="Arial" w:hAnsi="Arial" w:cs="Arial"/>
          <w:sz w:val="22"/>
          <w:szCs w:val="22"/>
        </w:rPr>
        <w:tab/>
        <w:t xml:space="preserve">Aryee, M.J., et al., </w:t>
      </w:r>
      <w:r w:rsidRPr="00423D91">
        <w:rPr>
          <w:rFonts w:ascii="Arial" w:hAnsi="Arial" w:cs="Arial"/>
          <w:i/>
          <w:sz w:val="22"/>
          <w:szCs w:val="22"/>
        </w:rPr>
        <w:t>Minfi: a flexible and comprehensive Bioconductor package for the analysis of Infinium DNA methylation microarrays.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(10): p. 1363-9.</w:t>
      </w:r>
    </w:p>
    <w:p w14:paraId="74EE6F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35.</w:t>
      </w:r>
      <w:r w:rsidRPr="00423D91">
        <w:rPr>
          <w:rFonts w:ascii="Arial" w:hAnsi="Arial" w:cs="Arial"/>
          <w:sz w:val="22"/>
          <w:szCs w:val="22"/>
        </w:rPr>
        <w:tab/>
        <w:t xml:space="preserve">Wiener, A.L.a.M., </w:t>
      </w:r>
      <w:r w:rsidRPr="00423D91">
        <w:rPr>
          <w:rFonts w:ascii="Arial" w:hAnsi="Arial" w:cs="Arial"/>
          <w:i/>
          <w:sz w:val="22"/>
          <w:szCs w:val="22"/>
        </w:rPr>
        <w:t>Classification and Regression by randomForest.</w:t>
      </w:r>
      <w:r w:rsidRPr="00423D91">
        <w:rPr>
          <w:rFonts w:ascii="Arial" w:hAnsi="Arial" w:cs="Arial"/>
          <w:sz w:val="22"/>
          <w:szCs w:val="22"/>
        </w:rPr>
        <w:t xml:space="preserve"> R News, 2002. </w:t>
      </w:r>
      <w:r w:rsidRPr="00423D91">
        <w:rPr>
          <w:rFonts w:ascii="Arial" w:hAnsi="Arial" w:cs="Arial"/>
          <w:b/>
          <w:sz w:val="22"/>
          <w:szCs w:val="22"/>
        </w:rPr>
        <w:t>2</w:t>
      </w:r>
      <w:r w:rsidRPr="00423D91">
        <w:rPr>
          <w:rFonts w:ascii="Arial" w:hAnsi="Arial" w:cs="Arial"/>
          <w:sz w:val="22"/>
          <w:szCs w:val="22"/>
        </w:rPr>
        <w:t>: p. 18-22.</w:t>
      </w:r>
    </w:p>
    <w:p w14:paraId="7E2FA8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36.</w:t>
      </w:r>
      <w:r w:rsidRPr="00423D91">
        <w:rPr>
          <w:rFonts w:ascii="Arial" w:hAnsi="Arial" w:cs="Arial"/>
          <w:sz w:val="22"/>
          <w:szCs w:val="22"/>
        </w:rPr>
        <w:tab/>
        <w:t xml:space="preserve">Ripley, W.N.V.a.B.D., </w:t>
      </w:r>
      <w:r w:rsidRPr="00423D91">
        <w:rPr>
          <w:rFonts w:ascii="Arial" w:hAnsi="Arial" w:cs="Arial"/>
          <w:i/>
          <w:sz w:val="22"/>
          <w:szCs w:val="22"/>
        </w:rPr>
        <w:t>Modern Applied Statistics with S</w:t>
      </w:r>
      <w:r w:rsidRPr="00423D91">
        <w:rPr>
          <w:rFonts w:ascii="Arial" w:hAnsi="Arial" w:cs="Arial"/>
          <w:sz w:val="22"/>
          <w:szCs w:val="22"/>
        </w:rPr>
        <w:t>. Fourth ed. 2002, New York: Springer.</w:t>
      </w:r>
    </w:p>
    <w:p w14:paraId="3266B24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37.</w:t>
      </w:r>
      <w:r w:rsidRPr="00423D91">
        <w:rPr>
          <w:rFonts w:ascii="Arial" w:hAnsi="Arial" w:cs="Arial"/>
          <w:sz w:val="22"/>
          <w:szCs w:val="22"/>
        </w:rPr>
        <w:tab/>
        <w:t xml:space="preserve">Robin, X., et al., </w:t>
      </w:r>
      <w:r w:rsidRPr="00423D91">
        <w:rPr>
          <w:rFonts w:ascii="Arial" w:hAnsi="Arial" w:cs="Arial"/>
          <w:i/>
          <w:sz w:val="22"/>
          <w:szCs w:val="22"/>
        </w:rPr>
        <w:t>pROC: an open-source package for R and S+ to analyze and compare ROC curves.</w:t>
      </w:r>
      <w:r w:rsidRPr="00423D91">
        <w:rPr>
          <w:rFonts w:ascii="Arial" w:hAnsi="Arial" w:cs="Arial"/>
          <w:sz w:val="22"/>
          <w:szCs w:val="22"/>
        </w:rPr>
        <w:t xml:space="preserve"> BMC Bioinformatics, 2011. </w:t>
      </w:r>
      <w:r w:rsidRPr="00423D91">
        <w:rPr>
          <w:rFonts w:ascii="Arial" w:hAnsi="Arial" w:cs="Arial"/>
          <w:b/>
          <w:sz w:val="22"/>
          <w:szCs w:val="22"/>
        </w:rPr>
        <w:t>12</w:t>
      </w:r>
      <w:r w:rsidRPr="00423D91">
        <w:rPr>
          <w:rFonts w:ascii="Arial" w:hAnsi="Arial" w:cs="Arial"/>
          <w:sz w:val="22"/>
          <w:szCs w:val="22"/>
        </w:rPr>
        <w:t>: p. 77.</w:t>
      </w:r>
    </w:p>
    <w:p w14:paraId="21FF3B4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38.</w:t>
      </w:r>
      <w:r w:rsidRPr="00423D91">
        <w:rPr>
          <w:rFonts w:ascii="Arial" w:hAnsi="Arial" w:cs="Arial"/>
          <w:sz w:val="22"/>
          <w:szCs w:val="22"/>
        </w:rPr>
        <w:tab/>
        <w:t xml:space="preserve">Hinton, G.E., </w:t>
      </w:r>
      <w:r w:rsidRPr="00423D91">
        <w:rPr>
          <w:rFonts w:ascii="Arial" w:hAnsi="Arial" w:cs="Arial"/>
          <w:i/>
          <w:sz w:val="22"/>
          <w:szCs w:val="22"/>
        </w:rPr>
        <w:t>Visualizing High-Dimensional Data Using t-SNE.</w:t>
      </w:r>
      <w:r w:rsidRPr="00423D91">
        <w:rPr>
          <w:rFonts w:ascii="Arial" w:hAnsi="Arial" w:cs="Arial"/>
          <w:sz w:val="22"/>
          <w:szCs w:val="22"/>
        </w:rPr>
        <w:t xml:space="preserve"> Journal of Machine Learning Research, 2008. </w:t>
      </w:r>
      <w:r w:rsidRPr="00423D91">
        <w:rPr>
          <w:rFonts w:ascii="Arial" w:hAnsi="Arial" w:cs="Arial"/>
          <w:b/>
          <w:sz w:val="22"/>
          <w:szCs w:val="22"/>
        </w:rPr>
        <w:t>9</w:t>
      </w:r>
      <w:r w:rsidRPr="00423D91">
        <w:rPr>
          <w:rFonts w:ascii="Arial" w:hAnsi="Arial" w:cs="Arial"/>
          <w:sz w:val="22"/>
          <w:szCs w:val="22"/>
        </w:rPr>
        <w:t>(2): p. 2579-2605.</w:t>
      </w:r>
    </w:p>
    <w:p w14:paraId="1F4EAF9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39.</w:t>
      </w:r>
      <w:r w:rsidRPr="00423D91">
        <w:rPr>
          <w:rFonts w:ascii="Arial" w:hAnsi="Arial" w:cs="Arial"/>
          <w:sz w:val="22"/>
          <w:szCs w:val="22"/>
        </w:rPr>
        <w:tab/>
        <w:t xml:space="preserve">Huang da, W., B.T. Sherman, and R.A. Lempicki, </w:t>
      </w:r>
      <w:r w:rsidRPr="00423D91">
        <w:rPr>
          <w:rFonts w:ascii="Arial" w:hAnsi="Arial" w:cs="Arial"/>
          <w:i/>
          <w:sz w:val="22"/>
          <w:szCs w:val="22"/>
        </w:rPr>
        <w:t>Systematic and integrative analysis of large gene lists using DAVID bioinformatics resources.</w:t>
      </w:r>
      <w:r w:rsidRPr="00423D91">
        <w:rPr>
          <w:rFonts w:ascii="Arial" w:hAnsi="Arial" w:cs="Arial"/>
          <w:sz w:val="22"/>
          <w:szCs w:val="22"/>
        </w:rPr>
        <w:t xml:space="preserve"> Nat Protoc, 2009. </w:t>
      </w:r>
      <w:r w:rsidRPr="00423D91">
        <w:rPr>
          <w:rFonts w:ascii="Arial" w:hAnsi="Arial" w:cs="Arial"/>
          <w:b/>
          <w:sz w:val="22"/>
          <w:szCs w:val="22"/>
        </w:rPr>
        <w:t>4</w:t>
      </w:r>
      <w:r w:rsidRPr="00423D91">
        <w:rPr>
          <w:rFonts w:ascii="Arial" w:hAnsi="Arial" w:cs="Arial"/>
          <w:sz w:val="22"/>
          <w:szCs w:val="22"/>
        </w:rPr>
        <w:t>(1): p. 44-57.</w:t>
      </w:r>
    </w:p>
    <w:p w14:paraId="1453A6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40.</w:t>
      </w:r>
      <w:r w:rsidRPr="00423D91">
        <w:rPr>
          <w:rFonts w:ascii="Arial" w:hAnsi="Arial" w:cs="Arial"/>
          <w:sz w:val="22"/>
          <w:szCs w:val="22"/>
        </w:rPr>
        <w:tab/>
        <w:t xml:space="preserve">Huang, D.W., B.T. Sherman, and R.A. Lempicki, </w:t>
      </w:r>
      <w:r w:rsidRPr="00423D91">
        <w:rPr>
          <w:rFonts w:ascii="Arial" w:hAnsi="Arial" w:cs="Arial"/>
          <w:i/>
          <w:sz w:val="22"/>
          <w:szCs w:val="22"/>
        </w:rPr>
        <w:t>Bioinformatics enrichment tools: paths toward the comprehensive functional analysis of large gene lists.</w:t>
      </w:r>
      <w:r w:rsidRPr="00423D91">
        <w:rPr>
          <w:rFonts w:ascii="Arial" w:hAnsi="Arial" w:cs="Arial"/>
          <w:sz w:val="22"/>
          <w:szCs w:val="22"/>
        </w:rPr>
        <w:t xml:space="preserve"> Nucleic acids research, 2009. </w:t>
      </w:r>
      <w:r w:rsidRPr="00423D91">
        <w:rPr>
          <w:rFonts w:ascii="Arial" w:hAnsi="Arial" w:cs="Arial"/>
          <w:b/>
          <w:sz w:val="22"/>
          <w:szCs w:val="22"/>
        </w:rPr>
        <w:t>37</w:t>
      </w:r>
      <w:r w:rsidRPr="00423D91">
        <w:rPr>
          <w:rFonts w:ascii="Arial" w:hAnsi="Arial" w:cs="Arial"/>
          <w:sz w:val="22"/>
          <w:szCs w:val="22"/>
        </w:rPr>
        <w:t>(1): p. 1-13.</w:t>
      </w:r>
    </w:p>
    <w:p w14:paraId="5AACFD3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41.</w:t>
      </w:r>
      <w:r w:rsidRPr="00423D91">
        <w:rPr>
          <w:rFonts w:ascii="Arial" w:hAnsi="Arial" w:cs="Arial"/>
          <w:sz w:val="22"/>
          <w:szCs w:val="22"/>
        </w:rPr>
        <w:tab/>
        <w:t xml:space="preserve">Kramer, A., et al., </w:t>
      </w:r>
      <w:r w:rsidRPr="00423D91">
        <w:rPr>
          <w:rFonts w:ascii="Arial" w:hAnsi="Arial" w:cs="Arial"/>
          <w:i/>
          <w:sz w:val="22"/>
          <w:szCs w:val="22"/>
        </w:rPr>
        <w:t>Causal analysis approaches in Ingenuity Pathway Analysis.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(4): p. 523-30.</w:t>
      </w:r>
    </w:p>
    <w:p w14:paraId="6E7891D8" w14:textId="6831D45E" w:rsidR="001C1E2E" w:rsidRPr="00423D91" w:rsidRDefault="005B48AA" w:rsidP="006A78C8">
      <w:pPr>
        <w:rPr>
          <w:rFonts w:ascii="Arial" w:hAnsi="Arial" w:cs="Arial"/>
          <w:sz w:val="22"/>
          <w:szCs w:val="22"/>
        </w:rPr>
      </w:pPr>
      <w:r w:rsidRPr="00423D91">
        <w:rPr>
          <w:rFonts w:ascii="Arial" w:hAnsi="Arial" w:cs="Arial"/>
          <w:sz w:val="22"/>
          <w:szCs w:val="22"/>
        </w:rPr>
        <w:fldChar w:fldCharType="end"/>
      </w:r>
    </w:p>
    <w:p w14:paraId="592DB68D" w14:textId="49C1140B" w:rsidR="00D25AAF" w:rsidRPr="00423D91" w:rsidRDefault="00D25AAF" w:rsidP="006A78C8">
      <w:pPr>
        <w:rPr>
          <w:rFonts w:ascii="Arial" w:hAnsi="Arial" w:cs="Arial"/>
          <w:sz w:val="22"/>
          <w:szCs w:val="22"/>
        </w:rPr>
      </w:pPr>
    </w:p>
    <w:p w14:paraId="0F2AB527" w14:textId="29FA34B8" w:rsidR="00D25AAF" w:rsidRDefault="00D25AAF" w:rsidP="006A78C8">
      <w:pPr>
        <w:rPr>
          <w:rFonts w:ascii="Arial" w:hAnsi="Arial" w:cs="Arial"/>
          <w:sz w:val="22"/>
          <w:szCs w:val="22"/>
        </w:rPr>
      </w:pPr>
    </w:p>
    <w:p w14:paraId="7EC53FAC" w14:textId="7028989A" w:rsidR="00BC3A47" w:rsidRDefault="00BC3A47" w:rsidP="006A78C8">
      <w:pPr>
        <w:rPr>
          <w:rFonts w:ascii="Arial" w:hAnsi="Arial" w:cs="Arial"/>
          <w:sz w:val="22"/>
          <w:szCs w:val="22"/>
        </w:rPr>
      </w:pPr>
    </w:p>
    <w:p w14:paraId="6073342B" w14:textId="3EA548F0" w:rsidR="00BC3A47" w:rsidRDefault="00BC3A47" w:rsidP="006A78C8">
      <w:pPr>
        <w:rPr>
          <w:rFonts w:ascii="Arial" w:hAnsi="Arial" w:cs="Arial"/>
          <w:sz w:val="22"/>
          <w:szCs w:val="22"/>
        </w:rPr>
      </w:pPr>
    </w:p>
    <w:p w14:paraId="65EBE791" w14:textId="261F915A" w:rsidR="00BC3A47" w:rsidRDefault="00BC3A47" w:rsidP="006A78C8">
      <w:pPr>
        <w:rPr>
          <w:rFonts w:ascii="Arial" w:hAnsi="Arial" w:cs="Arial"/>
          <w:sz w:val="22"/>
          <w:szCs w:val="22"/>
        </w:rPr>
      </w:pPr>
    </w:p>
    <w:p w14:paraId="2417DDD9" w14:textId="42A6917E" w:rsidR="00BC3A47" w:rsidRDefault="00BC3A47" w:rsidP="006A78C8">
      <w:pPr>
        <w:rPr>
          <w:rFonts w:ascii="Arial" w:hAnsi="Arial" w:cs="Arial"/>
          <w:sz w:val="22"/>
          <w:szCs w:val="22"/>
        </w:rPr>
      </w:pPr>
    </w:p>
    <w:p w14:paraId="0B286971" w14:textId="2861BF49" w:rsidR="00BC3A47" w:rsidRDefault="00BC3A47" w:rsidP="006A78C8">
      <w:pPr>
        <w:rPr>
          <w:rFonts w:ascii="Arial" w:hAnsi="Arial" w:cs="Arial"/>
          <w:sz w:val="22"/>
          <w:szCs w:val="22"/>
        </w:rPr>
      </w:pPr>
    </w:p>
    <w:p w14:paraId="48F425F1" w14:textId="596060E5" w:rsidR="00BC3A47" w:rsidRDefault="00BC3A47" w:rsidP="006A78C8">
      <w:pPr>
        <w:rPr>
          <w:rFonts w:ascii="Arial" w:hAnsi="Arial" w:cs="Arial"/>
          <w:sz w:val="22"/>
          <w:szCs w:val="22"/>
        </w:rPr>
      </w:pPr>
    </w:p>
    <w:p w14:paraId="617222EE" w14:textId="72B2FA52" w:rsidR="00BC3A47" w:rsidRDefault="00BC3A47" w:rsidP="006A78C8">
      <w:pPr>
        <w:rPr>
          <w:rFonts w:ascii="Arial" w:hAnsi="Arial" w:cs="Arial"/>
          <w:sz w:val="22"/>
          <w:szCs w:val="22"/>
        </w:rPr>
      </w:pPr>
    </w:p>
    <w:p w14:paraId="573A1147" w14:textId="69B5A370" w:rsidR="00BC3A47" w:rsidRDefault="00BC3A47" w:rsidP="006A78C8">
      <w:pPr>
        <w:rPr>
          <w:rFonts w:ascii="Arial" w:hAnsi="Arial" w:cs="Arial"/>
          <w:sz w:val="22"/>
          <w:szCs w:val="22"/>
        </w:rPr>
      </w:pPr>
    </w:p>
    <w:p w14:paraId="784BE6F0" w14:textId="12E76A92" w:rsidR="00BC3A47" w:rsidRDefault="00BC3A47" w:rsidP="006A78C8">
      <w:pPr>
        <w:rPr>
          <w:rFonts w:ascii="Arial" w:hAnsi="Arial" w:cs="Arial"/>
          <w:sz w:val="22"/>
          <w:szCs w:val="22"/>
        </w:rPr>
      </w:pPr>
    </w:p>
    <w:p w14:paraId="52F00D5F" w14:textId="5E3DE767" w:rsidR="00BC3A47" w:rsidRDefault="00BC3A47" w:rsidP="006A78C8">
      <w:pPr>
        <w:rPr>
          <w:rFonts w:ascii="Arial" w:hAnsi="Arial" w:cs="Arial"/>
          <w:sz w:val="22"/>
          <w:szCs w:val="22"/>
        </w:rPr>
      </w:pPr>
    </w:p>
    <w:p w14:paraId="07E337DB" w14:textId="32E29371" w:rsidR="00BC3A47" w:rsidRDefault="00BC3A47" w:rsidP="006A78C8">
      <w:pPr>
        <w:rPr>
          <w:rFonts w:ascii="Arial" w:hAnsi="Arial" w:cs="Arial"/>
          <w:sz w:val="22"/>
          <w:szCs w:val="22"/>
        </w:rPr>
      </w:pPr>
    </w:p>
    <w:p w14:paraId="393F2972" w14:textId="4725DA9F" w:rsidR="00BC3A47" w:rsidRDefault="00BC3A47" w:rsidP="006A78C8">
      <w:pPr>
        <w:rPr>
          <w:rFonts w:ascii="Arial" w:hAnsi="Arial" w:cs="Arial"/>
          <w:sz w:val="22"/>
          <w:szCs w:val="22"/>
        </w:rPr>
      </w:pPr>
    </w:p>
    <w:p w14:paraId="1240E84C" w14:textId="5F1C599D" w:rsidR="00BC3A47" w:rsidRDefault="00BC3A47" w:rsidP="006A78C8">
      <w:pPr>
        <w:rPr>
          <w:rFonts w:ascii="Arial" w:hAnsi="Arial" w:cs="Arial"/>
          <w:sz w:val="22"/>
          <w:szCs w:val="22"/>
        </w:rPr>
      </w:pPr>
    </w:p>
    <w:p w14:paraId="5DA6CA1A" w14:textId="62A44121" w:rsidR="00BC3A47" w:rsidRDefault="00BC3A47" w:rsidP="006A78C8">
      <w:pPr>
        <w:rPr>
          <w:rFonts w:ascii="Arial" w:hAnsi="Arial" w:cs="Arial"/>
          <w:sz w:val="22"/>
          <w:szCs w:val="22"/>
        </w:rPr>
      </w:pPr>
    </w:p>
    <w:p w14:paraId="5263683A" w14:textId="4AA25FB9" w:rsidR="00BC3A47" w:rsidRDefault="00BC3A47" w:rsidP="006A78C8">
      <w:pPr>
        <w:rPr>
          <w:rFonts w:ascii="Arial" w:hAnsi="Arial" w:cs="Arial"/>
          <w:sz w:val="22"/>
          <w:szCs w:val="22"/>
        </w:rPr>
      </w:pPr>
    </w:p>
    <w:p w14:paraId="523F1033" w14:textId="585D661E" w:rsidR="00BC3A47" w:rsidRDefault="00BC3A47" w:rsidP="006A78C8">
      <w:pPr>
        <w:rPr>
          <w:rFonts w:ascii="Arial" w:hAnsi="Arial" w:cs="Arial"/>
          <w:sz w:val="22"/>
          <w:szCs w:val="22"/>
        </w:rPr>
      </w:pPr>
    </w:p>
    <w:p w14:paraId="122374D4" w14:textId="75459A04" w:rsidR="00BC3A47" w:rsidRDefault="00BC3A47" w:rsidP="006A78C8">
      <w:pPr>
        <w:rPr>
          <w:rFonts w:ascii="Arial" w:hAnsi="Arial" w:cs="Arial"/>
          <w:sz w:val="22"/>
          <w:szCs w:val="22"/>
        </w:rPr>
      </w:pPr>
    </w:p>
    <w:p w14:paraId="0A3283B7" w14:textId="4EF3CB7C" w:rsidR="00BC3A47" w:rsidRDefault="00BC3A47" w:rsidP="006A78C8">
      <w:pPr>
        <w:rPr>
          <w:rFonts w:ascii="Arial" w:hAnsi="Arial" w:cs="Arial"/>
          <w:sz w:val="22"/>
          <w:szCs w:val="22"/>
        </w:rPr>
      </w:pPr>
    </w:p>
    <w:p w14:paraId="79D2433D" w14:textId="126A6A48" w:rsidR="00BC3A47" w:rsidRDefault="00BC3A47" w:rsidP="006A78C8">
      <w:pPr>
        <w:rPr>
          <w:rFonts w:ascii="Arial" w:hAnsi="Arial" w:cs="Arial"/>
          <w:sz w:val="22"/>
          <w:szCs w:val="22"/>
        </w:rPr>
      </w:pPr>
    </w:p>
    <w:p w14:paraId="177C0E05" w14:textId="0D32A2B2" w:rsidR="00BC3A47" w:rsidRDefault="00BC3A47" w:rsidP="006A78C8">
      <w:pPr>
        <w:rPr>
          <w:rFonts w:ascii="Arial" w:hAnsi="Arial" w:cs="Arial"/>
          <w:sz w:val="22"/>
          <w:szCs w:val="22"/>
        </w:rPr>
      </w:pPr>
    </w:p>
    <w:p w14:paraId="6A984813" w14:textId="6F11F0B1" w:rsidR="00BC3A47" w:rsidRDefault="00BC3A47" w:rsidP="006A78C8">
      <w:pPr>
        <w:rPr>
          <w:rFonts w:ascii="Arial" w:hAnsi="Arial" w:cs="Arial"/>
          <w:sz w:val="22"/>
          <w:szCs w:val="22"/>
        </w:rPr>
      </w:pPr>
    </w:p>
    <w:p w14:paraId="1E4BB6CE" w14:textId="59B0C417" w:rsidR="00BC3A47" w:rsidRDefault="00BC3A47" w:rsidP="006A78C8">
      <w:pPr>
        <w:rPr>
          <w:rFonts w:ascii="Arial" w:hAnsi="Arial" w:cs="Arial"/>
          <w:sz w:val="22"/>
          <w:szCs w:val="22"/>
        </w:rPr>
      </w:pPr>
    </w:p>
    <w:p w14:paraId="6D5F9C97" w14:textId="08073ED3" w:rsidR="00BC3A47" w:rsidRDefault="00BC3A47" w:rsidP="006A78C8">
      <w:pPr>
        <w:rPr>
          <w:rFonts w:ascii="Arial" w:hAnsi="Arial" w:cs="Arial"/>
          <w:sz w:val="22"/>
          <w:szCs w:val="22"/>
        </w:rPr>
      </w:pPr>
    </w:p>
    <w:p w14:paraId="1901E2C5" w14:textId="7865694B" w:rsidR="00BC3A47" w:rsidRDefault="00BC3A47" w:rsidP="006A78C8">
      <w:pPr>
        <w:rPr>
          <w:rFonts w:ascii="Arial" w:hAnsi="Arial" w:cs="Arial"/>
          <w:sz w:val="22"/>
          <w:szCs w:val="22"/>
        </w:rPr>
      </w:pPr>
    </w:p>
    <w:p w14:paraId="65855842" w14:textId="4797B91D" w:rsidR="00BC3A47" w:rsidRDefault="00BC3A47" w:rsidP="006A78C8">
      <w:pPr>
        <w:rPr>
          <w:rFonts w:ascii="Arial" w:hAnsi="Arial" w:cs="Arial"/>
          <w:sz w:val="22"/>
          <w:szCs w:val="22"/>
        </w:rPr>
      </w:pPr>
    </w:p>
    <w:p w14:paraId="22A55EE9" w14:textId="3D36CE29" w:rsidR="00BC3A47" w:rsidRDefault="00BC3A47" w:rsidP="006A78C8">
      <w:pPr>
        <w:rPr>
          <w:rFonts w:ascii="Arial" w:hAnsi="Arial" w:cs="Arial"/>
          <w:sz w:val="22"/>
          <w:szCs w:val="22"/>
        </w:rPr>
      </w:pPr>
    </w:p>
    <w:p w14:paraId="7A8FD99A" w14:textId="7B9BD98F" w:rsidR="00BC3A47" w:rsidRDefault="00BC3A47" w:rsidP="006A78C8">
      <w:pPr>
        <w:rPr>
          <w:rFonts w:ascii="Arial" w:hAnsi="Arial" w:cs="Arial"/>
          <w:sz w:val="22"/>
          <w:szCs w:val="22"/>
        </w:rPr>
      </w:pPr>
    </w:p>
    <w:p w14:paraId="24F64374" w14:textId="16868066" w:rsidR="00BC3A47" w:rsidRDefault="00BC3A47" w:rsidP="006A78C8">
      <w:pPr>
        <w:rPr>
          <w:rFonts w:ascii="Arial" w:hAnsi="Arial" w:cs="Arial"/>
          <w:sz w:val="22"/>
          <w:szCs w:val="22"/>
        </w:rPr>
      </w:pPr>
    </w:p>
    <w:p w14:paraId="40F898EE" w14:textId="0EBF48EF" w:rsidR="00BC3A47" w:rsidRDefault="00BC3A47" w:rsidP="006A78C8">
      <w:pPr>
        <w:rPr>
          <w:rFonts w:ascii="Arial" w:hAnsi="Arial" w:cs="Arial"/>
          <w:sz w:val="22"/>
          <w:szCs w:val="22"/>
        </w:rPr>
      </w:pPr>
    </w:p>
    <w:p w14:paraId="5B5DBFB4" w14:textId="64CB5A0D" w:rsidR="00D932E1" w:rsidRDefault="00D932E1" w:rsidP="006A78C8">
      <w:pPr>
        <w:rPr>
          <w:rFonts w:ascii="Arial" w:hAnsi="Arial" w:cs="Arial"/>
          <w:sz w:val="22"/>
          <w:szCs w:val="22"/>
        </w:rPr>
      </w:pPr>
    </w:p>
    <w:p w14:paraId="684A7E7C" w14:textId="242BCF77" w:rsidR="00D932E1" w:rsidRDefault="00D932E1" w:rsidP="006A78C8">
      <w:pPr>
        <w:rPr>
          <w:rFonts w:ascii="Arial" w:hAnsi="Arial" w:cs="Arial"/>
          <w:sz w:val="22"/>
          <w:szCs w:val="22"/>
        </w:rPr>
      </w:pPr>
    </w:p>
    <w:p w14:paraId="3FC2CBF7" w14:textId="544BABC5" w:rsidR="00D932E1" w:rsidRDefault="00D932E1" w:rsidP="006A78C8">
      <w:pPr>
        <w:rPr>
          <w:rFonts w:ascii="Arial" w:hAnsi="Arial" w:cs="Arial"/>
          <w:sz w:val="22"/>
          <w:szCs w:val="22"/>
        </w:rPr>
      </w:pPr>
    </w:p>
    <w:p w14:paraId="76097915" w14:textId="6EF3B847" w:rsidR="00D932E1" w:rsidRDefault="00D932E1" w:rsidP="006A78C8">
      <w:pPr>
        <w:rPr>
          <w:rFonts w:ascii="Arial" w:hAnsi="Arial" w:cs="Arial"/>
          <w:sz w:val="22"/>
          <w:szCs w:val="22"/>
        </w:rPr>
      </w:pPr>
    </w:p>
    <w:p w14:paraId="16F1763B" w14:textId="5A95BED3" w:rsidR="00D932E1" w:rsidRDefault="00D932E1" w:rsidP="006A78C8">
      <w:pPr>
        <w:rPr>
          <w:rFonts w:ascii="Arial" w:hAnsi="Arial" w:cs="Arial"/>
          <w:sz w:val="22"/>
          <w:szCs w:val="22"/>
        </w:rPr>
      </w:pPr>
    </w:p>
    <w:p w14:paraId="3DC691D3" w14:textId="420B1912" w:rsidR="00D932E1" w:rsidRDefault="00D932E1" w:rsidP="006A78C8">
      <w:pPr>
        <w:rPr>
          <w:rFonts w:ascii="Arial" w:hAnsi="Arial" w:cs="Arial"/>
          <w:sz w:val="22"/>
          <w:szCs w:val="22"/>
        </w:rPr>
      </w:pPr>
    </w:p>
    <w:p w14:paraId="3ECD93F7" w14:textId="16AB2384" w:rsidR="00D932E1" w:rsidRDefault="00D932E1" w:rsidP="006A78C8">
      <w:pPr>
        <w:rPr>
          <w:rFonts w:ascii="Arial" w:hAnsi="Arial" w:cs="Arial"/>
          <w:sz w:val="22"/>
          <w:szCs w:val="22"/>
        </w:rPr>
      </w:pPr>
    </w:p>
    <w:p w14:paraId="3E7E4D8E" w14:textId="3F861724" w:rsidR="00D932E1" w:rsidRDefault="00D932E1" w:rsidP="006A78C8">
      <w:pPr>
        <w:rPr>
          <w:rFonts w:ascii="Arial" w:hAnsi="Arial" w:cs="Arial"/>
          <w:sz w:val="22"/>
          <w:szCs w:val="22"/>
        </w:rPr>
      </w:pPr>
    </w:p>
    <w:p w14:paraId="16329F04" w14:textId="532CFF2F" w:rsidR="00D932E1" w:rsidRDefault="00D932E1" w:rsidP="006A78C8">
      <w:pPr>
        <w:rPr>
          <w:rFonts w:ascii="Arial" w:hAnsi="Arial" w:cs="Arial"/>
          <w:sz w:val="22"/>
          <w:szCs w:val="22"/>
        </w:rPr>
      </w:pPr>
    </w:p>
    <w:p w14:paraId="0046A19E" w14:textId="1354429B" w:rsidR="00D932E1" w:rsidRDefault="00D932E1" w:rsidP="006A78C8">
      <w:pPr>
        <w:rPr>
          <w:rFonts w:ascii="Arial" w:hAnsi="Arial" w:cs="Arial"/>
          <w:sz w:val="22"/>
          <w:szCs w:val="22"/>
        </w:rPr>
      </w:pPr>
    </w:p>
    <w:p w14:paraId="228BE1A4" w14:textId="274FA1C2" w:rsidR="00D932E1" w:rsidRDefault="00D932E1" w:rsidP="006A78C8">
      <w:pPr>
        <w:rPr>
          <w:rFonts w:ascii="Arial" w:hAnsi="Arial" w:cs="Arial"/>
          <w:sz w:val="22"/>
          <w:szCs w:val="22"/>
        </w:rPr>
      </w:pPr>
    </w:p>
    <w:p w14:paraId="34FD58C2" w14:textId="4F9968F4" w:rsidR="00D932E1" w:rsidRDefault="00D932E1" w:rsidP="006A78C8">
      <w:pPr>
        <w:rPr>
          <w:rFonts w:ascii="Arial" w:hAnsi="Arial" w:cs="Arial"/>
          <w:sz w:val="22"/>
          <w:szCs w:val="22"/>
        </w:rPr>
      </w:pPr>
    </w:p>
    <w:p w14:paraId="4B5C297D" w14:textId="5CD24776" w:rsidR="00D932E1" w:rsidRDefault="00D932E1" w:rsidP="006A78C8">
      <w:pPr>
        <w:rPr>
          <w:rFonts w:ascii="Arial" w:hAnsi="Arial" w:cs="Arial"/>
          <w:sz w:val="22"/>
          <w:szCs w:val="22"/>
        </w:rPr>
      </w:pPr>
    </w:p>
    <w:p w14:paraId="0A0C6ACA" w14:textId="1EC9BB6A" w:rsidR="00D932E1" w:rsidRDefault="00D932E1" w:rsidP="006A78C8">
      <w:pPr>
        <w:rPr>
          <w:rFonts w:ascii="Arial" w:hAnsi="Arial" w:cs="Arial"/>
          <w:sz w:val="22"/>
          <w:szCs w:val="22"/>
        </w:rPr>
      </w:pPr>
    </w:p>
    <w:p w14:paraId="3C279432" w14:textId="2CC3CE64" w:rsidR="00D932E1" w:rsidRDefault="00D932E1" w:rsidP="006A78C8">
      <w:pPr>
        <w:rPr>
          <w:rFonts w:ascii="Arial" w:hAnsi="Arial" w:cs="Arial"/>
          <w:sz w:val="22"/>
          <w:szCs w:val="22"/>
        </w:rPr>
      </w:pPr>
    </w:p>
    <w:p w14:paraId="6ED19CCE" w14:textId="4288073B" w:rsidR="00D932E1" w:rsidRDefault="00D932E1" w:rsidP="006A78C8">
      <w:pPr>
        <w:rPr>
          <w:rFonts w:ascii="Arial" w:hAnsi="Arial" w:cs="Arial"/>
          <w:sz w:val="22"/>
          <w:szCs w:val="22"/>
        </w:rPr>
      </w:pPr>
    </w:p>
    <w:p w14:paraId="778A49FB" w14:textId="77777777" w:rsidR="00D932E1" w:rsidRDefault="00D932E1" w:rsidP="006A78C8">
      <w:pPr>
        <w:rPr>
          <w:rFonts w:ascii="Arial" w:hAnsi="Arial" w:cs="Arial"/>
          <w:sz w:val="22"/>
          <w:szCs w:val="22"/>
        </w:rPr>
      </w:pPr>
    </w:p>
    <w:p w14:paraId="33A62C11" w14:textId="48340B55" w:rsidR="00BC3A47" w:rsidRPr="00423D91" w:rsidRDefault="00BC3A47" w:rsidP="006A78C8">
      <w:pPr>
        <w:rPr>
          <w:rFonts w:ascii="Arial" w:hAnsi="Arial" w:cs="Arial"/>
          <w:sz w:val="22"/>
          <w:szCs w:val="22"/>
        </w:rPr>
      </w:pPr>
    </w:p>
    <w:p w14:paraId="2427B139" w14:textId="7C186EA4" w:rsidR="00D25AAF" w:rsidRPr="00BC3A47" w:rsidRDefault="00D25AAF" w:rsidP="00AA205C">
      <w:pPr>
        <w:pStyle w:val="Heading2"/>
        <w:rPr>
          <w:rFonts w:ascii="Arial" w:hAnsi="Arial" w:cs="Arial"/>
          <w:b/>
          <w:color w:val="auto"/>
          <w:sz w:val="22"/>
          <w:szCs w:val="22"/>
        </w:rPr>
      </w:pPr>
      <w:r w:rsidRPr="00BC3A47">
        <w:rPr>
          <w:rFonts w:ascii="Arial" w:hAnsi="Arial" w:cs="Arial"/>
          <w:b/>
          <w:color w:val="auto"/>
          <w:sz w:val="22"/>
          <w:szCs w:val="22"/>
        </w:rPr>
        <w:lastRenderedPageBreak/>
        <w:t xml:space="preserve">Figure and legends: </w:t>
      </w:r>
    </w:p>
    <w:p w14:paraId="51E96E6B" w14:textId="01B36676" w:rsidR="00E87FD4" w:rsidRPr="0081723F" w:rsidRDefault="00E87FD4" w:rsidP="00E87FD4">
      <w:pPr>
        <w:jc w:val="center"/>
        <w:rPr>
          <w:rFonts w:ascii="Arial" w:hAnsi="Arial" w:cs="Arial"/>
          <w:sz w:val="22"/>
          <w:szCs w:val="22"/>
        </w:rPr>
      </w:pPr>
    </w:p>
    <w:p w14:paraId="033DDC63" w14:textId="4599943E" w:rsidR="00E87FD4" w:rsidRPr="0081723F" w:rsidRDefault="00830E1B" w:rsidP="00131DAE">
      <w:pPr>
        <w:jc w:val="center"/>
        <w:rPr>
          <w:rFonts w:ascii="Arial" w:hAnsi="Arial" w:cs="Arial"/>
          <w:sz w:val="22"/>
          <w:szCs w:val="22"/>
        </w:rPr>
      </w:pPr>
      <w:r>
        <w:rPr>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116" cy="7414903"/>
                    </a:xfrm>
                    <a:prstGeom prst="rect">
                      <a:avLst/>
                    </a:prstGeom>
                  </pic:spPr>
                </pic:pic>
              </a:graphicData>
            </a:graphic>
          </wp:inline>
        </w:drawing>
      </w:r>
    </w:p>
    <w:p w14:paraId="773C6973" w14:textId="6D04D7BA" w:rsidR="00E87FD4" w:rsidRPr="00423D91" w:rsidRDefault="00E87FD4" w:rsidP="00E87FD4">
      <w:pPr>
        <w:jc w:val="both"/>
        <w:rPr>
          <w:rFonts w:ascii="Arial" w:eastAsiaTheme="minorEastAsia" w:hAnsi="Arial" w:cs="Arial"/>
          <w:b/>
          <w:kern w:val="2"/>
          <w:sz w:val="22"/>
          <w:szCs w:val="22"/>
        </w:rPr>
      </w:pPr>
      <w:r w:rsidRPr="0081723F">
        <w:rPr>
          <w:rFonts w:ascii="Arial" w:hAnsi="Arial" w:cs="Arial"/>
          <w:sz w:val="22"/>
          <w:szCs w:val="22"/>
        </w:rPr>
        <w:t>Figure 1. Genome-wide DNA methylation of low-grade adenoma (</w:t>
      </w:r>
      <w:r w:rsidR="00055AEA">
        <w:rPr>
          <w:rFonts w:ascii="Arial" w:hAnsi="Arial" w:cs="Arial"/>
          <w:sz w:val="22"/>
          <w:szCs w:val="22"/>
        </w:rPr>
        <w:t>LGA</w:t>
      </w:r>
      <w:r w:rsidRPr="0081723F">
        <w:rPr>
          <w:rFonts w:ascii="Arial" w:hAnsi="Arial" w:cs="Arial"/>
          <w:sz w:val="22"/>
          <w:szCs w:val="22"/>
        </w:rPr>
        <w:t>), high-grade colorectal adenoma (</w:t>
      </w:r>
      <w:r w:rsidR="00055AEA">
        <w:rPr>
          <w:rFonts w:ascii="Arial" w:hAnsi="Arial" w:cs="Arial"/>
          <w:sz w:val="22"/>
          <w:szCs w:val="22"/>
        </w:rPr>
        <w:t>HGA</w:t>
      </w:r>
      <w:r w:rsidRPr="0081723F">
        <w:rPr>
          <w:rFonts w:ascii="Arial" w:hAnsi="Arial" w:cs="Arial"/>
          <w:sz w:val="22"/>
          <w:szCs w:val="22"/>
        </w:rPr>
        <w:t xml:space="preserve">) and normal colorectal tissue. (A): tSNE analysis to show the data structure and sample relationship. (B): PCA analysis to show the data structure and sample relationship. (C): Average methylation level of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(D):</w:t>
      </w:r>
      <w:r w:rsidRPr="0081723F" w:rsidDel="00250CF9">
        <w:rPr>
          <w:rFonts w:ascii="Arial" w:hAnsi="Arial" w:cs="Arial"/>
          <w:sz w:val="22"/>
          <w:szCs w:val="22"/>
        </w:rPr>
        <w:t xml:space="preserve"> </w:t>
      </w:r>
      <w:r w:rsidRPr="0081723F">
        <w:rPr>
          <w:rFonts w:ascii="Arial" w:hAnsi="Arial" w:cs="Arial"/>
          <w:sz w:val="22"/>
          <w:szCs w:val="22"/>
        </w:rPr>
        <w:t xml:space="preserve">Density plot to show the distribution of the whole array probes cross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xml:space="preserve">. (E): Number of sites </w:t>
      </w:r>
      <w:r w:rsidR="00A430E9">
        <w:rPr>
          <w:rFonts w:ascii="Arial" w:hAnsi="Arial" w:cs="Arial"/>
          <w:sz w:val="22"/>
          <w:szCs w:val="22"/>
        </w:rPr>
        <w:t xml:space="preserve">in β ranging from 0.7 to 0.9. (F): </w:t>
      </w:r>
      <w:r w:rsidR="000B5D48">
        <w:rPr>
          <w:rFonts w:ascii="Arial" w:hAnsi="Arial" w:cs="Arial"/>
          <w:sz w:val="22"/>
          <w:szCs w:val="22"/>
        </w:rPr>
        <w:t xml:space="preserve">The heatmap of </w:t>
      </w:r>
      <w:r w:rsidR="00A430E9">
        <w:rPr>
          <w:rFonts w:ascii="Arial" w:hAnsi="Arial" w:cs="Arial"/>
          <w:sz w:val="22"/>
          <w:szCs w:val="22"/>
        </w:rPr>
        <w:t xml:space="preserve">the 209 </w:t>
      </w:r>
      <w:r w:rsidR="000B5D48">
        <w:rPr>
          <w:rFonts w:ascii="Arial" w:hAnsi="Arial" w:cs="Arial"/>
          <w:sz w:val="22"/>
          <w:szCs w:val="22"/>
        </w:rPr>
        <w:t xml:space="preserve">hyper-methylated DMSs of in-house datasets 504 public cancer datasets. </w:t>
      </w:r>
      <w:r w:rsidR="00A430E9">
        <w:rPr>
          <w:rFonts w:ascii="Arial" w:hAnsi="Arial" w:cs="Arial"/>
          <w:sz w:val="22"/>
          <w:szCs w:val="22"/>
        </w:rPr>
        <w:t>(G</w:t>
      </w:r>
      <w:r w:rsidRPr="0081723F">
        <w:rPr>
          <w:rFonts w:ascii="Arial" w:hAnsi="Arial" w:cs="Arial"/>
          <w:sz w:val="22"/>
          <w:szCs w:val="22"/>
        </w:rPr>
        <w:t xml:space="preserve">): DMR between </w:t>
      </w:r>
      <w:r w:rsidR="00055AEA">
        <w:rPr>
          <w:rFonts w:ascii="Arial" w:hAnsi="Arial" w:cs="Arial"/>
          <w:sz w:val="22"/>
          <w:szCs w:val="22"/>
        </w:rPr>
        <w:t>LGA</w:t>
      </w:r>
      <w:r w:rsidRPr="0081723F">
        <w:rPr>
          <w:rFonts w:ascii="Arial" w:hAnsi="Arial" w:cs="Arial"/>
          <w:sz w:val="22"/>
          <w:szCs w:val="22"/>
        </w:rPr>
        <w:t xml:space="preserve"> and normal tissues, </w:t>
      </w:r>
      <w:r w:rsidR="00055AEA">
        <w:rPr>
          <w:rFonts w:ascii="Arial" w:hAnsi="Arial" w:cs="Arial"/>
          <w:sz w:val="22"/>
          <w:szCs w:val="22"/>
        </w:rPr>
        <w:t>HGA</w:t>
      </w:r>
      <w:r w:rsidRPr="0081723F">
        <w:rPr>
          <w:rFonts w:ascii="Arial" w:hAnsi="Arial" w:cs="Arial"/>
          <w:sz w:val="22"/>
          <w:szCs w:val="22"/>
        </w:rPr>
        <w:t xml:space="preserve"> and normal tissue, and </w:t>
      </w:r>
      <w:r w:rsidR="00055AEA">
        <w:rPr>
          <w:rFonts w:ascii="Arial" w:hAnsi="Arial" w:cs="Arial"/>
          <w:sz w:val="22"/>
          <w:szCs w:val="22"/>
        </w:rPr>
        <w:t>HGA</w:t>
      </w:r>
      <w:r w:rsidRPr="0081723F">
        <w:rPr>
          <w:rFonts w:ascii="Arial" w:hAnsi="Arial" w:cs="Arial"/>
          <w:sz w:val="22"/>
          <w:szCs w:val="22"/>
        </w:rPr>
        <w:t xml:space="preserve"> and </w:t>
      </w:r>
      <w:r w:rsidR="00055AEA">
        <w:rPr>
          <w:rFonts w:ascii="Arial" w:hAnsi="Arial" w:cs="Arial"/>
          <w:sz w:val="22"/>
          <w:szCs w:val="22"/>
        </w:rPr>
        <w:t>LGA</w:t>
      </w:r>
      <w:r w:rsidR="00A430E9">
        <w:rPr>
          <w:rFonts w:ascii="Arial" w:hAnsi="Arial" w:cs="Arial"/>
          <w:sz w:val="22"/>
          <w:szCs w:val="22"/>
        </w:rPr>
        <w:t>. (H</w:t>
      </w:r>
      <w:r w:rsidRPr="0081723F">
        <w:rPr>
          <w:rFonts w:ascii="Arial" w:hAnsi="Arial" w:cs="Arial"/>
          <w:sz w:val="22"/>
          <w:szCs w:val="22"/>
        </w:rPr>
        <w:t>): Venn graph to show all the above DMRs.</w:t>
      </w:r>
    </w:p>
    <w:p w14:paraId="50598330" w14:textId="34FBDE23" w:rsidR="00475509" w:rsidRPr="00423D91" w:rsidRDefault="00475509" w:rsidP="00475509">
      <w:pPr>
        <w:rPr>
          <w:rFonts w:ascii="Arial" w:hAnsi="Arial" w:cs="Arial"/>
          <w:sz w:val="22"/>
          <w:szCs w:val="22"/>
        </w:rPr>
      </w:pPr>
    </w:p>
    <w:p w14:paraId="55EF55BB" w14:textId="661787ED" w:rsidR="00E87FD4" w:rsidRPr="00423D91" w:rsidRDefault="00E87FD4" w:rsidP="00E87FD4">
      <w:pPr>
        <w:jc w:val="center"/>
        <w:rPr>
          <w:rFonts w:ascii="Arial" w:hAnsi="Arial" w:cs="Arial"/>
          <w:sz w:val="22"/>
          <w:szCs w:val="22"/>
        </w:rPr>
      </w:pPr>
      <w:r w:rsidRPr="00423D91">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2117725"/>
                    </a:xfrm>
                    <a:prstGeom prst="rect">
                      <a:avLst/>
                    </a:prstGeom>
                  </pic:spPr>
                </pic:pic>
              </a:graphicData>
            </a:graphic>
          </wp:inline>
        </w:drawing>
      </w:r>
    </w:p>
    <w:p w14:paraId="59B8CB1D" w14:textId="027E3A29" w:rsidR="00E87FD4" w:rsidRPr="00423D91" w:rsidRDefault="00E87FD4" w:rsidP="00E87FD4">
      <w:pPr>
        <w:jc w:val="both"/>
        <w:rPr>
          <w:rFonts w:ascii="Arial" w:hAnsi="Arial" w:cs="Arial"/>
          <w:sz w:val="22"/>
          <w:szCs w:val="22"/>
        </w:rPr>
      </w:pPr>
      <w:r w:rsidRPr="0081723F">
        <w:rPr>
          <w:rFonts w:ascii="Arial" w:hAnsi="Arial" w:cs="Arial"/>
          <w:sz w:val="22"/>
          <w:szCs w:val="22"/>
        </w:rPr>
        <w:t xml:space="preserve">Figure 2. Enrichment analysis shown Nervous system was associated with adenoma development. (A) GO and KEGG analysis of the genes the </w:t>
      </w:r>
      <w:r w:rsidR="00055AEA">
        <w:rPr>
          <w:rFonts w:ascii="Arial" w:hAnsi="Arial" w:cs="Arial"/>
          <w:sz w:val="22"/>
          <w:szCs w:val="22"/>
        </w:rPr>
        <w:t>LGA VS HGA</w:t>
      </w:r>
      <w:r w:rsidRPr="0081723F">
        <w:rPr>
          <w:rFonts w:ascii="Arial" w:hAnsi="Arial" w:cs="Arial"/>
          <w:sz w:val="22"/>
          <w:szCs w:val="22"/>
        </w:rPr>
        <w:t xml:space="preserve"> DMRs located on. (B) GO analysis of the genes different DMRs located on, including the DMR only in </w:t>
      </w:r>
      <w:r w:rsidR="00055AEA">
        <w:rPr>
          <w:rFonts w:ascii="Arial" w:hAnsi="Arial" w:cs="Arial"/>
          <w:sz w:val="22"/>
          <w:szCs w:val="22"/>
        </w:rPr>
        <w:t>LGA VS HGA</w:t>
      </w:r>
      <w:r w:rsidRPr="0081723F">
        <w:rPr>
          <w:rFonts w:ascii="Arial" w:hAnsi="Arial" w:cs="Arial"/>
          <w:sz w:val="22"/>
          <w:szCs w:val="22"/>
        </w:rPr>
        <w:t xml:space="preserve">, only in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and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overlapped. </w:t>
      </w:r>
    </w:p>
    <w:p w14:paraId="3D85BC62" w14:textId="4E98C302" w:rsidR="00E87FD4" w:rsidRPr="00423D91" w:rsidRDefault="00E87FD4" w:rsidP="00475509">
      <w:pPr>
        <w:rPr>
          <w:rFonts w:ascii="Arial" w:hAnsi="Arial" w:cs="Arial"/>
          <w:sz w:val="22"/>
          <w:szCs w:val="22"/>
        </w:rPr>
      </w:pPr>
    </w:p>
    <w:p w14:paraId="268A0B20" w14:textId="5A427C4E"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lastRenderedPageBreak/>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2297" cy="6784330"/>
                    </a:xfrm>
                    <a:prstGeom prst="rect">
                      <a:avLst/>
                    </a:prstGeom>
                  </pic:spPr>
                </pic:pic>
              </a:graphicData>
            </a:graphic>
          </wp:inline>
        </w:drawing>
      </w:r>
    </w:p>
    <w:p w14:paraId="18D9A511" w14:textId="77777777" w:rsidR="00E87FD4" w:rsidRPr="0081723F" w:rsidRDefault="00E87FD4" w:rsidP="00E87FD4">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Figure 3. Hyper-methylated CpG sites showed better diagnostic performance than the hypo-methylated pattern.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hyper-DMSs. (F):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hypo-DMSs. (G): </w:t>
      </w:r>
      <w:r w:rsidRPr="0081723F">
        <w:rPr>
          <w:rFonts w:ascii="Arial" w:hAnsi="Arial" w:cs="Arial"/>
          <w:sz w:val="22"/>
          <w:szCs w:val="22"/>
        </w:rPr>
        <w:t>Average methylation level of hyper and hypo-DMSs</w:t>
      </w:r>
      <w:r w:rsidRPr="0081723F">
        <w:rPr>
          <w:rFonts w:ascii="Arial" w:eastAsiaTheme="minorEastAsia" w:hAnsi="Arial" w:cs="Arial"/>
          <w:kern w:val="2"/>
          <w:sz w:val="22"/>
          <w:szCs w:val="22"/>
        </w:rPr>
        <w:t xml:space="preserve"> (H): ROC curve of hyper-mBV and hypo-mBV.</w:t>
      </w:r>
    </w:p>
    <w:p w14:paraId="557E0189" w14:textId="5E0DCE7E" w:rsidR="00E87FD4" w:rsidRPr="00423D91" w:rsidRDefault="00E87FD4" w:rsidP="00475509">
      <w:pPr>
        <w:rPr>
          <w:rFonts w:ascii="Arial" w:hAnsi="Arial" w:cs="Arial"/>
          <w:sz w:val="22"/>
          <w:szCs w:val="22"/>
        </w:rPr>
      </w:pPr>
    </w:p>
    <w:p w14:paraId="6C5E943D" w14:textId="519356A0"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lastRenderedPageBreak/>
        <w:drawing>
          <wp:inline distT="0" distB="0" distL="0" distR="0" wp14:anchorId="4F8F26AD" wp14:editId="41CB8FBE">
            <wp:extent cx="6642100" cy="650176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6501765"/>
                    </a:xfrm>
                    <a:prstGeom prst="rect">
                      <a:avLst/>
                    </a:prstGeom>
                  </pic:spPr>
                </pic:pic>
              </a:graphicData>
            </a:graphic>
          </wp:inline>
        </w:drawing>
      </w:r>
    </w:p>
    <w:p w14:paraId="0369DC01" w14:textId="77777777" w:rsidR="00E87FD4" w:rsidRPr="0081723F" w:rsidRDefault="00E87FD4" w:rsidP="00E87FD4">
      <w:pPr>
        <w:pStyle w:val="HTMLPreformatted"/>
        <w:shd w:val="clear" w:color="auto" w:fill="FFFFFF"/>
        <w:spacing w:line="225" w:lineRule="atLeast"/>
        <w:jc w:val="both"/>
        <w:rPr>
          <w:rFonts w:ascii="Arial" w:eastAsiaTheme="minorEastAsia" w:hAnsi="Arial" w:cs="Arial"/>
          <w:kern w:val="2"/>
          <w:sz w:val="22"/>
          <w:szCs w:val="22"/>
        </w:rPr>
      </w:pPr>
    </w:p>
    <w:p w14:paraId="0F29BEF3" w14:textId="6726A190" w:rsidR="00E87FD4" w:rsidRPr="00423D91" w:rsidRDefault="00E87FD4" w:rsidP="00E87FD4">
      <w:pPr>
        <w:pStyle w:val="HTMLPreformatted"/>
        <w:shd w:val="clear" w:color="auto" w:fill="FFFFFF"/>
        <w:spacing w:line="225" w:lineRule="atLeast"/>
        <w:jc w:val="both"/>
        <w:rPr>
          <w:rFonts w:ascii="Arial" w:eastAsia="Arial" w:hAnsi="Arial" w:cs="Arial"/>
          <w:sz w:val="22"/>
          <w:szCs w:val="22"/>
        </w:rPr>
      </w:pPr>
      <w:r w:rsidRPr="0081723F">
        <w:rPr>
          <w:rFonts w:ascii="Arial" w:eastAsiaTheme="minorEastAsia" w:hAnsi="Arial" w:cs="Arial"/>
          <w:kern w:val="2"/>
          <w:sz w:val="22"/>
          <w:szCs w:val="22"/>
        </w:rPr>
        <w:t xml:space="preserve">Figure 4. DNA methylation </w:t>
      </w:r>
      <w:r w:rsidR="000268C9" w:rsidRPr="000268C9">
        <w:rPr>
          <w:rFonts w:ascii="Arial" w:eastAsia="Arial" w:hAnsi="Arial" w:cs="Arial"/>
          <w:i/>
          <w:sz w:val="22"/>
          <w:szCs w:val="22"/>
        </w:rPr>
        <w:t>ADHFE1</w:t>
      </w:r>
      <w:r w:rsidRPr="00423D91">
        <w:rPr>
          <w:rFonts w:ascii="Arial" w:eastAsia="Arial" w:hAnsi="Arial" w:cs="Arial"/>
          <w:sz w:val="22"/>
          <w:szCs w:val="22"/>
        </w:rPr>
        <w:t xml:space="preserve"> and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w:t>
      </w:r>
      <w:r w:rsidR="00055AEA">
        <w:rPr>
          <w:rFonts w:ascii="Arial" w:eastAsia="Arial" w:hAnsi="Arial" w:cs="Arial"/>
          <w:sz w:val="22"/>
          <w:szCs w:val="22"/>
        </w:rPr>
        <w:t>LGA</w:t>
      </w:r>
      <w:r w:rsidRPr="00423D91">
        <w:rPr>
          <w:rFonts w:ascii="Arial" w:eastAsia="Arial" w:hAnsi="Arial" w:cs="Arial"/>
          <w:sz w:val="22"/>
          <w:szCs w:val="22"/>
        </w:rPr>
        <w:t xml:space="preserve"> and </w:t>
      </w:r>
      <w:r w:rsidR="00055AEA">
        <w:rPr>
          <w:rFonts w:ascii="Arial" w:eastAsia="Arial" w:hAnsi="Arial" w:cs="Arial"/>
          <w:sz w:val="22"/>
          <w:szCs w:val="22"/>
        </w:rPr>
        <w:t>HGA</w:t>
      </w:r>
      <w:r w:rsidRPr="00423D91">
        <w:rPr>
          <w:rFonts w:ascii="Arial" w:eastAsia="Arial" w:hAnsi="Arial" w:cs="Arial"/>
          <w:sz w:val="22"/>
          <w:szCs w:val="22"/>
        </w:rPr>
        <w:t>. (A): pathway of et</w:t>
      </w:r>
      <w:r w:rsidRPr="0081723F">
        <w:rPr>
          <w:rFonts w:ascii="Arial" w:eastAsiaTheme="minorEastAsia" w:hAnsi="Arial" w:cs="Arial"/>
          <w:kern w:val="2"/>
          <w:sz w:val="22"/>
          <w:szCs w:val="22"/>
        </w:rPr>
        <w:t>hanol degradation II.</w:t>
      </w:r>
      <w:r w:rsidRPr="00423D91">
        <w:rPr>
          <w:rFonts w:ascii="Arial" w:eastAsia="Arial" w:hAnsi="Arial" w:cs="Arial"/>
          <w:sz w:val="22"/>
          <w:szCs w:val="22"/>
        </w:rPr>
        <w:t xml:space="preserve"> (B): relationship between DNA methylation and gene expression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(C): relationship between DNA methylation and gene expression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(D): DNA methylation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in normal adenoma and cancer samples. (E): DNA methylation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adenoma and cancer samples. (F): ROC of the prediction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for colorectal adenoma and caner.</w:t>
      </w:r>
    </w:p>
    <w:p w14:paraId="52B79CED" w14:textId="7721AEB3" w:rsidR="00E87FD4" w:rsidRPr="00423D91" w:rsidRDefault="00E87FD4" w:rsidP="00475509">
      <w:pPr>
        <w:rPr>
          <w:rFonts w:ascii="Arial" w:hAnsi="Arial" w:cs="Arial"/>
          <w:sz w:val="22"/>
          <w:szCs w:val="22"/>
        </w:rPr>
      </w:pPr>
    </w:p>
    <w:p w14:paraId="62381358" w14:textId="1C4AFCCC" w:rsidR="007C3E92" w:rsidRPr="00423D91" w:rsidRDefault="007C3E92" w:rsidP="00475509">
      <w:pPr>
        <w:rPr>
          <w:rFonts w:ascii="Arial" w:hAnsi="Arial" w:cs="Arial"/>
          <w:sz w:val="22"/>
          <w:szCs w:val="22"/>
        </w:rPr>
      </w:pPr>
    </w:p>
    <w:p w14:paraId="03D0F22F" w14:textId="01E7A0E9" w:rsidR="007C3E92" w:rsidRPr="00423D91" w:rsidRDefault="007C3E92" w:rsidP="00475509">
      <w:pPr>
        <w:rPr>
          <w:rFonts w:ascii="Arial" w:hAnsi="Arial" w:cs="Arial"/>
          <w:sz w:val="22"/>
          <w:szCs w:val="22"/>
        </w:rPr>
      </w:pPr>
    </w:p>
    <w:p w14:paraId="2E14C816" w14:textId="6E4CCBBC" w:rsidR="007C3E92" w:rsidRPr="00423D91" w:rsidRDefault="007C3E92" w:rsidP="00475509">
      <w:pPr>
        <w:rPr>
          <w:rFonts w:ascii="Arial" w:hAnsi="Arial" w:cs="Arial"/>
          <w:sz w:val="22"/>
          <w:szCs w:val="22"/>
        </w:rPr>
      </w:pPr>
    </w:p>
    <w:p w14:paraId="1330D0AE" w14:textId="52C24D8B" w:rsidR="007C3E92" w:rsidRPr="00423D91" w:rsidRDefault="007C3E92" w:rsidP="00475509">
      <w:pPr>
        <w:rPr>
          <w:rFonts w:ascii="Arial" w:hAnsi="Arial" w:cs="Arial"/>
          <w:sz w:val="22"/>
          <w:szCs w:val="22"/>
        </w:rPr>
      </w:pPr>
    </w:p>
    <w:p w14:paraId="0325BF64" w14:textId="5A2C1666" w:rsidR="007C3E92" w:rsidRPr="00423D91" w:rsidRDefault="007C3E92" w:rsidP="00475509">
      <w:pPr>
        <w:rPr>
          <w:rFonts w:ascii="Arial" w:hAnsi="Arial" w:cs="Arial"/>
          <w:sz w:val="22"/>
          <w:szCs w:val="22"/>
        </w:rPr>
      </w:pPr>
    </w:p>
    <w:p w14:paraId="6864344D" w14:textId="52D293F2" w:rsidR="007C3E92" w:rsidRDefault="007C3E92" w:rsidP="00475509">
      <w:pPr>
        <w:rPr>
          <w:rFonts w:ascii="Arial" w:hAnsi="Arial" w:cs="Arial"/>
          <w:sz w:val="22"/>
          <w:szCs w:val="22"/>
        </w:rPr>
      </w:pPr>
    </w:p>
    <w:p w14:paraId="7382886C" w14:textId="71B88B72" w:rsidR="00DE618A" w:rsidRDefault="00DE618A" w:rsidP="00475509">
      <w:pPr>
        <w:rPr>
          <w:rFonts w:ascii="Arial" w:hAnsi="Arial" w:cs="Arial"/>
          <w:sz w:val="22"/>
          <w:szCs w:val="22"/>
        </w:rPr>
      </w:pPr>
    </w:p>
    <w:p w14:paraId="4FCA8A20" w14:textId="2821D541" w:rsidR="00DE618A" w:rsidRDefault="00DE618A" w:rsidP="00475509">
      <w:pPr>
        <w:rPr>
          <w:rFonts w:ascii="Arial" w:hAnsi="Arial" w:cs="Arial"/>
          <w:sz w:val="22"/>
          <w:szCs w:val="22"/>
        </w:rPr>
      </w:pPr>
    </w:p>
    <w:p w14:paraId="34FEDA1B" w14:textId="77777777" w:rsidR="00DE618A" w:rsidRPr="00423D91" w:rsidRDefault="00DE618A" w:rsidP="00475509">
      <w:pPr>
        <w:rPr>
          <w:rFonts w:ascii="Arial" w:hAnsi="Arial" w:cs="Arial"/>
          <w:sz w:val="22"/>
          <w:szCs w:val="22"/>
        </w:rPr>
      </w:pPr>
    </w:p>
    <w:p w14:paraId="10EC0D04" w14:textId="77777777" w:rsidR="007C3E92" w:rsidRPr="0081723F" w:rsidRDefault="007C3E92" w:rsidP="007C3E92">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81723F"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Specificity</w:t>
            </w:r>
          </w:p>
        </w:tc>
      </w:tr>
      <w:tr w:rsidR="001F1606" w:rsidRPr="0081723F"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423D91" w:rsidRDefault="007C3E92" w:rsidP="00801526">
            <w:pPr>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423D91" w:rsidRDefault="007C3E92" w:rsidP="00801526">
            <w:pPr>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423D91" w:rsidRDefault="007C3E92" w:rsidP="00801526">
            <w:pPr>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423D91" w:rsidRDefault="007C3E92" w:rsidP="00801526">
            <w:pPr>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423D91" w:rsidRDefault="007C3E92" w:rsidP="00801526">
            <w:pPr>
              <w:rPr>
                <w:rFonts w:ascii="Arial" w:eastAsia="DengXian" w:hAnsi="Arial" w:cs="Arial"/>
                <w:sz w:val="22"/>
                <w:szCs w:val="22"/>
              </w:rPr>
            </w:pPr>
          </w:p>
        </w:tc>
      </w:tr>
      <w:tr w:rsidR="001F1606" w:rsidRPr="0081723F"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 xml:space="preserve">0.860 </w:t>
            </w:r>
          </w:p>
        </w:tc>
      </w:tr>
      <w:tr w:rsidR="001F1606" w:rsidRPr="0081723F"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423D91" w:rsidRDefault="007C3E92" w:rsidP="00801526">
            <w:pPr>
              <w:rPr>
                <w:rFonts w:ascii="Arial" w:eastAsia="DengXian" w:hAnsi="Arial" w:cs="Arial"/>
                <w:sz w:val="22"/>
                <w:szCs w:val="22"/>
              </w:rPr>
            </w:pPr>
          </w:p>
        </w:tc>
      </w:tr>
      <w:tr w:rsidR="001F1606" w:rsidRPr="0081723F"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423D91" w:rsidRDefault="007C3E92" w:rsidP="00801526">
            <w:pPr>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0.601</w:t>
            </w:r>
          </w:p>
        </w:tc>
      </w:tr>
      <w:tr w:rsidR="001F1606" w:rsidRPr="0081723F"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423D91" w:rsidRDefault="007C3E92" w:rsidP="00801526">
            <w:pPr>
              <w:rPr>
                <w:rFonts w:ascii="Arial" w:eastAsia="DengXian" w:hAnsi="Arial" w:cs="Arial"/>
                <w:sz w:val="22"/>
                <w:szCs w:val="22"/>
              </w:rPr>
            </w:pPr>
          </w:p>
        </w:tc>
      </w:tr>
      <w:tr w:rsidR="001F1606" w:rsidRPr="0081723F"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0.727</w:t>
            </w:r>
          </w:p>
        </w:tc>
      </w:tr>
      <w:tr w:rsidR="001F1606" w:rsidRPr="0081723F"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CC26C7"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CC26C7" w:rsidRDefault="007C3E92" w:rsidP="00801526">
            <w:pPr>
              <w:rPr>
                <w:rFonts w:ascii="Arial" w:eastAsia="DengXian" w:hAnsi="Arial" w:cs="Arial"/>
                <w:sz w:val="22"/>
                <w:szCs w:val="22"/>
              </w:rPr>
            </w:pPr>
          </w:p>
        </w:tc>
      </w:tr>
      <w:tr w:rsidR="001F1606" w:rsidRPr="0081723F"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CC26C7" w:rsidRDefault="007C3E92" w:rsidP="00801526">
            <w:pPr>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CC26C7" w:rsidRDefault="007C3E92" w:rsidP="00801526">
            <w:pPr>
              <w:jc w:val="center"/>
              <w:rPr>
                <w:rFonts w:ascii="Arial" w:eastAsia="DengXian" w:hAnsi="Arial" w:cs="Arial"/>
                <w:sz w:val="22"/>
                <w:szCs w:val="22"/>
              </w:rPr>
            </w:pPr>
            <w:r w:rsidRPr="00CC26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0.701</w:t>
            </w:r>
          </w:p>
        </w:tc>
      </w:tr>
      <w:tr w:rsidR="007C3E92" w:rsidRPr="0081723F"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CC26C7" w:rsidRDefault="007C3E92" w:rsidP="00801526">
            <w:pPr>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CC26C7" w:rsidRDefault="007C3E92" w:rsidP="00801526">
            <w:pPr>
              <w:rPr>
                <w:rFonts w:ascii="Arial" w:eastAsia="DengXian" w:hAnsi="Arial" w:cs="Arial"/>
                <w:sz w:val="22"/>
                <w:szCs w:val="22"/>
              </w:rPr>
            </w:pPr>
          </w:p>
        </w:tc>
      </w:tr>
    </w:tbl>
    <w:p w14:paraId="204A2EE3" w14:textId="380AD001" w:rsidR="00D141FA" w:rsidRPr="00CC26C7" w:rsidRDefault="00D141FA" w:rsidP="006A78C8">
      <w:pPr>
        <w:rPr>
          <w:rFonts w:ascii="Arial" w:hAnsi="Arial" w:cs="Arial"/>
          <w:sz w:val="22"/>
          <w:szCs w:val="22"/>
        </w:rPr>
      </w:pPr>
    </w:p>
    <w:sectPr w:rsidR="00D141FA" w:rsidRPr="00CC26C7" w:rsidSect="00697A73">
      <w:footerReference w:type="default" r:id="rId20"/>
      <w:pgSz w:w="11900" w:h="16840"/>
      <w:pgMar w:top="720" w:right="720" w:bottom="720" w:left="72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Guo, Shicheng" w:date="2019-09-01T21:01:00Z" w:initials="GS">
    <w:p w14:paraId="23FDB77D" w14:textId="3DF94F57" w:rsidR="005B5FE3" w:rsidRDefault="005B5FE3">
      <w:pPr>
        <w:pStyle w:val="CommentText"/>
      </w:pPr>
      <w:r>
        <w:rPr>
          <w:rStyle w:val="CommentReference"/>
        </w:rPr>
        <w:annotationRef/>
      </w:r>
      <w:r w:rsidR="00AE53F3">
        <w:rPr>
          <w:noProof/>
        </w:rPr>
        <w:t>C</w:t>
      </w:r>
      <w:r w:rsidR="00AE53F3">
        <w:rPr>
          <w:noProof/>
        </w:rPr>
        <w:t>an</w:t>
      </w:r>
      <w:r w:rsidR="00AE53F3">
        <w:rPr>
          <w:noProof/>
        </w:rPr>
        <w:t xml:space="preserve"> </w:t>
      </w:r>
      <w:r w:rsidR="00AE53F3">
        <w:rPr>
          <w:noProof/>
        </w:rPr>
        <w:t xml:space="preserve">I </w:t>
      </w:r>
      <w:r w:rsidR="00AE53F3">
        <w:rPr>
          <w:noProof/>
        </w:rPr>
        <w:t>re</w:t>
      </w:r>
      <w:r w:rsidR="00AE53F3">
        <w:rPr>
          <w:noProof/>
        </w:rPr>
        <w:t>pla</w:t>
      </w:r>
      <w:r w:rsidR="00AE53F3">
        <w:rPr>
          <w:noProof/>
        </w:rPr>
        <w:t>c</w:t>
      </w:r>
      <w:r w:rsidR="00AE53F3">
        <w:rPr>
          <w:noProof/>
        </w:rPr>
        <w:t xml:space="preserve">e </w:t>
      </w:r>
      <w:r w:rsidR="00AE53F3">
        <w:rPr>
          <w:noProof/>
        </w:rPr>
        <w:t>the</w:t>
      </w:r>
      <w:r w:rsidR="00AE53F3">
        <w:rPr>
          <w:noProof/>
        </w:rPr>
        <w:t>m wit</w:t>
      </w:r>
      <w:r w:rsidR="00AE53F3">
        <w:rPr>
          <w:noProof/>
        </w:rPr>
        <w:t xml:space="preserve">h </w:t>
      </w:r>
      <w:r w:rsidR="00AE53F3">
        <w:rPr>
          <w:noProof/>
        </w:rPr>
        <w:t>LGA</w:t>
      </w:r>
      <w:r w:rsidR="00AE53F3">
        <w:rPr>
          <w:noProof/>
        </w:rPr>
        <w:t xml:space="preserve"> and</w:t>
      </w:r>
      <w:r w:rsidR="00AE53F3">
        <w:rPr>
          <w:noProof/>
        </w:rPr>
        <w:t xml:space="preserve"> H</w:t>
      </w:r>
      <w:r w:rsidR="00AE53F3">
        <w:rPr>
          <w:noProof/>
        </w:rPr>
        <w:t>GA</w:t>
      </w:r>
      <w:r w:rsidR="00AE53F3">
        <w:rPr>
          <w:noProof/>
        </w:rPr>
        <w:t xml:space="preserve">, here? </w:t>
      </w:r>
    </w:p>
  </w:comment>
  <w:comment w:id="139" w:author="Guo, Shicheng" w:date="2019-09-01T21:05:00Z" w:initials="GS">
    <w:p w14:paraId="4B8E672A" w14:textId="366D3726" w:rsidR="00AE53F3" w:rsidRDefault="00AE53F3">
      <w:pPr>
        <w:pStyle w:val="CommentText"/>
      </w:pPr>
      <w:r>
        <w:rPr>
          <w:rStyle w:val="CommentReference"/>
        </w:rPr>
        <w:annotationRef/>
      </w:r>
      <w:r>
        <w:rPr>
          <w:noProof/>
        </w:rPr>
        <w:t xml:space="preserve">Here, we can </w:t>
      </w:r>
      <w:r>
        <w:rPr>
          <w:noProof/>
        </w:rPr>
        <w:t>have</w:t>
      </w:r>
      <w:r>
        <w:rPr>
          <w:noProof/>
        </w:rPr>
        <w:t xml:space="preserve"> a ta</w:t>
      </w:r>
      <w:r>
        <w:rPr>
          <w:noProof/>
        </w:rPr>
        <w:t xml:space="preserve">ble to </w:t>
      </w:r>
      <w:r>
        <w:rPr>
          <w:noProof/>
        </w:rPr>
        <w:t xml:space="preserve">list </w:t>
      </w:r>
      <w:r>
        <w:rPr>
          <w:noProof/>
        </w:rPr>
        <w:t>top</w:t>
      </w:r>
      <w:r>
        <w:rPr>
          <w:noProof/>
        </w:rPr>
        <w:t xml:space="preserve"> </w:t>
      </w:r>
      <w:r>
        <w:rPr>
          <w:noProof/>
        </w:rPr>
        <w:t>2</w:t>
      </w:r>
      <w:r>
        <w:rPr>
          <w:noProof/>
        </w:rPr>
        <w:t xml:space="preserve">0 </w:t>
      </w:r>
      <w:r>
        <w:rPr>
          <w:noProof/>
        </w:rPr>
        <w:t>over</w:t>
      </w:r>
      <w:r>
        <w:rPr>
          <w:noProof/>
        </w:rPr>
        <w:t>lappe</w:t>
      </w:r>
      <w:r>
        <w:rPr>
          <w:noProof/>
        </w:rPr>
        <w:t>d</w:t>
      </w:r>
      <w:r>
        <w:rPr>
          <w:noProof/>
        </w:rPr>
        <w:t xml:space="preserve"> </w:t>
      </w:r>
      <w:r>
        <w:rPr>
          <w:noProof/>
        </w:rPr>
        <w:t>bio</w:t>
      </w:r>
      <w:r>
        <w:rPr>
          <w:noProof/>
        </w:rPr>
        <w:t>markers</w:t>
      </w:r>
      <w:r>
        <w:rPr>
          <w:noProof/>
        </w:rPr>
        <w:t>.</w:t>
      </w:r>
      <w:bookmarkStart w:id="140" w:name="_GoBack"/>
      <w:bookmarkEnd w:id="140"/>
    </w:p>
  </w:comment>
  <w:comment w:id="424" w:author="Microsoft Office User" w:date="2019-09-01T23:48:00Z" w:initials="MOU">
    <w:p w14:paraId="7C91A51A" w14:textId="6D680B14" w:rsidR="00FD41D4" w:rsidRDefault="00FD41D4">
      <w:pPr>
        <w:pStyle w:val="CommentText"/>
      </w:pPr>
      <w:r>
        <w:rPr>
          <w:rStyle w:val="CommentReference"/>
        </w:rPr>
        <w:annotationRef/>
      </w:r>
      <w:r>
        <w:rPr>
          <w:rFonts w:hint="eastAsia"/>
        </w:rPr>
        <w:t>感觉前后有点论述跳跃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FDB77D" w15:done="0"/>
  <w15:commentEx w15:paraId="4B8E672A" w15:done="0"/>
  <w15:commentEx w15:paraId="7C91A5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91A51A" w16cid:durableId="2116D73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0DB28" w14:textId="77777777" w:rsidR="006E06A3" w:rsidRDefault="006E06A3" w:rsidP="00773B1D">
      <w:r>
        <w:separator/>
      </w:r>
    </w:p>
  </w:endnote>
  <w:endnote w:type="continuationSeparator" w:id="0">
    <w:p w14:paraId="66BA04F7" w14:textId="77777777" w:rsidR="006E06A3" w:rsidRDefault="006E06A3"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238D14A7" w:rsidR="004A0799" w:rsidRDefault="004A0799">
        <w:pPr>
          <w:pStyle w:val="Footer"/>
          <w:jc w:val="center"/>
        </w:pPr>
        <w:r>
          <w:fldChar w:fldCharType="begin"/>
        </w:r>
        <w:r>
          <w:instrText xml:space="preserve"> PAGE   \* MERGEFORMAT </w:instrText>
        </w:r>
        <w:r>
          <w:fldChar w:fldCharType="separate"/>
        </w:r>
        <w:r w:rsidR="00AE53F3">
          <w:rPr>
            <w:noProof/>
          </w:rPr>
          <w:t>4</w:t>
        </w:r>
        <w:r>
          <w:rPr>
            <w:noProof/>
          </w:rPr>
          <w:fldChar w:fldCharType="end"/>
        </w:r>
      </w:p>
    </w:sdtContent>
  </w:sdt>
  <w:p w14:paraId="50BE0973" w14:textId="77777777" w:rsidR="004A0799" w:rsidRDefault="004A0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BCE4E" w14:textId="77777777" w:rsidR="006E06A3" w:rsidRDefault="006E06A3" w:rsidP="00773B1D">
      <w:r>
        <w:separator/>
      </w:r>
    </w:p>
  </w:footnote>
  <w:footnote w:type="continuationSeparator" w:id="0">
    <w:p w14:paraId="68C035F7" w14:textId="77777777" w:rsidR="006E06A3" w:rsidRDefault="006E06A3"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ang Dake">
    <w15:presenceInfo w15:providerId="Windows Live" w15:userId="c3305ee4dce2a789"/>
  </w15:person>
  <w15:person w15:author="Guo, Shicheng">
    <w15:presenceInfo w15:providerId="AD" w15:userId="S-1-5-21-2000478354-1637723038-1606980848-20660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revisionView w:markup="0"/>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fsxeepa00fpreedaupevsaw9eeftzdw009&quot;&gt;My EndNote Library-CRC&lt;record-ids&gt;&lt;item&gt;1&lt;/item&gt;&lt;item&gt;2&lt;/item&gt;&lt;item&gt;3&lt;/item&gt;&lt;item&gt;7&lt;/item&gt;&lt;item&gt;9&lt;/item&gt;&lt;item&gt;10&lt;/item&gt;&lt;item&gt;11&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s>
  <w:rsids>
    <w:rsidRoot w:val="0089090A"/>
    <w:rsid w:val="00001032"/>
    <w:rsid w:val="00001BE7"/>
    <w:rsid w:val="000021EF"/>
    <w:rsid w:val="00003056"/>
    <w:rsid w:val="0000488A"/>
    <w:rsid w:val="00007767"/>
    <w:rsid w:val="00012712"/>
    <w:rsid w:val="00012799"/>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B3FE0"/>
    <w:rsid w:val="000B4047"/>
    <w:rsid w:val="000B5D48"/>
    <w:rsid w:val="000C26FB"/>
    <w:rsid w:val="000E497C"/>
    <w:rsid w:val="000E76D7"/>
    <w:rsid w:val="000F0C28"/>
    <w:rsid w:val="000F0C57"/>
    <w:rsid w:val="000F47BC"/>
    <w:rsid w:val="000F7CBE"/>
    <w:rsid w:val="00100FF9"/>
    <w:rsid w:val="001038B0"/>
    <w:rsid w:val="001050CE"/>
    <w:rsid w:val="00105BA5"/>
    <w:rsid w:val="001072E3"/>
    <w:rsid w:val="00107569"/>
    <w:rsid w:val="00120713"/>
    <w:rsid w:val="001218F4"/>
    <w:rsid w:val="00121E25"/>
    <w:rsid w:val="00126042"/>
    <w:rsid w:val="00131915"/>
    <w:rsid w:val="00131BA8"/>
    <w:rsid w:val="00131DAE"/>
    <w:rsid w:val="00147CB2"/>
    <w:rsid w:val="00147DC3"/>
    <w:rsid w:val="001515E7"/>
    <w:rsid w:val="00155494"/>
    <w:rsid w:val="0017309A"/>
    <w:rsid w:val="00175652"/>
    <w:rsid w:val="00176445"/>
    <w:rsid w:val="0018002D"/>
    <w:rsid w:val="00180F99"/>
    <w:rsid w:val="001849AE"/>
    <w:rsid w:val="00184DF1"/>
    <w:rsid w:val="001A1B68"/>
    <w:rsid w:val="001A3091"/>
    <w:rsid w:val="001A5A65"/>
    <w:rsid w:val="001A6659"/>
    <w:rsid w:val="001A74F1"/>
    <w:rsid w:val="001C1E2E"/>
    <w:rsid w:val="001D0A11"/>
    <w:rsid w:val="001D1605"/>
    <w:rsid w:val="001E30E1"/>
    <w:rsid w:val="001E5A98"/>
    <w:rsid w:val="001F1606"/>
    <w:rsid w:val="001F17B7"/>
    <w:rsid w:val="00200FEE"/>
    <w:rsid w:val="0020464D"/>
    <w:rsid w:val="00204C26"/>
    <w:rsid w:val="0021046C"/>
    <w:rsid w:val="00212325"/>
    <w:rsid w:val="00212E92"/>
    <w:rsid w:val="00224416"/>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718F"/>
    <w:rsid w:val="0027790C"/>
    <w:rsid w:val="00282DB1"/>
    <w:rsid w:val="002860D2"/>
    <w:rsid w:val="00290869"/>
    <w:rsid w:val="002959E5"/>
    <w:rsid w:val="002A519D"/>
    <w:rsid w:val="002B1447"/>
    <w:rsid w:val="002C04D3"/>
    <w:rsid w:val="002C1AFF"/>
    <w:rsid w:val="002C5A7B"/>
    <w:rsid w:val="002D3B90"/>
    <w:rsid w:val="002D40B6"/>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3ED"/>
    <w:rsid w:val="00342667"/>
    <w:rsid w:val="00350BE4"/>
    <w:rsid w:val="003527E8"/>
    <w:rsid w:val="003535D0"/>
    <w:rsid w:val="00363DBE"/>
    <w:rsid w:val="0036554C"/>
    <w:rsid w:val="003707AC"/>
    <w:rsid w:val="00375FAD"/>
    <w:rsid w:val="00376553"/>
    <w:rsid w:val="003841FD"/>
    <w:rsid w:val="00384397"/>
    <w:rsid w:val="00391AD7"/>
    <w:rsid w:val="003B12DB"/>
    <w:rsid w:val="003B4DB1"/>
    <w:rsid w:val="003B50FB"/>
    <w:rsid w:val="003C5AC7"/>
    <w:rsid w:val="003C6100"/>
    <w:rsid w:val="003F2A45"/>
    <w:rsid w:val="004005F6"/>
    <w:rsid w:val="004053CA"/>
    <w:rsid w:val="00406390"/>
    <w:rsid w:val="00413B78"/>
    <w:rsid w:val="0041625C"/>
    <w:rsid w:val="004179D1"/>
    <w:rsid w:val="00422153"/>
    <w:rsid w:val="00423D91"/>
    <w:rsid w:val="00424367"/>
    <w:rsid w:val="004245CD"/>
    <w:rsid w:val="00426C2D"/>
    <w:rsid w:val="004270D3"/>
    <w:rsid w:val="00432A35"/>
    <w:rsid w:val="00432AB9"/>
    <w:rsid w:val="00433553"/>
    <w:rsid w:val="00433C17"/>
    <w:rsid w:val="004404F9"/>
    <w:rsid w:val="00440BCB"/>
    <w:rsid w:val="004436CD"/>
    <w:rsid w:val="0044627E"/>
    <w:rsid w:val="004479B3"/>
    <w:rsid w:val="004564F5"/>
    <w:rsid w:val="0046236C"/>
    <w:rsid w:val="004623E9"/>
    <w:rsid w:val="00464CDD"/>
    <w:rsid w:val="00475509"/>
    <w:rsid w:val="004770D7"/>
    <w:rsid w:val="00493CD2"/>
    <w:rsid w:val="00497341"/>
    <w:rsid w:val="004A0799"/>
    <w:rsid w:val="004B442C"/>
    <w:rsid w:val="004C0508"/>
    <w:rsid w:val="004C6F9B"/>
    <w:rsid w:val="004D1A1C"/>
    <w:rsid w:val="004D453C"/>
    <w:rsid w:val="004D4A78"/>
    <w:rsid w:val="004E2CBD"/>
    <w:rsid w:val="004E2FDE"/>
    <w:rsid w:val="004E6ACD"/>
    <w:rsid w:val="004F2163"/>
    <w:rsid w:val="004F44FD"/>
    <w:rsid w:val="00502C60"/>
    <w:rsid w:val="00503288"/>
    <w:rsid w:val="005036BF"/>
    <w:rsid w:val="005127C1"/>
    <w:rsid w:val="00513880"/>
    <w:rsid w:val="005219E2"/>
    <w:rsid w:val="0052352F"/>
    <w:rsid w:val="00526D0E"/>
    <w:rsid w:val="00527313"/>
    <w:rsid w:val="0053281F"/>
    <w:rsid w:val="00550A47"/>
    <w:rsid w:val="005544C8"/>
    <w:rsid w:val="00557F40"/>
    <w:rsid w:val="00565874"/>
    <w:rsid w:val="00567E10"/>
    <w:rsid w:val="005711BF"/>
    <w:rsid w:val="00571CC8"/>
    <w:rsid w:val="00571F05"/>
    <w:rsid w:val="00572555"/>
    <w:rsid w:val="00576AAC"/>
    <w:rsid w:val="00581676"/>
    <w:rsid w:val="00581F7C"/>
    <w:rsid w:val="00582641"/>
    <w:rsid w:val="00582DE8"/>
    <w:rsid w:val="005850C6"/>
    <w:rsid w:val="005934F5"/>
    <w:rsid w:val="00597B8C"/>
    <w:rsid w:val="005A070B"/>
    <w:rsid w:val="005A596A"/>
    <w:rsid w:val="005A65CE"/>
    <w:rsid w:val="005B2613"/>
    <w:rsid w:val="005B48AA"/>
    <w:rsid w:val="005B5FE3"/>
    <w:rsid w:val="005B763E"/>
    <w:rsid w:val="005C0250"/>
    <w:rsid w:val="005C30C8"/>
    <w:rsid w:val="005C3AE2"/>
    <w:rsid w:val="005D2A3D"/>
    <w:rsid w:val="005D6D8A"/>
    <w:rsid w:val="005D70EF"/>
    <w:rsid w:val="005F0DC4"/>
    <w:rsid w:val="005F107B"/>
    <w:rsid w:val="005F357B"/>
    <w:rsid w:val="005F35D6"/>
    <w:rsid w:val="005F75B3"/>
    <w:rsid w:val="0060420C"/>
    <w:rsid w:val="00611E8A"/>
    <w:rsid w:val="00615DF7"/>
    <w:rsid w:val="00622F7E"/>
    <w:rsid w:val="00624CB2"/>
    <w:rsid w:val="0062696D"/>
    <w:rsid w:val="006308B6"/>
    <w:rsid w:val="00637729"/>
    <w:rsid w:val="0064391A"/>
    <w:rsid w:val="00645704"/>
    <w:rsid w:val="006457BC"/>
    <w:rsid w:val="00663114"/>
    <w:rsid w:val="00666E60"/>
    <w:rsid w:val="0067017C"/>
    <w:rsid w:val="00673EFA"/>
    <w:rsid w:val="0067462E"/>
    <w:rsid w:val="00674A98"/>
    <w:rsid w:val="00677B6D"/>
    <w:rsid w:val="0068186B"/>
    <w:rsid w:val="00684CD4"/>
    <w:rsid w:val="0068755A"/>
    <w:rsid w:val="00695731"/>
    <w:rsid w:val="006967FD"/>
    <w:rsid w:val="00697A73"/>
    <w:rsid w:val="006A1486"/>
    <w:rsid w:val="006A33B9"/>
    <w:rsid w:val="006A5425"/>
    <w:rsid w:val="006A78C8"/>
    <w:rsid w:val="006B0086"/>
    <w:rsid w:val="006B1ADE"/>
    <w:rsid w:val="006B49C6"/>
    <w:rsid w:val="006C24A2"/>
    <w:rsid w:val="006D3959"/>
    <w:rsid w:val="006D48B3"/>
    <w:rsid w:val="006E06A3"/>
    <w:rsid w:val="006E33D3"/>
    <w:rsid w:val="006E601C"/>
    <w:rsid w:val="006F2C66"/>
    <w:rsid w:val="006F7D5A"/>
    <w:rsid w:val="00705AAF"/>
    <w:rsid w:val="007062AA"/>
    <w:rsid w:val="00706C0D"/>
    <w:rsid w:val="00710606"/>
    <w:rsid w:val="00710DE0"/>
    <w:rsid w:val="0071177E"/>
    <w:rsid w:val="00713390"/>
    <w:rsid w:val="007144CB"/>
    <w:rsid w:val="00716901"/>
    <w:rsid w:val="00717049"/>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393D"/>
    <w:rsid w:val="00773B1D"/>
    <w:rsid w:val="0077526A"/>
    <w:rsid w:val="00775350"/>
    <w:rsid w:val="00777158"/>
    <w:rsid w:val="00785627"/>
    <w:rsid w:val="00786DC0"/>
    <w:rsid w:val="007A1D9A"/>
    <w:rsid w:val="007B3196"/>
    <w:rsid w:val="007B7635"/>
    <w:rsid w:val="007C3E92"/>
    <w:rsid w:val="007C5952"/>
    <w:rsid w:val="007C59B1"/>
    <w:rsid w:val="007C7B9D"/>
    <w:rsid w:val="007D202F"/>
    <w:rsid w:val="007E7ADF"/>
    <w:rsid w:val="007F5633"/>
    <w:rsid w:val="007F59E1"/>
    <w:rsid w:val="00801526"/>
    <w:rsid w:val="00816400"/>
    <w:rsid w:val="0081723F"/>
    <w:rsid w:val="00823739"/>
    <w:rsid w:val="0082668A"/>
    <w:rsid w:val="00830E1B"/>
    <w:rsid w:val="00832CE7"/>
    <w:rsid w:val="00835B76"/>
    <w:rsid w:val="00835F74"/>
    <w:rsid w:val="008378E1"/>
    <w:rsid w:val="00841104"/>
    <w:rsid w:val="00844A48"/>
    <w:rsid w:val="008452E3"/>
    <w:rsid w:val="008519EF"/>
    <w:rsid w:val="0086011E"/>
    <w:rsid w:val="00870549"/>
    <w:rsid w:val="0087514B"/>
    <w:rsid w:val="008766D6"/>
    <w:rsid w:val="00882B33"/>
    <w:rsid w:val="00884525"/>
    <w:rsid w:val="0089090A"/>
    <w:rsid w:val="008922B0"/>
    <w:rsid w:val="00893AAF"/>
    <w:rsid w:val="0089639C"/>
    <w:rsid w:val="008B2BCA"/>
    <w:rsid w:val="008B4D20"/>
    <w:rsid w:val="008B50E2"/>
    <w:rsid w:val="008B5B90"/>
    <w:rsid w:val="008C0195"/>
    <w:rsid w:val="008C51DA"/>
    <w:rsid w:val="008D066A"/>
    <w:rsid w:val="008D0731"/>
    <w:rsid w:val="008D1243"/>
    <w:rsid w:val="008D2263"/>
    <w:rsid w:val="008D4D6D"/>
    <w:rsid w:val="008E1390"/>
    <w:rsid w:val="008E4646"/>
    <w:rsid w:val="008F0C2C"/>
    <w:rsid w:val="008F2D79"/>
    <w:rsid w:val="008F4CA3"/>
    <w:rsid w:val="008F5FF7"/>
    <w:rsid w:val="009000F6"/>
    <w:rsid w:val="009036D6"/>
    <w:rsid w:val="00903BBA"/>
    <w:rsid w:val="00905268"/>
    <w:rsid w:val="00913E75"/>
    <w:rsid w:val="00922F21"/>
    <w:rsid w:val="009248EF"/>
    <w:rsid w:val="0093550D"/>
    <w:rsid w:val="00936557"/>
    <w:rsid w:val="0094359C"/>
    <w:rsid w:val="009446D3"/>
    <w:rsid w:val="00953186"/>
    <w:rsid w:val="0095704A"/>
    <w:rsid w:val="00986464"/>
    <w:rsid w:val="00991DA1"/>
    <w:rsid w:val="009A2E2D"/>
    <w:rsid w:val="009A3C7F"/>
    <w:rsid w:val="009A6457"/>
    <w:rsid w:val="009B777C"/>
    <w:rsid w:val="009C2AA9"/>
    <w:rsid w:val="009D08D9"/>
    <w:rsid w:val="009D7F36"/>
    <w:rsid w:val="009E09CE"/>
    <w:rsid w:val="009F042F"/>
    <w:rsid w:val="009F3D43"/>
    <w:rsid w:val="00A03CB4"/>
    <w:rsid w:val="00A04E47"/>
    <w:rsid w:val="00A135E4"/>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40F6"/>
    <w:rsid w:val="00A64496"/>
    <w:rsid w:val="00A67B7D"/>
    <w:rsid w:val="00A67DB6"/>
    <w:rsid w:val="00A72275"/>
    <w:rsid w:val="00A72503"/>
    <w:rsid w:val="00A73853"/>
    <w:rsid w:val="00A77D20"/>
    <w:rsid w:val="00A87621"/>
    <w:rsid w:val="00A96933"/>
    <w:rsid w:val="00AA040D"/>
    <w:rsid w:val="00AA0E29"/>
    <w:rsid w:val="00AA205C"/>
    <w:rsid w:val="00AA633E"/>
    <w:rsid w:val="00AA6FC0"/>
    <w:rsid w:val="00AB0D6A"/>
    <w:rsid w:val="00AB0EA6"/>
    <w:rsid w:val="00AB6B6A"/>
    <w:rsid w:val="00AC056E"/>
    <w:rsid w:val="00AE442F"/>
    <w:rsid w:val="00AE53F3"/>
    <w:rsid w:val="00AE7F64"/>
    <w:rsid w:val="00AF03F3"/>
    <w:rsid w:val="00AF0C9B"/>
    <w:rsid w:val="00AF5E91"/>
    <w:rsid w:val="00B02001"/>
    <w:rsid w:val="00B05BC1"/>
    <w:rsid w:val="00B11C83"/>
    <w:rsid w:val="00B13F75"/>
    <w:rsid w:val="00B16DC5"/>
    <w:rsid w:val="00B21D36"/>
    <w:rsid w:val="00B2304B"/>
    <w:rsid w:val="00B25E17"/>
    <w:rsid w:val="00B327E0"/>
    <w:rsid w:val="00B35CE6"/>
    <w:rsid w:val="00B36EA7"/>
    <w:rsid w:val="00B37DA4"/>
    <w:rsid w:val="00B40EB5"/>
    <w:rsid w:val="00B40EEC"/>
    <w:rsid w:val="00B473B9"/>
    <w:rsid w:val="00B4741D"/>
    <w:rsid w:val="00B55BF8"/>
    <w:rsid w:val="00B569EB"/>
    <w:rsid w:val="00B61E0A"/>
    <w:rsid w:val="00B62D48"/>
    <w:rsid w:val="00B64B46"/>
    <w:rsid w:val="00B668A3"/>
    <w:rsid w:val="00B85A4E"/>
    <w:rsid w:val="00BC06A1"/>
    <w:rsid w:val="00BC2476"/>
    <w:rsid w:val="00BC3A47"/>
    <w:rsid w:val="00BD0380"/>
    <w:rsid w:val="00BD1080"/>
    <w:rsid w:val="00BD1114"/>
    <w:rsid w:val="00BD5387"/>
    <w:rsid w:val="00BE34A2"/>
    <w:rsid w:val="00BE3D90"/>
    <w:rsid w:val="00BF1A9B"/>
    <w:rsid w:val="00BF3A0A"/>
    <w:rsid w:val="00BF3E08"/>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3F6C"/>
    <w:rsid w:val="00CA474B"/>
    <w:rsid w:val="00CA4E95"/>
    <w:rsid w:val="00CA7039"/>
    <w:rsid w:val="00CB061B"/>
    <w:rsid w:val="00CB3AD5"/>
    <w:rsid w:val="00CC080D"/>
    <w:rsid w:val="00CC26C7"/>
    <w:rsid w:val="00CC3368"/>
    <w:rsid w:val="00CC3E4C"/>
    <w:rsid w:val="00CC4BF8"/>
    <w:rsid w:val="00CC6B95"/>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32E1"/>
    <w:rsid w:val="00D97890"/>
    <w:rsid w:val="00D97D34"/>
    <w:rsid w:val="00DA5F37"/>
    <w:rsid w:val="00DA7073"/>
    <w:rsid w:val="00DB3EE0"/>
    <w:rsid w:val="00DB5DF6"/>
    <w:rsid w:val="00DD1CC8"/>
    <w:rsid w:val="00DD3117"/>
    <w:rsid w:val="00DD66BF"/>
    <w:rsid w:val="00DE326B"/>
    <w:rsid w:val="00DE4627"/>
    <w:rsid w:val="00DE58C9"/>
    <w:rsid w:val="00DE618A"/>
    <w:rsid w:val="00E00493"/>
    <w:rsid w:val="00E040B1"/>
    <w:rsid w:val="00E07192"/>
    <w:rsid w:val="00E151AB"/>
    <w:rsid w:val="00E21D97"/>
    <w:rsid w:val="00E22AC1"/>
    <w:rsid w:val="00E2315A"/>
    <w:rsid w:val="00E25E6F"/>
    <w:rsid w:val="00E31D38"/>
    <w:rsid w:val="00E3421D"/>
    <w:rsid w:val="00E35A67"/>
    <w:rsid w:val="00E47BE2"/>
    <w:rsid w:val="00E47C6A"/>
    <w:rsid w:val="00E536C8"/>
    <w:rsid w:val="00E60B2F"/>
    <w:rsid w:val="00E65DC3"/>
    <w:rsid w:val="00E71F9C"/>
    <w:rsid w:val="00E822D5"/>
    <w:rsid w:val="00E841EC"/>
    <w:rsid w:val="00E851FD"/>
    <w:rsid w:val="00E86F97"/>
    <w:rsid w:val="00E87FD4"/>
    <w:rsid w:val="00E965E9"/>
    <w:rsid w:val="00E96A82"/>
    <w:rsid w:val="00EA1EB1"/>
    <w:rsid w:val="00EA2DA1"/>
    <w:rsid w:val="00EA731A"/>
    <w:rsid w:val="00EB5FD2"/>
    <w:rsid w:val="00ED4191"/>
    <w:rsid w:val="00ED47E5"/>
    <w:rsid w:val="00EE2497"/>
    <w:rsid w:val="00EE306C"/>
    <w:rsid w:val="00EE467A"/>
    <w:rsid w:val="00EE57A7"/>
    <w:rsid w:val="00EE5923"/>
    <w:rsid w:val="00EF2CED"/>
    <w:rsid w:val="00EF56BA"/>
    <w:rsid w:val="00EF5CE9"/>
    <w:rsid w:val="00F136CC"/>
    <w:rsid w:val="00F147F6"/>
    <w:rsid w:val="00F2054F"/>
    <w:rsid w:val="00F21B10"/>
    <w:rsid w:val="00F25014"/>
    <w:rsid w:val="00F30383"/>
    <w:rsid w:val="00F32309"/>
    <w:rsid w:val="00F329D8"/>
    <w:rsid w:val="00F3398E"/>
    <w:rsid w:val="00F406D3"/>
    <w:rsid w:val="00F44BF9"/>
    <w:rsid w:val="00F6173C"/>
    <w:rsid w:val="00F71CE9"/>
    <w:rsid w:val="00F76E83"/>
    <w:rsid w:val="00F80442"/>
    <w:rsid w:val="00F86AD5"/>
    <w:rsid w:val="00F90355"/>
    <w:rsid w:val="00F91E76"/>
    <w:rsid w:val="00F92D2C"/>
    <w:rsid w:val="00F935A9"/>
    <w:rsid w:val="00FB06B5"/>
    <w:rsid w:val="00FB22E0"/>
    <w:rsid w:val="00FB583E"/>
    <w:rsid w:val="00FC650F"/>
    <w:rsid w:val="00FD351C"/>
    <w:rsid w:val="00FD3BEB"/>
    <w:rsid w:val="00FD41D4"/>
    <w:rsid w:val="00FD6D0A"/>
    <w:rsid w:val="00FE08F6"/>
    <w:rsid w:val="00FE1705"/>
    <w:rsid w:val="00FE5190"/>
    <w:rsid w:val="00FE5536"/>
    <w:rsid w:val="00FE5B09"/>
    <w:rsid w:val="00FE7F8B"/>
    <w:rsid w:val="00FF1EB7"/>
    <w:rsid w:val="00FF3BC0"/>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david.ncifcrf.gov" TargetMode="External"/><Relationship Id="rId23" Type="http://schemas.openxmlformats.org/officeDocument/2006/relationships/theme" Target="theme/theme1.xml"/><Relationship Id="rId10" Type="http://schemas.openxmlformats.org/officeDocument/2006/relationships/hyperlink" Target="https://en.wikipedia.org/wiki/Regulation_of_transcription_in_cance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15DC8-AB97-4BF0-A5D6-91944232B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C9425D31.dotm</Template>
  <TotalTime>514</TotalTime>
  <Pages>17</Pages>
  <Words>9126</Words>
  <Characters>52021</Characters>
  <Application>Microsoft Office Word</Application>
  <DocSecurity>0</DocSecurity>
  <Lines>433</Lines>
  <Paragraphs>122</Paragraphs>
  <ScaleCrop>false</ScaleCrop>
  <HeadingPairs>
    <vt:vector size="4" baseType="variant">
      <vt:variant>
        <vt:lpstr>Title</vt:lpstr>
      </vt:variant>
      <vt:variant>
        <vt:i4>1</vt:i4>
      </vt:variant>
      <vt:variant>
        <vt:lpstr>标题</vt:lpstr>
      </vt:variant>
      <vt:variant>
        <vt:i4>12</vt:i4>
      </vt:variant>
    </vt:vector>
  </HeadingPairs>
  <TitlesOfParts>
    <vt:vector size="13" baseType="lpstr">
      <vt:lpstr/>
      <vt:lpstr>    Abstract</vt:lpstr>
      <vt:lpstr>    </vt:lpstr>
      <vt:lpstr>    Background</vt:lpstr>
      <vt:lpstr>    Results</vt:lpstr>
      <vt:lpstr>    Discussion</vt:lpstr>
      <vt:lpstr>    Methods</vt:lpstr>
      <vt:lpstr>    Abbreviation Table:</vt:lpstr>
      <vt:lpstr>    Data and Code Available</vt:lpstr>
      <vt:lpstr>    Author Contribution</vt:lpstr>
      <vt:lpstr>    Acknowledgement</vt:lpstr>
      <vt:lpstr>    Reference</vt:lpstr>
      <vt:lpstr>    Figure and legends: </vt:lpstr>
    </vt:vector>
  </TitlesOfParts>
  <Company/>
  <LinksUpToDate>false</LinksUpToDate>
  <CharactersWithSpaces>61025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24</cp:revision>
  <dcterms:created xsi:type="dcterms:W3CDTF">2019-08-28T21:05:00Z</dcterms:created>
  <dcterms:modified xsi:type="dcterms:W3CDTF">2019-09-02T02:06:00Z</dcterms:modified>
</cp:coreProperties>
</file>