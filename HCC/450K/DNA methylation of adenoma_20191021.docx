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9A96CB" w14:textId="7207097B" w:rsidR="00F32309" w:rsidRPr="00AA74C7" w:rsidRDefault="00041AD3" w:rsidP="00141923">
      <w:pPr>
        <w:jc w:val="center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G</w:t>
      </w:r>
      <w:r w:rsidR="00F32309" w:rsidRPr="00AA74C7">
        <w:rPr>
          <w:rFonts w:ascii="Arial" w:hAnsi="Arial" w:cs="Arial"/>
          <w:b/>
          <w:sz w:val="22"/>
          <w:szCs w:val="22"/>
        </w:rPr>
        <w:t>enome-</w:t>
      </w:r>
      <w:r w:rsidR="00366ADA">
        <w:rPr>
          <w:rFonts w:ascii="Arial" w:hAnsi="Arial" w:cs="Arial"/>
          <w:b/>
          <w:sz w:val="22"/>
          <w:szCs w:val="22"/>
        </w:rPr>
        <w:t>W</w:t>
      </w:r>
      <w:r w:rsidR="00F32309" w:rsidRPr="00AA74C7">
        <w:rPr>
          <w:rFonts w:ascii="Arial" w:hAnsi="Arial" w:cs="Arial"/>
          <w:b/>
          <w:sz w:val="22"/>
          <w:szCs w:val="22"/>
        </w:rPr>
        <w:t>i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de 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DNA </w:t>
      </w:r>
      <w:r w:rsidR="00366ADA">
        <w:rPr>
          <w:rFonts w:ascii="Arial" w:hAnsi="Arial" w:cs="Arial"/>
          <w:b/>
          <w:sz w:val="22"/>
          <w:szCs w:val="22"/>
        </w:rPr>
        <w:t>M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ethylation </w:t>
      </w:r>
      <w:r w:rsidR="00366ADA">
        <w:rPr>
          <w:rFonts w:ascii="Arial" w:hAnsi="Arial" w:cs="Arial"/>
          <w:b/>
          <w:sz w:val="22"/>
          <w:szCs w:val="22"/>
        </w:rPr>
        <w:t>P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rofiles 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of </w:t>
      </w:r>
      <w:r w:rsidR="00366ADA">
        <w:rPr>
          <w:rFonts w:ascii="Arial" w:hAnsi="Arial" w:cs="Arial"/>
          <w:b/>
          <w:sz w:val="22"/>
          <w:szCs w:val="22"/>
        </w:rPr>
        <w:t>L</w:t>
      </w:r>
      <w:r w:rsidR="008B50E2" w:rsidRPr="00AA74C7">
        <w:rPr>
          <w:rFonts w:ascii="Arial" w:hAnsi="Arial" w:cs="Arial"/>
          <w:b/>
          <w:sz w:val="22"/>
          <w:szCs w:val="22"/>
        </w:rPr>
        <w:t>ow</w:t>
      </w:r>
      <w:r w:rsidR="00003056" w:rsidRPr="00AA74C7">
        <w:rPr>
          <w:rFonts w:ascii="Arial" w:hAnsi="Arial" w:cs="Arial"/>
          <w:b/>
          <w:sz w:val="22"/>
          <w:szCs w:val="22"/>
        </w:rPr>
        <w:t>-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 and </w:t>
      </w:r>
      <w:r w:rsidR="00366ADA">
        <w:rPr>
          <w:rFonts w:ascii="Arial" w:hAnsi="Arial" w:cs="Arial"/>
          <w:b/>
          <w:sz w:val="22"/>
          <w:szCs w:val="22"/>
        </w:rPr>
        <w:t>H</w:t>
      </w:r>
      <w:r w:rsidR="008B50E2" w:rsidRPr="00AA74C7">
        <w:rPr>
          <w:rFonts w:ascii="Arial" w:hAnsi="Arial" w:cs="Arial"/>
          <w:b/>
          <w:sz w:val="22"/>
          <w:szCs w:val="22"/>
        </w:rPr>
        <w:t>igh</w:t>
      </w:r>
      <w:r w:rsidR="00003056" w:rsidRPr="00AA74C7">
        <w:rPr>
          <w:rFonts w:ascii="Arial" w:hAnsi="Arial" w:cs="Arial"/>
          <w:b/>
          <w:sz w:val="22"/>
          <w:szCs w:val="22"/>
        </w:rPr>
        <w:t>-</w:t>
      </w:r>
      <w:r w:rsidR="00366ADA">
        <w:rPr>
          <w:rFonts w:ascii="Arial" w:hAnsi="Arial" w:cs="Arial"/>
          <w:b/>
          <w:sz w:val="22"/>
          <w:szCs w:val="22"/>
        </w:rPr>
        <w:t>G</w:t>
      </w:r>
      <w:r w:rsidR="00E86F97" w:rsidRPr="00AA74C7">
        <w:rPr>
          <w:rFonts w:ascii="Arial" w:hAnsi="Arial" w:cs="Arial"/>
          <w:b/>
          <w:sz w:val="22"/>
          <w:szCs w:val="22"/>
        </w:rPr>
        <w:t>rade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 </w:t>
      </w:r>
      <w:r w:rsidR="00366ADA">
        <w:rPr>
          <w:rFonts w:ascii="Arial" w:hAnsi="Arial" w:cs="Arial"/>
          <w:b/>
          <w:sz w:val="22"/>
          <w:szCs w:val="22"/>
        </w:rPr>
        <w:t>A</w:t>
      </w:r>
      <w:r w:rsidR="008766D6" w:rsidRPr="00AA74C7">
        <w:rPr>
          <w:rFonts w:ascii="Arial" w:hAnsi="Arial" w:cs="Arial"/>
          <w:b/>
          <w:sz w:val="22"/>
          <w:szCs w:val="22"/>
        </w:rPr>
        <w:t>denoma</w:t>
      </w:r>
      <w:r w:rsidRPr="00AA74C7">
        <w:rPr>
          <w:rFonts w:ascii="Arial" w:hAnsi="Arial" w:cs="Arial"/>
          <w:b/>
          <w:sz w:val="22"/>
          <w:szCs w:val="22"/>
        </w:rPr>
        <w:t xml:space="preserve"> </w:t>
      </w:r>
      <w:r w:rsidR="00366ADA">
        <w:rPr>
          <w:rFonts w:ascii="Arial" w:hAnsi="Arial" w:cs="Arial"/>
          <w:b/>
          <w:sz w:val="22"/>
          <w:szCs w:val="22"/>
        </w:rPr>
        <w:t>R</w:t>
      </w:r>
      <w:r w:rsidR="00F32309" w:rsidRPr="00AA74C7">
        <w:rPr>
          <w:rFonts w:ascii="Arial" w:hAnsi="Arial" w:cs="Arial"/>
          <w:b/>
          <w:sz w:val="22"/>
          <w:szCs w:val="22"/>
        </w:rPr>
        <w:t xml:space="preserve">eveals </w:t>
      </w:r>
      <w:r w:rsidR="00366ADA">
        <w:rPr>
          <w:rFonts w:ascii="Arial" w:hAnsi="Arial" w:cs="Arial"/>
          <w:b/>
          <w:sz w:val="22"/>
          <w:szCs w:val="22"/>
        </w:rPr>
        <w:t>P</w:t>
      </w:r>
      <w:r w:rsidR="00F32309" w:rsidRPr="00AA74C7">
        <w:rPr>
          <w:rFonts w:ascii="Arial" w:hAnsi="Arial" w:cs="Arial"/>
          <w:b/>
          <w:sz w:val="22"/>
          <w:szCs w:val="22"/>
        </w:rPr>
        <w:t xml:space="preserve">otential </w:t>
      </w:r>
      <w:r w:rsidR="00366ADA">
        <w:rPr>
          <w:rFonts w:ascii="Arial" w:hAnsi="Arial" w:cs="Arial"/>
          <w:b/>
          <w:sz w:val="22"/>
          <w:szCs w:val="22"/>
        </w:rPr>
        <w:t>B</w:t>
      </w:r>
      <w:r w:rsidR="00366ADA" w:rsidRPr="00AA74C7">
        <w:rPr>
          <w:rFonts w:ascii="Arial" w:hAnsi="Arial" w:cs="Arial"/>
          <w:b/>
          <w:sz w:val="22"/>
          <w:szCs w:val="22"/>
        </w:rPr>
        <w:t xml:space="preserve">iomarkers for </w:t>
      </w:r>
      <w:r w:rsidR="00366ADA">
        <w:rPr>
          <w:rFonts w:ascii="Arial" w:hAnsi="Arial" w:cs="Arial"/>
          <w:b/>
          <w:sz w:val="22"/>
          <w:szCs w:val="22"/>
        </w:rPr>
        <w:t>E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arly </w:t>
      </w:r>
      <w:r w:rsidR="00366ADA">
        <w:rPr>
          <w:rFonts w:ascii="Arial" w:hAnsi="Arial" w:cs="Arial"/>
          <w:b/>
          <w:sz w:val="22"/>
          <w:szCs w:val="22"/>
        </w:rPr>
        <w:t>D</w:t>
      </w:r>
      <w:r w:rsidR="008766D6" w:rsidRPr="00AA74C7">
        <w:rPr>
          <w:rFonts w:ascii="Arial" w:hAnsi="Arial" w:cs="Arial"/>
          <w:b/>
          <w:sz w:val="22"/>
          <w:szCs w:val="22"/>
        </w:rPr>
        <w:t>iagnosis</w:t>
      </w:r>
      <w:r w:rsidR="00366ADA">
        <w:rPr>
          <w:rFonts w:ascii="Arial" w:hAnsi="Arial" w:cs="Arial"/>
          <w:b/>
          <w:sz w:val="22"/>
          <w:szCs w:val="22"/>
        </w:rPr>
        <w:t xml:space="preserve"> of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 </w:t>
      </w:r>
      <w:r w:rsidR="00366ADA">
        <w:rPr>
          <w:rFonts w:ascii="Arial" w:hAnsi="Arial" w:cs="Arial"/>
          <w:b/>
          <w:sz w:val="22"/>
          <w:szCs w:val="22"/>
        </w:rPr>
        <w:t>C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olorectal </w:t>
      </w:r>
      <w:r w:rsidR="00366ADA">
        <w:rPr>
          <w:rFonts w:ascii="Arial" w:hAnsi="Arial" w:cs="Arial"/>
          <w:b/>
          <w:sz w:val="22"/>
          <w:szCs w:val="22"/>
        </w:rPr>
        <w:t>C</w:t>
      </w:r>
      <w:r w:rsidR="008B50E2" w:rsidRPr="00AA74C7">
        <w:rPr>
          <w:rFonts w:ascii="Arial" w:hAnsi="Arial" w:cs="Arial"/>
          <w:b/>
          <w:sz w:val="22"/>
          <w:szCs w:val="22"/>
        </w:rPr>
        <w:t>arcinoma</w:t>
      </w:r>
    </w:p>
    <w:p w14:paraId="6ACC111D" w14:textId="0D6B860C" w:rsidR="00DA5F37" w:rsidRPr="00AA74C7" w:rsidRDefault="00DA5F37" w:rsidP="00B80E58">
      <w:pPr>
        <w:jc w:val="both"/>
        <w:rPr>
          <w:rFonts w:ascii="Arial" w:hAnsi="Arial" w:cs="Arial"/>
          <w:sz w:val="22"/>
          <w:szCs w:val="22"/>
        </w:rPr>
      </w:pPr>
    </w:p>
    <w:p w14:paraId="325E373D" w14:textId="46B5ED44" w:rsidR="00DA5F37" w:rsidRPr="00AA74C7" w:rsidRDefault="00565874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Jian Fan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 xml:space="preserve">1,4 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Pr="00AA74C7">
        <w:rPr>
          <w:rFonts w:ascii="Arial" w:hAnsi="Arial" w:cs="Arial"/>
          <w:sz w:val="22"/>
          <w:szCs w:val="22"/>
        </w:rPr>
        <w:t>, Jun Li</w:t>
      </w:r>
      <w:r w:rsidR="00B00DB6">
        <w:rPr>
          <w:rFonts w:ascii="Arial" w:hAnsi="Arial" w:cs="Arial"/>
          <w:sz w:val="22"/>
          <w:szCs w:val="22"/>
        </w:rPr>
        <w:t xml:space="preserve"> M.D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 xml:space="preserve">2 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6E33D3" w:rsidRPr="00AA74C7">
        <w:rPr>
          <w:rFonts w:ascii="Arial" w:hAnsi="Arial" w:cs="Arial"/>
          <w:sz w:val="22"/>
          <w:szCs w:val="22"/>
        </w:rPr>
        <w:t>Shicheng Guo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>3</w:t>
      </w:r>
      <w:r w:rsidR="00DF3651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="006E33D3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="00003056" w:rsidRPr="00AA74C7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="00003056" w:rsidRPr="00AA74C7">
        <w:rPr>
          <w:rFonts w:ascii="Arial" w:hAnsi="Arial" w:cs="Arial"/>
          <w:sz w:val="22"/>
          <w:szCs w:val="22"/>
        </w:rPr>
        <w:t>,C</w:t>
      </w:r>
      <w:r w:rsidRPr="00AA74C7">
        <w:rPr>
          <w:rFonts w:ascii="Arial" w:hAnsi="Arial" w:cs="Arial"/>
          <w:sz w:val="22"/>
          <w:szCs w:val="22"/>
        </w:rPr>
        <w:t>hengcheng Tao</w:t>
      </w:r>
      <w:r w:rsidR="00B00DB6">
        <w:rPr>
          <w:rFonts w:ascii="Arial" w:hAnsi="Arial" w:cs="Arial"/>
          <w:sz w:val="22"/>
          <w:szCs w:val="22"/>
        </w:rPr>
        <w:t xml:space="preserve"> B.A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B25E17" w:rsidRPr="00AA74C7">
        <w:rPr>
          <w:rFonts w:ascii="Arial" w:hAnsi="Arial" w:cs="Arial"/>
          <w:sz w:val="22"/>
          <w:szCs w:val="22"/>
        </w:rPr>
        <w:t>Haikun Zhang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B25E17" w:rsidRPr="00AA74C7">
        <w:rPr>
          <w:rFonts w:ascii="Arial" w:hAnsi="Arial" w:cs="Arial"/>
          <w:sz w:val="22"/>
          <w:szCs w:val="22"/>
          <w:vertAlign w:val="superscript"/>
        </w:rPr>
        <w:t>1,4</w:t>
      </w:r>
      <w:r w:rsidR="00B25E17" w:rsidRPr="00AA74C7">
        <w:rPr>
          <w:rFonts w:ascii="Arial" w:hAnsi="Arial" w:cs="Arial"/>
          <w:sz w:val="22"/>
          <w:szCs w:val="22"/>
        </w:rPr>
        <w:t xml:space="preserve">, </w:t>
      </w:r>
      <w:r w:rsidRPr="00AA74C7">
        <w:rPr>
          <w:rFonts w:ascii="Arial" w:hAnsi="Arial" w:cs="Arial"/>
          <w:sz w:val="22"/>
          <w:szCs w:val="22"/>
        </w:rPr>
        <w:t>Wenjing Wang</w:t>
      </w:r>
      <w:r w:rsidR="00B00DB6">
        <w:rPr>
          <w:rFonts w:ascii="Arial" w:hAnsi="Arial" w:cs="Arial"/>
          <w:sz w:val="22"/>
          <w:szCs w:val="22"/>
        </w:rPr>
        <w:t xml:space="preserve"> M.D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Pr="00AA74C7">
        <w:rPr>
          <w:rFonts w:ascii="Arial" w:hAnsi="Arial" w:cs="Arial"/>
          <w:sz w:val="22"/>
          <w:szCs w:val="22"/>
        </w:rPr>
        <w:t>,</w:t>
      </w:r>
      <w:r w:rsidR="00597B8C" w:rsidRPr="00AA74C7">
        <w:rPr>
          <w:rFonts w:ascii="Arial" w:hAnsi="Arial" w:cs="Arial"/>
          <w:sz w:val="22"/>
          <w:szCs w:val="22"/>
        </w:rPr>
        <w:t xml:space="preserve"> Ying Zhang</w:t>
      </w:r>
      <w:r w:rsidR="00B00DB6">
        <w:rPr>
          <w:rFonts w:ascii="Arial" w:hAnsi="Arial" w:cs="Arial"/>
          <w:sz w:val="22"/>
          <w:szCs w:val="22"/>
        </w:rPr>
        <w:t xml:space="preserve"> B.A</w:t>
      </w:r>
      <w:r w:rsidR="00597B8C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016CC3">
        <w:rPr>
          <w:rFonts w:ascii="Arial" w:hAnsi="Arial" w:cs="Arial"/>
          <w:sz w:val="22"/>
          <w:szCs w:val="22"/>
        </w:rPr>
        <w:t xml:space="preserve">, </w:t>
      </w:r>
      <w:r w:rsidRPr="00AA74C7">
        <w:rPr>
          <w:rFonts w:ascii="Arial" w:hAnsi="Arial" w:cs="Arial"/>
          <w:sz w:val="22"/>
          <w:szCs w:val="22"/>
        </w:rPr>
        <w:t>Dake Zhang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597B8C" w:rsidRPr="00AA74C7">
        <w:rPr>
          <w:rFonts w:ascii="Arial" w:hAnsi="Arial" w:cs="Arial"/>
          <w:sz w:val="22"/>
          <w:szCs w:val="22"/>
        </w:rPr>
        <w:t>*</w:t>
      </w:r>
      <w:r w:rsidRPr="00AA74C7">
        <w:rPr>
          <w:rFonts w:ascii="Arial" w:hAnsi="Arial" w:cs="Arial"/>
          <w:sz w:val="22"/>
          <w:szCs w:val="22"/>
        </w:rPr>
        <w:t>, Shigang Ding</w:t>
      </w:r>
      <w:r w:rsidR="00B00DB6">
        <w:rPr>
          <w:rFonts w:ascii="Arial" w:hAnsi="Arial" w:cs="Arial"/>
          <w:sz w:val="22"/>
          <w:szCs w:val="22"/>
        </w:rPr>
        <w:t xml:space="preserve"> </w:t>
      </w:r>
      <w:r w:rsidR="00583022">
        <w:rPr>
          <w:rFonts w:ascii="Arial" w:hAnsi="Arial" w:cs="Arial"/>
          <w:sz w:val="22"/>
          <w:szCs w:val="22"/>
        </w:rPr>
        <w:t>M</w:t>
      </w:r>
      <w:r w:rsidR="00B00DB6">
        <w:rPr>
          <w:rFonts w:ascii="Arial" w:hAnsi="Arial" w:cs="Arial"/>
          <w:sz w:val="22"/>
          <w:szCs w:val="22"/>
        </w:rPr>
        <w:t>.D</w:t>
      </w:r>
      <w:r w:rsidR="00A344B2"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*</w:t>
      </w:r>
      <w:r w:rsidRPr="00AA74C7">
        <w:rPr>
          <w:rFonts w:ascii="Arial" w:hAnsi="Arial" w:cs="Arial"/>
          <w:sz w:val="22"/>
          <w:szCs w:val="22"/>
        </w:rPr>
        <w:t>, Changqing Zeng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A344B2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5036BF" w:rsidRPr="00AA74C7">
        <w:rPr>
          <w:rFonts w:ascii="Arial" w:hAnsi="Arial" w:cs="Arial"/>
          <w:sz w:val="22"/>
          <w:szCs w:val="22"/>
          <w:vertAlign w:val="superscript"/>
        </w:rPr>
        <w:t>*</w:t>
      </w:r>
      <w:r w:rsidRPr="00AA74C7">
        <w:rPr>
          <w:rFonts w:ascii="Arial" w:hAnsi="Arial" w:cs="Arial"/>
          <w:sz w:val="22"/>
          <w:szCs w:val="22"/>
        </w:rPr>
        <w:t>.</w:t>
      </w:r>
    </w:p>
    <w:p w14:paraId="69144139" w14:textId="26F9DD12" w:rsidR="00027FAD" w:rsidRPr="00AA74C7" w:rsidRDefault="00027FAD" w:rsidP="00B80E58">
      <w:pPr>
        <w:jc w:val="both"/>
        <w:rPr>
          <w:rFonts w:ascii="Arial" w:hAnsi="Arial" w:cs="Arial"/>
          <w:sz w:val="22"/>
          <w:szCs w:val="22"/>
        </w:rPr>
      </w:pPr>
    </w:p>
    <w:p w14:paraId="37B23721" w14:textId="44B1D73D" w:rsidR="00565874" w:rsidRPr="00AA74C7" w:rsidRDefault="00571F05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565874" w:rsidRPr="00AA74C7">
        <w:rPr>
          <w:rFonts w:ascii="Arial" w:hAnsi="Arial" w:cs="Arial"/>
          <w:sz w:val="22"/>
          <w:szCs w:val="22"/>
        </w:rPr>
        <w:t xml:space="preserve">Key Laboratory of Genomic and Precision Medicine, Beijing Institute of Genomics, Chinese Academy of Sciences, Beijing </w:t>
      </w:r>
      <w:r w:rsidR="00823739" w:rsidRPr="00AA74C7">
        <w:rPr>
          <w:rFonts w:ascii="Arial" w:hAnsi="Arial" w:cs="Arial"/>
          <w:sz w:val="22"/>
          <w:szCs w:val="22"/>
        </w:rPr>
        <w:t xml:space="preserve">100101, </w:t>
      </w:r>
      <w:r w:rsidR="00565874" w:rsidRPr="00AA74C7">
        <w:rPr>
          <w:rFonts w:ascii="Arial" w:hAnsi="Arial" w:cs="Arial"/>
          <w:sz w:val="22"/>
          <w:szCs w:val="22"/>
        </w:rPr>
        <w:t>China</w:t>
      </w:r>
    </w:p>
    <w:p w14:paraId="19E19588" w14:textId="3B0DF154" w:rsidR="00565874" w:rsidRDefault="00823739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565874" w:rsidRPr="00AA74C7">
        <w:rPr>
          <w:rFonts w:ascii="Arial" w:hAnsi="Arial" w:cs="Arial"/>
          <w:sz w:val="22"/>
          <w:szCs w:val="22"/>
        </w:rPr>
        <w:t>Department of Gastroenterology, Peking University Third Hospital, Beijing</w:t>
      </w:r>
      <w:r w:rsidRPr="00AA74C7">
        <w:rPr>
          <w:rFonts w:ascii="Arial" w:hAnsi="Arial" w:cs="Arial"/>
          <w:sz w:val="22"/>
          <w:szCs w:val="22"/>
        </w:rPr>
        <w:t xml:space="preserve"> 100191</w:t>
      </w:r>
      <w:r w:rsidR="00565874" w:rsidRPr="00AA74C7">
        <w:rPr>
          <w:rFonts w:ascii="Arial" w:hAnsi="Arial" w:cs="Arial"/>
          <w:sz w:val="22"/>
          <w:szCs w:val="22"/>
        </w:rPr>
        <w:t>, China</w:t>
      </w:r>
    </w:p>
    <w:p w14:paraId="0EB1B3F5" w14:textId="223DB214" w:rsidR="0062526F" w:rsidRDefault="0062526F" w:rsidP="0062526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vertAlign w:val="superscript"/>
        </w:rPr>
        <w:t>3</w:t>
      </w:r>
      <w:r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061D00" w:rsidRPr="009D13F1">
        <w:rPr>
          <w:rFonts w:ascii="Arial" w:hAnsi="Arial" w:cs="Arial"/>
          <w:sz w:val="22"/>
          <w:szCs w:val="22"/>
        </w:rPr>
        <w:t>Center for Precision Medicine Research, Marshfield Clinic Research Institute, Marshfield, WI 54449, USA</w:t>
      </w:r>
    </w:p>
    <w:p w14:paraId="7D33647E" w14:textId="4FD12648" w:rsidR="00823739" w:rsidRDefault="00823739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4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Pr="00AA74C7">
        <w:rPr>
          <w:rFonts w:ascii="Arial" w:hAnsi="Arial" w:cs="Arial"/>
          <w:sz w:val="22"/>
          <w:szCs w:val="22"/>
        </w:rPr>
        <w:t>University of Chinese Academy of Sciences, Beijing 100049, China</w:t>
      </w:r>
    </w:p>
    <w:p w14:paraId="32C1AC19" w14:textId="4FAA719B" w:rsidR="00823739" w:rsidRDefault="00823739" w:rsidP="00B80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63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# These authors contributed equally to this work; * Corresponding Author</w:t>
      </w:r>
    </w:p>
    <w:p w14:paraId="58C00487" w14:textId="77777777" w:rsidR="00CF3D8B" w:rsidRDefault="00B80E58" w:rsidP="00B80E58">
      <w:pPr>
        <w:jc w:val="both"/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b/>
          <w:noProof/>
          <w:color w:val="auto"/>
          <w:sz w:val="22"/>
          <w:szCs w:val="22"/>
        </w:rPr>
        <w:t>Information for Corresponding Author:</w:t>
      </w:r>
      <w:r w:rsidRPr="00B80E58"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 xml:space="preserve"> </w:t>
      </w:r>
    </w:p>
    <w:p w14:paraId="02A45D2D" w14:textId="545C5AC5" w:rsidR="00CF3D8B" w:rsidRDefault="00CF3D8B" w:rsidP="00CF3D8B">
      <w:pPr>
        <w:jc w:val="both"/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 xml:space="preserve">Changqing Zeng, </w:t>
      </w:r>
      <w:r w:rsidRPr="00583022">
        <w:rPr>
          <w:rFonts w:ascii="Arial" w:hAnsi="Arial" w:cs="Arial"/>
          <w:sz w:val="22"/>
          <w:szCs w:val="22"/>
        </w:rPr>
        <w:t xml:space="preserve">Ph.D. Email: </w:t>
      </w:r>
      <w:hyperlink r:id="rId8" w:history="1">
        <w:r w:rsidR="0033186C" w:rsidRPr="00276B8A">
          <w:rPr>
            <w:rStyle w:val="Hyperlink"/>
            <w:rFonts w:ascii="Arial" w:hAnsi="Arial" w:cs="Arial"/>
            <w:sz w:val="22"/>
            <w:szCs w:val="22"/>
          </w:rPr>
          <w:t>czeng@big.ac.cn</w:t>
        </w:r>
      </w:hyperlink>
      <w:r w:rsidR="0033186C">
        <w:rPr>
          <w:rStyle w:val="Hyperlink"/>
          <w:rFonts w:ascii="Arial" w:hAnsi="Arial" w:cs="Arial"/>
          <w:sz w:val="22"/>
          <w:szCs w:val="22"/>
        </w:rPr>
        <w:t xml:space="preserve">; </w:t>
      </w:r>
    </w:p>
    <w:p w14:paraId="00DE8839" w14:textId="3FFA5BE6" w:rsidR="00D4616A" w:rsidRDefault="00D4616A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  <w:r w:rsidRPr="00B80E58"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>Shigang Ding, M.D.</w:t>
      </w:r>
      <w:r w:rsidR="00B80E58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Email: </w:t>
      </w:r>
      <w:hyperlink r:id="rId9" w:history="1">
        <w:r w:rsidR="00B80E58" w:rsidRPr="00722326">
          <w:rPr>
            <w:rStyle w:val="Hyperlink"/>
            <w:rFonts w:ascii="Arial" w:hAnsi="Arial" w:cs="Arial"/>
            <w:sz w:val="22"/>
            <w:szCs w:val="22"/>
          </w:rPr>
          <w:t>dingshigang222@163.com</w:t>
        </w:r>
      </w:hyperlink>
    </w:p>
    <w:p w14:paraId="3AF7C5FC" w14:textId="0B449437" w:rsidR="00B80E58" w:rsidRPr="00CF3D8B" w:rsidRDefault="00CF3D8B" w:rsidP="00B80E58">
      <w:pPr>
        <w:jc w:val="both"/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</w:pPr>
      <w:r w:rsidRPr="00CF3D8B">
        <w:rPr>
          <w:rStyle w:val="Hyperlink"/>
          <w:rFonts w:ascii="Arial" w:hAnsi="Arial" w:cs="Arial" w:hint="eastAsia"/>
          <w:noProof/>
          <w:color w:val="auto"/>
          <w:sz w:val="22"/>
          <w:szCs w:val="22"/>
          <w:u w:val="none"/>
        </w:rPr>
        <w:t>D</w:t>
      </w:r>
      <w:r w:rsidRPr="00CF3D8B"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 xml:space="preserve">ake Zhang, Ph.D. Email: </w:t>
      </w:r>
      <w:hyperlink r:id="rId10" w:history="1">
        <w:r w:rsidRPr="00CF3D8B">
          <w:rPr>
            <w:rStyle w:val="Hyperlink"/>
            <w:rFonts w:ascii="Arial" w:hAnsi="Arial" w:cs="Arial"/>
            <w:sz w:val="22"/>
            <w:szCs w:val="22"/>
          </w:rPr>
          <w:t>dakezhang@gmail.com</w:t>
        </w:r>
      </w:hyperlink>
    </w:p>
    <w:p w14:paraId="3C314F1E" w14:textId="77777777" w:rsidR="00CF3D8B" w:rsidRDefault="00CF3D8B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</w:p>
    <w:p w14:paraId="4AF1BBB4" w14:textId="775CF112" w:rsidR="00B80E58" w:rsidRDefault="00B80E58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  <w:r w:rsidRPr="00B80E58">
        <w:rPr>
          <w:rStyle w:val="Hyperlink"/>
          <w:rFonts w:ascii="Arial" w:hAnsi="Arial" w:cs="Arial"/>
          <w:b/>
          <w:color w:val="auto"/>
          <w:sz w:val="22"/>
          <w:szCs w:val="22"/>
        </w:rPr>
        <w:t>Word Count</w:t>
      </w:r>
      <w:r>
        <w:rPr>
          <w:rStyle w:val="Hyperlink"/>
          <w:rFonts w:ascii="Arial" w:hAnsi="Arial" w:cs="Arial"/>
          <w:b/>
          <w:color w:val="auto"/>
          <w:sz w:val="22"/>
          <w:szCs w:val="22"/>
        </w:rPr>
        <w:t xml:space="preserve"> (text only)</w:t>
      </w:r>
      <w:r w:rsidRPr="00B80E58">
        <w:rPr>
          <w:rStyle w:val="Hyperlink"/>
          <w:rFonts w:ascii="Arial" w:hAnsi="Arial" w:cs="Arial"/>
          <w:b/>
          <w:color w:val="auto"/>
          <w:sz w:val="22"/>
          <w:szCs w:val="22"/>
        </w:rPr>
        <w:t>:</w:t>
      </w:r>
      <w:r w:rsidR="00583022">
        <w:rPr>
          <w:rStyle w:val="Hyperlink"/>
          <w:rFonts w:ascii="Arial" w:hAnsi="Arial" w:cs="Arial"/>
          <w:b/>
          <w:color w:val="auto"/>
          <w:sz w:val="22"/>
          <w:szCs w:val="22"/>
        </w:rPr>
        <w:t xml:space="preserve"> </w:t>
      </w:r>
      <w:r w:rsidR="00141923" w:rsidRPr="0033186C">
        <w:rPr>
          <w:rStyle w:val="Hyperlink"/>
          <w:rFonts w:ascii="Arial" w:hAnsi="Arial" w:cs="Arial"/>
          <w:b/>
          <w:color w:val="auto"/>
          <w:sz w:val="22"/>
          <w:szCs w:val="22"/>
        </w:rPr>
        <w:t>4739</w:t>
      </w:r>
    </w:p>
    <w:p w14:paraId="1279964F" w14:textId="0A8374B5" w:rsidR="00B80E58" w:rsidRDefault="00B80E58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1BB74A8A" w14:textId="31BF2145" w:rsidR="00B80E58" w:rsidRPr="00583022" w:rsidRDefault="009D78BC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Guarantor of the Article</w:t>
      </w:r>
      <w:r w:rsidR="00B80E58">
        <w:rPr>
          <w:rStyle w:val="Hyperlink"/>
          <w:rFonts w:ascii="Arial" w:hAnsi="Arial" w:cs="Arial"/>
          <w:b/>
          <w:color w:val="auto"/>
          <w:sz w:val="22"/>
          <w:szCs w:val="22"/>
        </w:rPr>
        <w:t>:</w:t>
      </w:r>
      <w:r w:rsid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583022" w:rsidRPr="00583022">
        <w:rPr>
          <w:rFonts w:ascii="Arial" w:hAnsi="Arial" w:cs="Arial"/>
          <w:sz w:val="22"/>
          <w:szCs w:val="22"/>
        </w:rPr>
        <w:t xml:space="preserve"> Changqing Zeng, Ph.D. Email: </w:t>
      </w:r>
      <w:r w:rsidR="00583022" w:rsidRPr="00583022">
        <w:rPr>
          <w:rStyle w:val="Hyperlink"/>
          <w:rFonts w:ascii="Arial" w:hAnsi="Arial" w:cs="Arial"/>
          <w:sz w:val="22"/>
          <w:szCs w:val="22"/>
        </w:rPr>
        <w:t>cz</w:t>
      </w:r>
      <w:r w:rsidR="00DE1B33">
        <w:rPr>
          <w:rStyle w:val="Hyperlink"/>
          <w:rFonts w:ascii="Arial" w:hAnsi="Arial" w:cs="Arial"/>
          <w:sz w:val="22"/>
          <w:szCs w:val="22"/>
        </w:rPr>
        <w:t>eng</w:t>
      </w:r>
      <w:r w:rsidR="00583022" w:rsidRPr="00583022">
        <w:rPr>
          <w:rStyle w:val="Hyperlink"/>
          <w:rFonts w:ascii="Arial" w:hAnsi="Arial" w:cs="Arial"/>
          <w:sz w:val="22"/>
          <w:szCs w:val="22"/>
        </w:rPr>
        <w:t>@big.ac.cn</w:t>
      </w:r>
    </w:p>
    <w:p w14:paraId="740E5B64" w14:textId="77777777" w:rsidR="00583022" w:rsidRPr="00583022" w:rsidRDefault="00583022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0444C2E7" w14:textId="5A71E771" w:rsidR="00B80E58" w:rsidRPr="00C72EB1" w:rsidRDefault="009D78BC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Specific Author Contributions</w:t>
      </w:r>
      <w:r w:rsidR="00B80E58">
        <w:rPr>
          <w:rStyle w:val="Hyperlink"/>
          <w:rFonts w:ascii="Arial" w:hAnsi="Arial" w:cs="Arial"/>
          <w:b/>
          <w:color w:val="auto"/>
          <w:sz w:val="22"/>
          <w:szCs w:val="22"/>
        </w:rPr>
        <w:t>:</w:t>
      </w:r>
      <w:r w:rsid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JF developed </w:t>
      </w:r>
      <w:r w:rsidR="00BA0BDE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the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analysis method and drafted the manuscript. JL recruited patients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,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provided clinical expertise on colorectal adenoma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s,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and interpreted the results. JF, HZ, and SG performed data analysis. SG</w:t>
      </w:r>
      <w:r w:rsidR="00A008E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,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DZ</w:t>
      </w:r>
      <w:r w:rsidR="008C5FD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reviewed and edited the manuscript</w:t>
      </w:r>
      <w:r w:rsidR="00CF3D8B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and provided respective scientific expertise in result interpretation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. CT and YZ conducted array experiments. WW collected and prepared tissue samples and collected 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the </w:t>
      </w:r>
      <w:r w:rsidR="00A008E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results of clinical assays. SD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F3D8B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funded and </w:t>
      </w:r>
      <w:r w:rsidR="00A008E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supervised all clinical procedures for enrolled patients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. DZ and CZ designed the study, supervised all experiments and analysis, provid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ed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molecular and cellular biology advice, 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and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reviewed and edited the manuscript.</w:t>
      </w:r>
    </w:p>
    <w:p w14:paraId="7A183B2E" w14:textId="77777777" w:rsidR="00141923" w:rsidRDefault="00141923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0387E61C" w14:textId="287DB868" w:rsidR="009D78BC" w:rsidRPr="00C72EB1" w:rsidRDefault="009D78BC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Financial Support:</w:t>
      </w:r>
      <w:r w:rsid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This study is funded by Innovation Promotion Association CAS (2016098)</w:t>
      </w:r>
      <w:r w:rsidR="00CF3D8B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,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Major State Basic Research Development Program (2014CB542006), Key Research Program of the Chinese Academy of Sciences (KJZD-EW-L14), and National Key Research and Development Plan of China (2016YFA0201404).</w:t>
      </w:r>
    </w:p>
    <w:p w14:paraId="36E2AE67" w14:textId="77777777" w:rsidR="00141923" w:rsidRDefault="00141923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4BD38171" w14:textId="57E3823E" w:rsidR="009D78BC" w:rsidRPr="005C3E8E" w:rsidRDefault="009D78BC" w:rsidP="00B80E58">
      <w:pPr>
        <w:jc w:val="both"/>
        <w:rPr>
          <w:color w:val="201F1E"/>
          <w:bdr w:val="none" w:sz="0" w:space="0" w:color="auto" w:frame="1"/>
          <w:shd w:val="clear" w:color="auto" w:fill="FFFFFF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Potential Competing Interests:</w:t>
      </w:r>
      <w:r w:rsidR="0033186C">
        <w:rPr>
          <w:rStyle w:val="Hyperlink"/>
          <w:rFonts w:ascii="Arial" w:hAnsi="Arial" w:cs="Arial"/>
          <w:b/>
          <w:color w:val="auto"/>
          <w:sz w:val="22"/>
          <w:szCs w:val="22"/>
        </w:rPr>
        <w:t xml:space="preserve"> </w:t>
      </w:r>
      <w:r w:rsidR="0033186C" w:rsidRPr="005C3E8E"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>the authors disclose no potential competing interests.</w:t>
      </w:r>
      <w:r w:rsidR="0033186C" w:rsidRPr="005C3E8E">
        <w:rPr>
          <w:color w:val="201F1E"/>
          <w:bdr w:val="none" w:sz="0" w:space="0" w:color="auto" w:frame="1"/>
          <w:shd w:val="clear" w:color="auto" w:fill="FFFFFF"/>
        </w:rPr>
        <w:t xml:space="preserve"> </w:t>
      </w:r>
    </w:p>
    <w:p w14:paraId="3553359B" w14:textId="38E76A52" w:rsidR="00C72EB1" w:rsidRDefault="00C72EB1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</w:p>
    <w:p w14:paraId="10A67174" w14:textId="48D41EFF" w:rsidR="00BA0BDE" w:rsidRPr="00BA0BDE" w:rsidRDefault="00BA0BDE" w:rsidP="00BA0BDE">
      <w:pPr>
        <w:jc w:val="both"/>
        <w:rPr>
          <w:rFonts w:ascii="Arial" w:eastAsiaTheme="minorEastAsia" w:hAnsi="Arial" w:cs="Arial"/>
          <w:b/>
          <w:kern w:val="2"/>
          <w:sz w:val="22"/>
          <w:szCs w:val="22"/>
          <w:u w:val="single"/>
        </w:rPr>
      </w:pPr>
      <w:r w:rsidRPr="00BA0BDE">
        <w:rPr>
          <w:rFonts w:ascii="Arial" w:eastAsiaTheme="minorEastAsia" w:hAnsi="Arial" w:cs="Arial"/>
          <w:b/>
          <w:kern w:val="2"/>
          <w:sz w:val="22"/>
          <w:szCs w:val="22"/>
          <w:u w:val="single"/>
        </w:rPr>
        <w:t>Data Access</w:t>
      </w:r>
      <w:r>
        <w:rPr>
          <w:rFonts w:ascii="Arial" w:eastAsiaTheme="minorEastAsia" w:hAnsi="Arial" w:cs="Arial"/>
          <w:b/>
          <w:kern w:val="2"/>
          <w:sz w:val="22"/>
          <w:szCs w:val="22"/>
          <w:u w:val="single"/>
        </w:rPr>
        <w:t>: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>DNA methylation data and scripts are available upon request. Other data involved in this study included GSE68060, GSE68838, GSE77954, GSE77965, GSE81211, GSE101764, GSE107352, GSE75546</w:t>
      </w:r>
      <w:r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>,</w:t>
      </w:r>
      <w:r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 xml:space="preserve"> and E-MTAB-6450.</w:t>
      </w:r>
    </w:p>
    <w:p w14:paraId="78304B91" w14:textId="77777777" w:rsidR="00BA0BDE" w:rsidRDefault="00BA0BDE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4308AF84" w14:textId="20EE4F4C" w:rsidR="00212E92" w:rsidRPr="00BA0BDE" w:rsidRDefault="00C72EB1" w:rsidP="00BA0BDE">
      <w:pPr>
        <w:jc w:val="both"/>
        <w:rPr>
          <w:rFonts w:ascii="Arial" w:hAnsi="Arial" w:cs="Arial"/>
          <w:sz w:val="22"/>
          <w:szCs w:val="22"/>
        </w:rPr>
      </w:pPr>
      <w:r w:rsidRPr="00C72EB1">
        <w:rPr>
          <w:rStyle w:val="Hyperlink"/>
          <w:rFonts w:ascii="Arial" w:hAnsi="Arial" w:cs="Arial"/>
          <w:b/>
          <w:color w:val="auto"/>
          <w:sz w:val="22"/>
          <w:szCs w:val="22"/>
        </w:rPr>
        <w:t>Acknowledgements:</w:t>
      </w:r>
      <w:r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The authors gratefully ack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nowledge </w:t>
      </w:r>
      <w:r w:rsidR="00723AB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Dr. </w:t>
      </w:r>
      <w:r w:rsidR="00723AB9">
        <w:rPr>
          <w:rFonts w:ascii="Arial" w:hAnsi="Arial" w:cs="Arial"/>
          <w:sz w:val="22"/>
          <w:szCs w:val="22"/>
        </w:rPr>
        <w:t>Steven J Schrodi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, </w:t>
      </w:r>
      <w:r w:rsidR="00723AB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Dr. 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Emily A. Andreae and </w:t>
      </w:r>
      <w:r w:rsidR="00723AB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Dr. </w:t>
      </w:r>
      <w:r w:rsidR="00027FAD">
        <w:rPr>
          <w:rFonts w:ascii="Arial" w:hAnsi="Arial" w:cs="Arial"/>
          <w:sz w:val="22"/>
          <w:szCs w:val="22"/>
        </w:rPr>
        <w:t xml:space="preserve">Ingrid </w:t>
      </w:r>
      <w:r w:rsidR="00723AB9">
        <w:rPr>
          <w:rFonts w:ascii="Arial" w:hAnsi="Arial" w:cs="Arial"/>
          <w:sz w:val="22"/>
          <w:szCs w:val="22"/>
        </w:rPr>
        <w:t xml:space="preserve">Glurich </w:t>
      </w:r>
      <w:r w:rsidR="00027FAD">
        <w:rPr>
          <w:rFonts w:ascii="Arial" w:hAnsi="Arial" w:cs="Arial"/>
          <w:sz w:val="22"/>
          <w:szCs w:val="22"/>
        </w:rPr>
        <w:t xml:space="preserve">from </w:t>
      </w:r>
      <w:r w:rsidR="00AA587C">
        <w:rPr>
          <w:rFonts w:ascii="Arial" w:hAnsi="Arial" w:cs="Arial"/>
          <w:sz w:val="22"/>
          <w:szCs w:val="22"/>
        </w:rPr>
        <w:t xml:space="preserve">Center for Precision Medicine Research (CPMR), </w:t>
      </w:r>
      <w:r w:rsidR="00027FAD">
        <w:rPr>
          <w:rFonts w:ascii="Arial" w:hAnsi="Arial" w:cs="Arial"/>
          <w:sz w:val="22"/>
          <w:szCs w:val="22"/>
        </w:rPr>
        <w:t>Marshfield Clinic Research Institute (MCRI)</w:t>
      </w:r>
      <w:r w:rsidR="00027FAD">
        <w:rPr>
          <w:rFonts w:ascii="Arial" w:hAnsi="Arial" w:cs="Arial" w:hint="eastAsia"/>
          <w:sz w:val="22"/>
          <w:szCs w:val="22"/>
        </w:rPr>
        <w:t xml:space="preserve"> </w:t>
      </w:r>
      <w:r>
        <w:rPr>
          <w:rStyle w:val="Hyperlink"/>
          <w:rFonts w:ascii="Arial" w:hAnsi="Arial" w:cs="Arial"/>
          <w:color w:val="auto"/>
          <w:sz w:val="22"/>
          <w:szCs w:val="22"/>
          <w:u w:val="none"/>
        </w:rPr>
        <w:t>for reviewi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ng, commenting and editing their manuscript.</w:t>
      </w:r>
      <w:r w:rsidR="00212E92" w:rsidRPr="00AA74C7">
        <w:rPr>
          <w:rFonts w:ascii="Arial" w:hAnsi="Arial" w:cs="Arial"/>
          <w:sz w:val="22"/>
          <w:szCs w:val="22"/>
        </w:rPr>
        <w:br w:type="page"/>
      </w:r>
    </w:p>
    <w:p w14:paraId="23C89B3B" w14:textId="77777777" w:rsidR="009D78BC" w:rsidRDefault="009D78BC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STUDY HIGHLIGHTS</w:t>
      </w:r>
    </w:p>
    <w:p w14:paraId="21F9FD5E" w14:textId="77777777" w:rsidR="009D78BC" w:rsidRDefault="009D78BC">
      <w:pPr>
        <w:rPr>
          <w:rFonts w:ascii="Arial" w:hAnsi="Arial" w:cs="Arial"/>
          <w:bCs/>
          <w:sz w:val="22"/>
          <w:szCs w:val="22"/>
        </w:rPr>
      </w:pPr>
    </w:p>
    <w:p w14:paraId="292376CA" w14:textId="17039319" w:rsidR="009D78BC" w:rsidRDefault="009D78BC">
      <w:pPr>
        <w:rPr>
          <w:rFonts w:ascii="Arial" w:hAnsi="Arial" w:cs="Arial"/>
          <w:bCs/>
          <w:sz w:val="22"/>
          <w:szCs w:val="22"/>
        </w:rPr>
      </w:pPr>
      <w:r w:rsidRPr="009D78BC">
        <w:rPr>
          <w:rFonts w:ascii="Arial" w:hAnsi="Arial" w:cs="Arial"/>
          <w:bCs/>
          <w:sz w:val="22"/>
          <w:szCs w:val="22"/>
        </w:rPr>
        <w:t>W</w:t>
      </w:r>
      <w:r>
        <w:rPr>
          <w:rFonts w:ascii="Arial" w:hAnsi="Arial" w:cs="Arial"/>
          <w:bCs/>
          <w:sz w:val="22"/>
          <w:szCs w:val="22"/>
        </w:rPr>
        <w:t>HAT IS KNOWN</w:t>
      </w:r>
    </w:p>
    <w:p w14:paraId="7F2EEED6" w14:textId="5349B9E1" w:rsidR="00551C72" w:rsidRPr="00551C72" w:rsidRDefault="00756507" w:rsidP="00551C72">
      <w:pPr>
        <w:pStyle w:val="ListParagraph"/>
        <w:numPr>
          <w:ilvl w:val="0"/>
          <w:numId w:val="12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DNA methylation is a promising biomarker for cancer diagnosis</w:t>
      </w:r>
      <w:r w:rsidR="005C624F">
        <w:rPr>
          <w:rFonts w:ascii="Arial" w:hAnsi="Arial" w:cs="Arial"/>
          <w:bCs/>
          <w:sz w:val="22"/>
          <w:szCs w:val="22"/>
        </w:rPr>
        <w:t xml:space="preserve"> and surveillance</w:t>
      </w:r>
    </w:p>
    <w:p w14:paraId="1D8F25A0" w14:textId="02652B7B" w:rsidR="009D78BC" w:rsidRPr="00551C72" w:rsidRDefault="00551C72" w:rsidP="00551C72">
      <w:pPr>
        <w:pStyle w:val="ListParagraph"/>
        <w:numPr>
          <w:ilvl w:val="0"/>
          <w:numId w:val="12"/>
        </w:numPr>
        <w:rPr>
          <w:rFonts w:ascii="Arial" w:hAnsi="Arial" w:cs="Arial"/>
          <w:bCs/>
          <w:sz w:val="22"/>
          <w:szCs w:val="22"/>
        </w:rPr>
      </w:pPr>
      <w:r w:rsidRPr="00551C72">
        <w:rPr>
          <w:rFonts w:ascii="Arial" w:hAnsi="Arial" w:cs="Arial"/>
          <w:bCs/>
          <w:sz w:val="22"/>
          <w:szCs w:val="22"/>
        </w:rPr>
        <w:t>Adenoma</w:t>
      </w:r>
      <w:r w:rsidR="00E45DAB">
        <w:rPr>
          <w:rFonts w:ascii="Arial" w:hAnsi="Arial" w:cs="Arial"/>
          <w:bCs/>
          <w:sz w:val="22"/>
          <w:szCs w:val="22"/>
        </w:rPr>
        <w:t xml:space="preserve"> samples are perfect proxy for </w:t>
      </w:r>
      <w:r w:rsidR="005C624F" w:rsidRPr="00900649">
        <w:rPr>
          <w:rFonts w:ascii="Arial" w:hAnsi="Arial" w:cs="Arial"/>
          <w:bCs/>
          <w:sz w:val="22"/>
          <w:szCs w:val="22"/>
        </w:rPr>
        <w:t>c</w:t>
      </w:r>
      <w:r w:rsidR="005C624F" w:rsidRPr="00900649">
        <w:rPr>
          <w:rFonts w:ascii="Arial" w:hAnsi="Arial" w:cs="Arial"/>
          <w:bCs/>
          <w:sz w:val="22"/>
          <w:szCs w:val="22"/>
        </w:rPr>
        <w:t xml:space="preserve">olorectal </w:t>
      </w:r>
      <w:r w:rsidR="005C624F" w:rsidRPr="00900649">
        <w:rPr>
          <w:rFonts w:ascii="Arial" w:hAnsi="Arial" w:cs="Arial"/>
          <w:bCs/>
          <w:sz w:val="22"/>
          <w:szCs w:val="22"/>
        </w:rPr>
        <w:t>c</w:t>
      </w:r>
      <w:r w:rsidR="005C624F" w:rsidRPr="00900649">
        <w:rPr>
          <w:rFonts w:ascii="Arial" w:hAnsi="Arial" w:cs="Arial"/>
          <w:bCs/>
          <w:sz w:val="22"/>
          <w:szCs w:val="22"/>
        </w:rPr>
        <w:t>arcinoma</w:t>
      </w:r>
      <w:r w:rsidR="005C624F">
        <w:rPr>
          <w:rFonts w:ascii="Arial" w:hAnsi="Arial" w:cs="Arial"/>
          <w:bCs/>
          <w:sz w:val="22"/>
          <w:szCs w:val="22"/>
        </w:rPr>
        <w:t xml:space="preserve"> </w:t>
      </w:r>
      <w:r w:rsidR="00E45DAB">
        <w:rPr>
          <w:rFonts w:ascii="Arial" w:hAnsi="Arial" w:cs="Arial"/>
          <w:bCs/>
          <w:sz w:val="22"/>
          <w:szCs w:val="22"/>
        </w:rPr>
        <w:t>early biomarker identification</w:t>
      </w:r>
    </w:p>
    <w:p w14:paraId="6924F020" w14:textId="77777777" w:rsidR="00551C72" w:rsidRDefault="009D78BC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WHAT IS NEW HERE</w:t>
      </w:r>
    </w:p>
    <w:p w14:paraId="5E9A2AB9" w14:textId="4B605C8E" w:rsidR="00551C72" w:rsidRPr="00551C72" w:rsidRDefault="00E45DAB" w:rsidP="00551C72">
      <w:pPr>
        <w:pStyle w:val="ListParagraph"/>
        <w:numPr>
          <w:ilvl w:val="0"/>
          <w:numId w:val="13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DNA methylation </w:t>
      </w:r>
      <w:r w:rsidR="00900649">
        <w:rPr>
          <w:rFonts w:ascii="Arial" w:hAnsi="Arial" w:cs="Arial"/>
          <w:bCs/>
          <w:sz w:val="22"/>
          <w:szCs w:val="22"/>
        </w:rPr>
        <w:t>landscape of adenoma was established for early biomarker identification</w:t>
      </w:r>
    </w:p>
    <w:p w14:paraId="52537F1B" w14:textId="77777777" w:rsidR="004C1948" w:rsidRPr="004C1948" w:rsidRDefault="00551C72" w:rsidP="00551C72">
      <w:pPr>
        <w:pStyle w:val="ListParagraph"/>
        <w:numPr>
          <w:ilvl w:val="0"/>
          <w:numId w:val="13"/>
        </w:numPr>
        <w:rPr>
          <w:rFonts w:ascii="Arial" w:eastAsiaTheme="majorEastAsia" w:hAnsi="Arial" w:cs="Arial"/>
          <w:b/>
          <w:bCs/>
          <w:sz w:val="22"/>
          <w:szCs w:val="22"/>
        </w:rPr>
      </w:pPr>
      <w:r w:rsidRPr="00551C72">
        <w:rPr>
          <w:rFonts w:ascii="Arial" w:hAnsi="Arial" w:cs="Arial"/>
          <w:bCs/>
          <w:sz w:val="22"/>
          <w:szCs w:val="22"/>
        </w:rPr>
        <w:t xml:space="preserve">ADHFE1 is a potential early diagnosis biomarker of </w:t>
      </w:r>
      <w:r w:rsidR="005C624F" w:rsidRPr="00B84286">
        <w:rPr>
          <w:rFonts w:ascii="Arial" w:hAnsi="Arial" w:cs="Arial"/>
          <w:bCs/>
          <w:sz w:val="22"/>
          <w:szCs w:val="22"/>
        </w:rPr>
        <w:t>c</w:t>
      </w:r>
      <w:r w:rsidR="005C624F" w:rsidRPr="00B84286">
        <w:rPr>
          <w:rFonts w:ascii="Arial" w:hAnsi="Arial" w:cs="Arial"/>
          <w:bCs/>
          <w:sz w:val="22"/>
          <w:szCs w:val="22"/>
        </w:rPr>
        <w:t xml:space="preserve">olorectal </w:t>
      </w:r>
      <w:r w:rsidR="005C624F" w:rsidRPr="00B84286">
        <w:rPr>
          <w:rFonts w:ascii="Arial" w:hAnsi="Arial" w:cs="Arial"/>
          <w:bCs/>
          <w:sz w:val="22"/>
          <w:szCs w:val="22"/>
        </w:rPr>
        <w:t>c</w:t>
      </w:r>
      <w:r w:rsidR="005C624F" w:rsidRPr="00B84286">
        <w:rPr>
          <w:rFonts w:ascii="Arial" w:hAnsi="Arial" w:cs="Arial"/>
          <w:bCs/>
          <w:sz w:val="22"/>
          <w:szCs w:val="22"/>
        </w:rPr>
        <w:t>arcinoma</w:t>
      </w:r>
      <w:r w:rsidR="005C624F" w:rsidRPr="00551C72">
        <w:rPr>
          <w:rFonts w:ascii="Arial" w:hAnsi="Arial" w:cs="Arial"/>
          <w:bCs/>
          <w:sz w:val="22"/>
          <w:szCs w:val="22"/>
        </w:rPr>
        <w:t xml:space="preserve"> </w:t>
      </w:r>
      <w:r w:rsidR="00900649">
        <w:rPr>
          <w:rFonts w:ascii="Arial" w:hAnsi="Arial" w:cs="Arial"/>
          <w:bCs/>
          <w:sz w:val="22"/>
          <w:szCs w:val="22"/>
        </w:rPr>
        <w:t>and adenoma</w:t>
      </w:r>
    </w:p>
    <w:p w14:paraId="4E88299D" w14:textId="5BB58651" w:rsidR="009D78BC" w:rsidRPr="00551C72" w:rsidRDefault="004C1948" w:rsidP="00551C72">
      <w:pPr>
        <w:pStyle w:val="ListParagraph"/>
        <w:numPr>
          <w:ilvl w:val="0"/>
          <w:numId w:val="13"/>
        </w:numPr>
        <w:rPr>
          <w:rFonts w:ascii="Arial" w:eastAsiaTheme="majorEastAsia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AA74C7">
        <w:rPr>
          <w:rFonts w:ascii="Arial" w:hAnsi="Arial" w:cs="Arial"/>
          <w:sz w:val="22"/>
          <w:szCs w:val="22"/>
        </w:rPr>
        <w:t>ervous system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related methylation changes </w:t>
      </w:r>
      <w:r w:rsidRPr="00AA74C7">
        <w:rPr>
          <w:rFonts w:ascii="Arial" w:hAnsi="Arial" w:cs="Arial"/>
          <w:sz w:val="22"/>
          <w:szCs w:val="22"/>
        </w:rPr>
        <w:t xml:space="preserve">significantly associated with </w:t>
      </w:r>
      <w:r w:rsidRPr="00B84286">
        <w:rPr>
          <w:rFonts w:ascii="Arial" w:hAnsi="Arial" w:cs="Arial"/>
          <w:bCs/>
          <w:sz w:val="22"/>
          <w:szCs w:val="22"/>
        </w:rPr>
        <w:t>colorectal carcinoma</w:t>
      </w:r>
      <w:r w:rsidRPr="00551C72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>development</w:t>
      </w:r>
      <w:r w:rsidR="009D78BC" w:rsidRPr="00551C72">
        <w:rPr>
          <w:rFonts w:ascii="Arial" w:hAnsi="Arial" w:cs="Arial"/>
          <w:b/>
          <w:bCs/>
          <w:sz w:val="22"/>
          <w:szCs w:val="22"/>
        </w:rPr>
        <w:br w:type="page"/>
      </w:r>
    </w:p>
    <w:p w14:paraId="74B2EE45" w14:textId="6E8063F9" w:rsidR="00CC3368" w:rsidRPr="00AA74C7" w:rsidRDefault="00CC3368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Abstract</w:t>
      </w:r>
    </w:p>
    <w:p w14:paraId="1AF22BDF" w14:textId="77777777" w:rsidR="007A34ED" w:rsidRDefault="00366AD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366ADA">
        <w:rPr>
          <w:rFonts w:ascii="Arial" w:hAnsi="Arial" w:cs="Arial"/>
          <w:b/>
          <w:sz w:val="22"/>
          <w:szCs w:val="22"/>
        </w:rPr>
        <w:t>Objectives:</w:t>
      </w:r>
      <w:r>
        <w:rPr>
          <w:rFonts w:ascii="Arial" w:hAnsi="Arial" w:cs="Arial"/>
          <w:sz w:val="22"/>
          <w:szCs w:val="22"/>
        </w:rPr>
        <w:t xml:space="preserve"> Abnormal </w:t>
      </w:r>
      <w:r w:rsidR="005B763E" w:rsidRPr="00AA74C7">
        <w:rPr>
          <w:rFonts w:ascii="Arial" w:hAnsi="Arial" w:cs="Arial"/>
          <w:sz w:val="22"/>
          <w:szCs w:val="22"/>
        </w:rPr>
        <w:t xml:space="preserve">DNA methylation </w:t>
      </w:r>
      <w:r w:rsidR="00BE3D90" w:rsidRPr="00AA74C7">
        <w:rPr>
          <w:rFonts w:ascii="Arial" w:hAnsi="Arial" w:cs="Arial"/>
          <w:sz w:val="22"/>
          <w:szCs w:val="22"/>
        </w:rPr>
        <w:t xml:space="preserve">is </w:t>
      </w:r>
      <w:r>
        <w:rPr>
          <w:rFonts w:ascii="Arial" w:hAnsi="Arial" w:cs="Arial"/>
          <w:sz w:val="22"/>
          <w:szCs w:val="22"/>
        </w:rPr>
        <w:t>a</w:t>
      </w:r>
      <w:r w:rsidR="00BE3D90" w:rsidRPr="00AA74C7">
        <w:rPr>
          <w:rFonts w:ascii="Arial" w:hAnsi="Arial" w:cs="Arial"/>
          <w:sz w:val="22"/>
          <w:szCs w:val="22"/>
        </w:rPr>
        <w:t xml:space="preserve"> hallmark of human cancers and </w:t>
      </w:r>
      <w:r>
        <w:rPr>
          <w:rFonts w:ascii="Arial" w:hAnsi="Arial" w:cs="Arial"/>
          <w:sz w:val="22"/>
          <w:szCs w:val="22"/>
        </w:rPr>
        <w:t xml:space="preserve">may be a </w:t>
      </w:r>
      <w:r w:rsidR="003156D3" w:rsidRPr="00AA74C7">
        <w:rPr>
          <w:rFonts w:ascii="Arial" w:hAnsi="Arial" w:cs="Arial"/>
          <w:sz w:val="22"/>
          <w:szCs w:val="22"/>
        </w:rPr>
        <w:t xml:space="preserve">promising biomarker for early diagnosis </w:t>
      </w:r>
      <w:r>
        <w:rPr>
          <w:rFonts w:ascii="Arial" w:hAnsi="Arial" w:cs="Arial"/>
          <w:sz w:val="22"/>
          <w:szCs w:val="22"/>
        </w:rPr>
        <w:t>of</w:t>
      </w:r>
      <w:r w:rsidR="003156D3" w:rsidRPr="00AA74C7">
        <w:rPr>
          <w:rFonts w:ascii="Arial" w:hAnsi="Arial" w:cs="Arial"/>
          <w:sz w:val="22"/>
          <w:szCs w:val="22"/>
        </w:rPr>
        <w:t xml:space="preserve"> human cancers</w:t>
      </w:r>
      <w:r w:rsidR="00F07169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&lt;EndNote&gt;&lt;Cite&gt;&lt;Author&gt;Esteller&lt;/Author&gt;&lt;Year&gt;2007&lt;/Year&gt;&lt;RecNum&gt;51&lt;/RecNum&gt;&lt;DisplayText&gt;&lt;style face="superscript"&gt;1&lt;/style&gt;&lt;/DisplayText&gt;&lt;record&gt;&lt;rec-number&gt;51&lt;/rec-number&gt;&lt;foreign-keys&gt;&lt;key app="EN" db-id="zffsxeepa00fpreedaupevsaw9eeftzdw009" timestamp="1570778324"&gt;51&lt;/key&gt;&lt;/foreign-keys&gt;&lt;ref-type name="Journal Article"&gt;17&lt;/ref-type&gt;&lt;contributors&gt;&lt;authors&gt;&lt;author&gt;Esteller, M.&lt;/author&gt;&lt;/authors&gt;&lt;/contributors&gt;&lt;auth-address&gt;Cancer Epigenetics Laboratory, Spanish National Cancer Centre (CNIO), Melchor Fernandez Almagro 3, 28029 Madrid, Spain. mesteller@cnio.es&lt;/auth-address&gt;&lt;titles&gt;&lt;title&gt;Cancer epigenomics: DNA methylomes and histone-modification maps&lt;/title&gt;&lt;secondary-title&gt;Nat Rev Genet&lt;/secondary-title&gt;&lt;/titles&gt;&lt;periodical&gt;&lt;full-title&gt;Nat Rev Genet&lt;/full-title&gt;&lt;/periodical&gt;&lt;pages&gt;286-98&lt;/pages&gt;&lt;volume&gt;8&lt;/volume&gt;&lt;number&gt;4&lt;/number&gt;&lt;edition&gt;2007/03/07&lt;/edition&gt;&lt;keywords&gt;&lt;keyword&gt;Biomarkers, Tumor/genetics&lt;/keyword&gt;&lt;keyword&gt;CpG Islands&lt;/keyword&gt;&lt;keyword&gt;DNA Methylation&lt;/keyword&gt;&lt;keyword&gt;DNA, Neoplasm/chemistry/genetics/metabolism&lt;/keyword&gt;&lt;keyword&gt;*Epigenesis, Genetic&lt;/keyword&gt;&lt;keyword&gt;Gene Silencing&lt;/keyword&gt;&lt;keyword&gt;Genetic Techniques&lt;/keyword&gt;&lt;keyword&gt;Histones/genetics/metabolism&lt;/keyword&gt;&lt;keyword&gt;Humans&lt;/keyword&gt;&lt;keyword&gt;Neoplasms/drug therapy/*genetics/*metabolism&lt;/keyword&gt;&lt;keyword&gt;Pharmacogenetics&lt;/keyword&gt;&lt;keyword&gt;Prognosis&lt;/keyword&gt;&lt;keyword&gt;Promoter Regions, Genetic&lt;/keyword&gt;&lt;keyword&gt;Protein Biosynthesis&lt;/keyword&gt;&lt;/keywords&gt;&lt;dates&gt;&lt;year&gt;2007&lt;/year&gt;&lt;pub-dates&gt;&lt;date&gt;Apr&lt;/date&gt;&lt;/pub-dates&gt;&lt;/dates&gt;&lt;isbn&gt;1471-0056 (Print)&amp;#xD;1471-0056 (Linking)&lt;/isbn&gt;&lt;accession-num&gt;17339880&lt;/accession-num&gt;&lt;urls&gt;&lt;related-urls&gt;&lt;url&gt;https://www.ncbi.nlm.nih.gov/pubmed/17339880&lt;/url&gt;&lt;/related-urls&gt;&lt;/urls&gt;&lt;electronic-resource-num&gt;10.1038/nrg2005&lt;/electronic-resource-num&gt;&lt;/record&gt;&lt;/Cite&gt;&lt;/EndNote&gt;</w:instrText>
      </w:r>
      <w:r w:rsidR="00F07169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</w:t>
      </w:r>
      <w:r w:rsidR="00F07169">
        <w:rPr>
          <w:rFonts w:ascii="Arial" w:hAnsi="Arial" w:cs="Arial"/>
          <w:sz w:val="22"/>
          <w:szCs w:val="22"/>
        </w:rPr>
        <w:fldChar w:fldCharType="end"/>
      </w:r>
      <w:r w:rsidR="00BE3D90" w:rsidRPr="00AA74C7">
        <w:rPr>
          <w:rFonts w:ascii="Arial" w:hAnsi="Arial" w:cs="Arial"/>
          <w:sz w:val="22"/>
          <w:szCs w:val="22"/>
        </w:rPr>
        <w:t xml:space="preserve">. However, </w:t>
      </w:r>
      <w:r>
        <w:rPr>
          <w:rFonts w:ascii="Arial" w:hAnsi="Arial" w:cs="Arial"/>
          <w:sz w:val="22"/>
          <w:szCs w:val="22"/>
        </w:rPr>
        <w:t xml:space="preserve">the </w:t>
      </w:r>
      <w:r w:rsidR="003156D3" w:rsidRPr="00AA74C7">
        <w:rPr>
          <w:rFonts w:ascii="Arial" w:hAnsi="Arial" w:cs="Arial"/>
          <w:sz w:val="22"/>
          <w:szCs w:val="22"/>
        </w:rPr>
        <w:t xml:space="preserve">majority of DNA methylation biomarkers </w:t>
      </w:r>
      <w:r>
        <w:rPr>
          <w:rFonts w:ascii="Arial" w:hAnsi="Arial" w:cs="Arial"/>
          <w:sz w:val="22"/>
          <w:szCs w:val="22"/>
        </w:rPr>
        <w:t xml:space="preserve">that have been </w:t>
      </w:r>
      <w:r w:rsidR="003156D3" w:rsidRPr="00AA74C7">
        <w:rPr>
          <w:rFonts w:ascii="Arial" w:hAnsi="Arial" w:cs="Arial"/>
          <w:sz w:val="22"/>
          <w:szCs w:val="22"/>
        </w:rPr>
        <w:t xml:space="preserve">identified </w:t>
      </w:r>
      <w:r>
        <w:rPr>
          <w:rFonts w:ascii="Arial" w:hAnsi="Arial" w:cs="Arial"/>
          <w:sz w:val="22"/>
          <w:szCs w:val="22"/>
        </w:rPr>
        <w:t>are based on</w:t>
      </w:r>
      <w:r w:rsidR="003156D3" w:rsidRPr="00AA74C7">
        <w:rPr>
          <w:rFonts w:ascii="Arial" w:hAnsi="Arial" w:cs="Arial"/>
          <w:sz w:val="22"/>
          <w:szCs w:val="22"/>
        </w:rPr>
        <w:t xml:space="preserve"> the hypothesis that early differential methylation regions (DMRs) are maintained </w:t>
      </w:r>
      <w:r>
        <w:rPr>
          <w:rFonts w:ascii="Arial" w:hAnsi="Arial" w:cs="Arial"/>
          <w:sz w:val="22"/>
          <w:szCs w:val="22"/>
        </w:rPr>
        <w:t xml:space="preserve">throughout carcinogenesis </w:t>
      </w:r>
      <w:r w:rsidR="003156D3" w:rsidRPr="00AA74C7">
        <w:rPr>
          <w:rFonts w:ascii="Arial" w:hAnsi="Arial" w:cs="Arial"/>
          <w:sz w:val="22"/>
          <w:szCs w:val="22"/>
        </w:rPr>
        <w:t xml:space="preserve">and could be detected </w:t>
      </w:r>
      <w:r>
        <w:rPr>
          <w:rFonts w:ascii="Arial" w:hAnsi="Arial" w:cs="Arial"/>
          <w:sz w:val="22"/>
          <w:szCs w:val="22"/>
        </w:rPr>
        <w:t>at</w:t>
      </w:r>
      <w:r w:rsidR="003156D3" w:rsidRPr="00AA74C7">
        <w:rPr>
          <w:rFonts w:ascii="Arial" w:hAnsi="Arial" w:cs="Arial"/>
          <w:sz w:val="22"/>
          <w:szCs w:val="22"/>
        </w:rPr>
        <w:t xml:space="preserve"> all stage</w:t>
      </w:r>
      <w:r>
        <w:rPr>
          <w:rFonts w:ascii="Arial" w:hAnsi="Arial" w:cs="Arial"/>
          <w:sz w:val="22"/>
          <w:szCs w:val="22"/>
        </w:rPr>
        <w:t>s</w:t>
      </w:r>
      <w:r w:rsidR="003156D3" w:rsidRPr="00AA74C7">
        <w:rPr>
          <w:rFonts w:ascii="Arial" w:hAnsi="Arial" w:cs="Arial"/>
          <w:sz w:val="22"/>
          <w:szCs w:val="22"/>
        </w:rPr>
        <w:t xml:space="preserve"> of cancer. </w:t>
      </w:r>
    </w:p>
    <w:p w14:paraId="45FAD842" w14:textId="3957107F" w:rsidR="00864E73" w:rsidRDefault="007A34ED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Methods:</w:t>
      </w:r>
      <w:r>
        <w:rPr>
          <w:rFonts w:ascii="Arial" w:hAnsi="Arial" w:cs="Arial"/>
          <w:sz w:val="22"/>
          <w:szCs w:val="22"/>
        </w:rPr>
        <w:t xml:space="preserve"> </w:t>
      </w:r>
      <w:r w:rsidR="003156D3" w:rsidRPr="00AA74C7">
        <w:rPr>
          <w:rFonts w:ascii="Arial" w:hAnsi="Arial" w:cs="Arial"/>
          <w:sz w:val="22"/>
          <w:szCs w:val="22"/>
        </w:rPr>
        <w:t xml:space="preserve">In this study, </w:t>
      </w:r>
      <w:r w:rsidR="00AB0EA6" w:rsidRPr="00AA74C7">
        <w:rPr>
          <w:rFonts w:ascii="Arial" w:hAnsi="Arial" w:cs="Arial"/>
          <w:sz w:val="22"/>
          <w:szCs w:val="22"/>
        </w:rPr>
        <w:t xml:space="preserve">we </w:t>
      </w:r>
      <w:r w:rsidR="00864E73">
        <w:rPr>
          <w:rFonts w:ascii="Arial" w:hAnsi="Arial" w:cs="Arial"/>
          <w:sz w:val="22"/>
          <w:szCs w:val="22"/>
        </w:rPr>
        <w:t xml:space="preserve">identified potential early biomarkers of colorectal cancer (CRC) development by </w:t>
      </w:r>
      <w:r>
        <w:rPr>
          <w:rFonts w:ascii="Arial" w:hAnsi="Arial" w:cs="Arial"/>
          <w:sz w:val="22"/>
          <w:szCs w:val="22"/>
        </w:rPr>
        <w:t xml:space="preserve">genome-wide </w:t>
      </w:r>
      <w:r w:rsidR="00864E73">
        <w:rPr>
          <w:rFonts w:ascii="Arial" w:hAnsi="Arial" w:cs="Arial"/>
          <w:sz w:val="22"/>
          <w:szCs w:val="22"/>
        </w:rPr>
        <w:t xml:space="preserve">DNA methylation </w:t>
      </w:r>
      <w:r>
        <w:rPr>
          <w:rFonts w:ascii="Arial" w:hAnsi="Arial" w:cs="Arial"/>
          <w:sz w:val="22"/>
          <w:szCs w:val="22"/>
        </w:rPr>
        <w:t>assay (</w:t>
      </w:r>
      <w:r w:rsidR="00272DA9">
        <w:rPr>
          <w:rFonts w:ascii="Arial" w:hAnsi="Arial" w:cs="Arial"/>
          <w:sz w:val="22"/>
          <w:szCs w:val="22"/>
        </w:rPr>
        <w:t>Illumina infinium450, 450K</w:t>
      </w:r>
      <w:r>
        <w:rPr>
          <w:rFonts w:ascii="Arial" w:hAnsi="Arial" w:cs="Arial"/>
          <w:sz w:val="22"/>
          <w:szCs w:val="22"/>
        </w:rPr>
        <w:t xml:space="preserve">) to </w:t>
      </w:r>
      <w:r w:rsidR="00864E73">
        <w:rPr>
          <w:rFonts w:ascii="Arial" w:hAnsi="Arial" w:cs="Arial"/>
          <w:sz w:val="22"/>
          <w:szCs w:val="22"/>
        </w:rPr>
        <w:t>normal</w:t>
      </w:r>
      <w:r w:rsidR="00096C2E">
        <w:rPr>
          <w:rFonts w:ascii="Arial" w:hAnsi="Arial" w:cs="Arial"/>
          <w:sz w:val="22"/>
          <w:szCs w:val="22"/>
        </w:rPr>
        <w:t xml:space="preserve"> (N=20)</w:t>
      </w:r>
      <w:r w:rsidR="00864E73">
        <w:rPr>
          <w:rFonts w:ascii="Arial" w:hAnsi="Arial" w:cs="Arial"/>
          <w:sz w:val="22"/>
          <w:szCs w:val="22"/>
        </w:rPr>
        <w:t xml:space="preserve"> and </w:t>
      </w:r>
      <w:r w:rsidR="003156D3" w:rsidRPr="00AA74C7">
        <w:rPr>
          <w:rFonts w:ascii="Arial" w:hAnsi="Arial" w:cs="Arial"/>
          <w:sz w:val="22"/>
          <w:szCs w:val="22"/>
        </w:rPr>
        <w:t xml:space="preserve">pre-colorectal cancer samples including </w:t>
      </w:r>
      <w:r w:rsidR="00096C2E">
        <w:rPr>
          <w:rFonts w:ascii="Arial" w:hAnsi="Arial" w:cs="Arial"/>
          <w:sz w:val="22"/>
          <w:szCs w:val="22"/>
        </w:rPr>
        <w:t xml:space="preserve">18 </w:t>
      </w:r>
      <w:r w:rsidR="003156D3" w:rsidRPr="00AA74C7">
        <w:rPr>
          <w:rFonts w:ascii="Arial" w:hAnsi="Arial" w:cs="Arial"/>
          <w:sz w:val="22"/>
          <w:szCs w:val="22"/>
        </w:rPr>
        <w:t>low-grade</w:t>
      </w:r>
      <w:r w:rsidR="004A7D9F">
        <w:rPr>
          <w:rFonts w:ascii="Arial" w:hAnsi="Arial" w:cs="Arial"/>
          <w:sz w:val="22"/>
          <w:szCs w:val="22"/>
        </w:rPr>
        <w:t xml:space="preserve"> adenoma (LGA)</w:t>
      </w:r>
      <w:r w:rsidR="003156D3" w:rsidRPr="00AA74C7">
        <w:rPr>
          <w:rFonts w:ascii="Arial" w:hAnsi="Arial" w:cs="Arial"/>
          <w:sz w:val="22"/>
          <w:szCs w:val="22"/>
        </w:rPr>
        <w:t xml:space="preserve"> and </w:t>
      </w:r>
      <w:r w:rsidR="00096C2E">
        <w:rPr>
          <w:rFonts w:ascii="Arial" w:hAnsi="Arial" w:cs="Arial"/>
          <w:sz w:val="22"/>
          <w:szCs w:val="22"/>
        </w:rPr>
        <w:t xml:space="preserve">22 </w:t>
      </w:r>
      <w:r w:rsidR="003156D3" w:rsidRPr="00AA74C7">
        <w:rPr>
          <w:rFonts w:ascii="Arial" w:hAnsi="Arial" w:cs="Arial"/>
          <w:sz w:val="22"/>
          <w:szCs w:val="22"/>
        </w:rPr>
        <w:t xml:space="preserve">high-grade </w:t>
      </w:r>
      <w:r w:rsidR="00184DF1" w:rsidRPr="00AA74C7">
        <w:rPr>
          <w:rFonts w:ascii="Arial" w:hAnsi="Arial" w:cs="Arial"/>
          <w:sz w:val="22"/>
          <w:szCs w:val="22"/>
        </w:rPr>
        <w:t>adenoma</w:t>
      </w:r>
      <w:r w:rsidR="00AB0EA6" w:rsidRPr="00AA74C7">
        <w:rPr>
          <w:rFonts w:ascii="Arial" w:hAnsi="Arial" w:cs="Arial"/>
          <w:sz w:val="22"/>
          <w:szCs w:val="22"/>
        </w:rPr>
        <w:t xml:space="preserve"> </w:t>
      </w:r>
      <w:r w:rsidR="00615DF7" w:rsidRPr="00AA74C7">
        <w:rPr>
          <w:rFonts w:ascii="Arial" w:hAnsi="Arial" w:cs="Arial"/>
          <w:sz w:val="22"/>
          <w:szCs w:val="22"/>
        </w:rPr>
        <w:t>(</w:t>
      </w:r>
      <w:r w:rsidR="004A7D9F">
        <w:rPr>
          <w:rFonts w:ascii="Arial" w:hAnsi="Arial" w:cs="Arial"/>
          <w:sz w:val="22"/>
          <w:szCs w:val="22"/>
        </w:rPr>
        <w:t>HGA</w:t>
      </w:r>
      <w:r w:rsidR="00184DF1" w:rsidRPr="00AA74C7">
        <w:rPr>
          <w:rFonts w:ascii="Arial" w:hAnsi="Arial" w:cs="Arial"/>
          <w:sz w:val="22"/>
          <w:szCs w:val="22"/>
        </w:rPr>
        <w:t xml:space="preserve">). </w:t>
      </w:r>
    </w:p>
    <w:p w14:paraId="3298254E" w14:textId="5382FE41" w:rsidR="00724D32" w:rsidRDefault="00864E73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Results:</w:t>
      </w:r>
      <w:r>
        <w:rPr>
          <w:rFonts w:ascii="Arial" w:hAnsi="Arial" w:cs="Arial"/>
          <w:sz w:val="22"/>
          <w:szCs w:val="22"/>
        </w:rPr>
        <w:t xml:space="preserve"> </w:t>
      </w:r>
      <w:r w:rsidR="00184DF1" w:rsidRPr="00AA74C7">
        <w:rPr>
          <w:rFonts w:ascii="Arial" w:hAnsi="Arial" w:cs="Arial"/>
          <w:sz w:val="22"/>
          <w:szCs w:val="22"/>
        </w:rPr>
        <w:t xml:space="preserve">We identified </w:t>
      </w:r>
      <w:r w:rsidR="0027790C" w:rsidRPr="00AA74C7">
        <w:rPr>
          <w:rFonts w:ascii="Arial" w:hAnsi="Arial" w:cs="Arial"/>
          <w:sz w:val="22"/>
          <w:szCs w:val="22"/>
        </w:rPr>
        <w:t>209 and</w:t>
      </w:r>
      <w:r w:rsidR="00F147F6" w:rsidRPr="00AA74C7">
        <w:rPr>
          <w:rFonts w:ascii="Arial" w:hAnsi="Arial" w:cs="Arial"/>
          <w:sz w:val="22"/>
          <w:szCs w:val="22"/>
        </w:rPr>
        <w:t xml:space="preserve"> 8</w:t>
      </w:r>
      <w:r w:rsidR="00016CC3">
        <w:rPr>
          <w:rFonts w:ascii="Arial" w:hAnsi="Arial" w:cs="Arial"/>
          <w:sz w:val="22"/>
          <w:szCs w:val="22"/>
        </w:rPr>
        <w:t>,</w:t>
      </w:r>
      <w:r w:rsidR="00F147F6" w:rsidRPr="00AA74C7">
        <w:rPr>
          <w:rFonts w:ascii="Arial" w:hAnsi="Arial" w:cs="Arial"/>
          <w:sz w:val="22"/>
          <w:szCs w:val="22"/>
        </w:rPr>
        <w:t>692</w:t>
      </w:r>
      <w:r w:rsidR="0027790C" w:rsidRPr="00AA74C7">
        <w:rPr>
          <w:rFonts w:ascii="Arial" w:hAnsi="Arial" w:cs="Arial"/>
          <w:sz w:val="22"/>
          <w:szCs w:val="22"/>
        </w:rPr>
        <w:t xml:space="preserve"> </w:t>
      </w:r>
      <w:r w:rsidR="00615DF7" w:rsidRPr="00AA74C7">
        <w:rPr>
          <w:rFonts w:ascii="Arial" w:hAnsi="Arial" w:cs="Arial"/>
          <w:sz w:val="22"/>
          <w:szCs w:val="22"/>
        </w:rPr>
        <w:t xml:space="preserve">CpG </w:t>
      </w:r>
      <w:r w:rsidR="00BD1080" w:rsidRPr="00AA74C7">
        <w:rPr>
          <w:rFonts w:ascii="Arial" w:hAnsi="Arial" w:cs="Arial"/>
          <w:sz w:val="22"/>
          <w:szCs w:val="22"/>
        </w:rPr>
        <w:t>sites</w:t>
      </w:r>
      <w:r w:rsidR="00184DF1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that </w:t>
      </w:r>
      <w:r w:rsidR="00184DF1" w:rsidRPr="00AA74C7">
        <w:rPr>
          <w:rFonts w:ascii="Arial" w:hAnsi="Arial" w:cs="Arial"/>
          <w:sz w:val="22"/>
          <w:szCs w:val="22"/>
        </w:rPr>
        <w:t>were</w:t>
      </w:r>
      <w:r w:rsidR="00615DF7" w:rsidRPr="00AA74C7">
        <w:rPr>
          <w:rFonts w:ascii="Arial" w:hAnsi="Arial" w:cs="Arial"/>
          <w:sz w:val="22"/>
          <w:szCs w:val="22"/>
        </w:rPr>
        <w:t xml:space="preserve"> </w:t>
      </w:r>
      <w:r w:rsidR="00184DF1" w:rsidRPr="00AA74C7">
        <w:rPr>
          <w:rFonts w:ascii="Arial" w:hAnsi="Arial" w:cs="Arial"/>
          <w:sz w:val="22"/>
          <w:szCs w:val="22"/>
        </w:rPr>
        <w:t xml:space="preserve">significantly </w:t>
      </w:r>
      <w:r w:rsidR="00615DF7" w:rsidRPr="00AA74C7">
        <w:rPr>
          <w:rFonts w:ascii="Arial" w:hAnsi="Arial" w:cs="Arial"/>
          <w:sz w:val="22"/>
          <w:szCs w:val="22"/>
        </w:rPr>
        <w:t>hyper-methylated in low-</w:t>
      </w:r>
      <w:r w:rsidR="00F147F6" w:rsidRPr="00AA74C7">
        <w:rPr>
          <w:rFonts w:ascii="Arial" w:hAnsi="Arial" w:cs="Arial"/>
          <w:sz w:val="22"/>
          <w:szCs w:val="22"/>
        </w:rPr>
        <w:t>grade</w:t>
      </w:r>
      <w:r w:rsidR="00615DF7" w:rsidRPr="00AA74C7">
        <w:rPr>
          <w:rFonts w:ascii="Arial" w:hAnsi="Arial" w:cs="Arial"/>
          <w:sz w:val="22"/>
          <w:szCs w:val="22"/>
        </w:rPr>
        <w:t xml:space="preserve"> adenoma and high-</w:t>
      </w:r>
      <w:r w:rsidR="00F147F6" w:rsidRPr="00AA74C7">
        <w:rPr>
          <w:rFonts w:ascii="Arial" w:hAnsi="Arial" w:cs="Arial"/>
          <w:sz w:val="22"/>
          <w:szCs w:val="22"/>
        </w:rPr>
        <w:t>grade</w:t>
      </w:r>
      <w:r w:rsidR="00615DF7" w:rsidRPr="00AA74C7">
        <w:rPr>
          <w:rFonts w:ascii="Arial" w:hAnsi="Arial" w:cs="Arial"/>
          <w:sz w:val="22"/>
          <w:szCs w:val="22"/>
        </w:rPr>
        <w:t xml:space="preserve"> adenoma, respectively</w:t>
      </w:r>
      <w:r w:rsidR="006E601C" w:rsidRPr="00AA74C7">
        <w:rPr>
          <w:rFonts w:ascii="Arial" w:hAnsi="Arial" w:cs="Arial"/>
          <w:sz w:val="22"/>
          <w:szCs w:val="22"/>
        </w:rPr>
        <w:t>.</w:t>
      </w:r>
      <w:r w:rsidR="00AE442F" w:rsidRPr="00AA74C7">
        <w:rPr>
          <w:rFonts w:ascii="Arial" w:hAnsi="Arial" w:cs="Arial"/>
          <w:sz w:val="22"/>
          <w:szCs w:val="22"/>
        </w:rPr>
        <w:t xml:space="preserve"> Pathway analysis identified nervous system</w:t>
      </w:r>
      <w:r>
        <w:rPr>
          <w:rFonts w:ascii="Arial" w:hAnsi="Arial" w:cs="Arial"/>
          <w:sz w:val="22"/>
          <w:szCs w:val="22"/>
        </w:rPr>
        <w:t>-related methylation changes that are</w:t>
      </w:r>
      <w:r w:rsidR="00AE442F" w:rsidRPr="00AA74C7">
        <w:rPr>
          <w:rFonts w:ascii="Arial" w:hAnsi="Arial" w:cs="Arial"/>
          <w:sz w:val="22"/>
          <w:szCs w:val="22"/>
        </w:rPr>
        <w:t xml:space="preserve"> significantly associated with </w:t>
      </w:r>
      <w:r w:rsidR="00615DF7" w:rsidRPr="00AA74C7">
        <w:rPr>
          <w:rFonts w:ascii="Arial" w:hAnsi="Arial" w:cs="Arial"/>
          <w:sz w:val="22"/>
          <w:szCs w:val="22"/>
        </w:rPr>
        <w:t xml:space="preserve">early </w:t>
      </w:r>
      <w:r w:rsidR="00AE442F" w:rsidRPr="00AA74C7">
        <w:rPr>
          <w:rFonts w:ascii="Arial" w:hAnsi="Arial" w:cs="Arial"/>
          <w:sz w:val="22"/>
          <w:szCs w:val="22"/>
        </w:rPr>
        <w:t xml:space="preserve">adenoma development. </w:t>
      </w:r>
      <w:r w:rsidR="00F329D8" w:rsidRPr="00AA74C7">
        <w:rPr>
          <w:rFonts w:ascii="Arial" w:hAnsi="Arial" w:cs="Arial"/>
          <w:sz w:val="22"/>
          <w:szCs w:val="22"/>
        </w:rPr>
        <w:t xml:space="preserve">Together with GEO and </w:t>
      </w:r>
      <w:r w:rsidR="006F6B0B" w:rsidRPr="00AA74C7">
        <w:rPr>
          <w:rFonts w:ascii="Arial" w:eastAsiaTheme="minorEastAsia" w:hAnsi="Arial" w:cs="Arial"/>
          <w:kern w:val="2"/>
          <w:sz w:val="22"/>
          <w:szCs w:val="22"/>
        </w:rPr>
        <w:t>ArrayExpress</w:t>
      </w:r>
      <w:r w:rsidR="00F329D8" w:rsidRPr="00AA74C7">
        <w:rPr>
          <w:rFonts w:ascii="Arial" w:hAnsi="Arial" w:cs="Arial"/>
          <w:sz w:val="22"/>
          <w:szCs w:val="22"/>
        </w:rPr>
        <w:t xml:space="preserve"> dataset</w:t>
      </w:r>
      <w:r>
        <w:rPr>
          <w:rFonts w:ascii="Arial" w:hAnsi="Arial" w:cs="Arial"/>
          <w:sz w:val="22"/>
          <w:szCs w:val="22"/>
        </w:rPr>
        <w:t>s</w:t>
      </w:r>
      <w:r w:rsidR="00F329D8" w:rsidRPr="00AA74C7">
        <w:rPr>
          <w:rFonts w:ascii="Arial" w:hAnsi="Arial" w:cs="Arial"/>
          <w:sz w:val="22"/>
          <w:szCs w:val="22"/>
        </w:rPr>
        <w:t xml:space="preserve"> (N=</w:t>
      </w:r>
      <w:r w:rsidR="0044627E" w:rsidRPr="00AA74C7">
        <w:rPr>
          <w:rFonts w:ascii="Arial" w:hAnsi="Arial" w:cs="Arial"/>
          <w:sz w:val="22"/>
          <w:szCs w:val="22"/>
        </w:rPr>
        <w:t>833</w:t>
      </w:r>
      <w:r w:rsidR="00F329D8" w:rsidRPr="00AA74C7">
        <w:rPr>
          <w:rFonts w:ascii="Arial" w:hAnsi="Arial" w:cs="Arial"/>
          <w:sz w:val="22"/>
          <w:szCs w:val="22"/>
        </w:rPr>
        <w:t>), i</w:t>
      </w:r>
      <w:r w:rsidR="00724D32" w:rsidRPr="00AA74C7">
        <w:rPr>
          <w:rFonts w:ascii="Arial" w:hAnsi="Arial" w:cs="Arial"/>
          <w:sz w:val="22"/>
          <w:szCs w:val="22"/>
        </w:rPr>
        <w:t xml:space="preserve">ntegration analysis revealed that DNA methylation in the promoter </w:t>
      </w:r>
      <w:r>
        <w:rPr>
          <w:rFonts w:ascii="Arial" w:hAnsi="Arial" w:cs="Arial"/>
          <w:sz w:val="22"/>
          <w:szCs w:val="22"/>
        </w:rPr>
        <w:t xml:space="preserve">region </w:t>
      </w:r>
      <w:r w:rsidR="00724D32" w:rsidRPr="00AA74C7">
        <w:rPr>
          <w:rFonts w:ascii="Arial" w:hAnsi="Arial" w:cs="Arial"/>
          <w:sz w:val="22"/>
          <w:szCs w:val="22"/>
        </w:rPr>
        <w:t xml:space="preserve">of </w:t>
      </w:r>
      <w:r w:rsidR="000268C9" w:rsidRPr="00AA74C7">
        <w:rPr>
          <w:rFonts w:ascii="Arial" w:hAnsi="Arial" w:cs="Arial"/>
          <w:i/>
          <w:sz w:val="22"/>
          <w:szCs w:val="22"/>
        </w:rPr>
        <w:t>ADHFE1</w:t>
      </w:r>
      <w:r w:rsidR="00724D32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has the </w:t>
      </w:r>
      <w:r w:rsidR="00F329D8" w:rsidRPr="00AA74C7">
        <w:rPr>
          <w:rFonts w:ascii="Arial" w:hAnsi="Arial" w:cs="Arial"/>
          <w:sz w:val="22"/>
          <w:szCs w:val="22"/>
        </w:rPr>
        <w:t xml:space="preserve">most </w:t>
      </w:r>
      <w:r w:rsidR="00724D32" w:rsidRPr="00AA74C7">
        <w:rPr>
          <w:rFonts w:ascii="Arial" w:hAnsi="Arial" w:cs="Arial"/>
          <w:sz w:val="22"/>
          <w:szCs w:val="22"/>
        </w:rPr>
        <w:t xml:space="preserve">potential </w:t>
      </w:r>
      <w:r>
        <w:rPr>
          <w:rFonts w:ascii="Arial" w:hAnsi="Arial" w:cs="Arial"/>
          <w:sz w:val="22"/>
          <w:szCs w:val="22"/>
        </w:rPr>
        <w:t xml:space="preserve">for being an </w:t>
      </w:r>
      <w:r w:rsidR="00266D0F" w:rsidRPr="00AA74C7">
        <w:rPr>
          <w:rFonts w:ascii="Arial" w:hAnsi="Arial" w:cs="Arial"/>
          <w:sz w:val="22"/>
          <w:szCs w:val="22"/>
        </w:rPr>
        <w:t xml:space="preserve">early </w:t>
      </w:r>
      <w:r w:rsidR="00724D32" w:rsidRPr="00AA74C7">
        <w:rPr>
          <w:rFonts w:ascii="Arial" w:hAnsi="Arial" w:cs="Arial"/>
          <w:sz w:val="22"/>
          <w:szCs w:val="22"/>
        </w:rPr>
        <w:t xml:space="preserve">diagnostic biomarker for colorectal adenoma and </w:t>
      </w:r>
      <w:r w:rsidR="008378E1" w:rsidRPr="00AA74C7">
        <w:rPr>
          <w:rFonts w:ascii="Arial" w:hAnsi="Arial" w:cs="Arial"/>
          <w:sz w:val="22"/>
          <w:szCs w:val="22"/>
        </w:rPr>
        <w:t>cancer (</w:t>
      </w:r>
      <w:r>
        <w:rPr>
          <w:rFonts w:ascii="Arial" w:hAnsi="Arial" w:cs="Arial"/>
          <w:sz w:val="22"/>
          <w:szCs w:val="22"/>
        </w:rPr>
        <w:t>sensitivity</w:t>
      </w:r>
      <w:r w:rsidR="004436CD" w:rsidRPr="00AA74C7">
        <w:rPr>
          <w:rFonts w:ascii="Arial" w:hAnsi="Arial" w:cs="Arial"/>
          <w:sz w:val="22"/>
          <w:szCs w:val="22"/>
        </w:rPr>
        <w:t xml:space="preserve">=0.96, </w:t>
      </w:r>
      <w:r>
        <w:rPr>
          <w:rFonts w:ascii="Arial" w:hAnsi="Arial" w:cs="Arial"/>
          <w:sz w:val="22"/>
          <w:szCs w:val="22"/>
        </w:rPr>
        <w:t>specificity</w:t>
      </w:r>
      <w:r w:rsidR="004436CD" w:rsidRPr="00AA74C7">
        <w:rPr>
          <w:rFonts w:ascii="Arial" w:hAnsi="Arial" w:cs="Arial"/>
          <w:sz w:val="22"/>
          <w:szCs w:val="22"/>
        </w:rPr>
        <w:t>=0.9</w:t>
      </w:r>
      <w:r w:rsidR="006308B6" w:rsidRPr="00AA74C7">
        <w:rPr>
          <w:rFonts w:ascii="Arial" w:hAnsi="Arial" w:cs="Arial"/>
          <w:sz w:val="22"/>
          <w:szCs w:val="22"/>
        </w:rPr>
        <w:t>5</w:t>
      </w:r>
      <w:r w:rsidR="004436CD" w:rsidRPr="00AA74C7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area under the curve</w:t>
      </w:r>
      <w:r w:rsidR="004436CD" w:rsidRPr="00AA74C7">
        <w:rPr>
          <w:rFonts w:ascii="Arial" w:hAnsi="Arial" w:cs="Arial"/>
          <w:sz w:val="22"/>
          <w:szCs w:val="22"/>
        </w:rPr>
        <w:t>=0.9</w:t>
      </w:r>
      <w:r w:rsidR="006308B6" w:rsidRPr="00AA74C7">
        <w:rPr>
          <w:rFonts w:ascii="Arial" w:hAnsi="Arial" w:cs="Arial"/>
          <w:sz w:val="22"/>
          <w:szCs w:val="22"/>
        </w:rPr>
        <w:t>7</w:t>
      </w:r>
      <w:r w:rsidR="004436CD" w:rsidRPr="00AA74C7">
        <w:rPr>
          <w:rFonts w:ascii="Arial" w:hAnsi="Arial" w:cs="Arial"/>
          <w:sz w:val="22"/>
          <w:szCs w:val="22"/>
        </w:rPr>
        <w:t>)</w:t>
      </w:r>
      <w:r w:rsidR="00724D32" w:rsidRPr="00AA74C7">
        <w:rPr>
          <w:rFonts w:ascii="Arial" w:hAnsi="Arial" w:cs="Arial"/>
          <w:sz w:val="22"/>
          <w:szCs w:val="22"/>
        </w:rPr>
        <w:t>.</w:t>
      </w:r>
    </w:p>
    <w:p w14:paraId="18DDBEAC" w14:textId="0C36433C" w:rsidR="00743D48" w:rsidRPr="00AA74C7" w:rsidRDefault="00864E73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Conclusions:</w:t>
      </w:r>
      <w:r w:rsidR="00083B1A">
        <w:rPr>
          <w:rFonts w:ascii="Arial" w:hAnsi="Arial" w:cs="Arial"/>
          <w:b/>
          <w:sz w:val="22"/>
          <w:szCs w:val="22"/>
        </w:rPr>
        <w:t xml:space="preserve"> </w:t>
      </w:r>
      <w:r w:rsidR="00083B1A" w:rsidRPr="00083B1A">
        <w:rPr>
          <w:rFonts w:ascii="Arial" w:hAnsi="Arial" w:cs="Arial"/>
          <w:sz w:val="22"/>
          <w:szCs w:val="22"/>
        </w:rPr>
        <w:t>Overall, we demonstrated LGA and HGA</w:t>
      </w:r>
      <w:r w:rsidR="00083B1A">
        <w:rPr>
          <w:rFonts w:ascii="Arial" w:hAnsi="Arial" w:cs="Arial"/>
          <w:sz w:val="22"/>
          <w:szCs w:val="22"/>
        </w:rPr>
        <w:t xml:space="preserve"> provided an important proxy for early methylation biomarker identification and </w:t>
      </w:r>
      <w:r w:rsidR="00083B1A" w:rsidRPr="00083B1A">
        <w:rPr>
          <w:rFonts w:ascii="Arial" w:hAnsi="Arial" w:cs="Arial"/>
          <w:i/>
          <w:sz w:val="22"/>
          <w:szCs w:val="22"/>
        </w:rPr>
        <w:t>ADHFE1</w:t>
      </w:r>
      <w:r w:rsidR="00083B1A">
        <w:rPr>
          <w:rFonts w:ascii="Arial" w:hAnsi="Arial" w:cs="Arial"/>
          <w:sz w:val="22"/>
          <w:szCs w:val="22"/>
        </w:rPr>
        <w:t xml:space="preserve"> could be a promising methylation biomarker for </w:t>
      </w:r>
      <w:r w:rsidR="00083B1A">
        <w:rPr>
          <w:rFonts w:ascii="Arial" w:hAnsi="Arial" w:cs="Arial"/>
          <w:sz w:val="22"/>
          <w:szCs w:val="22"/>
        </w:rPr>
        <w:t>colorectal cancer</w:t>
      </w:r>
      <w:r w:rsidR="00083B1A">
        <w:rPr>
          <w:rFonts w:ascii="Arial" w:hAnsi="Arial" w:cs="Arial"/>
          <w:sz w:val="22"/>
          <w:szCs w:val="22"/>
        </w:rPr>
        <w:t xml:space="preserve">. </w:t>
      </w:r>
    </w:p>
    <w:p w14:paraId="2E24A19E" w14:textId="001516B9" w:rsidR="00212E92" w:rsidRPr="00AA74C7" w:rsidRDefault="00212E92" w:rsidP="00B80E58">
      <w:pPr>
        <w:spacing w:line="48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AA74C7">
        <w:rPr>
          <w:rFonts w:ascii="Arial" w:hAnsi="Arial" w:cs="Arial"/>
          <w:b/>
          <w:bCs/>
          <w:sz w:val="22"/>
          <w:szCs w:val="22"/>
        </w:rPr>
        <w:t xml:space="preserve">Key words: </w:t>
      </w:r>
    </w:p>
    <w:p w14:paraId="5BCA50CE" w14:textId="1E36401E" w:rsidR="0044627E" w:rsidRPr="00AA74C7" w:rsidRDefault="0044627E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DNA methylation, </w:t>
      </w:r>
      <w:r w:rsidR="00EE6840">
        <w:rPr>
          <w:rFonts w:ascii="Arial" w:hAnsi="Arial" w:cs="Arial"/>
          <w:sz w:val="22"/>
          <w:szCs w:val="22"/>
        </w:rPr>
        <w:t>L</w:t>
      </w:r>
      <w:r w:rsidR="00EE6840" w:rsidRPr="00AA74C7">
        <w:rPr>
          <w:rFonts w:ascii="Arial" w:hAnsi="Arial" w:cs="Arial"/>
          <w:sz w:val="22"/>
          <w:szCs w:val="22"/>
        </w:rPr>
        <w:t>ow-grade</w:t>
      </w:r>
      <w:r w:rsidR="00EE6840">
        <w:rPr>
          <w:rFonts w:ascii="Arial" w:hAnsi="Arial" w:cs="Arial"/>
          <w:sz w:val="22"/>
          <w:szCs w:val="22"/>
        </w:rPr>
        <w:t xml:space="preserve"> adenoma</w:t>
      </w:r>
      <w:r w:rsidR="00EE6840">
        <w:rPr>
          <w:rFonts w:ascii="Arial" w:hAnsi="Arial" w:cs="Arial"/>
          <w:sz w:val="22"/>
          <w:szCs w:val="22"/>
        </w:rPr>
        <w:t>, High-</w:t>
      </w:r>
      <w:r w:rsidR="00EE6840" w:rsidRPr="00AA74C7">
        <w:rPr>
          <w:rFonts w:ascii="Arial" w:hAnsi="Arial" w:cs="Arial"/>
          <w:sz w:val="22"/>
          <w:szCs w:val="22"/>
        </w:rPr>
        <w:t>grade</w:t>
      </w:r>
      <w:r w:rsidR="00EE6840">
        <w:rPr>
          <w:rFonts w:ascii="Arial" w:hAnsi="Arial" w:cs="Arial"/>
          <w:sz w:val="22"/>
          <w:szCs w:val="22"/>
        </w:rPr>
        <w:t xml:space="preserve"> adenoma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EE6840">
        <w:rPr>
          <w:rFonts w:ascii="Arial" w:hAnsi="Arial" w:cs="Arial"/>
          <w:sz w:val="22"/>
          <w:szCs w:val="22"/>
        </w:rPr>
        <w:t>C</w:t>
      </w:r>
      <w:r w:rsidR="00EE6840" w:rsidRPr="00AA74C7">
        <w:rPr>
          <w:rFonts w:ascii="Arial" w:hAnsi="Arial" w:cs="Arial"/>
          <w:sz w:val="22"/>
          <w:szCs w:val="22"/>
        </w:rPr>
        <w:t>olorectal</w:t>
      </w:r>
      <w:r w:rsidR="00EE6840">
        <w:rPr>
          <w:rFonts w:ascii="Arial" w:hAnsi="Arial" w:cs="Arial"/>
          <w:sz w:val="22"/>
          <w:szCs w:val="22"/>
        </w:rPr>
        <w:t xml:space="preserve"> cancer, B</w:t>
      </w:r>
      <w:bookmarkStart w:id="0" w:name="_GoBack"/>
      <w:bookmarkEnd w:id="0"/>
      <w:r w:rsidRPr="00AA74C7">
        <w:rPr>
          <w:rFonts w:ascii="Arial" w:hAnsi="Arial" w:cs="Arial"/>
          <w:sz w:val="22"/>
          <w:szCs w:val="22"/>
        </w:rPr>
        <w:t>iomarker</w:t>
      </w:r>
    </w:p>
    <w:p w14:paraId="77CC4DC1" w14:textId="77777777" w:rsidR="00BA0BDE" w:rsidRDefault="00BA0BDE">
      <w:pPr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br w:type="page"/>
      </w:r>
    </w:p>
    <w:p w14:paraId="5C542342" w14:textId="77777777" w:rsidR="00BA0BDE" w:rsidRPr="00C72EB1" w:rsidRDefault="00BA0BDE" w:rsidP="00BA0BDE">
      <w:pPr>
        <w:pStyle w:val="Heading2"/>
        <w:spacing w:line="480" w:lineRule="auto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C72EB1">
        <w:rPr>
          <w:rFonts w:ascii="Arial" w:hAnsi="Arial" w:cs="Arial"/>
          <w:b/>
          <w:color w:val="auto"/>
          <w:sz w:val="22"/>
          <w:szCs w:val="22"/>
        </w:rPr>
        <w:lastRenderedPageBreak/>
        <w:t>Abbreviations</w:t>
      </w:r>
    </w:p>
    <w:p w14:paraId="22D97E8F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LGA: L</w:t>
      </w:r>
      <w:bookmarkStart w:id="1" w:name="OLE_LINK69"/>
      <w:bookmarkStart w:id="2" w:name="OLE_LINK70"/>
      <w:r w:rsidRPr="00AA74C7">
        <w:rPr>
          <w:rFonts w:ascii="Arial" w:hAnsi="Arial" w:cs="Arial"/>
          <w:sz w:val="22"/>
          <w:szCs w:val="22"/>
        </w:rPr>
        <w:t>ow-grade adenoma</w:t>
      </w:r>
      <w:bookmarkEnd w:id="1"/>
      <w:bookmarkEnd w:id="2"/>
    </w:p>
    <w:p w14:paraId="0CD8F6CA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HGA: High-grade adenoma</w:t>
      </w:r>
    </w:p>
    <w:p w14:paraId="0D785013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DMR: </w:t>
      </w:r>
      <w:bookmarkStart w:id="3" w:name="OLE_LINK98"/>
      <w:bookmarkStart w:id="4" w:name="OLE_LINK99"/>
      <w:r w:rsidRPr="00AA74C7">
        <w:rPr>
          <w:rFonts w:ascii="Arial" w:hAnsi="Arial" w:cs="Arial"/>
          <w:sz w:val="22"/>
          <w:szCs w:val="22"/>
        </w:rPr>
        <w:t>Different methylation region</w:t>
      </w:r>
      <w:bookmarkEnd w:id="3"/>
      <w:bookmarkEnd w:id="4"/>
    </w:p>
    <w:p w14:paraId="5BA4A884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DMS: Different methylation site</w:t>
      </w:r>
    </w:p>
    <w:p w14:paraId="56E1B1F5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ROC: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Receiver operating characteristic</w:t>
      </w:r>
    </w:p>
    <w:p w14:paraId="2B74F453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AUC: Area under the curve</w:t>
      </w:r>
    </w:p>
    <w:p w14:paraId="40CDD258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IPA: Ingenuity Pathway Analysis</w:t>
      </w:r>
    </w:p>
    <w:p w14:paraId="330B4AAB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KEGG: Kyoto Encyclopedia of Genes and Genomes</w:t>
      </w:r>
    </w:p>
    <w:p w14:paraId="533C4DA6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GO: Gene Ontology</w:t>
      </w:r>
    </w:p>
    <w:p w14:paraId="4B7BB6BD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t-SNE: t-distributed stochastic neighbor embedding</w:t>
      </w:r>
    </w:p>
    <w:p w14:paraId="641E5DE7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PCA: Principal components analysis</w:t>
      </w:r>
    </w:p>
    <w:p w14:paraId="7C0560AC" w14:textId="6043BC2A" w:rsidR="00BA0BDE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mBV: Mean beta values</w:t>
      </w:r>
    </w:p>
    <w:p w14:paraId="21967D2A" w14:textId="1838AAB8" w:rsidR="00BA0BDE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FDR:</w:t>
      </w:r>
      <w:r w:rsidR="008B2466" w:rsidRPr="00E06C89">
        <w:rPr>
          <w:rFonts w:ascii="Arial" w:hAnsi="Arial" w:cs="Arial"/>
          <w:sz w:val="22"/>
          <w:szCs w:val="22"/>
        </w:rPr>
        <w:t xml:space="preserve"> </w:t>
      </w:r>
      <w:r w:rsidR="00E06C89">
        <w:rPr>
          <w:rFonts w:ascii="Arial" w:hAnsi="Arial" w:cs="Arial"/>
          <w:sz w:val="22"/>
          <w:szCs w:val="22"/>
        </w:rPr>
        <w:t>F</w:t>
      </w:r>
      <w:r w:rsidR="008B2466" w:rsidRPr="00E06C89">
        <w:rPr>
          <w:rFonts w:ascii="Arial" w:hAnsi="Arial" w:cs="Arial"/>
          <w:sz w:val="22"/>
          <w:szCs w:val="22"/>
        </w:rPr>
        <w:t>alse discovery rate</w:t>
      </w:r>
    </w:p>
    <w:p w14:paraId="4F22C8CA" w14:textId="26344A24" w:rsidR="00BA0BDE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SNP: Single nucleotide polymorphism</w:t>
      </w:r>
    </w:p>
    <w:p w14:paraId="3F0D0DD0" w14:textId="03A01A71" w:rsidR="00BA0BDE" w:rsidRDefault="00583022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UTR5: 5</w:t>
      </w:r>
      <w:r w:rsidR="00BA0BDE">
        <w:rPr>
          <w:rFonts w:ascii="Arial" w:hAnsi="Arial" w:cs="Arial"/>
          <w:sz w:val="22"/>
          <w:szCs w:val="22"/>
        </w:rPr>
        <w:t>′ untranslated region</w:t>
      </w:r>
    </w:p>
    <w:p w14:paraId="3858A6A9" w14:textId="2D692396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CHR: Chromosome</w:t>
      </w:r>
    </w:p>
    <w:p w14:paraId="22E0D1CB" w14:textId="0EBCB083" w:rsidR="00F21B10" w:rsidRPr="00AA74C7" w:rsidRDefault="00F21B10" w:rsidP="00B80E58">
      <w:pPr>
        <w:spacing w:line="480" w:lineRule="auto"/>
        <w:jc w:val="both"/>
        <w:rPr>
          <w:rFonts w:ascii="Arial" w:eastAsiaTheme="majorEastAsia" w:hAnsi="Arial" w:cs="Arial"/>
          <w:sz w:val="22"/>
          <w:szCs w:val="22"/>
        </w:rPr>
      </w:pPr>
      <w:r w:rsidRPr="00AA74C7">
        <w:rPr>
          <w:rFonts w:ascii="Arial" w:eastAsiaTheme="majorEastAsia" w:hAnsi="Arial" w:cs="Arial"/>
          <w:sz w:val="22"/>
          <w:szCs w:val="22"/>
        </w:rPr>
        <w:br w:type="page"/>
      </w:r>
    </w:p>
    <w:p w14:paraId="25A2DAFC" w14:textId="562D4C9C" w:rsidR="00743D48" w:rsidRPr="00AA74C7" w:rsidRDefault="00743D48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Background</w:t>
      </w:r>
    </w:p>
    <w:p w14:paraId="65078901" w14:textId="562D3477" w:rsidR="00F44BF9" w:rsidRPr="00AA74C7" w:rsidRDefault="00241815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Colorectal cancer (CRC) is</w:t>
      </w:r>
      <w:r w:rsidR="00844A48" w:rsidRPr="00AA74C7">
        <w:rPr>
          <w:rFonts w:ascii="Arial" w:hAnsi="Arial" w:cs="Arial"/>
          <w:sz w:val="22"/>
          <w:szCs w:val="22"/>
        </w:rPr>
        <w:t xml:space="preserve"> the </w:t>
      </w:r>
      <w:r w:rsidR="002C04D3" w:rsidRPr="00AA74C7">
        <w:rPr>
          <w:rFonts w:ascii="Arial" w:hAnsi="Arial" w:cs="Arial"/>
          <w:sz w:val="22"/>
          <w:szCs w:val="22"/>
        </w:rPr>
        <w:t>third leading cause of cancer</w:t>
      </w:r>
      <w:r w:rsidR="008E4646" w:rsidRPr="00AA74C7">
        <w:rPr>
          <w:rFonts w:ascii="Arial" w:hAnsi="Arial" w:cs="Arial"/>
          <w:sz w:val="22"/>
          <w:szCs w:val="22"/>
        </w:rPr>
        <w:t>-</w:t>
      </w:r>
      <w:r w:rsidR="002C04D3" w:rsidRPr="00AA74C7">
        <w:rPr>
          <w:rFonts w:ascii="Arial" w:hAnsi="Arial" w:cs="Arial"/>
          <w:sz w:val="22"/>
          <w:szCs w:val="22"/>
        </w:rPr>
        <w:t>related deaths</w:t>
      </w:r>
      <w:r w:rsidR="00864E73">
        <w:rPr>
          <w:rFonts w:ascii="Arial" w:hAnsi="Arial" w:cs="Arial"/>
          <w:sz w:val="22"/>
          <w:szCs w:val="22"/>
        </w:rPr>
        <w:t xml:space="preserve"> worldwide</w:t>
      </w:r>
      <w:r w:rsidR="002B0EAD">
        <w:rPr>
          <w:rFonts w:ascii="Arial" w:hAnsi="Arial" w:cs="Arial"/>
          <w:sz w:val="22"/>
          <w:szCs w:val="22"/>
        </w:rPr>
        <w:t xml:space="preserve"> </w:t>
      </w:r>
      <w:r w:rsidR="005B48AA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PEVuZE5vdGU+PENpdGU+PEF1dGhvcj5TaWVnZWw8L0F1dGhvcj48WWVhcj4yMDE4PC9ZZWFyPjxS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PEVuZE5vdGU+PENpdGU+PEF1dGhvcj5TaWVnZWw8L0F1dGhvcj48WWVhcj4yMDE4PC9ZZWFyPjxS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5B48AA" w:rsidRPr="00AA74C7">
        <w:rPr>
          <w:rFonts w:ascii="Arial" w:hAnsi="Arial" w:cs="Arial"/>
          <w:sz w:val="22"/>
          <w:szCs w:val="22"/>
        </w:rPr>
      </w:r>
      <w:r w:rsidR="005B48AA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2,3</w:t>
      </w:r>
      <w:r w:rsidR="005B48AA" w:rsidRPr="00AA74C7">
        <w:rPr>
          <w:rFonts w:ascii="Arial" w:hAnsi="Arial" w:cs="Arial"/>
          <w:sz w:val="22"/>
          <w:szCs w:val="22"/>
        </w:rPr>
        <w:fldChar w:fldCharType="end"/>
      </w:r>
      <w:r w:rsidR="00B473B9" w:rsidRPr="00AA74C7">
        <w:rPr>
          <w:rFonts w:ascii="Arial" w:hAnsi="Arial" w:cs="Arial"/>
          <w:sz w:val="22"/>
          <w:szCs w:val="22"/>
        </w:rPr>
        <w:t>.</w:t>
      </w:r>
      <w:r w:rsidR="00282DB1" w:rsidRPr="00AA74C7">
        <w:rPr>
          <w:rFonts w:ascii="Arial" w:hAnsi="Arial" w:cs="Arial"/>
          <w:sz w:val="22"/>
          <w:szCs w:val="22"/>
        </w:rPr>
        <w:t xml:space="preserve"> </w:t>
      </w:r>
      <w:r w:rsidR="00864E73">
        <w:rPr>
          <w:rFonts w:ascii="Arial" w:hAnsi="Arial" w:cs="Arial"/>
          <w:sz w:val="22"/>
          <w:szCs w:val="22"/>
        </w:rPr>
        <w:t>Current e</w:t>
      </w:r>
      <w:r w:rsidR="00F44BF9" w:rsidRPr="00AA74C7">
        <w:rPr>
          <w:rFonts w:ascii="Arial" w:hAnsi="Arial" w:cs="Arial"/>
          <w:sz w:val="22"/>
          <w:szCs w:val="22"/>
        </w:rPr>
        <w:t xml:space="preserve">vidence </w:t>
      </w:r>
      <w:r w:rsidR="002B0EAD">
        <w:rPr>
          <w:rFonts w:ascii="Arial" w:hAnsi="Arial" w:cs="Arial"/>
          <w:sz w:val="22"/>
          <w:szCs w:val="22"/>
        </w:rPr>
        <w:t xml:space="preserve">indicates that </w:t>
      </w:r>
      <w:r w:rsidR="00F44BF9" w:rsidRPr="00AA74C7">
        <w:rPr>
          <w:rFonts w:ascii="Arial" w:hAnsi="Arial" w:cs="Arial"/>
          <w:sz w:val="22"/>
          <w:szCs w:val="22"/>
        </w:rPr>
        <w:t>genetic mutation</w:t>
      </w:r>
      <w:r w:rsidR="00212E92" w:rsidRPr="00AA74C7">
        <w:rPr>
          <w:rFonts w:ascii="Arial" w:hAnsi="Arial" w:cs="Arial"/>
          <w:sz w:val="22"/>
          <w:szCs w:val="22"/>
        </w:rPr>
        <w:t>s</w:t>
      </w:r>
      <w:r w:rsidR="008E4646" w:rsidRPr="00AA74C7">
        <w:rPr>
          <w:rFonts w:ascii="Arial" w:hAnsi="Arial" w:cs="Arial"/>
          <w:sz w:val="22"/>
          <w:szCs w:val="22"/>
        </w:rPr>
        <w:t xml:space="preserve"> </w:t>
      </w:r>
      <w:r w:rsidR="002B0EAD">
        <w:rPr>
          <w:rFonts w:ascii="Arial" w:hAnsi="Arial" w:cs="Arial"/>
          <w:sz w:val="22"/>
          <w:szCs w:val="22"/>
        </w:rPr>
        <w:t>and</w:t>
      </w:r>
      <w:r w:rsidR="00F44BF9" w:rsidRPr="00AA74C7">
        <w:rPr>
          <w:rFonts w:ascii="Arial" w:hAnsi="Arial" w:cs="Arial"/>
          <w:sz w:val="22"/>
          <w:szCs w:val="22"/>
        </w:rPr>
        <w:t xml:space="preserve"> epigenetic alterations are progressively accumulated </w:t>
      </w:r>
      <w:r w:rsidR="00212E92" w:rsidRPr="00AA74C7">
        <w:rPr>
          <w:rFonts w:ascii="Arial" w:hAnsi="Arial" w:cs="Arial"/>
          <w:sz w:val="22"/>
          <w:szCs w:val="22"/>
        </w:rPr>
        <w:t xml:space="preserve">in </w:t>
      </w:r>
      <w:r w:rsidR="008E4646" w:rsidRPr="00AA74C7">
        <w:rPr>
          <w:rFonts w:ascii="Arial" w:hAnsi="Arial" w:cs="Arial"/>
          <w:sz w:val="22"/>
          <w:szCs w:val="22"/>
        </w:rPr>
        <w:t xml:space="preserve">the </w:t>
      </w:r>
      <w:r w:rsidR="00212E92" w:rsidRPr="00AA74C7">
        <w:rPr>
          <w:rFonts w:ascii="Arial" w:hAnsi="Arial" w:cs="Arial"/>
          <w:sz w:val="22"/>
          <w:szCs w:val="22"/>
        </w:rPr>
        <w:t xml:space="preserve">tumor genome </w:t>
      </w:r>
      <w:r w:rsidR="00F44BF9" w:rsidRPr="00AA74C7">
        <w:rPr>
          <w:rFonts w:ascii="Arial" w:hAnsi="Arial" w:cs="Arial"/>
          <w:sz w:val="22"/>
          <w:szCs w:val="22"/>
        </w:rPr>
        <w:t>during</w:t>
      </w:r>
      <w:r w:rsidR="002B0EAD">
        <w:rPr>
          <w:rFonts w:ascii="Arial" w:hAnsi="Arial" w:cs="Arial"/>
          <w:sz w:val="22"/>
          <w:szCs w:val="22"/>
        </w:rPr>
        <w:t xml:space="preserve"> carcinogen</w:t>
      </w:r>
      <w:r w:rsidR="007D4051">
        <w:rPr>
          <w:rFonts w:ascii="Arial" w:hAnsi="Arial" w:cs="Arial"/>
          <w:sz w:val="22"/>
          <w:szCs w:val="22"/>
        </w:rPr>
        <w:t>e</w:t>
      </w:r>
      <w:r w:rsidR="002B0EAD">
        <w:rPr>
          <w:rFonts w:ascii="Arial" w:hAnsi="Arial" w:cs="Arial"/>
          <w:sz w:val="22"/>
          <w:szCs w:val="22"/>
        </w:rPr>
        <w:t>sis, and these alterations may serve as primary biomarkers for early detection and treatment of cancer</w:t>
      </w:r>
      <w:r w:rsidR="00C567D6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567D6">
        <w:rPr>
          <w:rFonts w:ascii="Arial" w:hAnsi="Arial" w:cs="Arial"/>
          <w:sz w:val="22"/>
          <w:szCs w:val="22"/>
        </w:rPr>
      </w:r>
      <w:r w:rsidR="00C567D6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4</w:t>
      </w:r>
      <w:r w:rsidR="00C567D6">
        <w:rPr>
          <w:rFonts w:ascii="Arial" w:hAnsi="Arial" w:cs="Arial"/>
          <w:sz w:val="22"/>
          <w:szCs w:val="22"/>
        </w:rPr>
        <w:fldChar w:fldCharType="end"/>
      </w:r>
      <w:r w:rsidR="00F44BF9" w:rsidRPr="00AA74C7">
        <w:rPr>
          <w:rFonts w:ascii="Arial" w:hAnsi="Arial" w:cs="Arial"/>
          <w:sz w:val="22"/>
          <w:szCs w:val="22"/>
        </w:rPr>
        <w:t xml:space="preserve">. </w:t>
      </w:r>
      <w:r w:rsidR="004E6ACD" w:rsidRPr="00AA74C7">
        <w:rPr>
          <w:rFonts w:ascii="Arial" w:hAnsi="Arial" w:cs="Arial"/>
          <w:sz w:val="22"/>
          <w:szCs w:val="22"/>
        </w:rPr>
        <w:t>Abnormal</w:t>
      </w:r>
      <w:r w:rsidR="002B0EAD">
        <w:rPr>
          <w:rFonts w:ascii="Arial" w:hAnsi="Arial" w:cs="Arial"/>
          <w:sz w:val="22"/>
          <w:szCs w:val="22"/>
        </w:rPr>
        <w:t xml:space="preserve"> alterations in methylation status specifically</w:t>
      </w:r>
      <w:r w:rsidR="004E6ACD" w:rsidRPr="00AA74C7">
        <w:rPr>
          <w:rFonts w:ascii="Arial" w:hAnsi="Arial" w:cs="Arial"/>
          <w:sz w:val="22"/>
          <w:szCs w:val="22"/>
        </w:rPr>
        <w:t xml:space="preserve"> hyper-methylation or hypo-methylation in the promoter regions of tumor suppressor genes and miRNA have been observed in almost all</w:t>
      </w:r>
      <w:r w:rsidR="002B0EAD">
        <w:rPr>
          <w:rFonts w:ascii="Arial" w:hAnsi="Arial" w:cs="Arial"/>
          <w:sz w:val="22"/>
          <w:szCs w:val="22"/>
        </w:rPr>
        <w:t xml:space="preserve"> cancer types </w:t>
      </w:r>
      <w:r w:rsidR="004E6ACD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dW0+MzI1ODwvUmVjTnVtPjxEaXNwbGF5VGV4dD48c3R5bGUgZmFjZT0ic3VwZXJzY3JpcHQiPjUs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dW0+MzI1ODwvUmVjTnVtPjxEaXNwbGF5VGV4dD48c3R5bGUgZmFjZT0ic3VwZXJzY3JpcHQiPjUs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4E6ACD" w:rsidRPr="00AA74C7">
        <w:rPr>
          <w:rFonts w:ascii="Arial" w:hAnsi="Arial" w:cs="Arial"/>
          <w:sz w:val="22"/>
          <w:szCs w:val="22"/>
        </w:rPr>
      </w:r>
      <w:r w:rsidR="004E6ACD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5,6</w:t>
      </w:r>
      <w:r w:rsidR="004E6ACD" w:rsidRPr="00AA74C7">
        <w:rPr>
          <w:rFonts w:ascii="Arial" w:hAnsi="Arial" w:cs="Arial"/>
          <w:sz w:val="22"/>
          <w:szCs w:val="22"/>
        </w:rPr>
        <w:fldChar w:fldCharType="end"/>
      </w:r>
      <w:r w:rsidR="004E6ACD" w:rsidRPr="00AA74C7">
        <w:rPr>
          <w:rFonts w:ascii="Arial" w:hAnsi="Arial" w:cs="Arial"/>
          <w:sz w:val="22"/>
          <w:szCs w:val="22"/>
        </w:rPr>
        <w:t xml:space="preserve">. </w:t>
      </w:r>
      <w:r w:rsidR="002B0EAD">
        <w:rPr>
          <w:rFonts w:ascii="Arial" w:hAnsi="Arial" w:cs="Arial"/>
          <w:sz w:val="22"/>
          <w:szCs w:val="22"/>
        </w:rPr>
        <w:t>Over</w:t>
      </w:r>
      <w:r w:rsidR="002647E8" w:rsidRPr="00AA74C7">
        <w:rPr>
          <w:rFonts w:ascii="Arial" w:hAnsi="Arial" w:cs="Arial"/>
          <w:sz w:val="22"/>
          <w:szCs w:val="22"/>
        </w:rPr>
        <w:t xml:space="preserve"> the past decades, DNA methylation has </w:t>
      </w:r>
      <w:r w:rsidR="00BF3A0A" w:rsidRPr="00AA74C7">
        <w:rPr>
          <w:rFonts w:ascii="Arial" w:hAnsi="Arial" w:cs="Arial"/>
          <w:sz w:val="22"/>
          <w:szCs w:val="22"/>
        </w:rPr>
        <w:t xml:space="preserve">been </w:t>
      </w:r>
      <w:r w:rsidR="001A6659" w:rsidRPr="00AA74C7">
        <w:rPr>
          <w:rFonts w:ascii="Arial" w:hAnsi="Arial" w:cs="Arial"/>
          <w:sz w:val="22"/>
          <w:szCs w:val="22"/>
        </w:rPr>
        <w:t xml:space="preserve">widely </w:t>
      </w:r>
      <w:r w:rsidR="002B0EAD">
        <w:rPr>
          <w:rFonts w:ascii="Arial" w:hAnsi="Arial" w:cs="Arial"/>
          <w:sz w:val="22"/>
          <w:szCs w:val="22"/>
        </w:rPr>
        <w:t xml:space="preserve">studied </w:t>
      </w:r>
      <w:r w:rsidR="00C212D1" w:rsidRPr="00AA74C7">
        <w:rPr>
          <w:rFonts w:ascii="Arial" w:hAnsi="Arial" w:cs="Arial"/>
          <w:sz w:val="22"/>
          <w:szCs w:val="22"/>
        </w:rPr>
        <w:t xml:space="preserve">to develop </w:t>
      </w:r>
      <w:r w:rsidR="001A6659" w:rsidRPr="00AA74C7">
        <w:rPr>
          <w:rFonts w:ascii="Arial" w:hAnsi="Arial" w:cs="Arial"/>
          <w:sz w:val="22"/>
          <w:szCs w:val="22"/>
        </w:rPr>
        <w:t>cancer biomarkers</w:t>
      </w:r>
      <w:r w:rsidR="00C212D1" w:rsidRPr="00AA74C7">
        <w:rPr>
          <w:rFonts w:ascii="Arial" w:hAnsi="Arial" w:cs="Arial"/>
          <w:sz w:val="22"/>
          <w:szCs w:val="22"/>
        </w:rPr>
        <w:t xml:space="preserve"> </w:t>
      </w:r>
      <w:r w:rsidR="00C212D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PEVuZE5vdGU+PENpdGU+PEF1dGhvcj5HdW88L0F1dGhvcj48WWVhcj4yMDE1PC9ZZWFyPjxSZWNO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==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PEVuZE5vdGU+PENpdGU+PEF1dGhvcj5HdW88L0F1dGhvcj48WWVhcj4yMDE1PC9ZZWFyPjxSZWNO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==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</w:r>
      <w:r w:rsidR="00C212D1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7</w:t>
      </w:r>
      <w:r w:rsidR="00C212D1" w:rsidRPr="00AA74C7">
        <w:rPr>
          <w:rFonts w:ascii="Arial" w:hAnsi="Arial" w:cs="Arial"/>
          <w:sz w:val="22"/>
          <w:szCs w:val="22"/>
        </w:rPr>
        <w:fldChar w:fldCharType="end"/>
      </w:r>
      <w:r w:rsidR="002B0EAD">
        <w:rPr>
          <w:rFonts w:ascii="Arial" w:hAnsi="Arial" w:cs="Arial"/>
          <w:sz w:val="22"/>
          <w:szCs w:val="22"/>
        </w:rPr>
        <w:t xml:space="preserve"> and</w:t>
      </w:r>
      <w:r w:rsidR="002647E8" w:rsidRPr="00AA74C7">
        <w:rPr>
          <w:rFonts w:ascii="Arial" w:hAnsi="Arial" w:cs="Arial"/>
          <w:sz w:val="22"/>
          <w:szCs w:val="22"/>
        </w:rPr>
        <w:t xml:space="preserve"> </w:t>
      </w:r>
      <w:r w:rsidR="00212E92" w:rsidRPr="00AA74C7">
        <w:rPr>
          <w:rFonts w:ascii="Arial" w:hAnsi="Arial" w:cs="Arial"/>
          <w:sz w:val="22"/>
          <w:szCs w:val="22"/>
        </w:rPr>
        <w:t>has</w:t>
      </w:r>
      <w:r w:rsidR="002647E8" w:rsidRPr="00AA74C7">
        <w:rPr>
          <w:rFonts w:ascii="Arial" w:hAnsi="Arial" w:cs="Arial"/>
          <w:sz w:val="22"/>
          <w:szCs w:val="22"/>
        </w:rPr>
        <w:t xml:space="preserve"> </w:t>
      </w:r>
      <w:r w:rsidR="002B0EAD">
        <w:rPr>
          <w:rFonts w:ascii="Arial" w:hAnsi="Arial" w:cs="Arial"/>
          <w:sz w:val="22"/>
          <w:szCs w:val="22"/>
        </w:rPr>
        <w:t xml:space="preserve">been used as an </w:t>
      </w:r>
      <w:r w:rsidR="002647E8" w:rsidRPr="00AA74C7">
        <w:rPr>
          <w:rFonts w:ascii="Arial" w:hAnsi="Arial" w:cs="Arial"/>
          <w:sz w:val="22"/>
          <w:szCs w:val="22"/>
        </w:rPr>
        <w:t>indicat</w:t>
      </w:r>
      <w:r w:rsidR="002B0EAD">
        <w:rPr>
          <w:rFonts w:ascii="Arial" w:hAnsi="Arial" w:cs="Arial"/>
          <w:sz w:val="22"/>
          <w:szCs w:val="22"/>
        </w:rPr>
        <w:t>or of</w:t>
      </w:r>
      <w:r w:rsidR="002647E8" w:rsidRPr="00AA74C7">
        <w:rPr>
          <w:rFonts w:ascii="Arial" w:hAnsi="Arial" w:cs="Arial"/>
          <w:sz w:val="22"/>
          <w:szCs w:val="22"/>
        </w:rPr>
        <w:t xml:space="preserve"> disease progress</w:t>
      </w:r>
      <w:r w:rsidR="00212E92" w:rsidRPr="00AA74C7">
        <w:rPr>
          <w:rFonts w:ascii="Arial" w:hAnsi="Arial" w:cs="Arial"/>
          <w:sz w:val="22"/>
          <w:szCs w:val="22"/>
        </w:rPr>
        <w:t>ion</w:t>
      </w:r>
      <w:r w:rsidR="002647E8" w:rsidRPr="00AA74C7">
        <w:rPr>
          <w:rFonts w:ascii="Arial" w:hAnsi="Arial" w:cs="Arial"/>
          <w:sz w:val="22"/>
          <w:szCs w:val="22"/>
        </w:rPr>
        <w:t xml:space="preserve"> such as</w:t>
      </w:r>
      <w:r w:rsidR="001A6659" w:rsidRPr="00AA74C7">
        <w:rPr>
          <w:rFonts w:ascii="Arial" w:hAnsi="Arial" w:cs="Arial"/>
          <w:sz w:val="22"/>
          <w:szCs w:val="22"/>
        </w:rPr>
        <w:t xml:space="preserve"> hepatitis, cirrhosis</w:t>
      </w:r>
      <w:r w:rsidR="007D4051">
        <w:rPr>
          <w:rFonts w:ascii="Arial" w:hAnsi="Arial" w:cs="Arial"/>
          <w:sz w:val="22"/>
          <w:szCs w:val="22"/>
        </w:rPr>
        <w:t>,</w:t>
      </w:r>
      <w:r w:rsidR="001A6659" w:rsidRPr="00AA74C7">
        <w:rPr>
          <w:rFonts w:ascii="Arial" w:hAnsi="Arial" w:cs="Arial"/>
          <w:sz w:val="22"/>
          <w:szCs w:val="22"/>
        </w:rPr>
        <w:t xml:space="preserve"> and </w:t>
      </w:r>
      <w:r w:rsidR="00156145" w:rsidRPr="00156145">
        <w:rPr>
          <w:rFonts w:ascii="Arial" w:hAnsi="Arial" w:cs="Arial"/>
          <w:sz w:val="22"/>
          <w:szCs w:val="22"/>
        </w:rPr>
        <w:t>hepatocellular carcinoma (HCC)</w:t>
      </w:r>
      <w:r w:rsidR="001A6659" w:rsidRPr="00AA74C7">
        <w:rPr>
          <w:rFonts w:ascii="Arial" w:hAnsi="Arial" w:cs="Arial"/>
          <w:sz w:val="22"/>
          <w:szCs w:val="22"/>
        </w:rPr>
        <w:t xml:space="preserve"> </w:t>
      </w:r>
      <w:r w:rsidR="001A6659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PEVuZE5vdGU+PENpdGU+PEF1dGhvcj5aaGFvPC9BdXRob3I+PFllYXI+MjAxNDwvWWVhcj48UmVj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=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PEVuZE5vdGU+PENpdGU+PEF1dGhvcj5aaGFvPC9BdXRob3I+PFllYXI+MjAxNDwvWWVhcj48UmVj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=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1A6659" w:rsidRPr="00AA74C7">
        <w:rPr>
          <w:rFonts w:ascii="Arial" w:hAnsi="Arial" w:cs="Arial"/>
          <w:sz w:val="22"/>
          <w:szCs w:val="22"/>
        </w:rPr>
      </w:r>
      <w:r w:rsidR="001A6659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8,9</w:t>
      </w:r>
      <w:r w:rsidR="001A6659" w:rsidRPr="00AA74C7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  <w:t xml:space="preserve">. Moreover, </w:t>
      </w:r>
      <w:r w:rsidR="000E497C" w:rsidRPr="00AA74C7">
        <w:rPr>
          <w:rFonts w:ascii="Arial" w:hAnsi="Arial" w:cs="Arial"/>
          <w:sz w:val="22"/>
          <w:szCs w:val="22"/>
        </w:rPr>
        <w:t xml:space="preserve">recent evidence shows </w:t>
      </w:r>
      <w:r w:rsidR="002B0EAD">
        <w:rPr>
          <w:rFonts w:ascii="Arial" w:hAnsi="Arial" w:cs="Arial"/>
          <w:sz w:val="22"/>
          <w:szCs w:val="22"/>
        </w:rPr>
        <w:t xml:space="preserve">that </w:t>
      </w:r>
      <w:r w:rsidR="00212E92" w:rsidRPr="00AA74C7">
        <w:rPr>
          <w:rFonts w:ascii="Arial" w:hAnsi="Arial" w:cs="Arial"/>
          <w:sz w:val="22"/>
          <w:szCs w:val="22"/>
        </w:rPr>
        <w:t>cell</w:t>
      </w:r>
      <w:r w:rsidR="002B0EAD">
        <w:rPr>
          <w:rFonts w:ascii="Arial" w:hAnsi="Arial" w:cs="Arial"/>
          <w:sz w:val="22"/>
          <w:szCs w:val="22"/>
        </w:rPr>
        <w:t>-</w:t>
      </w:r>
      <w:r w:rsidR="00212E92" w:rsidRPr="00AA74C7">
        <w:rPr>
          <w:rFonts w:ascii="Arial" w:hAnsi="Arial" w:cs="Arial"/>
          <w:sz w:val="22"/>
          <w:szCs w:val="22"/>
        </w:rPr>
        <w:t>free DNA (</w:t>
      </w:r>
      <w:r w:rsidR="000E497C" w:rsidRPr="00AA74C7">
        <w:rPr>
          <w:rFonts w:ascii="Arial" w:hAnsi="Arial" w:cs="Arial"/>
          <w:sz w:val="22"/>
          <w:szCs w:val="22"/>
        </w:rPr>
        <w:t>cfDNA</w:t>
      </w:r>
      <w:r w:rsidR="00212E92" w:rsidRPr="00AA74C7">
        <w:rPr>
          <w:rFonts w:ascii="Arial" w:hAnsi="Arial" w:cs="Arial"/>
          <w:sz w:val="22"/>
          <w:szCs w:val="22"/>
        </w:rPr>
        <w:t>)</w:t>
      </w:r>
      <w:r w:rsidR="000E497C" w:rsidRPr="00AA74C7">
        <w:rPr>
          <w:rFonts w:ascii="Arial" w:hAnsi="Arial" w:cs="Arial"/>
          <w:sz w:val="22"/>
          <w:szCs w:val="22"/>
        </w:rPr>
        <w:t xml:space="preserve"> methylation can be used for early cancer diagnosis and tissue-of-origin mapping</w:t>
      </w:r>
      <w:r w:rsidR="00105BA5" w:rsidRPr="00AA74C7">
        <w:rPr>
          <w:rFonts w:ascii="Arial" w:hAnsi="Arial" w:cs="Arial"/>
          <w:sz w:val="22"/>
          <w:szCs w:val="22"/>
        </w:rPr>
        <w:t xml:space="preserve"> </w:t>
      </w:r>
      <w:r w:rsidR="002B0EAD">
        <w:rPr>
          <w:rFonts w:ascii="Arial" w:hAnsi="Arial" w:cs="Arial"/>
          <w:sz w:val="22"/>
          <w:szCs w:val="22"/>
        </w:rPr>
        <w:t xml:space="preserve">for metastatic cancer </w:t>
      </w:r>
      <w:r w:rsidR="00C212D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dW0+MzI1ODwvUmVjTnVtPjxEaXNwbGF5VGV4dD48c3R5bGUgZmFjZT0ic3VwZXJzY3JpcHQiPjU8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dW0+MzI1ODwvUmVjTnVtPjxEaXNwbGF5VGV4dD48c3R5bGUgZmFjZT0ic3VwZXJzY3JpcHQiPjU8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</w:r>
      <w:r w:rsidR="00C212D1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5</w:t>
      </w:r>
      <w:r w:rsidR="00C212D1" w:rsidRPr="00AA74C7">
        <w:rPr>
          <w:rFonts w:ascii="Arial" w:hAnsi="Arial" w:cs="Arial"/>
          <w:sz w:val="22"/>
          <w:szCs w:val="22"/>
        </w:rPr>
        <w:fldChar w:fldCharType="end"/>
      </w:r>
      <w:r w:rsidR="000E497C" w:rsidRPr="00AA74C7">
        <w:rPr>
          <w:rFonts w:ascii="Arial" w:hAnsi="Arial" w:cs="Arial"/>
          <w:sz w:val="22"/>
          <w:szCs w:val="22"/>
        </w:rPr>
        <w:t xml:space="preserve">. </w:t>
      </w:r>
    </w:p>
    <w:p w14:paraId="1EABC087" w14:textId="5968E332" w:rsidR="001A6659" w:rsidRPr="00AA74C7" w:rsidRDefault="00F44BF9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Abnormal alterations of DNA methylation have been recognized as an important event </w:t>
      </w:r>
      <w:r w:rsidR="00C87CF6">
        <w:rPr>
          <w:rFonts w:ascii="Arial" w:hAnsi="Arial" w:cs="Arial"/>
          <w:sz w:val="22"/>
          <w:szCs w:val="22"/>
        </w:rPr>
        <w:t>in</w:t>
      </w:r>
      <w:r w:rsidRPr="00AA74C7">
        <w:rPr>
          <w:rFonts w:ascii="Arial" w:hAnsi="Arial" w:cs="Arial"/>
          <w:sz w:val="22"/>
          <w:szCs w:val="22"/>
        </w:rPr>
        <w:t xml:space="preserve"> cancer development. Global hypo-methylation arises early</w:t>
      </w:r>
      <w:r w:rsidR="00C87CF6">
        <w:rPr>
          <w:rFonts w:ascii="Arial" w:hAnsi="Arial" w:cs="Arial"/>
          <w:sz w:val="22"/>
          <w:szCs w:val="22"/>
        </w:rPr>
        <w:t xml:space="preserve"> in carcinogenesis and has been</w:t>
      </w:r>
      <w:r w:rsidRPr="00AA74C7">
        <w:rPr>
          <w:rFonts w:ascii="Arial" w:hAnsi="Arial" w:cs="Arial"/>
          <w:sz w:val="22"/>
          <w:szCs w:val="22"/>
        </w:rPr>
        <w:t xml:space="preserve"> linked to chromosomal instability and loss of </w:t>
      </w:r>
      <w:r w:rsidR="0081723F" w:rsidRPr="00AA74C7">
        <w:rPr>
          <w:rFonts w:ascii="Arial" w:hAnsi="Arial" w:cs="Arial"/>
          <w:sz w:val="22"/>
          <w:szCs w:val="22"/>
        </w:rPr>
        <w:t xml:space="preserve">imprinting </w:t>
      </w:r>
      <w:r w:rsidR="00B55BF8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PEVuZE5vdGU+PENpdGU+PEF1dGhvcj5HcmFkeTwvQXV0aG9yPjxZZWFyPjIwMDg8L1llYXI+PFJl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=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PEVuZE5vdGU+PENpdGU+PEF1dGhvcj5HcmFkeTwvQXV0aG9yPjxZZWFyPjIwMDg8L1llYXI+PFJl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=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B55BF8" w:rsidRPr="00AA74C7">
        <w:rPr>
          <w:rFonts w:ascii="Arial" w:hAnsi="Arial" w:cs="Arial"/>
          <w:sz w:val="22"/>
          <w:szCs w:val="22"/>
        </w:rPr>
      </w:r>
      <w:r w:rsidR="00B55BF8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10,11</w:t>
      </w:r>
      <w:r w:rsidR="00B55BF8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Generally </w:t>
      </w:r>
      <w:r w:rsidR="00212E92" w:rsidRPr="00AA74C7">
        <w:rPr>
          <w:rFonts w:ascii="Arial" w:hAnsi="Arial" w:cs="Arial"/>
          <w:sz w:val="22"/>
          <w:szCs w:val="22"/>
        </w:rPr>
        <w:t xml:space="preserve">during </w:t>
      </w:r>
      <w:r w:rsidRPr="00AA74C7">
        <w:rPr>
          <w:rFonts w:ascii="Arial" w:hAnsi="Arial" w:cs="Arial"/>
          <w:sz w:val="22"/>
          <w:szCs w:val="22"/>
        </w:rPr>
        <w:t>cancer</w:t>
      </w:r>
      <w:r w:rsidR="005127C1" w:rsidRPr="00AA74C7">
        <w:rPr>
          <w:rFonts w:ascii="Arial" w:hAnsi="Arial" w:cs="Arial"/>
          <w:sz w:val="22"/>
          <w:szCs w:val="22"/>
        </w:rPr>
        <w:t xml:space="preserve"> development</w:t>
      </w:r>
      <w:r w:rsidRPr="00AA74C7">
        <w:rPr>
          <w:rFonts w:ascii="Arial" w:hAnsi="Arial" w:cs="Arial"/>
          <w:sz w:val="22"/>
          <w:szCs w:val="22"/>
        </w:rPr>
        <w:t>, hundreds of genes are </w:t>
      </w:r>
      <w:hyperlink r:id="rId11" w:anchor="Transcription_silencing/activation_in_cancers" w:tooltip="Regulation of transcription in cancer" w:history="1">
        <w:r w:rsidRPr="00AA74C7">
          <w:rPr>
            <w:rFonts w:ascii="Arial" w:hAnsi="Arial" w:cs="Arial"/>
            <w:sz w:val="22"/>
            <w:szCs w:val="22"/>
          </w:rPr>
          <w:t xml:space="preserve">silenced or </w:t>
        </w:r>
        <w:r w:rsidR="0081723F" w:rsidRPr="00AA74C7">
          <w:rPr>
            <w:rFonts w:ascii="Arial" w:hAnsi="Arial" w:cs="Arial"/>
            <w:sz w:val="22"/>
            <w:szCs w:val="22"/>
          </w:rPr>
          <w:t xml:space="preserve">activated </w:t>
        </w:r>
      </w:hyperlink>
      <w:r w:rsidR="005127C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PEVuZE5vdGU+PENpdGU+PEF1dGhvcj5TaGk8L0F1dGhvcj48WWVhcj4yMDE3PC9ZZWFyPjxSZWNO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PEVuZE5vdGU+PENpdGU+PEF1dGhvcj5TaGk8L0F1dGhvcj48WWVhcj4yMDE3PC9ZZWFyPjxSZWNO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5127C1" w:rsidRPr="00AA74C7">
        <w:rPr>
          <w:rFonts w:ascii="Arial" w:hAnsi="Arial" w:cs="Arial"/>
          <w:sz w:val="22"/>
          <w:szCs w:val="22"/>
        </w:rPr>
      </w:r>
      <w:r w:rsidR="005127C1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12-14</w:t>
      </w:r>
      <w:r w:rsidR="005127C1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Although silencing of some genes in cancers occurs by mutation, a large proportion of carcinogenic gene silencing is a result of altered DNA methylation</w:t>
      </w:r>
      <w:r w:rsidR="00C81243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&lt;EndNote&gt;&lt;Cite&gt;&lt;Author&gt;Jones&lt;/Author&gt;&lt;Year&gt;2012&lt;/Year&gt;&lt;RecNum&gt;53&lt;/RecNum&gt;&lt;DisplayText&gt;&lt;style face="superscript"&gt;15&lt;/style&gt;&lt;/DisplayText&gt;&lt;record&gt;&lt;rec-number&gt;53&lt;/rec-number&gt;&lt;foreign-keys&gt;&lt;key app="EN" db-id="zffsxeepa00fpreedaupevsaw9eeftzdw009" timestamp="1571017665"&gt;53&lt;/key&gt;&lt;/foreign-keys&gt;&lt;ref-type name="Journal Article"&gt;17&lt;/ref-type&gt;&lt;contributors&gt;&lt;authors&gt;&lt;author&gt;Jones, P. A.&lt;/author&gt;&lt;/authors&gt;&lt;/contributors&gt;&lt;auth-address&gt;USC Norris Comprehensive Cancer Center, Keck School of Medicine of University of Southern California, Los Angeles, California 90089-99176, USA. pjones@med.usc.edu&lt;/auth-address&gt;&lt;titles&gt;&lt;title&gt;Functions of DNA methylation: islands, start sites, gene bodies and beyond&lt;/title&gt;&lt;secondary-title&gt;Nat Rev Genet&lt;/secondary-title&gt;&lt;/titles&gt;&lt;periodical&gt;&lt;full-title&gt;Nat Rev Genet&lt;/full-title&gt;&lt;/periodical&gt;&lt;pages&gt;484-92&lt;/pages&gt;&lt;volume&gt;13&lt;/volume&gt;&lt;number&gt;7&lt;/number&gt;&lt;edition&gt;2012/05/30&lt;/edition&gt;&lt;keywords&gt;&lt;keyword&gt;CpG Islands/*genetics/physiology&lt;/keyword&gt;&lt;keyword&gt;DNA Methylation/*genetics/*physiology&lt;/keyword&gt;&lt;keyword&gt;Gene Expression Regulation/genetics/*physiology&lt;/keyword&gt;&lt;keyword&gt;Genes/*genetics/physiology&lt;/keyword&gt;&lt;keyword&gt;Models, Molecular&lt;/keyword&gt;&lt;keyword&gt;Regulatory Elements, Transcriptional/*genetics/physiology&lt;/keyword&gt;&lt;keyword&gt;Repetitive Sequences, Nucleic Acid/*genetics/physiology&lt;/keyword&gt;&lt;keyword&gt;Transcription Initiation Site/*physiology&lt;/keyword&gt;&lt;/keywords&gt;&lt;dates&gt;&lt;year&gt;2012&lt;/year&gt;&lt;pub-dates&gt;&lt;date&gt;May 29&lt;/date&gt;&lt;/pub-dates&gt;&lt;/dates&gt;&lt;isbn&gt;1471-0064 (Electronic)&amp;#xD;1471-0056 (Linking)&lt;/isbn&gt;&lt;accession-num&gt;22641018&lt;/accession-num&gt;&lt;urls&gt;&lt;related-urls&gt;&lt;url&gt;https://www.ncbi.nlm.nih.gov/pubmed/22641018&lt;/url&gt;&lt;/related-urls&gt;&lt;/urls&gt;&lt;electronic-resource-num&gt;10.1038/nrg3230&lt;/electronic-resource-num&gt;&lt;/record&gt;&lt;/Cite&gt;&lt;/EndNote&gt;</w:instrText>
      </w:r>
      <w:r w:rsidR="00C81243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15</w:t>
      </w:r>
      <w:r w:rsidR="00C81243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DNA methylation</w:t>
      </w:r>
      <w:r w:rsidR="00C87CF6">
        <w:rPr>
          <w:rFonts w:ascii="Arial" w:hAnsi="Arial" w:cs="Arial"/>
          <w:sz w:val="22"/>
          <w:szCs w:val="22"/>
        </w:rPr>
        <w:t>-based</w:t>
      </w:r>
      <w:r w:rsidRPr="00AA74C7">
        <w:rPr>
          <w:rFonts w:ascii="Arial" w:hAnsi="Arial" w:cs="Arial"/>
          <w:sz w:val="22"/>
          <w:szCs w:val="22"/>
        </w:rPr>
        <w:t xml:space="preserve"> silencing in cancer typically occurs at multiple CpG sites in the </w:t>
      </w:r>
      <w:hyperlink r:id="rId12" w:anchor="CpG_island" w:tooltip="CpG site" w:history="1">
        <w:r w:rsidRPr="00AA74C7">
          <w:rPr>
            <w:rFonts w:ascii="Arial" w:hAnsi="Arial" w:cs="Arial"/>
            <w:sz w:val="22"/>
            <w:szCs w:val="22"/>
          </w:rPr>
          <w:t>CpG islands</w:t>
        </w:r>
      </w:hyperlink>
      <w:r w:rsidRPr="00AA74C7">
        <w:rPr>
          <w:rFonts w:ascii="Arial" w:hAnsi="Arial" w:cs="Arial"/>
          <w:sz w:val="22"/>
          <w:szCs w:val="22"/>
        </w:rPr>
        <w:t>  present in the promoters of protein</w:t>
      </w:r>
      <w:r w:rsidR="005C0250" w:rsidRPr="00AA74C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coding genes</w:t>
      </w:r>
      <w:r w:rsidR="00E86F97" w:rsidRPr="00AA74C7">
        <w:rPr>
          <w:rFonts w:ascii="Arial" w:hAnsi="Arial" w:cs="Arial"/>
          <w:sz w:val="22"/>
          <w:szCs w:val="22"/>
        </w:rPr>
        <w:t xml:space="preserve"> </w:t>
      </w:r>
      <w:r w:rsidR="00FF7AB6" w:rsidRPr="00AA74C7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&lt;EndNote&gt;&lt;Cite&gt;&lt;Author&gt;Morris&lt;/Author&gt;&lt;Year&gt;2017&lt;/Year&gt;&lt;RecNum&gt;10&lt;/RecNum&gt;&lt;DisplayText&gt;&lt;style face="superscript"&gt;16&lt;/style&gt;&lt;/DisplayText&gt;&lt;record&gt;&lt;rec-number&gt;10&lt;/rec-number&gt;&lt;foreign-keys&gt;&lt;key app="EN" db-id="zffsxeepa00fpreedaupevsaw9eeftzdw009" timestamp="1561365218"&gt;10&lt;/key&gt;&lt;key app="ENWeb" db-id=""&gt;0&lt;/key&gt;&lt;/foreign-keys&gt;&lt;ref-type name="Journal Article"&gt;17&lt;/ref-type&gt;&lt;contributors&gt;&lt;authors&gt;&lt;author&gt;Morris, M. R.&lt;/author&gt;&lt;author&gt;Latif, F.&lt;/author&gt;&lt;/authors&gt;&lt;/contributors&gt;&lt;auth-address&gt;Brain Tumour Research Centre, Wolverhampton School of Sciences, University of Wolverhampton, Wulfruna Street, Wolverhampton WV1 1LY, UK.&amp;#xD;Institute of Cancer and Genomic Sciences, College of Medical and Dental Sciences University of Birmingham, Edgbaston, Birmingham B15 2TT, UK.&lt;/auth-address&gt;&lt;titles&gt;&lt;title&gt;The epigenetic landscape of renal cancer&lt;/title&gt;&lt;secondary-title&gt;Nat Rev Nephrol&lt;/secondary-title&gt;&lt;/titles&gt;&lt;periodical&gt;&lt;full-title&gt;Nat Rev Nephrol&lt;/full-title&gt;&lt;/periodical&gt;&lt;pages&gt;47-60&lt;/pages&gt;&lt;volume&gt;13&lt;/volume&gt;&lt;number&gt;1&lt;/number&gt;&lt;edition&gt;2016/11/29&lt;/edition&gt;&lt;keywords&gt;&lt;keyword&gt;DNA Methylation&lt;/keyword&gt;&lt;keyword&gt;*Epigenesis, Genetic&lt;/keyword&gt;&lt;keyword&gt;Histones&lt;/keyword&gt;&lt;keyword&gt;Humans&lt;/keyword&gt;&lt;keyword&gt;Kidney Neoplasms/diagnosis/*genetics/therapy&lt;/keyword&gt;&lt;keyword&gt;Mutation&lt;/keyword&gt;&lt;keyword&gt;Signal Transduction&lt;/keyword&gt;&lt;/keywords&gt;&lt;dates&gt;&lt;year&gt;2017&lt;/year&gt;&lt;pub-dates&gt;&lt;date&gt;Jan&lt;/date&gt;&lt;/pub-dates&gt;&lt;/dates&gt;&lt;isbn&gt;1759-507X (Electronic)&amp;#xD;1759-5061 (Linking)&lt;/isbn&gt;&lt;accession-num&gt;27890923&lt;/accession-num&gt;&lt;urls&gt;&lt;related-urls&gt;&lt;url&gt;https://www.ncbi.nlm.nih.gov/pubmed/27890923&lt;/url&gt;&lt;/related-urls&gt;&lt;/urls&gt;&lt;electronic-resource-num&gt;10.1038/nrneph.2016.168&lt;/electronic-resource-num&gt;&lt;/record&gt;&lt;/Cite&gt;&lt;/EndNote&gt;</w:instrText>
      </w:r>
      <w:r w:rsidR="00FF7AB6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16</w:t>
      </w:r>
      <w:r w:rsidR="00FF7AB6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FF0561">
        <w:rPr>
          <w:rFonts w:ascii="Arial" w:hAnsi="Arial" w:cs="Arial"/>
          <w:sz w:val="22"/>
          <w:szCs w:val="22"/>
        </w:rPr>
        <w:t>On this</w:t>
      </w:r>
      <w:r w:rsidRPr="00AA74C7">
        <w:rPr>
          <w:rFonts w:ascii="Arial" w:hAnsi="Arial" w:cs="Arial"/>
          <w:sz w:val="22"/>
          <w:szCs w:val="22"/>
        </w:rPr>
        <w:t xml:space="preserve"> background of whole genome hypo-methylation, gene-specific promoter hyper-methylation has been found to promote CRC by down-regulati</w:t>
      </w:r>
      <w:r w:rsidR="00FF0561">
        <w:rPr>
          <w:rFonts w:ascii="Arial" w:hAnsi="Arial" w:cs="Arial"/>
          <w:sz w:val="22"/>
          <w:szCs w:val="22"/>
        </w:rPr>
        <w:t>ng</w:t>
      </w:r>
      <w:r w:rsidRPr="00AA74C7">
        <w:rPr>
          <w:rFonts w:ascii="Arial" w:hAnsi="Arial" w:cs="Arial"/>
          <w:sz w:val="22"/>
          <w:szCs w:val="22"/>
        </w:rPr>
        <w:t xml:space="preserve"> the expression of key tumor suppressor gene</w:t>
      </w:r>
      <w:r w:rsidR="00FF0561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 such as </w:t>
      </w:r>
      <w:r w:rsidR="00721322" w:rsidRPr="00AA74C7">
        <w:rPr>
          <w:rFonts w:ascii="Arial" w:hAnsi="Arial" w:cs="Arial"/>
          <w:i/>
          <w:sz w:val="22"/>
          <w:szCs w:val="22"/>
        </w:rPr>
        <w:t>CDKN2A</w:t>
      </w:r>
      <w:r w:rsidR="00721322" w:rsidRPr="00AA74C7">
        <w:rPr>
          <w:rFonts w:ascii="Arial" w:hAnsi="Arial" w:cs="Arial"/>
          <w:sz w:val="22"/>
          <w:szCs w:val="22"/>
        </w:rPr>
        <w:t xml:space="preserve">, </w:t>
      </w:r>
      <w:r w:rsidR="00721322" w:rsidRPr="00AA74C7">
        <w:rPr>
          <w:rFonts w:ascii="Arial" w:hAnsi="Arial" w:cs="Arial"/>
          <w:i/>
          <w:sz w:val="22"/>
          <w:szCs w:val="22"/>
        </w:rPr>
        <w:t>MLH1</w:t>
      </w:r>
      <w:r w:rsidR="00721322" w:rsidRPr="00AA74C7">
        <w:rPr>
          <w:rFonts w:ascii="Arial" w:hAnsi="Arial" w:cs="Arial"/>
          <w:sz w:val="22"/>
          <w:szCs w:val="22"/>
        </w:rPr>
        <w:t xml:space="preserve">, and </w:t>
      </w:r>
      <w:r w:rsidR="00721322" w:rsidRPr="00AA74C7">
        <w:rPr>
          <w:rFonts w:ascii="Arial" w:hAnsi="Arial" w:cs="Arial"/>
          <w:i/>
          <w:sz w:val="22"/>
          <w:szCs w:val="22"/>
        </w:rPr>
        <w:t>CDH1</w:t>
      </w:r>
      <w:r w:rsidR="005C0250" w:rsidRPr="00AA74C7">
        <w:rPr>
          <w:rFonts w:ascii="Arial" w:hAnsi="Arial" w:cs="Arial"/>
          <w:i/>
          <w:sz w:val="22"/>
          <w:szCs w:val="22"/>
        </w:rPr>
        <w:t xml:space="preserve"> </w:t>
      </w:r>
      <w:r w:rsidR="0087514B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PEVuZE5vdGU+PENpdGU+PEF1dGhvcj5IZXJtYW48L0F1dGhvcj48WWVhcj4xOTk1PC9ZZWFyPjxS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==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PEVuZE5vdGU+PENpdGU+PEF1dGhvcj5IZXJtYW48L0F1dGhvcj48WWVhcj4xOTk1PC9ZZWFyPjxS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==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87514B" w:rsidRPr="00AA74C7">
        <w:rPr>
          <w:rFonts w:ascii="Arial" w:hAnsi="Arial" w:cs="Arial"/>
          <w:sz w:val="22"/>
          <w:szCs w:val="22"/>
        </w:rPr>
      </w:r>
      <w:r w:rsidR="0087514B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17-19</w:t>
      </w:r>
      <w:r w:rsidR="0087514B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Although extensive epigenetic alterations have been illustrated over the past years, CRC is still not well understood at the molecular level</w:t>
      </w:r>
      <w:r w:rsidR="00C81243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81243">
        <w:rPr>
          <w:rFonts w:ascii="Arial" w:hAnsi="Arial" w:cs="Arial"/>
          <w:sz w:val="22"/>
          <w:szCs w:val="22"/>
        </w:rPr>
      </w:r>
      <w:r w:rsidR="00C81243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4</w:t>
      </w:r>
      <w:r w:rsidR="00C81243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CRC is a heterogeneous disease</w:t>
      </w:r>
      <w:r w:rsidR="00FF0561">
        <w:rPr>
          <w:rFonts w:ascii="Arial" w:hAnsi="Arial" w:cs="Arial"/>
          <w:sz w:val="22"/>
          <w:szCs w:val="22"/>
        </w:rPr>
        <w:t xml:space="preserve"> that</w:t>
      </w:r>
      <w:r w:rsidRPr="00AA74C7">
        <w:rPr>
          <w:rFonts w:ascii="Arial" w:hAnsi="Arial" w:cs="Arial"/>
          <w:sz w:val="22"/>
          <w:szCs w:val="22"/>
        </w:rPr>
        <w:t xml:space="preserve"> typically starts from </w:t>
      </w:r>
      <w:r w:rsidR="00FF0561">
        <w:rPr>
          <w:rFonts w:ascii="Arial" w:hAnsi="Arial" w:cs="Arial"/>
          <w:sz w:val="22"/>
          <w:szCs w:val="22"/>
        </w:rPr>
        <w:t>a</w:t>
      </w:r>
      <w:r w:rsidRPr="00AA74C7">
        <w:rPr>
          <w:rFonts w:ascii="Arial" w:hAnsi="Arial" w:cs="Arial"/>
          <w:sz w:val="22"/>
          <w:szCs w:val="22"/>
        </w:rPr>
        <w:t> </w:t>
      </w:r>
      <w:hyperlink r:id="rId13" w:tooltip="Adenoma" w:history="1">
        <w:r w:rsidRPr="00AA74C7">
          <w:rPr>
            <w:rFonts w:ascii="Arial" w:hAnsi="Arial" w:cs="Arial"/>
            <w:sz w:val="22"/>
            <w:szCs w:val="22"/>
          </w:rPr>
          <w:t>benign tumor</w:t>
        </w:r>
      </w:hyperlink>
      <w:r w:rsidR="00FF0561">
        <w:rPr>
          <w:rFonts w:ascii="Arial" w:hAnsi="Arial" w:cs="Arial"/>
          <w:sz w:val="22"/>
          <w:szCs w:val="22"/>
        </w:rPr>
        <w:t xml:space="preserve"> which is</w:t>
      </w:r>
      <w:r w:rsidRPr="00AA74C7">
        <w:rPr>
          <w:rFonts w:ascii="Arial" w:hAnsi="Arial" w:cs="Arial"/>
          <w:sz w:val="22"/>
          <w:szCs w:val="22"/>
        </w:rPr>
        <w:t xml:space="preserve"> often in the form of </w:t>
      </w:r>
      <w:r w:rsidR="00FF0561">
        <w:rPr>
          <w:rFonts w:ascii="Arial" w:hAnsi="Arial" w:cs="Arial"/>
          <w:sz w:val="22"/>
          <w:szCs w:val="22"/>
        </w:rPr>
        <w:t>an</w:t>
      </w:r>
      <w:r w:rsidRPr="00AA74C7">
        <w:rPr>
          <w:rFonts w:ascii="Arial" w:hAnsi="Arial" w:cs="Arial"/>
          <w:sz w:val="22"/>
          <w:szCs w:val="22"/>
        </w:rPr>
        <w:t xml:space="preserve"> adenoma and </w:t>
      </w:r>
      <w:r w:rsidR="00FF0561" w:rsidRPr="00FF0561">
        <w:rPr>
          <w:rFonts w:ascii="Arial" w:hAnsi="Arial" w:cs="Arial"/>
          <w:sz w:val="22"/>
          <w:szCs w:val="22"/>
        </w:rPr>
        <w:t xml:space="preserve">becomes </w:t>
      </w:r>
      <w:r w:rsidR="00FF0561">
        <w:rPr>
          <w:rFonts w:ascii="Arial" w:hAnsi="Arial" w:cs="Arial"/>
          <w:sz w:val="22"/>
          <w:szCs w:val="22"/>
        </w:rPr>
        <w:t xml:space="preserve">a </w:t>
      </w:r>
      <w:r w:rsidR="00FF0561" w:rsidRPr="00FF0561">
        <w:rPr>
          <w:rFonts w:ascii="Arial" w:hAnsi="Arial" w:cs="Arial"/>
          <w:sz w:val="22"/>
          <w:szCs w:val="22"/>
        </w:rPr>
        <w:t xml:space="preserve">malignant cancer </w:t>
      </w:r>
      <w:r w:rsidR="00FF0561">
        <w:rPr>
          <w:rFonts w:ascii="Arial" w:hAnsi="Arial" w:cs="Arial"/>
          <w:sz w:val="22"/>
          <w:szCs w:val="22"/>
        </w:rPr>
        <w:t xml:space="preserve">over a period of </w:t>
      </w:r>
      <w:r w:rsidRPr="00AA74C7">
        <w:rPr>
          <w:rFonts w:ascii="Arial" w:hAnsi="Arial" w:cs="Arial"/>
          <w:sz w:val="22"/>
          <w:szCs w:val="22"/>
        </w:rPr>
        <w:t xml:space="preserve">10 </w:t>
      </w:r>
      <w:r w:rsidR="00FF0561">
        <w:rPr>
          <w:rFonts w:ascii="Arial" w:hAnsi="Arial" w:cs="Arial"/>
          <w:sz w:val="22"/>
          <w:szCs w:val="22"/>
        </w:rPr>
        <w:t xml:space="preserve">or more </w:t>
      </w:r>
      <w:r w:rsidRPr="00AA74C7">
        <w:rPr>
          <w:rFonts w:ascii="Arial" w:hAnsi="Arial" w:cs="Arial"/>
          <w:sz w:val="22"/>
          <w:szCs w:val="22"/>
        </w:rPr>
        <w:t xml:space="preserve">years </w:t>
      </w:r>
      <w:r w:rsidR="00A372C9" w:rsidRPr="00AA74C7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&lt;EndNote&gt;&lt;Cite&gt;&lt;Author&gt;Witold&lt;/Author&gt;&lt;Year&gt;2018&lt;/Year&gt;&lt;RecNum&gt;3&lt;/RecNum&gt;&lt;DisplayText&gt;&lt;style face="superscript"&gt;20&lt;/style&gt;&lt;/DisplayText&gt;&lt;record&gt;&lt;rec-number&gt;3&lt;/rec-number&gt;&lt;foreign-keys&gt;&lt;key app="EN" db-id="zffsxeepa00fpreedaupevsaw9eeftzdw009" timestamp="1561362475"&gt;3&lt;/key&gt;&lt;key app="ENWeb" db-id=""&gt;0&lt;/key&gt;&lt;/foreign-keys&gt;&lt;ref-type name="Journal Article"&gt;17&lt;/ref-type&gt;&lt;contributors&gt;&lt;authors&gt;&lt;author&gt;Witold, K.&lt;/author&gt;&lt;author&gt;Anna, K.&lt;/author&gt;&lt;author&gt;Maciej, T.&lt;/author&gt;&lt;author&gt;Jakub, J.&lt;/author&gt;&lt;/authors&gt;&lt;/contributors&gt;&lt;auth-address&gt;Department of Oncological Surgery of Gastrointestinal Diseases, Greater Poland Cancer Centre, 15 Garbary St., 61-866 Poznan, Poland.&amp;#xD;Department of Head and Neck Surgery, Poznan University of Medical Sciences, 10 Fredry St., 61-701 Poznan, Poland.&amp;#xD;Department of Epidemiology and Cancer Prevention, Greater Poland Cancer Registry - The Greater Poland Cancer Centre, 15 Garbary St., 61-866 Poznan, Poland.&lt;/auth-address&gt;&lt;titles&gt;&lt;title&gt;Adenomas - Genetic factors in colorectal cancer prevention&lt;/title&gt;&lt;secondary-title&gt;Rep Pract Oncol Radiother&lt;/secondary-title&gt;&lt;/titles&gt;&lt;periodical&gt;&lt;full-title&gt;Rep Pract Oncol Radiother&lt;/full-title&gt;&lt;/periodical&gt;&lt;pages&gt;75-83&lt;/pages&gt;&lt;volume&gt;23&lt;/volume&gt;&lt;number&gt;2&lt;/number&gt;&lt;edition&gt;2018/02/22&lt;/edition&gt;&lt;keywords&gt;&lt;keyword&gt;Colorectal adenomas&lt;/keyword&gt;&lt;keyword&gt;Colorectal cancer&lt;/keyword&gt;&lt;keyword&gt;Genetic risk factors&lt;/keyword&gt;&lt;/keywords&gt;&lt;dates&gt;&lt;year&gt;2018&lt;/year&gt;&lt;pub-dates&gt;&lt;date&gt;Mar-Apr&lt;/date&gt;&lt;/pub-dates&gt;&lt;/dates&gt;&lt;isbn&gt;1507-1367 (Print)&amp;#xD;1507-1367 (Linking)&lt;/isbn&gt;&lt;accession-num&gt;29463957&lt;/accession-num&gt;&lt;urls&gt;&lt;related-urls&gt;&lt;url&gt;https://www.ncbi.nlm.nih.gov/pubmed/29463957&lt;/url&gt;&lt;/related-urls&gt;&lt;/urls&gt;&lt;custom2&gt;PMC5814382&lt;/custom2&gt;&lt;electronic-resource-num&gt;10.1016/j.rpor.2017.12.003&lt;/electronic-resource-num&gt;&lt;/record&gt;&lt;/Cite&gt;&lt;/EndNote&gt;</w:instrText>
      </w:r>
      <w:r w:rsidR="00A372C9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20</w:t>
      </w:r>
      <w:r w:rsidR="00A372C9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FF0561">
        <w:rPr>
          <w:rFonts w:ascii="Arial" w:hAnsi="Arial" w:cs="Arial"/>
          <w:sz w:val="22"/>
          <w:szCs w:val="22"/>
        </w:rPr>
        <w:t xml:space="preserve">Early identification and resection of benign colorectal tumors at the </w:t>
      </w:r>
      <w:r w:rsidR="00FD351C" w:rsidRPr="00AA74C7">
        <w:rPr>
          <w:rFonts w:ascii="Arial" w:hAnsi="Arial" w:cs="Arial"/>
          <w:sz w:val="22"/>
          <w:szCs w:val="22"/>
        </w:rPr>
        <w:t xml:space="preserve">colorectal adenoma </w:t>
      </w:r>
      <w:r w:rsidR="00FD351C" w:rsidRPr="00AA74C7">
        <w:rPr>
          <w:rFonts w:ascii="Arial" w:hAnsi="Arial" w:cs="Arial"/>
          <w:sz w:val="22"/>
          <w:szCs w:val="22"/>
        </w:rPr>
        <w:lastRenderedPageBreak/>
        <w:t>(CA)</w:t>
      </w:r>
      <w:r w:rsidR="00FD351C" w:rsidRPr="00AA74C7">
        <w:rPr>
          <w:rFonts w:ascii="Arial" w:hAnsi="Arial" w:cs="Arial"/>
          <w:color w:val="7030A0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stage </w:t>
      </w:r>
      <w:r w:rsidR="00E040B1" w:rsidRPr="00AA74C7">
        <w:rPr>
          <w:rFonts w:ascii="Arial" w:hAnsi="Arial" w:cs="Arial"/>
          <w:sz w:val="22"/>
          <w:szCs w:val="22"/>
        </w:rPr>
        <w:t>provides</w:t>
      </w:r>
      <w:r w:rsidRPr="00AA74C7">
        <w:rPr>
          <w:rFonts w:ascii="Arial" w:hAnsi="Arial" w:cs="Arial"/>
          <w:sz w:val="22"/>
          <w:szCs w:val="22"/>
        </w:rPr>
        <w:t xml:space="preserve"> an excellent opportunity to prevent </w:t>
      </w:r>
      <w:r w:rsidR="00FF0561">
        <w:rPr>
          <w:rFonts w:ascii="Arial" w:hAnsi="Arial" w:cs="Arial"/>
          <w:sz w:val="22"/>
          <w:szCs w:val="22"/>
        </w:rPr>
        <w:t>CRC</w:t>
      </w:r>
      <w:r w:rsidRPr="00AA74C7">
        <w:rPr>
          <w:rFonts w:ascii="Arial" w:hAnsi="Arial" w:cs="Arial"/>
          <w:sz w:val="22"/>
          <w:szCs w:val="22"/>
        </w:rPr>
        <w:t xml:space="preserve"> cancerization and </w:t>
      </w:r>
      <w:r w:rsidR="00FF0561">
        <w:rPr>
          <w:rFonts w:ascii="Arial" w:hAnsi="Arial" w:cs="Arial"/>
          <w:sz w:val="22"/>
          <w:szCs w:val="22"/>
        </w:rPr>
        <w:t xml:space="preserve">increase patient </w:t>
      </w:r>
      <w:r w:rsidRPr="00AA74C7">
        <w:rPr>
          <w:rFonts w:ascii="Arial" w:hAnsi="Arial" w:cs="Arial"/>
          <w:sz w:val="22"/>
          <w:szCs w:val="22"/>
        </w:rPr>
        <w:t>survival</w:t>
      </w:r>
      <w:r w:rsidR="000B282D">
        <w:rPr>
          <w:rFonts w:ascii="Arial" w:hAnsi="Arial" w:cs="Arial"/>
          <w:sz w:val="22"/>
          <w:szCs w:val="22"/>
        </w:rPr>
        <w:fldChar w:fldCharType="begin">
          <w:fldData xml:space="preserve">PEVuZE5vdGU+PENpdGU+PEF1dGhvcj5aYXViZXI8L0F1dGhvcj48WWVhcj4yMDEyPC9ZZWFyPjxS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PEVuZE5vdGU+PENpdGU+PEF1dGhvcj5aYXViZXI8L0F1dGhvcj48WWVhcj4yMDEyPC9ZZWFyPjxS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0B282D">
        <w:rPr>
          <w:rFonts w:ascii="Arial" w:hAnsi="Arial" w:cs="Arial"/>
          <w:sz w:val="22"/>
          <w:szCs w:val="22"/>
        </w:rPr>
      </w:r>
      <w:r w:rsidR="000B282D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21</w:t>
      </w:r>
      <w:r w:rsidR="000B282D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FF0561">
        <w:rPr>
          <w:rFonts w:ascii="Arial" w:hAnsi="Arial" w:cs="Arial"/>
          <w:sz w:val="22"/>
          <w:szCs w:val="22"/>
        </w:rPr>
        <w:t>C</w:t>
      </w:r>
      <w:r w:rsidRPr="00AA74C7">
        <w:rPr>
          <w:rFonts w:ascii="Arial" w:hAnsi="Arial" w:cs="Arial"/>
          <w:sz w:val="22"/>
          <w:szCs w:val="22"/>
        </w:rPr>
        <w:t xml:space="preserve">olorectal adenoma </w:t>
      </w:r>
      <w:r w:rsidR="008104CB">
        <w:rPr>
          <w:rFonts w:ascii="Arial" w:hAnsi="Arial" w:cs="Arial"/>
          <w:sz w:val="22"/>
          <w:szCs w:val="22"/>
        </w:rPr>
        <w:t xml:space="preserve">is subdivided into </w:t>
      </w:r>
      <w:r w:rsidR="005C0250" w:rsidRPr="00AA74C7">
        <w:rPr>
          <w:rFonts w:ascii="Arial" w:hAnsi="Arial" w:cs="Arial"/>
          <w:sz w:val="22"/>
          <w:szCs w:val="22"/>
        </w:rPr>
        <w:t xml:space="preserve">two </w:t>
      </w:r>
      <w:r w:rsidRPr="00AA74C7">
        <w:rPr>
          <w:rFonts w:ascii="Arial" w:hAnsi="Arial" w:cs="Arial"/>
          <w:sz w:val="22"/>
          <w:szCs w:val="22"/>
        </w:rPr>
        <w:t xml:space="preserve">different pathologic </w:t>
      </w:r>
      <w:r w:rsidR="008104CB">
        <w:rPr>
          <w:rFonts w:ascii="Arial" w:hAnsi="Arial" w:cs="Arial"/>
          <w:sz w:val="22"/>
          <w:szCs w:val="22"/>
        </w:rPr>
        <w:t>subtypes based on likelihood of cancer progression specifically</w:t>
      </w:r>
      <w:r w:rsidRPr="00AA74C7">
        <w:rPr>
          <w:rFonts w:ascii="Arial" w:hAnsi="Arial" w:cs="Arial"/>
          <w:sz w:val="22"/>
          <w:szCs w:val="22"/>
        </w:rPr>
        <w:t xml:space="preserve"> low-grade adenoma</w:t>
      </w:r>
      <w:r w:rsidR="005C0250" w:rsidRPr="00AA74C7">
        <w:rPr>
          <w:rFonts w:ascii="Arial" w:hAnsi="Arial" w:cs="Arial"/>
          <w:sz w:val="22"/>
          <w:szCs w:val="22"/>
        </w:rPr>
        <w:t xml:space="preserve"> (LGA)</w:t>
      </w:r>
      <w:r w:rsidRPr="00AA74C7">
        <w:rPr>
          <w:rFonts w:ascii="Arial" w:hAnsi="Arial" w:cs="Arial"/>
          <w:sz w:val="22"/>
          <w:szCs w:val="22"/>
        </w:rPr>
        <w:t xml:space="preserve"> and high-grade adenoma</w:t>
      </w:r>
      <w:r w:rsidR="005C0250" w:rsidRPr="00AA74C7">
        <w:rPr>
          <w:rFonts w:ascii="Arial" w:hAnsi="Arial" w:cs="Arial"/>
          <w:sz w:val="22"/>
          <w:szCs w:val="22"/>
        </w:rPr>
        <w:t xml:space="preserve"> (HGA)</w: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PEVuZE5vdGU+PENpdGU+PEF1dGhvcj5TY2hsZW1wZXI8L0F1dGhvcj48WWVhcj4yMDAwPC9ZZWFy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 </w:instrTex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PEVuZE5vdGU+PENpdGU+PEF1dGhvcj5TY2hsZW1wZXI8L0F1dGhvcj48WWVhcj4yMDAwPC9ZZWFy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EN.CITE.DATA </w:instrText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22</w:t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5C0250" w:rsidRPr="00AA74C7">
        <w:rPr>
          <w:rFonts w:ascii="Arial" w:hAnsi="Arial" w:cs="Arial"/>
          <w:sz w:val="22"/>
          <w:szCs w:val="22"/>
        </w:rPr>
        <w:t xml:space="preserve">. </w:t>
      </w:r>
      <w:r w:rsidR="008104CB">
        <w:rPr>
          <w:rFonts w:ascii="Arial" w:hAnsi="Arial" w:cs="Arial"/>
          <w:sz w:val="22"/>
          <w:szCs w:val="22"/>
        </w:rPr>
        <w:t>Molecular a</w:t>
      </w:r>
      <w:r w:rsidR="008104CB" w:rsidRPr="008104CB">
        <w:rPr>
          <w:rFonts w:ascii="Arial" w:hAnsi="Arial" w:cs="Arial"/>
          <w:sz w:val="22"/>
          <w:szCs w:val="22"/>
        </w:rPr>
        <w:t xml:space="preserve">lterations in LGA could </w:t>
      </w:r>
      <w:r w:rsidR="008104CB">
        <w:rPr>
          <w:rFonts w:ascii="Arial" w:hAnsi="Arial" w:cs="Arial"/>
          <w:sz w:val="22"/>
          <w:szCs w:val="22"/>
        </w:rPr>
        <w:t xml:space="preserve">serve </w:t>
      </w:r>
      <w:r w:rsidR="008104CB" w:rsidRPr="008104CB">
        <w:rPr>
          <w:rFonts w:ascii="Arial" w:hAnsi="Arial" w:cs="Arial"/>
          <w:sz w:val="22"/>
          <w:szCs w:val="22"/>
        </w:rPr>
        <w:t>as potential early diagnostic biomarkers</w:t>
      </w:r>
      <w:r w:rsidR="008104CB">
        <w:rPr>
          <w:rFonts w:ascii="Arial" w:hAnsi="Arial" w:cs="Arial"/>
          <w:sz w:val="22"/>
          <w:szCs w:val="22"/>
        </w:rPr>
        <w:t xml:space="preserve"> for CRC development though to the best of our knowledge, no group has identified and compared the differences in </w:t>
      </w:r>
      <w:r w:rsidR="005C0250" w:rsidRPr="00AA74C7">
        <w:rPr>
          <w:rFonts w:ascii="Arial" w:hAnsi="Arial" w:cs="Arial"/>
          <w:sz w:val="22"/>
          <w:szCs w:val="22"/>
        </w:rPr>
        <w:t>wh</w:t>
      </w:r>
      <w:r w:rsidR="00E21D97" w:rsidRPr="00AA74C7">
        <w:rPr>
          <w:rFonts w:ascii="Arial" w:hAnsi="Arial" w:cs="Arial"/>
          <w:sz w:val="22"/>
          <w:szCs w:val="22"/>
        </w:rPr>
        <w:t xml:space="preserve">ole-genome DNA methylation </w:t>
      </w:r>
      <w:r w:rsidR="008104CB">
        <w:rPr>
          <w:rFonts w:ascii="Arial" w:hAnsi="Arial" w:cs="Arial"/>
          <w:sz w:val="22"/>
          <w:szCs w:val="22"/>
        </w:rPr>
        <w:t xml:space="preserve">patterns </w:t>
      </w:r>
      <w:r w:rsidR="005C0250" w:rsidRPr="00AA74C7">
        <w:rPr>
          <w:rFonts w:ascii="Arial" w:hAnsi="Arial" w:cs="Arial"/>
          <w:sz w:val="22"/>
          <w:szCs w:val="22"/>
        </w:rPr>
        <w:t>between these two</w:t>
      </w:r>
      <w:r w:rsidR="008104CB">
        <w:rPr>
          <w:rFonts w:ascii="Arial" w:hAnsi="Arial" w:cs="Arial"/>
          <w:sz w:val="22"/>
          <w:szCs w:val="22"/>
        </w:rPr>
        <w:t xml:space="preserve"> subtypes</w:t>
      </w:r>
      <w:r w:rsidR="005C0250" w:rsidRPr="00AA74C7">
        <w:rPr>
          <w:rFonts w:ascii="Arial" w:hAnsi="Arial" w:cs="Arial"/>
          <w:sz w:val="22"/>
          <w:szCs w:val="22"/>
        </w:rPr>
        <w:t xml:space="preserve"> </w:t>
      </w:r>
      <w:r w:rsidR="00E21D97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&lt;EndNote&gt;&lt;Cite&gt;&lt;Author&gt;Rex&lt;/Author&gt;&lt;Year&gt;2009&lt;/Year&gt;&lt;RecNum&gt;21&lt;/RecNum&gt;&lt;DisplayText&gt;&lt;style face="superscript"&gt;23&lt;/style&gt;&lt;/DisplayText&gt;&lt;record&gt;&lt;rec-number&gt;21&lt;/rec-number&gt;&lt;foreign-keys&gt;&lt;key app="EN" db-id="zffsxeepa00fpreedaupevsaw9eeftzdw009" timestamp="1562162427"&gt;21&lt;/key&gt;&lt;/foreign-keys&gt;&lt;ref-type name="Journal Article"&gt;17&lt;/ref-type&gt;&lt;contributors&gt;&lt;authors&gt;&lt;author&gt;Rex, D. K.&lt;/author&gt;&lt;author&gt;Johnson, D. A.&lt;/author&gt;&lt;author&gt;Anderson, J. C.&lt;/author&gt;&lt;author&gt;Schoenfeld, P. S.&lt;/author&gt;&lt;author&gt;Burke, C. A.&lt;/author&gt;&lt;author&gt;Inadomi, J. M.&lt;/author&gt;&lt;author&gt;American College of, Gastroenterology&lt;/author&gt;&lt;/authors&gt;&lt;/contributors&gt;&lt;auth-address&gt;Indiana University Medical Center, IU Hospital, Indianapolis 46202, USA. drex@iupui.edu&lt;/auth-address&gt;&lt;titles&gt;&lt;title&gt;American College of Gastroenterology guidelines for colorectal cancer screening 2009 [corrected]&lt;/title&gt;&lt;secondary-title&gt;Am J Gastroenterol&lt;/secondary-title&gt;&lt;/titles&gt;&lt;periodical&gt;&lt;full-title&gt;Am J Gastroenterol&lt;/full-title&gt;&lt;/periodical&gt;&lt;pages&gt;739-50&lt;/pages&gt;&lt;volume&gt;104&lt;/volume&gt;&lt;number&gt;3&lt;/number&gt;&lt;edition&gt;2009/02/26&lt;/edition&gt;&lt;keywords&gt;&lt;keyword&gt;Adenomatous Polyposis Coli/diagnosis&lt;/keyword&gt;&lt;keyword&gt;Colonoscopy&lt;/keyword&gt;&lt;keyword&gt;Colorectal Neoplasms/*diagnosis/prevention &amp;amp; control&lt;/keyword&gt;&lt;keyword&gt;Colorectal Neoplasms, Hereditary Nonpolyposis/diagnosis&lt;/keyword&gt;&lt;keyword&gt;Humans&lt;/keyword&gt;&lt;/keywords&gt;&lt;dates&gt;&lt;year&gt;2009&lt;/year&gt;&lt;pub-dates&gt;&lt;date&gt;Mar&lt;/date&gt;&lt;/pub-dates&gt;&lt;/dates&gt;&lt;isbn&gt;1572-0241 (Electronic)&amp;#xD;0002-9270 (Linking)&lt;/isbn&gt;&lt;accession-num&gt;19240699&lt;/accession-num&gt;&lt;urls&gt;&lt;related-urls&gt;&lt;url&gt;https://www.ncbi.nlm.nih.gov/pubmed/19240699&lt;/url&gt;&lt;/related-urls&gt;&lt;/urls&gt;&lt;electronic-resource-num&gt;10.1038/ajg.2009.104&lt;/electronic-resource-num&gt;&lt;/record&gt;&lt;/Cite&gt;&lt;/EndNote&gt;</w:instrText>
      </w:r>
      <w:r w:rsidR="00E21D97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23</w:t>
      </w:r>
      <w:r w:rsidR="00E21D97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AC1A19">
        <w:rPr>
          <w:rFonts w:ascii="Arial" w:hAnsi="Arial" w:cs="Arial"/>
          <w:sz w:val="22"/>
          <w:szCs w:val="22"/>
        </w:rPr>
        <w:t xml:space="preserve">A </w:t>
      </w:r>
      <w:r w:rsidR="00105BA5" w:rsidRPr="00AA74C7">
        <w:rPr>
          <w:rFonts w:ascii="Arial" w:hAnsi="Arial" w:cs="Arial"/>
          <w:sz w:val="22"/>
          <w:szCs w:val="22"/>
        </w:rPr>
        <w:t xml:space="preserve">comprehensive understanding </w:t>
      </w:r>
      <w:r w:rsidR="008104CB">
        <w:rPr>
          <w:rFonts w:ascii="Arial" w:hAnsi="Arial" w:cs="Arial"/>
          <w:sz w:val="22"/>
          <w:szCs w:val="22"/>
        </w:rPr>
        <w:t xml:space="preserve">of the alterations in </w:t>
      </w:r>
      <w:r w:rsidR="00105BA5" w:rsidRPr="00AA74C7">
        <w:rPr>
          <w:rFonts w:ascii="Arial" w:hAnsi="Arial" w:cs="Arial"/>
          <w:sz w:val="22"/>
          <w:szCs w:val="22"/>
        </w:rPr>
        <w:t>genome-wide DNA methylation profile for early stage pre-cancerous lesions</w:t>
      </w:r>
      <w:r w:rsidR="006457BC" w:rsidRPr="00AA74C7">
        <w:rPr>
          <w:rFonts w:ascii="Arial" w:hAnsi="Arial" w:cs="Arial"/>
          <w:sz w:val="22"/>
          <w:szCs w:val="22"/>
        </w:rPr>
        <w:t xml:space="preserve"> (</w:t>
      </w:r>
      <w:r w:rsidR="005C0250" w:rsidRPr="00AA74C7">
        <w:rPr>
          <w:rFonts w:ascii="Arial" w:hAnsi="Arial" w:cs="Arial"/>
          <w:sz w:val="22"/>
          <w:szCs w:val="22"/>
        </w:rPr>
        <w:t>LGA and HGA</w:t>
      </w:r>
      <w:r w:rsidR="006457BC" w:rsidRPr="00AA74C7">
        <w:rPr>
          <w:rFonts w:ascii="Arial" w:hAnsi="Arial" w:cs="Arial"/>
          <w:sz w:val="22"/>
          <w:szCs w:val="22"/>
        </w:rPr>
        <w:t>)</w:t>
      </w:r>
      <w:r w:rsidR="008452E3" w:rsidRPr="00AA74C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may</w:t>
      </w:r>
      <w:r w:rsidR="00105BA5" w:rsidRPr="00AA74C7">
        <w:rPr>
          <w:rFonts w:ascii="Arial" w:hAnsi="Arial" w:cs="Arial"/>
          <w:sz w:val="22"/>
          <w:szCs w:val="22"/>
        </w:rPr>
        <w:t xml:space="preserve"> provide </w:t>
      </w:r>
      <w:r w:rsidR="00AC1A19">
        <w:rPr>
          <w:rFonts w:ascii="Arial" w:hAnsi="Arial" w:cs="Arial"/>
          <w:sz w:val="22"/>
          <w:szCs w:val="22"/>
        </w:rPr>
        <w:t xml:space="preserve">an </w:t>
      </w:r>
      <w:r w:rsidR="00105BA5" w:rsidRPr="00AA74C7">
        <w:rPr>
          <w:rFonts w:ascii="Arial" w:hAnsi="Arial" w:cs="Arial"/>
          <w:sz w:val="22"/>
          <w:szCs w:val="22"/>
        </w:rPr>
        <w:t xml:space="preserve">important resources for </w:t>
      </w:r>
      <w:r w:rsidR="00AC1A19" w:rsidRPr="00AC1A19">
        <w:rPr>
          <w:rFonts w:ascii="Arial" w:hAnsi="Arial" w:cs="Arial"/>
          <w:sz w:val="22"/>
          <w:szCs w:val="22"/>
        </w:rPr>
        <w:t xml:space="preserve">candidate biomarkers </w:t>
      </w:r>
      <w:r w:rsidR="00AC1A19">
        <w:rPr>
          <w:rFonts w:ascii="Arial" w:hAnsi="Arial" w:cs="Arial"/>
          <w:sz w:val="22"/>
          <w:szCs w:val="22"/>
        </w:rPr>
        <w:t xml:space="preserve">for early diagnosis of </w:t>
      </w:r>
      <w:r w:rsidR="00105BA5" w:rsidRPr="00AA74C7">
        <w:rPr>
          <w:rFonts w:ascii="Arial" w:hAnsi="Arial" w:cs="Arial"/>
          <w:sz w:val="22"/>
          <w:szCs w:val="22"/>
        </w:rPr>
        <w:t xml:space="preserve">cancer. </w:t>
      </w:r>
    </w:p>
    <w:p w14:paraId="6344BB76" w14:textId="77777777" w:rsidR="00105BA5" w:rsidRPr="00AA74C7" w:rsidRDefault="00105BA5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3854E3A0" w14:textId="4EB56E75" w:rsidR="006457BC" w:rsidRDefault="003B50FB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In this study, </w:t>
      </w:r>
      <w:r w:rsidR="0053281F" w:rsidRPr="00AA74C7">
        <w:rPr>
          <w:rFonts w:ascii="Arial" w:hAnsi="Arial" w:cs="Arial"/>
          <w:sz w:val="22"/>
          <w:szCs w:val="22"/>
        </w:rPr>
        <w:t xml:space="preserve">we conducted </w:t>
      </w:r>
      <w:r w:rsidR="00AC1A19">
        <w:rPr>
          <w:rFonts w:ascii="Arial" w:hAnsi="Arial" w:cs="Arial"/>
          <w:sz w:val="22"/>
          <w:szCs w:val="22"/>
        </w:rPr>
        <w:t xml:space="preserve">a series of </w:t>
      </w:r>
      <w:r w:rsidR="0053281F" w:rsidRPr="00AA74C7">
        <w:rPr>
          <w:rFonts w:ascii="Arial" w:hAnsi="Arial" w:cs="Arial"/>
          <w:sz w:val="22"/>
          <w:szCs w:val="22"/>
        </w:rPr>
        <w:t>genome-wide DNA methylation array</w:t>
      </w:r>
      <w:r w:rsidR="00AC1A19">
        <w:rPr>
          <w:rFonts w:ascii="Arial" w:hAnsi="Arial" w:cs="Arial"/>
          <w:sz w:val="22"/>
          <w:szCs w:val="22"/>
        </w:rPr>
        <w:t xml:space="preserve"> of</w:t>
      </w:r>
      <w:r w:rsidR="0053281F" w:rsidRPr="00AA74C7">
        <w:rPr>
          <w:rFonts w:ascii="Arial" w:hAnsi="Arial" w:cs="Arial"/>
          <w:sz w:val="22"/>
          <w:szCs w:val="22"/>
        </w:rPr>
        <w:t xml:space="preserve"> 18 </w:t>
      </w:r>
      <w:r w:rsidR="00FF3BC0" w:rsidRPr="00AA74C7">
        <w:rPr>
          <w:rFonts w:ascii="Arial" w:hAnsi="Arial" w:cs="Arial"/>
          <w:sz w:val="22"/>
          <w:szCs w:val="22"/>
        </w:rPr>
        <w:t xml:space="preserve">LGA </w:t>
      </w:r>
      <w:r w:rsidR="0053281F" w:rsidRPr="00AA74C7">
        <w:rPr>
          <w:rFonts w:ascii="Arial" w:hAnsi="Arial" w:cs="Arial"/>
          <w:sz w:val="22"/>
          <w:szCs w:val="22"/>
        </w:rPr>
        <w:t xml:space="preserve">and 22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53281F" w:rsidRPr="00AA74C7">
        <w:rPr>
          <w:rFonts w:ascii="Arial" w:hAnsi="Arial" w:cs="Arial"/>
          <w:sz w:val="22"/>
          <w:szCs w:val="22"/>
        </w:rPr>
        <w:t xml:space="preserve"> and </w:t>
      </w:r>
      <w:r w:rsidR="00AC1A19">
        <w:rPr>
          <w:rFonts w:ascii="Arial" w:hAnsi="Arial" w:cs="Arial"/>
          <w:sz w:val="22"/>
          <w:szCs w:val="22"/>
        </w:rPr>
        <w:t xml:space="preserve">compared the frequency, location, and pattern of methylation status to </w:t>
      </w:r>
      <w:r w:rsidR="0053281F" w:rsidRPr="00AA74C7">
        <w:rPr>
          <w:rFonts w:ascii="Arial" w:hAnsi="Arial" w:cs="Arial"/>
          <w:sz w:val="22"/>
          <w:szCs w:val="22"/>
        </w:rPr>
        <w:t>20 normal tissue</w:t>
      </w:r>
      <w:r w:rsidR="00AC1A19">
        <w:rPr>
          <w:rFonts w:ascii="Arial" w:hAnsi="Arial" w:cs="Arial"/>
          <w:sz w:val="22"/>
          <w:szCs w:val="22"/>
        </w:rPr>
        <w:t xml:space="preserve"> samples</w:t>
      </w:r>
      <w:r w:rsidR="006457BC" w:rsidRPr="00AA74C7">
        <w:rPr>
          <w:rFonts w:ascii="Arial" w:hAnsi="Arial" w:cs="Arial"/>
          <w:sz w:val="22"/>
          <w:szCs w:val="22"/>
        </w:rPr>
        <w:t xml:space="preserve">. </w:t>
      </w:r>
      <w:r w:rsidR="00107569" w:rsidRPr="00AA74C7">
        <w:rPr>
          <w:rFonts w:ascii="Arial" w:hAnsi="Arial" w:cs="Arial"/>
          <w:sz w:val="22"/>
          <w:szCs w:val="22"/>
        </w:rPr>
        <w:t xml:space="preserve">Dynamic </w:t>
      </w:r>
      <w:r w:rsidR="00AC1A19" w:rsidRPr="00AC1A19">
        <w:rPr>
          <w:rFonts w:ascii="Arial" w:hAnsi="Arial" w:cs="Arial"/>
          <w:sz w:val="22"/>
          <w:szCs w:val="22"/>
        </w:rPr>
        <w:t>change</w:t>
      </w:r>
      <w:r w:rsidR="00AC1A19">
        <w:rPr>
          <w:rFonts w:ascii="Arial" w:hAnsi="Arial" w:cs="Arial"/>
          <w:sz w:val="22"/>
          <w:szCs w:val="22"/>
        </w:rPr>
        <w:t>s in</w:t>
      </w:r>
      <w:r w:rsidR="00AC1A19" w:rsidRPr="00AC1A19">
        <w:rPr>
          <w:rFonts w:ascii="Arial" w:hAnsi="Arial" w:cs="Arial"/>
          <w:sz w:val="22"/>
          <w:szCs w:val="22"/>
        </w:rPr>
        <w:t xml:space="preserve"> </w:t>
      </w:r>
      <w:r w:rsidR="00107569" w:rsidRPr="00AA74C7">
        <w:rPr>
          <w:rFonts w:ascii="Arial" w:hAnsi="Arial" w:cs="Arial"/>
          <w:sz w:val="22"/>
          <w:szCs w:val="22"/>
        </w:rPr>
        <w:t>DNA m</w:t>
      </w:r>
      <w:r w:rsidR="006457BC" w:rsidRPr="00AA74C7">
        <w:rPr>
          <w:rFonts w:ascii="Arial" w:hAnsi="Arial" w:cs="Arial"/>
          <w:sz w:val="22"/>
          <w:szCs w:val="22"/>
        </w:rPr>
        <w:t xml:space="preserve">ethylation </w:t>
      </w:r>
      <w:r w:rsidR="00AC1A19">
        <w:rPr>
          <w:rFonts w:ascii="Arial" w:hAnsi="Arial" w:cs="Arial"/>
          <w:sz w:val="22"/>
          <w:szCs w:val="22"/>
        </w:rPr>
        <w:t>patterns between</w:t>
      </w:r>
      <w:r w:rsidR="00001BE7" w:rsidRPr="00AA74C7">
        <w:rPr>
          <w:rFonts w:ascii="Arial" w:hAnsi="Arial" w:cs="Arial"/>
          <w:sz w:val="22"/>
          <w:szCs w:val="22"/>
        </w:rPr>
        <w:t xml:space="preserve"> </w:t>
      </w:r>
      <w:r w:rsidR="00F36804" w:rsidRPr="00AA74C7">
        <w:rPr>
          <w:rFonts w:ascii="Arial" w:hAnsi="Arial" w:cs="Arial"/>
          <w:sz w:val="22"/>
          <w:szCs w:val="22"/>
        </w:rPr>
        <w:t>LGA and HGA</w:t>
      </w:r>
      <w:r w:rsidR="002C1801" w:rsidRPr="00AA74C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were</w:t>
      </w:r>
      <w:r w:rsidR="006457BC" w:rsidRPr="00AA74C7">
        <w:rPr>
          <w:rFonts w:ascii="Arial" w:hAnsi="Arial" w:cs="Arial"/>
          <w:sz w:val="22"/>
          <w:szCs w:val="22"/>
        </w:rPr>
        <w:t xml:space="preserve"> identified</w:t>
      </w:r>
      <w:r w:rsidR="00AC1A19">
        <w:rPr>
          <w:rFonts w:ascii="Arial" w:hAnsi="Arial" w:cs="Arial"/>
          <w:sz w:val="22"/>
          <w:szCs w:val="22"/>
        </w:rPr>
        <w:t>,</w:t>
      </w:r>
      <w:r w:rsidR="00DE618A" w:rsidRPr="00AA74C7">
        <w:rPr>
          <w:rFonts w:ascii="Arial" w:hAnsi="Arial" w:cs="Arial"/>
          <w:sz w:val="22"/>
          <w:szCs w:val="22"/>
        </w:rPr>
        <w:t xml:space="preserve"> and we found </w:t>
      </w:r>
      <w:r w:rsidR="00AC1A19">
        <w:rPr>
          <w:rFonts w:ascii="Arial" w:hAnsi="Arial" w:cs="Arial"/>
          <w:sz w:val="22"/>
          <w:szCs w:val="22"/>
        </w:rPr>
        <w:t>that</w:t>
      </w:r>
      <w:r w:rsidR="00DE618A" w:rsidRPr="00AA74C7">
        <w:rPr>
          <w:rFonts w:ascii="Arial" w:hAnsi="Arial" w:cs="Arial"/>
          <w:sz w:val="22"/>
          <w:szCs w:val="22"/>
        </w:rPr>
        <w:t xml:space="preserve"> methylation change</w:t>
      </w:r>
      <w:r w:rsidR="00AC1A19">
        <w:rPr>
          <w:rFonts w:ascii="Arial" w:hAnsi="Arial" w:cs="Arial"/>
          <w:sz w:val="22"/>
          <w:szCs w:val="22"/>
        </w:rPr>
        <w:t>s</w:t>
      </w:r>
      <w:r w:rsidR="00DE618A" w:rsidRPr="00AA74C7">
        <w:rPr>
          <w:rFonts w:ascii="Arial" w:hAnsi="Arial" w:cs="Arial"/>
          <w:sz w:val="22"/>
          <w:szCs w:val="22"/>
        </w:rPr>
        <w:t xml:space="preserve"> appeared in LGA </w:t>
      </w:r>
      <w:r w:rsidR="00AC1A19">
        <w:rPr>
          <w:rFonts w:ascii="Arial" w:hAnsi="Arial" w:cs="Arial"/>
          <w:sz w:val="22"/>
          <w:szCs w:val="22"/>
        </w:rPr>
        <w:t xml:space="preserve">were increased </w:t>
      </w:r>
      <w:r w:rsidR="00DE618A" w:rsidRPr="00AA74C7">
        <w:rPr>
          <w:rFonts w:ascii="Arial" w:hAnsi="Arial" w:cs="Arial"/>
          <w:sz w:val="22"/>
          <w:szCs w:val="22"/>
        </w:rPr>
        <w:t>or maintain</w:t>
      </w:r>
      <w:r w:rsidR="00AC1A19">
        <w:rPr>
          <w:rFonts w:ascii="Arial" w:hAnsi="Arial" w:cs="Arial"/>
          <w:sz w:val="22"/>
          <w:szCs w:val="22"/>
        </w:rPr>
        <w:t>ed</w:t>
      </w:r>
      <w:r w:rsidR="00DE618A" w:rsidRPr="00AA74C7">
        <w:rPr>
          <w:rFonts w:ascii="Arial" w:hAnsi="Arial" w:cs="Arial"/>
          <w:sz w:val="22"/>
          <w:szCs w:val="22"/>
        </w:rPr>
        <w:t xml:space="preserve"> in</w:t>
      </w:r>
      <w:r w:rsidR="008B0C5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HGA</w:t>
      </w:r>
      <w:r w:rsidR="002C4FDF">
        <w:rPr>
          <w:rFonts w:ascii="Arial" w:hAnsi="Arial" w:cs="Arial"/>
          <w:sz w:val="22"/>
          <w:szCs w:val="22"/>
        </w:rPr>
        <w:t xml:space="preserve"> and cancer</w:t>
      </w:r>
      <w:r w:rsidR="006457BC" w:rsidRPr="00AA74C7">
        <w:rPr>
          <w:rFonts w:ascii="Arial" w:hAnsi="Arial" w:cs="Arial"/>
          <w:sz w:val="22"/>
          <w:szCs w:val="22"/>
        </w:rPr>
        <w:t xml:space="preserve">. </w:t>
      </w:r>
      <w:r w:rsidR="00AC1A19">
        <w:rPr>
          <w:rFonts w:ascii="Arial" w:hAnsi="Arial" w:cs="Arial"/>
          <w:sz w:val="22"/>
          <w:szCs w:val="22"/>
        </w:rPr>
        <w:t>E</w:t>
      </w:r>
      <w:r w:rsidR="00F406D3" w:rsidRPr="00AA74C7">
        <w:rPr>
          <w:rFonts w:ascii="Arial" w:hAnsi="Arial" w:cs="Arial"/>
          <w:sz w:val="22"/>
          <w:szCs w:val="22"/>
        </w:rPr>
        <w:t>nrichment analys</w:t>
      </w:r>
      <w:r w:rsidR="00AC1A19">
        <w:rPr>
          <w:rFonts w:ascii="Arial" w:hAnsi="Arial" w:cs="Arial"/>
          <w:sz w:val="22"/>
          <w:szCs w:val="22"/>
        </w:rPr>
        <w:t>e</w:t>
      </w:r>
      <w:r w:rsidR="00F406D3" w:rsidRPr="00AA74C7">
        <w:rPr>
          <w:rFonts w:ascii="Arial" w:hAnsi="Arial" w:cs="Arial"/>
          <w:sz w:val="22"/>
          <w:szCs w:val="22"/>
        </w:rPr>
        <w:t xml:space="preserve">s </w:t>
      </w:r>
      <w:r w:rsidR="00AC1A19">
        <w:rPr>
          <w:rFonts w:ascii="Arial" w:hAnsi="Arial" w:cs="Arial"/>
          <w:sz w:val="22"/>
          <w:szCs w:val="22"/>
        </w:rPr>
        <w:t>of</w:t>
      </w:r>
      <w:r w:rsidR="00F406D3" w:rsidRPr="00AA74C7">
        <w:rPr>
          <w:rFonts w:ascii="Arial" w:hAnsi="Arial" w:cs="Arial"/>
          <w:sz w:val="22"/>
          <w:szCs w:val="22"/>
        </w:rPr>
        <w:t xml:space="preserve"> </w:t>
      </w:r>
      <w:r w:rsidR="00E040B1" w:rsidRPr="00AA74C7">
        <w:rPr>
          <w:rFonts w:ascii="Arial" w:hAnsi="Arial" w:cs="Arial"/>
          <w:sz w:val="22"/>
          <w:szCs w:val="22"/>
        </w:rPr>
        <w:t>differential methylation regions (DMRs)</w:t>
      </w:r>
      <w:r w:rsidR="00F406D3" w:rsidRPr="00AA74C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were performed to further classify</w:t>
      </w:r>
      <w:r w:rsidR="00001BE7" w:rsidRPr="00AA74C7">
        <w:rPr>
          <w:rFonts w:ascii="Arial" w:hAnsi="Arial" w:cs="Arial"/>
          <w:sz w:val="22"/>
          <w:szCs w:val="22"/>
        </w:rPr>
        <w:t xml:space="preserve"> potential DNA methylation </w:t>
      </w:r>
      <w:r w:rsidR="007D4051">
        <w:rPr>
          <w:rFonts w:ascii="Arial" w:hAnsi="Arial" w:cs="Arial"/>
          <w:sz w:val="22"/>
          <w:szCs w:val="22"/>
        </w:rPr>
        <w:t xml:space="preserve">that may </w:t>
      </w:r>
      <w:r w:rsidR="00001BE7" w:rsidRPr="00AA74C7">
        <w:rPr>
          <w:rFonts w:ascii="Arial" w:hAnsi="Arial" w:cs="Arial"/>
          <w:sz w:val="22"/>
          <w:szCs w:val="22"/>
        </w:rPr>
        <w:t>influence</w:t>
      </w:r>
      <w:r w:rsidR="002344F4" w:rsidRPr="00AA74C7">
        <w:rPr>
          <w:rFonts w:ascii="Arial" w:hAnsi="Arial" w:cs="Arial"/>
          <w:sz w:val="22"/>
          <w:szCs w:val="22"/>
        </w:rPr>
        <w:t xml:space="preserve"> </w:t>
      </w:r>
      <w:r w:rsidR="00001BE7" w:rsidRPr="00AA74C7">
        <w:rPr>
          <w:rFonts w:ascii="Arial" w:hAnsi="Arial" w:cs="Arial"/>
          <w:sz w:val="22"/>
          <w:szCs w:val="22"/>
        </w:rPr>
        <w:t>functional difference</w:t>
      </w:r>
      <w:r w:rsidR="007D4051">
        <w:rPr>
          <w:rFonts w:ascii="Arial" w:hAnsi="Arial" w:cs="Arial"/>
          <w:sz w:val="22"/>
          <w:szCs w:val="22"/>
        </w:rPr>
        <w:t>s</w:t>
      </w:r>
      <w:r w:rsidR="00001BE7" w:rsidRPr="00AA74C7">
        <w:rPr>
          <w:rFonts w:ascii="Arial" w:hAnsi="Arial" w:cs="Arial"/>
          <w:sz w:val="22"/>
          <w:szCs w:val="22"/>
        </w:rPr>
        <w:t xml:space="preserve"> in adenoma initiation and development</w:t>
      </w:r>
      <w:r w:rsidR="002344F4" w:rsidRPr="00AA74C7">
        <w:rPr>
          <w:rFonts w:ascii="Arial" w:hAnsi="Arial" w:cs="Arial"/>
          <w:sz w:val="22"/>
          <w:szCs w:val="22"/>
        </w:rPr>
        <w:t xml:space="preserve">. Moreover, we </w:t>
      </w:r>
      <w:r w:rsidR="00777158" w:rsidRPr="00AA74C7">
        <w:rPr>
          <w:rFonts w:ascii="Arial" w:hAnsi="Arial" w:cs="Arial"/>
          <w:sz w:val="22"/>
          <w:szCs w:val="22"/>
        </w:rPr>
        <w:t xml:space="preserve">separated different methylation sites (DMSs) </w:t>
      </w:r>
      <w:r w:rsidR="00FD351C" w:rsidRPr="00AA74C7">
        <w:rPr>
          <w:rFonts w:ascii="Arial" w:hAnsi="Arial" w:cs="Arial"/>
          <w:sz w:val="22"/>
          <w:szCs w:val="22"/>
        </w:rPr>
        <w:t>between</w:t>
      </w:r>
      <w:r w:rsidR="00DE618A" w:rsidRPr="00AA74C7">
        <w:rPr>
          <w:rFonts w:ascii="Arial" w:hAnsi="Arial" w:cs="Arial"/>
          <w:sz w:val="22"/>
          <w:szCs w:val="22"/>
        </w:rPr>
        <w:t xml:space="preserve"> LGA </w:t>
      </w:r>
      <w:r w:rsidR="00FD351C" w:rsidRPr="00AA74C7">
        <w:rPr>
          <w:rFonts w:ascii="Arial" w:hAnsi="Arial" w:cs="Arial"/>
          <w:sz w:val="22"/>
          <w:szCs w:val="22"/>
        </w:rPr>
        <w:t xml:space="preserve">and normal </w:t>
      </w:r>
      <w:r w:rsidR="00777158" w:rsidRPr="00AA74C7">
        <w:rPr>
          <w:rFonts w:ascii="Arial" w:hAnsi="Arial" w:cs="Arial"/>
          <w:sz w:val="22"/>
          <w:szCs w:val="22"/>
        </w:rPr>
        <w:t xml:space="preserve">into hyper-DMS and hypo-DMS and </w:t>
      </w:r>
      <w:r w:rsidR="00107569" w:rsidRPr="00AA74C7">
        <w:rPr>
          <w:rFonts w:ascii="Arial" w:hAnsi="Arial" w:cs="Arial"/>
          <w:sz w:val="22"/>
          <w:szCs w:val="22"/>
        </w:rPr>
        <w:t xml:space="preserve">evaluated </w:t>
      </w:r>
      <w:r w:rsidR="00777158" w:rsidRPr="00AA74C7">
        <w:rPr>
          <w:rFonts w:ascii="Arial" w:hAnsi="Arial" w:cs="Arial"/>
          <w:sz w:val="22"/>
          <w:szCs w:val="22"/>
        </w:rPr>
        <w:t>their respective</w:t>
      </w:r>
      <w:r w:rsidR="00107569" w:rsidRPr="00AA74C7">
        <w:rPr>
          <w:rFonts w:ascii="Arial" w:hAnsi="Arial" w:cs="Arial"/>
          <w:sz w:val="22"/>
          <w:szCs w:val="22"/>
        </w:rPr>
        <w:t xml:space="preserve"> performance for </w:t>
      </w:r>
      <w:r w:rsidR="00FD351C" w:rsidRPr="00AA74C7">
        <w:rPr>
          <w:rFonts w:ascii="Arial" w:hAnsi="Arial" w:cs="Arial"/>
          <w:sz w:val="22"/>
          <w:szCs w:val="22"/>
        </w:rPr>
        <w:t>CA</w:t>
      </w:r>
      <w:r w:rsidR="00FD351C" w:rsidRPr="00AA74C7">
        <w:rPr>
          <w:rFonts w:ascii="Arial" w:hAnsi="Arial" w:cs="Arial"/>
          <w:color w:val="7030A0"/>
          <w:sz w:val="22"/>
          <w:szCs w:val="22"/>
        </w:rPr>
        <w:t xml:space="preserve"> </w:t>
      </w:r>
      <w:r w:rsidR="002344F4" w:rsidRPr="00AA74C7">
        <w:rPr>
          <w:rFonts w:ascii="Arial" w:hAnsi="Arial" w:cs="Arial"/>
          <w:sz w:val="22"/>
          <w:szCs w:val="22"/>
        </w:rPr>
        <w:t xml:space="preserve">and </w:t>
      </w:r>
      <w:r w:rsidR="00FD351C" w:rsidRPr="00AA74C7">
        <w:rPr>
          <w:rFonts w:ascii="Arial" w:hAnsi="Arial" w:cs="Arial"/>
          <w:sz w:val="22"/>
          <w:szCs w:val="22"/>
        </w:rPr>
        <w:t xml:space="preserve">CRC </w:t>
      </w:r>
      <w:r w:rsidR="00107569" w:rsidRPr="00AA74C7">
        <w:rPr>
          <w:rFonts w:ascii="Arial" w:hAnsi="Arial" w:cs="Arial"/>
          <w:sz w:val="22"/>
          <w:szCs w:val="22"/>
        </w:rPr>
        <w:t xml:space="preserve">prediction. </w:t>
      </w:r>
      <w:r w:rsidR="007D4051">
        <w:rPr>
          <w:rFonts w:ascii="Arial" w:hAnsi="Arial" w:cs="Arial"/>
          <w:sz w:val="22"/>
          <w:szCs w:val="22"/>
        </w:rPr>
        <w:t>T</w:t>
      </w:r>
      <w:r w:rsidR="007D4051" w:rsidRPr="007D4051">
        <w:rPr>
          <w:rFonts w:ascii="Arial" w:hAnsi="Arial" w:cs="Arial"/>
          <w:sz w:val="22"/>
          <w:szCs w:val="22"/>
        </w:rPr>
        <w:t>o validate our findings</w:t>
      </w:r>
      <w:r w:rsidR="007D4051">
        <w:rPr>
          <w:rFonts w:ascii="Arial" w:hAnsi="Arial" w:cs="Arial"/>
          <w:sz w:val="22"/>
          <w:szCs w:val="22"/>
        </w:rPr>
        <w:t>,</w:t>
      </w:r>
      <w:r w:rsidR="007D4051" w:rsidRPr="007D4051">
        <w:rPr>
          <w:rFonts w:ascii="Arial" w:hAnsi="Arial" w:cs="Arial"/>
          <w:sz w:val="22"/>
          <w:szCs w:val="22"/>
        </w:rPr>
        <w:t xml:space="preserve"> </w:t>
      </w:r>
      <w:r w:rsidR="006457BC" w:rsidRPr="00AA74C7">
        <w:rPr>
          <w:rFonts w:ascii="Arial" w:hAnsi="Arial" w:cs="Arial"/>
          <w:sz w:val="22"/>
          <w:szCs w:val="22"/>
        </w:rPr>
        <w:t xml:space="preserve">we </w:t>
      </w:r>
      <w:r w:rsidR="007D4051">
        <w:rPr>
          <w:rFonts w:ascii="Arial" w:hAnsi="Arial" w:cs="Arial"/>
          <w:sz w:val="22"/>
          <w:szCs w:val="22"/>
        </w:rPr>
        <w:t xml:space="preserve">compared them to </w:t>
      </w:r>
      <w:r w:rsidR="006457BC" w:rsidRPr="00AA74C7">
        <w:rPr>
          <w:rFonts w:ascii="Arial" w:hAnsi="Arial" w:cs="Arial"/>
          <w:sz w:val="22"/>
          <w:szCs w:val="22"/>
        </w:rPr>
        <w:t>genome-wide DNA methylation profile</w:t>
      </w:r>
      <w:r w:rsidR="007D4051">
        <w:rPr>
          <w:rFonts w:ascii="Arial" w:hAnsi="Arial" w:cs="Arial"/>
          <w:sz w:val="22"/>
          <w:szCs w:val="22"/>
        </w:rPr>
        <w:t>s</w:t>
      </w:r>
      <w:r w:rsidR="006457BC" w:rsidRPr="00AA74C7">
        <w:rPr>
          <w:rFonts w:ascii="Arial" w:hAnsi="Arial" w:cs="Arial"/>
          <w:sz w:val="22"/>
          <w:szCs w:val="22"/>
        </w:rPr>
        <w:t xml:space="preserve"> of 833 samples from</w:t>
      </w:r>
      <w:r w:rsidR="006457B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public database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>. Finally, we describe</w:t>
      </w:r>
      <w:r w:rsidR="007D4051">
        <w:rPr>
          <w:rFonts w:ascii="Arial" w:eastAsiaTheme="minorEastAsia" w:hAnsi="Arial" w:cs="Arial"/>
          <w:kern w:val="2"/>
          <w:sz w:val="22"/>
          <w:szCs w:val="22"/>
        </w:rPr>
        <w:t xml:space="preserve"> the identification and analysis of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4D453C" w:rsidRPr="00AA74C7">
        <w:rPr>
          <w:rFonts w:ascii="Arial" w:eastAsiaTheme="minorEastAsia" w:hAnsi="Arial" w:cs="Arial"/>
          <w:kern w:val="2"/>
          <w:sz w:val="22"/>
          <w:szCs w:val="22"/>
        </w:rPr>
        <w:t>one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functional methylation </w:t>
      </w:r>
      <w:r w:rsidR="007D4051">
        <w:rPr>
          <w:rFonts w:ascii="Arial" w:eastAsiaTheme="minorEastAsia" w:hAnsi="Arial" w:cs="Arial"/>
          <w:kern w:val="2"/>
          <w:sz w:val="22"/>
          <w:szCs w:val="22"/>
        </w:rPr>
        <w:t xml:space="preserve">signature at the promotor region of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4D453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D4051">
        <w:rPr>
          <w:rFonts w:ascii="Arial" w:eastAsiaTheme="minorEastAsia" w:hAnsi="Arial" w:cs="Arial"/>
          <w:kern w:val="2"/>
          <w:sz w:val="22"/>
          <w:szCs w:val="22"/>
        </w:rPr>
        <w:t>as a potential biomarker for early CRC development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</w:p>
    <w:p w14:paraId="71547C14" w14:textId="77777777" w:rsidR="007D4051" w:rsidRPr="00AA74C7" w:rsidRDefault="007D4051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19C38D47" w14:textId="77777777" w:rsidR="007D4051" w:rsidRPr="00AA74C7" w:rsidRDefault="007D4051" w:rsidP="007D4051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Methods</w:t>
      </w:r>
    </w:p>
    <w:p w14:paraId="37AB26E4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Sample collection and pathological confirmation</w:t>
      </w:r>
    </w:p>
    <w:p w14:paraId="3BFFD8F6" w14:textId="36CA3FB5" w:rsidR="007D4051" w:rsidRPr="00AA74C7" w:rsidRDefault="00A30948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rFonts w:ascii="Arial" w:eastAsiaTheme="minorEastAsia" w:hAnsi="Arial" w:cs="Arial"/>
          <w:kern w:val="2"/>
          <w:sz w:val="22"/>
          <w:szCs w:val="22"/>
        </w:rPr>
        <w:t>I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n the Department of Gastroenterology of Peking University Third hospital from March 2015 to June 2016</w:t>
      </w:r>
      <w:r>
        <w:rPr>
          <w:rFonts w:ascii="Arial" w:eastAsiaTheme="minorEastAsia" w:hAnsi="Arial" w:cs="Arial"/>
          <w:kern w:val="2"/>
          <w:sz w:val="22"/>
          <w:szCs w:val="22"/>
        </w:rPr>
        <w:t>, w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e collected</w:t>
      </w:r>
      <w:r w:rsidR="007D4051" w:rsidRPr="00096C2E">
        <w:rPr>
          <w:rFonts w:ascii="Arial" w:hAnsi="Arial" w:cs="Arial"/>
          <w:sz w:val="22"/>
        </w:rPr>
        <w:t xml:space="preserve"> 18 LGA specimens, and 22 HGA specimens from patients who underwent endoscopic treatment for CA removal</w:t>
      </w:r>
      <w:r w:rsidRPr="00096C2E">
        <w:rPr>
          <w:rFonts w:ascii="Arial" w:hAnsi="Arial" w:cs="Arial"/>
          <w:sz w:val="22"/>
        </w:rPr>
        <w:t xml:space="preserve">, and obtained adjacent normal tissue specimens from 20 patients with adenoma during </w:t>
      </w:r>
      <w:r w:rsidR="00A008E2" w:rsidRPr="00096C2E">
        <w:rPr>
          <w:rFonts w:ascii="Arial" w:hAnsi="Arial" w:cs="Arial"/>
          <w:sz w:val="22"/>
        </w:rPr>
        <w:t xml:space="preserve">the </w:t>
      </w:r>
      <w:r w:rsidRPr="00096C2E">
        <w:rPr>
          <w:rFonts w:ascii="Arial" w:hAnsi="Arial" w:cs="Arial"/>
          <w:sz w:val="22"/>
        </w:rPr>
        <w:t xml:space="preserve">treatment. </w:t>
      </w:r>
      <w:r w:rsidRPr="00AA74C7">
        <w:rPr>
          <w:rFonts w:ascii="Arial" w:hAnsi="Arial" w:cs="Arial"/>
          <w:sz w:val="22"/>
        </w:rPr>
        <w:t xml:space="preserve">The study protocol conformed to the ethical guidelines of the 1975 Declaration of Helsinki and was approved by the Ethics Committee of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Peking University Third hospital </w:t>
      </w:r>
      <w:r w:rsidR="000B27EB">
        <w:rPr>
          <w:rFonts w:ascii="Arial" w:hAnsi="Arial" w:cs="Arial"/>
          <w:sz w:val="22"/>
        </w:rPr>
        <w:t xml:space="preserve">(IRB number: </w:t>
      </w:r>
      <w:r w:rsidRPr="00AA74C7">
        <w:rPr>
          <w:rFonts w:ascii="Arial" w:hAnsi="Arial" w:cs="Arial"/>
          <w:sz w:val="22"/>
        </w:rPr>
        <w:t>206H005)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Pr="00AA74C7">
        <w:rPr>
          <w:rFonts w:ascii="Arial" w:hAnsi="Arial" w:cs="Arial"/>
          <w:sz w:val="22"/>
        </w:rPr>
        <w:t xml:space="preserve"> Informed written consent </w:t>
      </w:r>
      <w:r>
        <w:rPr>
          <w:rFonts w:ascii="Arial" w:hAnsi="Arial" w:cs="Arial"/>
          <w:sz w:val="22"/>
        </w:rPr>
        <w:t>was</w:t>
      </w:r>
      <w:r w:rsidRPr="00AA74C7">
        <w:rPr>
          <w:rFonts w:ascii="Arial" w:hAnsi="Arial" w:cs="Arial"/>
          <w:sz w:val="22"/>
        </w:rPr>
        <w:t xml:space="preserve"> obtained from all patients and volunteers</w:t>
      </w:r>
      <w:r>
        <w:rPr>
          <w:rFonts w:ascii="Arial" w:hAnsi="Arial" w:cs="Arial"/>
          <w:sz w:val="22"/>
        </w:rPr>
        <w:t xml:space="preserve"> prior to the procedure</w:t>
      </w:r>
      <w:r w:rsidRPr="00AA74C7">
        <w:rPr>
          <w:rFonts w:ascii="Arial" w:hAnsi="Arial" w:cs="Arial"/>
          <w:sz w:val="22"/>
        </w:rPr>
        <w:t>.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Tissue specimens were embedded in paraffin, sectioned, stained with hematoxylin and eosin, and confirmed by pathologist by light microscopy. Sample information and loading quantity are provided on </w:t>
      </w:r>
      <w:r w:rsidR="007D4051" w:rsidRPr="00AA74C7">
        <w:rPr>
          <w:rFonts w:ascii="Arial" w:eastAsiaTheme="minorEastAsia" w:hAnsi="Arial" w:cs="Arial"/>
          <w:b/>
          <w:kern w:val="2"/>
          <w:sz w:val="22"/>
          <w:szCs w:val="22"/>
        </w:rPr>
        <w:t>Table S</w:t>
      </w:r>
      <w:r w:rsidR="007D4051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8B0C57">
        <w:rPr>
          <w:rFonts w:ascii="Arial" w:eastAsiaTheme="minorEastAsia" w:hAnsi="Arial" w:cs="Arial"/>
          <w:b/>
          <w:kern w:val="2"/>
          <w:sz w:val="22"/>
          <w:szCs w:val="22"/>
        </w:rPr>
        <w:t>.</w:t>
      </w:r>
    </w:p>
    <w:p w14:paraId="613330EE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03E8F2F5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DNA isolation and bisulfite conversion</w:t>
      </w:r>
    </w:p>
    <w:p w14:paraId="1ABD41FA" w14:textId="4E5F279B" w:rsidR="007D4051" w:rsidRPr="00AA74C7" w:rsidRDefault="007D4051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DNA was isolated using QIAmp DNA Mini Kit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(Qiagen, Hilden, Germany)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according to manufacturer’s protocol. Bisulfite conversion was performed using the EZ DNA Methylation-Gold Kit according to the instruction manual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(Zymo Research, Irvine, CA, USA)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</w:p>
    <w:p w14:paraId="6998C44C" w14:textId="77777777" w:rsidR="007D4051" w:rsidRPr="00AA74C7" w:rsidRDefault="007D4051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24AF8575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Methylation data processing</w:t>
      </w:r>
    </w:p>
    <w:p w14:paraId="7C9F97EA" w14:textId="522562BE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Epigenome-wide DNA methylation assessment for this study was performed using the Illumina Infinium Human Methylation 450 BeadChip (Illumina, San Diego, CA, USA), which simultaneously profiles the methylation status for &gt;485,000 CpG sites at single-nucleotide resolution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and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cover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>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96% of CpG islands with additional coverage of island shores (&lt;2 Kb from CpG Islands), island shelves (2–4 Kb from CpG islands), and regions flanking them. The methylation status for each CpG site was calculated as the ratio of fluorescent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 xml:space="preserve">signals (β = Max(M,0)/[Max(M,0) + Max(U,0) + 100]), ranging from 0 to 1 using the average probe intensity for the methylated (M) and unmethylated (U) alleles. β= 1 indicates complete methylation; β = 0 represents no methylation. The raw data from the array was processed using The GenomeStudio Methylation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(version 1.8, Illumina)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module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which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calculat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methylation levels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;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normalization 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 xml:space="preserve">was performed by set parameters as controls,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and background adjust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>ment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>as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performed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automatically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by the software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>selecting Subtract Background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Probes located on sex chromosomes or failed detection P value testing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of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at least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one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 xml:space="preserve"> sample or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SNP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 (single nucleotide polymorphism)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, were removed from analysis using R package IMA (vision 3.1.2)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&lt;EndNote&gt;&lt;Cite&gt;&lt;Author&gt;Wang&lt;/Author&gt;&lt;Year&gt;2012&lt;/Year&gt;&lt;RecNum&gt;37&lt;/RecNum&gt;&lt;DisplayText&gt;&lt;style face="superscript"&gt;24&lt;/style&gt;&lt;/DisplayText&gt;&lt;record&gt;&lt;rec-number&gt;37&lt;/rec-number&gt;&lt;foreign-keys&gt;&lt;key app="EN" db-id="zffsxeepa00fpreedaupevsaw9eeftzdw009" timestamp="1562226024"&gt;37&lt;/key&gt;&lt;/foreign-keys&gt;&lt;ref-type name="Journal Article"&gt;17&lt;/ref-type&gt;&lt;contributors&gt;&lt;authors&gt;&lt;author&gt;Wang, D.&lt;/author&gt;&lt;author&gt;Yan, L.&lt;/author&gt;&lt;author&gt;Hu, Q.&lt;/author&gt;&lt;author&gt;Sucheston, L. E.&lt;/author&gt;&lt;author&gt;Higgins, M. J.&lt;/author&gt;&lt;author&gt;Ambrosone, C. B.&lt;/author&gt;&lt;author&gt;Johnson, C. S.&lt;/author&gt;&lt;author&gt;Smiraglia, D. J.&lt;/author&gt;&lt;author&gt;Liu, S.&lt;/author&gt;&lt;/authors&gt;&lt;/contributors&gt;&lt;auth-address&gt;Department of Biostatistics, Roswell Park Cancer Institute, Buffalo, NY 14263, USA.&lt;/auth-address&gt;&lt;titles&gt;&lt;title&gt;IMA: an R package for high-throughput analysis of Illumina&amp;apos;s 450K Infinium methylation data&lt;/title&gt;&lt;secondary-title&gt;Bioinformatics&lt;/secondary-title&gt;&lt;/titles&gt;&lt;periodical&gt;&lt;full-title&gt;Bioinformatics&lt;/full-title&gt;&lt;/periodical&gt;&lt;pages&gt;729-30&lt;/pages&gt;&lt;volume&gt;28&lt;/volume&gt;&lt;number&gt;5&lt;/number&gt;&lt;edition&gt;2012/01/19&lt;/edition&gt;&lt;keywords&gt;&lt;keyword&gt;*CpG Islands&lt;/keyword&gt;&lt;keyword&gt;*DNA Methylation&lt;/keyword&gt;&lt;keyword&gt;Genome, Human&lt;/keyword&gt;&lt;keyword&gt;Humans&lt;/keyword&gt;&lt;keyword&gt;*Oligonucleotide Array Sequence Analysis&lt;/keyword&gt;&lt;keyword&gt;*Software&lt;/keyword&gt;&lt;/keywords&gt;&lt;dates&gt;&lt;year&gt;2012&lt;/year&gt;&lt;pub-dates&gt;&lt;date&gt;Mar 1&lt;/date&gt;&lt;/pub-dates&gt;&lt;/dates&gt;&lt;isbn&gt;1367-4811 (Electronic)&amp;#xD;1367-4803 (Linking)&lt;/isbn&gt;&lt;accession-num&gt;22253290&lt;/accession-num&gt;&lt;urls&gt;&lt;related-urls&gt;&lt;url&gt;https://www.ncbi.nlm.nih.gov/pubmed/22253290&lt;/url&gt;&lt;/related-urls&gt;&lt;/urls&gt;&lt;custom2&gt;PMC3289916&lt;/custom2&gt;&lt;electronic-resource-num&gt;10.1093/bioinformatics/bts013&lt;/electronic-resource-num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24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DMRs were defined as rank sum test following </w:t>
      </w:r>
      <w:r w:rsidR="00DE0000">
        <w:rPr>
          <w:rFonts w:ascii="Arial" w:hAnsi="Arial" w:cs="Arial"/>
          <w:sz w:val="22"/>
          <w:szCs w:val="22"/>
        </w:rPr>
        <w:t>f</w:t>
      </w:r>
      <w:r w:rsidR="00DE0000" w:rsidRPr="00E06C89">
        <w:rPr>
          <w:rFonts w:ascii="Arial" w:hAnsi="Arial" w:cs="Arial"/>
          <w:sz w:val="22"/>
          <w:szCs w:val="22"/>
        </w:rPr>
        <w:t>alse discovery rate</w:t>
      </w:r>
      <w:r w:rsidR="00DE0000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96055">
        <w:rPr>
          <w:rFonts w:ascii="Arial" w:eastAsiaTheme="minorEastAsia" w:hAnsi="Arial" w:cs="Arial"/>
          <w:kern w:val="2"/>
          <w:sz w:val="22"/>
          <w:szCs w:val="22"/>
        </w:rPr>
        <w:t>(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FDR</w:t>
      </w:r>
      <w:r w:rsidR="00696055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adjust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 value&lt;0.05 and |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>β|&gt;0.15, and DMSs were defined as rank sum test following FDR adjust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 value&lt;0.05 and |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β|&gt;0.20. Promoter regions were defined as </w:t>
      </w:r>
      <w:r w:rsidR="00D83EA7">
        <w:rPr>
          <w:rFonts w:ascii="Arial" w:hAnsi="Arial" w:cs="Arial"/>
          <w:sz w:val="22"/>
          <w:szCs w:val="22"/>
        </w:rPr>
        <w:t>5′</w:t>
      </w:r>
      <w:r w:rsidRPr="00AA74C7">
        <w:rPr>
          <w:rFonts w:ascii="Arial" w:hAnsi="Arial" w:cs="Arial"/>
          <w:sz w:val="22"/>
          <w:szCs w:val="22"/>
        </w:rPr>
        <w:t>UTR, TSS200, TSS1500 and first exons.</w:t>
      </w:r>
    </w:p>
    <w:p w14:paraId="1193F7FA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749CF0FB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Public data collection and processing</w:t>
      </w:r>
    </w:p>
    <w:p w14:paraId="43D5D21B" w14:textId="11F8611C" w:rsidR="007D4051" w:rsidRPr="00AA74C7" w:rsidRDefault="00D83EA7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rFonts w:ascii="Arial" w:eastAsiaTheme="minorEastAsia" w:hAnsi="Arial" w:cs="Arial"/>
          <w:kern w:val="2"/>
          <w:sz w:val="22"/>
          <w:szCs w:val="22"/>
        </w:rPr>
        <w:t>T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 ensure consistency of data processing, we only </w:t>
      </w:r>
      <w:r>
        <w:rPr>
          <w:rFonts w:ascii="Arial" w:eastAsiaTheme="minorEastAsia" w:hAnsi="Arial" w:cs="Arial"/>
          <w:kern w:val="2"/>
          <w:sz w:val="22"/>
          <w:szCs w:val="22"/>
        </w:rPr>
        <w:t>compared our samples with publically accessible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sample</w:t>
      </w:r>
      <w:r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with raw </w:t>
      </w:r>
      <w:r w:rsidR="007D4051" w:rsidRPr="00D83EA7">
        <w:rPr>
          <w:rFonts w:ascii="Arial" w:eastAsiaTheme="minorEastAsia" w:hAnsi="Arial" w:cs="Arial"/>
          <w:i/>
          <w:kern w:val="2"/>
          <w:sz w:val="22"/>
          <w:szCs w:val="22"/>
        </w:rPr>
        <w:t>idat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files</w:t>
      </w:r>
      <w:r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GSE68060, GSE68838, GSE77954, GSE77965, GSE81211, GSE101764, GSE107352 and GSE75546 were collected from GEO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while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E-MTAB-6450 was collected from ArrayExpress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PEVuZE5vdGU+PENpdGU+PEF1dGhvcj5RdTwvQXV0aG9yPjxZZWFyPjIwMTY8L1llYXI+PFJlY051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PEVuZE5vdGU+PENpdGU+PEF1dGhvcj5RdTwvQXV0aG9yPjxZZWFyPjIwMTY8L1llYXI+PFJlY051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25-30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>
        <w:rPr>
          <w:rFonts w:ascii="Arial" w:eastAsiaTheme="minorEastAsia" w:hAnsi="Arial" w:cs="Arial"/>
          <w:kern w:val="2"/>
          <w:sz w:val="22"/>
          <w:szCs w:val="22"/>
        </w:rPr>
        <w:t>(</w:t>
      </w:r>
      <w:r w:rsidRPr="00D83EA7">
        <w:rPr>
          <w:rFonts w:ascii="Arial" w:eastAsiaTheme="minorEastAsia" w:hAnsi="Arial" w:cs="Arial"/>
          <w:b/>
          <w:kern w:val="2"/>
          <w:sz w:val="22"/>
          <w:szCs w:val="22"/>
        </w:rPr>
        <w:t>Table S2</w:t>
      </w:r>
      <w:r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Some cell line samples and metastatic cancer samples were removed </w:t>
      </w:r>
      <w:r>
        <w:rPr>
          <w:rFonts w:ascii="Arial" w:eastAsiaTheme="minorEastAsia" w:hAnsi="Arial" w:cs="Arial"/>
          <w:kern w:val="2"/>
          <w:sz w:val="22"/>
          <w:szCs w:val="22"/>
        </w:rPr>
        <w:t>upon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further study. 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In total,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we collected 278 normal samples, 51 adenoma samples</w:t>
      </w:r>
      <w:r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504 cancer samples. All datasets </w:t>
      </w:r>
      <w:r>
        <w:rPr>
          <w:rFonts w:ascii="Arial" w:eastAsiaTheme="minorEastAsia" w:hAnsi="Arial" w:cs="Arial"/>
          <w:kern w:val="2"/>
          <w:sz w:val="22"/>
          <w:szCs w:val="22"/>
        </w:rPr>
        <w:t>using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raw </w:t>
      </w:r>
      <w:r w:rsidR="007D4051" w:rsidRPr="00AA74C7">
        <w:rPr>
          <w:rFonts w:ascii="Arial" w:eastAsiaTheme="minorEastAsia" w:hAnsi="Arial" w:cs="Arial"/>
          <w:i/>
          <w:kern w:val="2"/>
          <w:sz w:val="22"/>
          <w:szCs w:val="22"/>
        </w:rPr>
        <w:t>idat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files were preprocessed using R package minfi (vision 1.28.4)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PEVuZE5vdGU+PENpdGU+PEF1dGhvcj5BcnllZTwvQXV0aG9yPjxZZWFyPjIwMTQ8L1llYXI+PFJl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PEVuZE5vdGU+PENpdGU+PEF1dGhvcj5BcnllZTwvQXV0aG9yPjxZZWFyPjIwMTQ8L1llYXI+PFJl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31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sites which failed detection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at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 = 0.01 were rewrote by nearest neighbor average to ensure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an adequate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number of sites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 for analysis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</w:p>
    <w:p w14:paraId="7CEA38A3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408BB575" w14:textId="6A997AE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bookmarkStart w:id="5" w:name="OLE_LINK73"/>
      <w:bookmarkStart w:id="6" w:name="OLE_LINK74"/>
      <w:r w:rsidRPr="00AA74C7">
        <w:rPr>
          <w:rFonts w:ascii="Arial" w:hAnsi="Arial" w:cs="Arial"/>
          <w:b/>
          <w:sz w:val="22"/>
          <w:szCs w:val="22"/>
        </w:rPr>
        <w:t>Compar</w:t>
      </w:r>
      <w:r w:rsidR="00BA0BDE">
        <w:rPr>
          <w:rFonts w:ascii="Arial" w:hAnsi="Arial" w:cs="Arial"/>
          <w:b/>
          <w:sz w:val="22"/>
          <w:szCs w:val="22"/>
        </w:rPr>
        <w:t>ison</w:t>
      </w:r>
      <w:bookmarkEnd w:id="5"/>
      <w:bookmarkEnd w:id="6"/>
      <w:r w:rsidRPr="00AA74C7">
        <w:rPr>
          <w:rFonts w:ascii="Arial" w:hAnsi="Arial" w:cs="Arial"/>
          <w:b/>
          <w:sz w:val="22"/>
          <w:szCs w:val="22"/>
        </w:rPr>
        <w:t xml:space="preserve"> of the ability of discrimination</w:t>
      </w:r>
      <w:r w:rsidR="00BA0BDE">
        <w:rPr>
          <w:rFonts w:ascii="Arial" w:hAnsi="Arial" w:cs="Arial"/>
          <w:b/>
          <w:sz w:val="22"/>
          <w:szCs w:val="22"/>
        </w:rPr>
        <w:t xml:space="preserve"> between normal, LGA, HGA, and CRC tissue</w:t>
      </w:r>
    </w:p>
    <w:p w14:paraId="4ABD273D" w14:textId="0BA4F927" w:rsidR="007D4051" w:rsidRPr="00AA74C7" w:rsidRDefault="007D4051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 xml:space="preserve">For random forest prediction, we </w:t>
      </w:r>
      <w:bookmarkStart w:id="7" w:name="OLE_LINK165"/>
      <w:bookmarkStart w:id="8" w:name="OLE_LINK166"/>
      <w:r w:rsidRPr="00AA74C7">
        <w:rPr>
          <w:rFonts w:ascii="Arial" w:eastAsiaTheme="minorEastAsia" w:hAnsi="Arial" w:cs="Arial"/>
          <w:kern w:val="2"/>
          <w:sz w:val="22"/>
          <w:szCs w:val="22"/>
        </w:rPr>
        <w:t>use</w:t>
      </w:r>
      <w:bookmarkEnd w:id="7"/>
      <w:bookmarkEnd w:id="8"/>
      <w:r w:rsidR="00BA0BDE">
        <w:rPr>
          <w:rFonts w:ascii="Arial" w:eastAsiaTheme="minorEastAsia" w:hAnsi="Arial" w:cs="Arial"/>
          <w:kern w:val="2"/>
          <w:sz w:val="22"/>
          <w:szCs w:val="22"/>
        </w:rPr>
        <w:t>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 package randomForest (vision 4.6.14) </w:t>
      </w:r>
      <w:bookmarkStart w:id="9" w:name="OLE_LINK77"/>
      <w:bookmarkStart w:id="10" w:name="OLE_LINK78"/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with 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n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umber of trees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set 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5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000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&lt;EndNote&gt;&lt;Cite&gt;&lt;Author&gt;Wiener&lt;/Author&gt;&lt;Year&gt;2002&lt;/Year&gt;&lt;RecNum&gt;43&lt;/RecNum&gt;&lt;DisplayText&gt;&lt;style face="superscript"&gt;32&lt;/style&gt;&lt;/DisplayText&gt;&lt;record&gt;&lt;rec-number&gt;43&lt;/rec-number&gt;&lt;foreign-keys&gt;&lt;key app="EN" db-id="zffsxeepa00fpreedaupevsaw9eeftzdw009" timestamp="1562552000"&gt;43&lt;/key&gt;&lt;/foreign-keys&gt;&lt;ref-type name="Journal Article"&gt;17&lt;/ref-type&gt;&lt;contributors&gt;&lt;authors&gt;&lt;author&gt;Andy Liaw and Matthew Wiener&lt;/author&gt;&lt;/authors&gt;&lt;/contributors&gt;&lt;titles&gt;&lt;title&gt;Classification and Regression by randomForest&lt;/title&gt;&lt;secondary-title&gt;R News&lt;/secondary-title&gt;&lt;/titles&gt;&lt;periodical&gt;&lt;full-title&gt;R News&lt;/full-title&gt;&lt;/periodical&gt;&lt;pages&gt;18-22&lt;/pages&gt;&lt;volume&gt;2&lt;/volume&gt;&lt;dates&gt;&lt;year&gt;2002&lt;/year&gt;&lt;/dates&gt;&lt;urls&gt;&lt;related-urls&gt;&lt;url&gt;https://CRAN.R-project.org/doc/Rnews/&lt;/url&gt;&lt;/related-urls&gt;&lt;/urls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32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 For neural network prediction, we use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 package nnet (vision 7.3.12) with number of units in the hidden layer as 2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weight decay as 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-4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with a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maximum number of iterations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400</w:t>
      </w:r>
      <w:bookmarkEnd w:id="9"/>
      <w:bookmarkEnd w:id="10"/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&lt;EndNote&gt;&lt;Cite&gt;&lt;Author&gt;Ripley&lt;/Author&gt;&lt;Year&gt;2002&lt;/Year&gt;&lt;RecNum&gt;44&lt;/RecNum&gt;&lt;DisplayText&gt;&lt;style face="superscript"&gt;33&lt;/style&gt;&lt;/DisplayText&gt;&lt;record&gt;&lt;rec-number&gt;44&lt;/rec-number&gt;&lt;foreign-keys&gt;&lt;key app="EN" db-id="zffsxeepa00fpreedaupevsaw9eeftzdw009" timestamp="1562552252"&gt;44&lt;/key&gt;&lt;/foreign-keys&gt;&lt;ref-type name="Book"&gt;6&lt;/ref-type&gt;&lt;contributors&gt;&lt;authors&gt;&lt;author&gt;W. N. Venables and B. D. Ripley&lt;/author&gt;&lt;/authors&gt;&lt;/contributors&gt;&lt;titles&gt;&lt;title&gt;Modern Applied Statistics with S&lt;/title&gt;&lt;/titles&gt;&lt;edition&gt;Fourth&lt;/edition&gt;&lt;dates&gt;&lt;year&gt;2002&lt;/year&gt;&lt;/dates&gt;&lt;pub-location&gt;New York&lt;/pub-location&gt;&lt;publisher&gt;Springer&lt;/publisher&gt;&lt;isbn&gt;0-387-95457-0&lt;/isbn&gt;&lt;urls&gt;&lt;related-urls&gt;&lt;url&gt;&lt;style face="normal" font="default" charset="134" size="100%"&gt;http://www.stats.ox.ac.uk/pub/MASS4&lt;/style&gt;&lt;/url&gt;&lt;/related-urls&gt;&lt;/urls&gt;&lt;/record&gt;&lt;/Cite&gt;&lt;/EndNote&gt;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R package pROC (vision 1.14.0) was used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for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ROC analysis to compare the abilities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of various models to distinguish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between hyper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hypo-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methlyated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sites by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the area under the curve (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AUC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) analyis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&lt;EndNote&gt;&lt;Cite&gt;&lt;Author&gt;Robin&lt;/Author&gt;&lt;Year&gt;2011&lt;/Year&gt;&lt;RecNum&gt;36&lt;/RecNum&gt;&lt;DisplayText&gt;&lt;style face="superscript"&gt;34&lt;/style&gt;&lt;/DisplayText&gt;&lt;record&gt;&lt;rec-number&gt;36&lt;/rec-number&gt;&lt;foreign-keys&gt;&lt;key app="EN" db-id="zffsxeepa00fpreedaupevsaw9eeftzdw009" timestamp="1562222991"&gt;36&lt;/key&gt;&lt;/foreign-keys&gt;&lt;ref-type name="Journal Article"&gt;17&lt;/ref-type&gt;&lt;contributors&gt;&lt;authors&gt;&lt;author&gt;Robin, X.&lt;/author&gt;&lt;author&gt;Turck, N.&lt;/author&gt;&lt;author&gt;Hainard, A.&lt;/author&gt;&lt;author&gt;Tiberti, N.&lt;/author&gt;&lt;author&gt;Lisacek, F.&lt;/author&gt;&lt;author&gt;Sanchez, J. C.&lt;/author&gt;&lt;author&gt;Muller, M.&lt;/author&gt;&lt;/authors&gt;&lt;/contributors&gt;&lt;auth-address&gt;Biomedical Proteomics Research Group, Department of Structural Biology and Bioinformatics, Medical University Centre, Geneva, Switzerland. Xavier.Robin@unige.ch&lt;/auth-address&gt;&lt;titles&gt;&lt;title&gt;pROC: an open-source package for R and S+ to analyze and compare ROC curves&lt;/title&gt;&lt;secondary-title&gt;BMC Bioinformatics&lt;/secondary-title&gt;&lt;/titles&gt;&lt;periodical&gt;&lt;full-title&gt;BMC Bioinformatics&lt;/full-title&gt;&lt;/periodical&gt;&lt;pages&gt;77&lt;/pages&gt;&lt;volume&gt;12&lt;/volume&gt;&lt;edition&gt;2011/03/19&lt;/edition&gt;&lt;keywords&gt;&lt;keyword&gt;Biomarkers/analysis&lt;/keyword&gt;&lt;keyword&gt;Computational Biology/*methods&lt;/keyword&gt;&lt;keyword&gt;Confidence Intervals&lt;/keyword&gt;&lt;keyword&gt;*Data Interpretation, Statistical&lt;/keyword&gt;&lt;keyword&gt;Humans&lt;/keyword&gt;&lt;keyword&gt;Programming Languages&lt;/keyword&gt;&lt;keyword&gt;*ROC Curve&lt;/keyword&gt;&lt;keyword&gt;*Software&lt;/keyword&gt;&lt;/keywords&gt;&lt;dates&gt;&lt;year&gt;2011&lt;/year&gt;&lt;pub-dates&gt;&lt;date&gt;Mar 17&lt;/date&gt;&lt;/pub-dates&gt;&lt;/dates&gt;&lt;isbn&gt;1471-2105 (Electronic)&amp;#xD;1471-2105 (Linking)&lt;/isbn&gt;&lt;accession-num&gt;21414208&lt;/accession-num&gt;&lt;urls&gt;&lt;related-urls&gt;&lt;url&gt;https://www.ncbi.nlm.nih.gov/pubmed/21414208&lt;/url&gt;&lt;/related-urls&gt;&lt;/urls&gt;&lt;custom2&gt;PMC3068975&lt;/custom2&gt;&lt;electronic-resource-num&gt;10.1186/1471-2105-12-77&lt;/electronic-resource-num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34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559731EA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2462C749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t-SNE analysis, PCA analysis and Gene Enrichment analysis</w:t>
      </w:r>
    </w:p>
    <w:p w14:paraId="7C83F6DC" w14:textId="46B316C9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tSNE analysis was performed by R package tsne (vision 0.1-3)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&lt;EndNote&gt;&lt;Cite&gt;&lt;Author&gt;Hinton&lt;/Author&gt;&lt;Year&gt;2008&lt;/Year&gt;&lt;RecNum&gt;47&lt;/RecNum&gt;&lt;DisplayText&gt;&lt;style face="superscript"&gt;35&lt;/style&gt;&lt;/DisplayText&gt;&lt;record&gt;&lt;rec-number&gt;47&lt;/rec-number&gt;&lt;foreign-keys&gt;&lt;key app="EN" db-id="zffsxeepa00fpreedaupevsaw9eeftzdw009" timestamp="1562554286"&gt;47&lt;/key&gt;&lt;/foreign-keys&gt;&lt;ref-type name="Journal Article"&gt;17&lt;/ref-type&gt;&lt;contributors&gt;&lt;authors&gt;&lt;author&gt;Hinton, G. E.&lt;/author&gt;&lt;/authors&gt;&lt;/contributors&gt;&lt;titles&gt;&lt;title&gt;Visualizing High-Dimensional Data Using t-SNE&lt;/title&gt;&lt;secondary-title&gt;Journal of Machine Learning Research&lt;/secondary-title&gt;&lt;/titles&gt;&lt;periodical&gt;&lt;full-title&gt;Journal of Machine Learning Research&lt;/full-title&gt;&lt;/periodical&gt;&lt;pages&gt;2579-2605&lt;/pages&gt;&lt;volume&gt;9&lt;/volume&gt;&lt;number&gt;2&lt;/number&gt;&lt;dates&gt;&lt;year&gt;2008&lt;/year&gt;&lt;/dates&gt;&lt;urls&gt;&lt;/urls&gt;&lt;/record&gt;&lt;/Cite&gt;&lt;/EndNote&gt;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PCA was performed by R function princomp and visualized by first two principal components. KEGG and GO enrichment were 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 xml:space="preserve">analyzed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online by DAVID 6.8 (</w:t>
      </w:r>
      <w:hyperlink r:id="rId14" w:history="1">
        <w:r w:rsidRPr="00AA74C7">
          <w:rPr>
            <w:rStyle w:val="Hyperlink"/>
            <w:rFonts w:ascii="Arial" w:eastAsiaTheme="minorEastAsia" w:hAnsi="Arial" w:cs="Arial"/>
            <w:color w:val="auto"/>
            <w:kern w:val="2"/>
            <w:sz w:val="22"/>
            <w:szCs w:val="22"/>
          </w:rPr>
          <w:t>https://david.ncifcrf.gov</w:t>
        </w:r>
      </w:hyperlink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PEVuZE5vdGU+PENpdGU+PEF1dGhvcj5IdWFuZyBkYTwvQXV0aG9yPjxZZWFyPjIwMDk8L1llYXI+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PEVuZE5vdGU+PENpdGU+PEF1dGhvcj5IdWFuZyBkYTwvQXV0aG9yPjxZZWFyPjIwMDk8L1llYXI+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36,37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Ingenuity Pathway Analysis (IPA)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also used for enrichment analysis for more elaborate result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s with the 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>P</w:t>
      </w:r>
      <w:r w:rsidR="00CE54A7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>value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cutoff 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>set</w:t>
      </w:r>
      <w:r w:rsidR="00BA0BDE" w:rsidRPr="00BA0BDE" w:rsidDel="00BA0BDE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0.05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&lt;EndNote&gt;&lt;Cite&gt;&lt;Author&gt;Kramer&lt;/Author&gt;&lt;Year&gt;2014&lt;/Year&gt;&lt;RecNum&gt;35&lt;/RecNum&gt;&lt;DisplayText&gt;&lt;style face="superscript"&gt;38&lt;/style&gt;&lt;/DisplayText&gt;&lt;record&gt;&lt;rec-number&gt;35&lt;/rec-number&gt;&lt;foreign-keys&gt;&lt;key app="EN" db-id="zffsxeepa00fpreedaupevsaw9eeftzdw009" timestamp="1562222645"&gt;35&lt;/key&gt;&lt;/foreign-keys&gt;&lt;ref-type name="Journal Article"&gt;17&lt;/ref-type&gt;&lt;contributors&gt;&lt;authors&gt;&lt;author&gt;Kramer, A.&lt;/author&gt;&lt;author&gt;Green, J.&lt;/author&gt;&lt;author&gt;Pollard, J., Jr.&lt;/author&gt;&lt;author&gt;Tugendreich, S.&lt;/author&gt;&lt;/authors&gt;&lt;/contributors&gt;&lt;auth-address&gt;Ingenuity Systems, 1700 Seaport Boulevard, Redwood City, CA and Translational and Experimental Medicine-Bioinformatics, Sanofi-Aventis, 270 Albany Street, Cambridge, MA, USA.&lt;/auth-address&gt;&lt;titles&gt;&lt;title&gt;Causal analysis approaches in Ingenuity Pathway Analysis&lt;/title&gt;&lt;secondary-title&gt;Bioinformatics&lt;/secondary-title&gt;&lt;/titles&gt;&lt;periodical&gt;&lt;full-title&gt;Bioinformatics&lt;/full-title&gt;&lt;/periodical&gt;&lt;pages&gt;523-30&lt;/pages&gt;&lt;volume&gt;30&lt;/volume&gt;&lt;number&gt;4&lt;/number&gt;&lt;edition&gt;2013/12/18&lt;/edition&gt;&lt;keywords&gt;&lt;keyword&gt;*Algorithms&lt;/keyword&gt;&lt;keyword&gt;Breast Neoplasms/genetics&lt;/keyword&gt;&lt;keyword&gt;Causality&lt;/keyword&gt;&lt;keyword&gt;*Computational Biology&lt;/keyword&gt;&lt;keyword&gt;Female&lt;/keyword&gt;&lt;keyword&gt;Gene Expression Profiling/methods&lt;/keyword&gt;&lt;keyword&gt;*Gene Regulatory Networks&lt;/keyword&gt;&lt;keyword&gt;Human Umbilical Vein Endothelial Cells/metabolism&lt;/keyword&gt;&lt;keyword&gt;Humans&lt;/keyword&gt;&lt;keyword&gt;Knowledge Bases&lt;/keyword&gt;&lt;keyword&gt;MCF-7 Cells&lt;/keyword&gt;&lt;/keywords&gt;&lt;dates&gt;&lt;year&gt;2014&lt;/year&gt;&lt;pub-dates&gt;&lt;date&gt;Feb 15&lt;/date&gt;&lt;/pub-dates&gt;&lt;/dates&gt;&lt;isbn&gt;1367-4811 (Electronic)&amp;#xD;1367-4803 (Linking)&lt;/isbn&gt;&lt;accession-num&gt;24336805&lt;/accession-num&gt;&lt;urls&gt;&lt;related-urls&gt;&lt;url&gt;https://www.ncbi.nlm.nih.gov/pubmed/24336805&lt;/url&gt;&lt;/related-urls&gt;&lt;/urls&gt;&lt;custom2&gt;PMC3928520&lt;/custom2&gt;&lt;electronic-resource-num&gt;10.1093/bioinformatics/btt703&lt;/electronic-resource-num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38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6A653310" w14:textId="77777777" w:rsidR="00785627" w:rsidRPr="00AA74C7" w:rsidRDefault="00785627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3C8AFE30" w14:textId="3EC304AD" w:rsidR="0089090A" w:rsidRPr="00AA74C7" w:rsidRDefault="0089090A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Results</w:t>
      </w:r>
    </w:p>
    <w:p w14:paraId="12F3CA9E" w14:textId="2671619F" w:rsidR="0089090A" w:rsidRPr="00AA74C7" w:rsidRDefault="006D3959" w:rsidP="00B80E58">
      <w:pPr>
        <w:pStyle w:val="Heading4"/>
        <w:widowControl w:val="0"/>
        <w:spacing w:before="40" w:line="48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Landscape of DNA methylation of </w:t>
      </w:r>
      <w:r w:rsidR="0089090A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pre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-</w:t>
      </w:r>
      <w:r w:rsidR="0089090A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cancerous benign lesion</w:t>
      </w:r>
      <w:r w:rsidR="00F83089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s</w:t>
      </w:r>
    </w:p>
    <w:p w14:paraId="079BF1BE" w14:textId="0F33473D" w:rsidR="00250CF9" w:rsidRPr="00AA74C7" w:rsidRDefault="0089090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11" w:name="OLE_LINK81"/>
      <w:bookmarkStart w:id="12" w:name="OLE_LINK82"/>
      <w:r w:rsidRPr="00AA74C7">
        <w:rPr>
          <w:rFonts w:ascii="Arial" w:hAnsi="Arial" w:cs="Arial"/>
          <w:sz w:val="22"/>
          <w:szCs w:val="22"/>
        </w:rPr>
        <w:t>We profile</w:t>
      </w:r>
      <w:r w:rsidR="00E86F97" w:rsidRPr="00AA74C7">
        <w:rPr>
          <w:rFonts w:ascii="Arial" w:hAnsi="Arial" w:cs="Arial"/>
          <w:sz w:val="22"/>
          <w:szCs w:val="22"/>
        </w:rPr>
        <w:t>d</w:t>
      </w:r>
      <w:r w:rsidRPr="00AA74C7">
        <w:rPr>
          <w:rFonts w:ascii="Arial" w:hAnsi="Arial" w:cs="Arial"/>
          <w:sz w:val="22"/>
          <w:szCs w:val="22"/>
        </w:rPr>
        <w:t xml:space="preserve"> DNA methylation </w:t>
      </w:r>
      <w:r w:rsidR="00F83089">
        <w:rPr>
          <w:rFonts w:ascii="Arial" w:hAnsi="Arial" w:cs="Arial"/>
          <w:sz w:val="22"/>
          <w:szCs w:val="22"/>
        </w:rPr>
        <w:t>at the</w:t>
      </w:r>
      <w:r w:rsidRPr="00AA74C7">
        <w:rPr>
          <w:rFonts w:ascii="Arial" w:hAnsi="Arial" w:cs="Arial"/>
          <w:sz w:val="22"/>
          <w:szCs w:val="22"/>
        </w:rPr>
        <w:t xml:space="preserve"> single-base level for </w:t>
      </w:r>
      <w:r w:rsidR="00C33218" w:rsidRPr="00AA74C7">
        <w:rPr>
          <w:rFonts w:ascii="Arial" w:hAnsi="Arial" w:cs="Arial"/>
          <w:sz w:val="22"/>
          <w:szCs w:val="22"/>
        </w:rPr>
        <w:t xml:space="preserve">18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F83089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C21CA7" w:rsidRPr="00AA74C7">
        <w:rPr>
          <w:rFonts w:ascii="Arial" w:hAnsi="Arial" w:cs="Arial"/>
          <w:sz w:val="22"/>
          <w:szCs w:val="22"/>
        </w:rPr>
        <w:t xml:space="preserve">22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F83089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C33218" w:rsidRPr="00AA74C7">
        <w:rPr>
          <w:rFonts w:ascii="Arial" w:hAnsi="Arial" w:cs="Arial"/>
          <w:sz w:val="22"/>
          <w:szCs w:val="22"/>
        </w:rPr>
        <w:t xml:space="preserve">20 </w:t>
      </w:r>
      <w:r w:rsidRPr="00AA74C7">
        <w:rPr>
          <w:rFonts w:ascii="Arial" w:hAnsi="Arial" w:cs="Arial"/>
          <w:sz w:val="22"/>
          <w:szCs w:val="22"/>
        </w:rPr>
        <w:t>normal tissue</w:t>
      </w:r>
      <w:r w:rsidR="00F42959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. We </w:t>
      </w:r>
      <w:r w:rsidR="00E86F97" w:rsidRPr="00AA74C7">
        <w:rPr>
          <w:rFonts w:ascii="Arial" w:hAnsi="Arial" w:cs="Arial"/>
          <w:sz w:val="22"/>
          <w:szCs w:val="22"/>
        </w:rPr>
        <w:t>found</w:t>
      </w:r>
      <w:r w:rsidRPr="00AA74C7">
        <w:rPr>
          <w:rFonts w:ascii="Arial" w:hAnsi="Arial" w:cs="Arial"/>
          <w:sz w:val="22"/>
          <w:szCs w:val="22"/>
        </w:rPr>
        <w:t xml:space="preserve"> significant genome-wide DNA methylation difference</w:t>
      </w:r>
      <w:r w:rsidR="00F42959">
        <w:rPr>
          <w:rFonts w:ascii="Arial" w:hAnsi="Arial" w:cs="Arial"/>
          <w:sz w:val="22"/>
          <w:szCs w:val="22"/>
        </w:rPr>
        <w:t>s</w:t>
      </w:r>
      <w:r w:rsidR="0060420C" w:rsidRPr="00AA74C7">
        <w:rPr>
          <w:rFonts w:ascii="Arial" w:hAnsi="Arial" w:cs="Arial"/>
          <w:sz w:val="22"/>
          <w:szCs w:val="22"/>
        </w:rPr>
        <w:t xml:space="preserve"> among</w:t>
      </w:r>
      <w:r w:rsidRPr="00AA74C7">
        <w:rPr>
          <w:rFonts w:ascii="Arial" w:hAnsi="Arial" w:cs="Arial"/>
          <w:sz w:val="22"/>
          <w:szCs w:val="22"/>
        </w:rPr>
        <w:t xml:space="preserve"> normal, low</w:t>
      </w:r>
      <w:r w:rsidR="00F42959">
        <w:rPr>
          <w:rFonts w:ascii="Arial" w:hAnsi="Arial" w:cs="Arial"/>
          <w:sz w:val="22"/>
          <w:szCs w:val="22"/>
        </w:rPr>
        <w:t>-,</w:t>
      </w:r>
      <w:r w:rsidR="00C21CA7"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and high-grade adenoma (</w:t>
      </w:r>
      <w:bookmarkStart w:id="13" w:name="OLE_LINK1"/>
      <w:bookmarkStart w:id="14" w:name="OLE_LINK2"/>
      <w:bookmarkStart w:id="15" w:name="OLE_LINK3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60B2F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bookmarkEnd w:id="13"/>
      <w:bookmarkEnd w:id="14"/>
      <w:bookmarkEnd w:id="15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E60B2F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Pr="00AA74C7">
        <w:rPr>
          <w:rFonts w:ascii="Arial" w:hAnsi="Arial" w:cs="Arial"/>
          <w:sz w:val="22"/>
          <w:szCs w:val="22"/>
        </w:rPr>
        <w:t xml:space="preserve">). Compared </w:t>
      </w:r>
      <w:r w:rsidR="00F42959">
        <w:rPr>
          <w:rFonts w:ascii="Arial" w:hAnsi="Arial" w:cs="Arial"/>
          <w:sz w:val="22"/>
          <w:szCs w:val="22"/>
        </w:rPr>
        <w:t xml:space="preserve">to </w:t>
      </w:r>
      <w:r w:rsidRPr="00AA74C7">
        <w:rPr>
          <w:rFonts w:ascii="Arial" w:hAnsi="Arial" w:cs="Arial"/>
          <w:sz w:val="22"/>
          <w:szCs w:val="22"/>
        </w:rPr>
        <w:t xml:space="preserve">normal tissue, </w:t>
      </w:r>
      <w:r w:rsidR="00F42959">
        <w:rPr>
          <w:rFonts w:ascii="Arial" w:hAnsi="Arial" w:cs="Arial"/>
          <w:sz w:val="22"/>
          <w:szCs w:val="22"/>
        </w:rPr>
        <w:t xml:space="preserve">LGA </w:t>
      </w:r>
      <w:r w:rsidR="00E86F97" w:rsidRPr="00AA74C7">
        <w:rPr>
          <w:rFonts w:ascii="Arial" w:hAnsi="Arial" w:cs="Arial"/>
          <w:sz w:val="22"/>
          <w:szCs w:val="22"/>
        </w:rPr>
        <w:t>had genome wide</w:t>
      </w:r>
      <w:r w:rsidRPr="00AA74C7">
        <w:rPr>
          <w:rFonts w:ascii="Arial" w:hAnsi="Arial" w:cs="Arial"/>
          <w:sz w:val="22"/>
          <w:szCs w:val="22"/>
        </w:rPr>
        <w:t xml:space="preserve"> hypo</w:t>
      </w:r>
      <w:r w:rsidR="00816400" w:rsidRPr="00AA74C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methylation (</w:t>
      </w:r>
      <w:r w:rsidR="00A20AED" w:rsidRPr="00AA74C7">
        <w:rPr>
          <w:rFonts w:ascii="Arial" w:hAnsi="Arial" w:cs="Arial"/>
          <w:sz w:val="22"/>
          <w:szCs w:val="22"/>
        </w:rPr>
        <w:t>P = 5.2x10</w:t>
      </w:r>
      <w:r w:rsidR="00A20AED" w:rsidRPr="00AA74C7">
        <w:rPr>
          <w:rFonts w:ascii="Arial" w:hAnsi="Arial" w:cs="Arial"/>
          <w:sz w:val="22"/>
          <w:szCs w:val="22"/>
          <w:vertAlign w:val="superscript"/>
        </w:rPr>
        <w:t>-5</w:t>
      </w:r>
      <w:r w:rsidR="007B06AE" w:rsidRPr="00AA74C7">
        <w:rPr>
          <w:rFonts w:ascii="Arial" w:hAnsi="Arial" w:cs="Arial"/>
          <w:sz w:val="22"/>
          <w:szCs w:val="22"/>
        </w:rPr>
        <w:t>, rank sum test)</w:t>
      </w:r>
      <w:r w:rsidR="00F42959">
        <w:rPr>
          <w:rFonts w:ascii="Arial" w:hAnsi="Arial" w:cs="Arial"/>
          <w:sz w:val="22"/>
          <w:szCs w:val="22"/>
        </w:rPr>
        <w:t xml:space="preserve"> which was </w:t>
      </w:r>
      <w:r w:rsidR="00E86F97" w:rsidRPr="00AA74C7">
        <w:rPr>
          <w:rFonts w:ascii="Arial" w:hAnsi="Arial" w:cs="Arial"/>
          <w:sz w:val="22"/>
          <w:szCs w:val="22"/>
        </w:rPr>
        <w:t>even lower in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F42959">
        <w:rPr>
          <w:rFonts w:ascii="Arial" w:hAnsi="Arial" w:cs="Arial"/>
          <w:sz w:val="22"/>
          <w:szCs w:val="22"/>
        </w:rPr>
        <w:t xml:space="preserve">HGA </w:t>
      </w:r>
      <w:r w:rsidRPr="00AA74C7">
        <w:rPr>
          <w:rFonts w:ascii="Arial" w:hAnsi="Arial" w:cs="Arial"/>
          <w:sz w:val="22"/>
          <w:szCs w:val="22"/>
        </w:rPr>
        <w:t>(</w:t>
      </w:r>
      <w:r w:rsidR="00A20AED" w:rsidRPr="00AA74C7">
        <w:rPr>
          <w:rFonts w:ascii="Arial" w:hAnsi="Arial" w:cs="Arial"/>
          <w:sz w:val="22"/>
          <w:szCs w:val="22"/>
        </w:rPr>
        <w:t>P = 3.7x10</w:t>
      </w:r>
      <w:r w:rsidR="00A20AED" w:rsidRPr="00AA74C7">
        <w:rPr>
          <w:rFonts w:ascii="Arial" w:hAnsi="Arial" w:cs="Arial"/>
          <w:sz w:val="22"/>
          <w:szCs w:val="22"/>
          <w:vertAlign w:val="superscript"/>
        </w:rPr>
        <w:t>-6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3114B1" w:rsidRPr="00AA74C7">
        <w:rPr>
          <w:rFonts w:ascii="Arial" w:hAnsi="Arial" w:cs="Arial"/>
          <w:sz w:val="22"/>
          <w:szCs w:val="22"/>
        </w:rPr>
        <w:t>compared</w:t>
      </w:r>
      <w:r w:rsidR="00C21CA7" w:rsidRPr="00AA74C7">
        <w:rPr>
          <w:rFonts w:ascii="Arial" w:hAnsi="Arial" w:cs="Arial"/>
          <w:sz w:val="22"/>
          <w:szCs w:val="22"/>
        </w:rPr>
        <w:t xml:space="preserve"> with </w:t>
      </w:r>
      <w:r w:rsidR="003114B1" w:rsidRPr="00AA74C7">
        <w:rPr>
          <w:rFonts w:ascii="Arial" w:hAnsi="Arial" w:cs="Arial"/>
          <w:sz w:val="22"/>
          <w:szCs w:val="22"/>
        </w:rPr>
        <w:t xml:space="preserve">normal, </w:t>
      </w:r>
      <w:r w:rsidR="007B06AE" w:rsidRPr="00AA74C7">
        <w:rPr>
          <w:rFonts w:ascii="Arial" w:hAnsi="Arial" w:cs="Arial"/>
          <w:sz w:val="22"/>
          <w:szCs w:val="22"/>
        </w:rPr>
        <w:t>rank sum test</w:t>
      </w:r>
      <w:r w:rsidR="00C21CA7" w:rsidRPr="00AA74C7">
        <w:rPr>
          <w:rFonts w:ascii="Arial" w:hAnsi="Arial" w:cs="Arial"/>
          <w:sz w:val="22"/>
          <w:szCs w:val="22"/>
        </w:rPr>
        <w:t xml:space="preserve">, 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1C</w:t>
      </w:r>
      <w:r w:rsidR="00ED47E5" w:rsidRPr="00AA74C7">
        <w:rPr>
          <w:rFonts w:ascii="Arial" w:hAnsi="Arial" w:cs="Arial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722210" w:rsidRPr="00AA74C7">
        <w:rPr>
          <w:rFonts w:ascii="Arial" w:hAnsi="Arial" w:cs="Arial"/>
          <w:sz w:val="22"/>
          <w:szCs w:val="22"/>
        </w:rPr>
        <w:t>Methylation levels of all tar</w:t>
      </w:r>
      <w:r w:rsidR="006E33D3" w:rsidRPr="00AA74C7">
        <w:rPr>
          <w:rFonts w:ascii="Arial" w:hAnsi="Arial" w:cs="Arial"/>
          <w:sz w:val="22"/>
          <w:szCs w:val="22"/>
        </w:rPr>
        <w:t xml:space="preserve">get sites in the array demonstrated </w:t>
      </w:r>
      <w:r w:rsidR="00716901" w:rsidRPr="00AA74C7">
        <w:rPr>
          <w:rFonts w:ascii="Arial" w:hAnsi="Arial" w:cs="Arial"/>
          <w:sz w:val="22"/>
          <w:szCs w:val="22"/>
        </w:rPr>
        <w:t xml:space="preserve">the known </w:t>
      </w:r>
      <w:r w:rsidR="00147CB2" w:rsidRPr="00AA74C7">
        <w:rPr>
          <w:rFonts w:ascii="Arial" w:hAnsi="Arial" w:cs="Arial"/>
          <w:sz w:val="22"/>
          <w:szCs w:val="22"/>
        </w:rPr>
        <w:t>bimodal distribution</w:t>
      </w:r>
      <w:r w:rsidR="006E33D3" w:rsidRPr="00AA74C7">
        <w:rPr>
          <w:rFonts w:ascii="Arial" w:hAnsi="Arial" w:cs="Arial"/>
          <w:sz w:val="22"/>
          <w:szCs w:val="22"/>
        </w:rPr>
        <w:t xml:space="preserve"> in</w:t>
      </w:r>
      <w:r w:rsidR="00147CB2" w:rsidRPr="00AA74C7">
        <w:rPr>
          <w:rFonts w:ascii="Arial" w:hAnsi="Arial" w:cs="Arial"/>
          <w:sz w:val="22"/>
          <w:szCs w:val="22"/>
        </w:rPr>
        <w:t xml:space="preserve"> normal,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F42959">
        <w:rPr>
          <w:rFonts w:ascii="Arial" w:hAnsi="Arial" w:cs="Arial"/>
          <w:sz w:val="22"/>
          <w:szCs w:val="22"/>
        </w:rPr>
        <w:t>,</w:t>
      </w:r>
      <w:r w:rsidR="00147CB2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147CB2" w:rsidRPr="00AA74C7">
        <w:rPr>
          <w:rFonts w:ascii="Arial" w:hAnsi="Arial" w:cs="Arial"/>
          <w:sz w:val="22"/>
          <w:szCs w:val="22"/>
        </w:rPr>
        <w:t xml:space="preserve"> (</w:t>
      </w:r>
      <w:r w:rsidR="00147CB2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D</w:t>
      </w:r>
      <w:r w:rsidR="00716901" w:rsidRPr="00AA74C7">
        <w:rPr>
          <w:rFonts w:ascii="Arial" w:hAnsi="Arial" w:cs="Arial"/>
          <w:sz w:val="22"/>
          <w:szCs w:val="22"/>
        </w:rPr>
        <w:t xml:space="preserve">), and </w:t>
      </w:r>
      <w:r w:rsidR="00E040B1" w:rsidRPr="00AA74C7">
        <w:rPr>
          <w:rFonts w:ascii="Arial" w:hAnsi="Arial" w:cs="Arial"/>
          <w:sz w:val="22"/>
          <w:szCs w:val="22"/>
        </w:rPr>
        <w:t xml:space="preserve">the amount of </w:t>
      </w:r>
      <w:r w:rsidR="00716901" w:rsidRPr="00AA74C7">
        <w:rPr>
          <w:rFonts w:ascii="Arial" w:hAnsi="Arial" w:cs="Arial"/>
          <w:sz w:val="22"/>
          <w:szCs w:val="22"/>
        </w:rPr>
        <w:t xml:space="preserve">fully methylated sites </w:t>
      </w:r>
      <w:r w:rsidR="00F42959">
        <w:rPr>
          <w:rFonts w:ascii="Arial" w:hAnsi="Arial" w:cs="Arial"/>
          <w:sz w:val="22"/>
          <w:szCs w:val="22"/>
        </w:rPr>
        <w:t xml:space="preserve">of </w:t>
      </w:r>
      <w:r w:rsidR="00F42959" w:rsidRPr="00F42959">
        <w:rPr>
          <w:rFonts w:ascii="Arial" w:hAnsi="Arial" w:cs="Arial"/>
          <w:sz w:val="22"/>
          <w:szCs w:val="22"/>
        </w:rPr>
        <w:t xml:space="preserve">lesions </w:t>
      </w:r>
      <w:r w:rsidR="00716901" w:rsidRPr="00AA74C7">
        <w:rPr>
          <w:rFonts w:ascii="Arial" w:hAnsi="Arial" w:cs="Arial"/>
          <w:sz w:val="22"/>
          <w:szCs w:val="22"/>
        </w:rPr>
        <w:t>decreased with increas</w:t>
      </w:r>
      <w:r w:rsidR="00F42959">
        <w:rPr>
          <w:rFonts w:ascii="Arial" w:hAnsi="Arial" w:cs="Arial"/>
          <w:sz w:val="22"/>
          <w:szCs w:val="22"/>
        </w:rPr>
        <w:t>ing</w:t>
      </w:r>
      <w:r w:rsidR="00716901" w:rsidRPr="00AA74C7">
        <w:rPr>
          <w:rFonts w:ascii="Arial" w:hAnsi="Arial" w:cs="Arial"/>
          <w:sz w:val="22"/>
          <w:szCs w:val="22"/>
        </w:rPr>
        <w:t xml:space="preserve"> </w:t>
      </w:r>
      <w:r w:rsidR="00F42959" w:rsidRPr="00F42959">
        <w:rPr>
          <w:rFonts w:ascii="Arial" w:hAnsi="Arial" w:cs="Arial"/>
          <w:sz w:val="22"/>
          <w:szCs w:val="22"/>
        </w:rPr>
        <w:t xml:space="preserve">degree of </w:t>
      </w:r>
      <w:r w:rsidR="00716901" w:rsidRPr="00AA74C7">
        <w:rPr>
          <w:rFonts w:ascii="Arial" w:hAnsi="Arial" w:cs="Arial"/>
          <w:sz w:val="22"/>
          <w:szCs w:val="22"/>
        </w:rPr>
        <w:t>malignancy (right peak</w:t>
      </w:r>
      <w:r w:rsidR="004E2CBD" w:rsidRPr="00AA74C7">
        <w:rPr>
          <w:rFonts w:ascii="Arial" w:hAnsi="Arial" w:cs="Arial"/>
          <w:sz w:val="22"/>
          <w:szCs w:val="22"/>
        </w:rPr>
        <w:t xml:space="preserve">, </w:t>
      </w:r>
      <w:r w:rsidR="004E2CBD" w:rsidRPr="00AA74C7">
        <w:rPr>
          <w:rFonts w:ascii="Arial" w:hAnsi="Arial" w:cs="Arial"/>
          <w:b/>
          <w:bCs/>
          <w:sz w:val="22"/>
          <w:szCs w:val="22"/>
        </w:rPr>
        <w:t>Figure</w:t>
      </w:r>
      <w:r w:rsidR="00F42959">
        <w:rPr>
          <w:rFonts w:ascii="Arial" w:hAnsi="Arial" w:cs="Arial"/>
          <w:b/>
          <w:bCs/>
          <w:sz w:val="22"/>
          <w:szCs w:val="22"/>
        </w:rPr>
        <w:t xml:space="preserve"> </w:t>
      </w:r>
      <w:r w:rsidR="004E2CBD" w:rsidRPr="00AA74C7">
        <w:rPr>
          <w:rFonts w:ascii="Arial" w:hAnsi="Arial" w:cs="Arial"/>
          <w:b/>
          <w:bCs/>
          <w:sz w:val="22"/>
          <w:szCs w:val="22"/>
        </w:rPr>
        <w:t>1D</w:t>
      </w:r>
      <w:r w:rsidR="004E2CBD" w:rsidRPr="00AA74C7">
        <w:rPr>
          <w:rFonts w:ascii="Arial" w:hAnsi="Arial" w:cs="Arial"/>
          <w:sz w:val="22"/>
          <w:szCs w:val="22"/>
        </w:rPr>
        <w:t xml:space="preserve">; </w:t>
      </w:r>
      <w:r w:rsidR="00147CB2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1E</w:t>
      </w:r>
      <w:r w:rsidR="00147CB2" w:rsidRPr="00AA74C7">
        <w:rPr>
          <w:rFonts w:ascii="Arial" w:hAnsi="Arial" w:cs="Arial"/>
          <w:sz w:val="22"/>
          <w:szCs w:val="22"/>
        </w:rPr>
        <w:t>)</w:t>
      </w:r>
      <w:r w:rsidR="004E2CBD" w:rsidRPr="00AA74C7">
        <w:rPr>
          <w:rFonts w:ascii="Arial" w:hAnsi="Arial" w:cs="Arial"/>
          <w:sz w:val="22"/>
          <w:szCs w:val="22"/>
        </w:rPr>
        <w:t>.</w:t>
      </w:r>
      <w:r w:rsidR="00275FF1" w:rsidRPr="00AA74C7">
        <w:rPr>
          <w:rFonts w:ascii="Arial" w:hAnsi="Arial" w:cs="Arial"/>
          <w:sz w:val="22"/>
          <w:szCs w:val="22"/>
        </w:rPr>
        <w:t xml:space="preserve"> Almost all DMS</w:t>
      </w:r>
      <w:r w:rsidR="000B5D48" w:rsidRPr="00AA74C7">
        <w:rPr>
          <w:rFonts w:ascii="Arial" w:hAnsi="Arial" w:cs="Arial"/>
          <w:sz w:val="22"/>
          <w:szCs w:val="22"/>
        </w:rPr>
        <w:t>s</w:t>
      </w:r>
      <w:r w:rsidR="00275FF1" w:rsidRPr="00AA74C7">
        <w:rPr>
          <w:rFonts w:ascii="Arial" w:hAnsi="Arial" w:cs="Arial"/>
          <w:sz w:val="22"/>
          <w:szCs w:val="22"/>
        </w:rPr>
        <w:t xml:space="preserve"> in LGA compared </w:t>
      </w:r>
      <w:r w:rsidR="00F42959">
        <w:rPr>
          <w:rFonts w:ascii="Arial" w:hAnsi="Arial" w:cs="Arial"/>
          <w:sz w:val="22"/>
          <w:szCs w:val="22"/>
        </w:rPr>
        <w:t>to</w:t>
      </w:r>
      <w:r w:rsidR="00275FF1" w:rsidRPr="00AA74C7">
        <w:rPr>
          <w:rFonts w:ascii="Arial" w:hAnsi="Arial" w:cs="Arial"/>
          <w:sz w:val="22"/>
          <w:szCs w:val="22"/>
        </w:rPr>
        <w:t xml:space="preserve"> normal </w:t>
      </w:r>
      <w:r w:rsidR="001A74F1" w:rsidRPr="00AA74C7">
        <w:rPr>
          <w:rFonts w:ascii="Arial" w:hAnsi="Arial" w:cs="Arial"/>
          <w:sz w:val="22"/>
          <w:szCs w:val="22"/>
        </w:rPr>
        <w:t xml:space="preserve">tissues kept at least </w:t>
      </w:r>
      <w:r w:rsidR="00F42959">
        <w:rPr>
          <w:rFonts w:ascii="Arial" w:hAnsi="Arial" w:cs="Arial"/>
          <w:sz w:val="22"/>
          <w:szCs w:val="22"/>
        </w:rPr>
        <w:t xml:space="preserve">an </w:t>
      </w:r>
      <w:r w:rsidR="001A74F1" w:rsidRPr="00AA74C7">
        <w:rPr>
          <w:rFonts w:ascii="Arial" w:hAnsi="Arial" w:cs="Arial"/>
          <w:sz w:val="22"/>
          <w:szCs w:val="22"/>
        </w:rPr>
        <w:t>equivalent methylation level if not higher</w:t>
      </w:r>
      <w:r w:rsidR="00622F7E" w:rsidRPr="00AA74C7">
        <w:rPr>
          <w:rFonts w:ascii="Arial" w:hAnsi="Arial" w:cs="Arial"/>
          <w:sz w:val="22"/>
          <w:szCs w:val="22"/>
        </w:rPr>
        <w:t xml:space="preserve"> than </w:t>
      </w:r>
      <w:r w:rsidR="00830E1B" w:rsidRPr="00AA74C7">
        <w:rPr>
          <w:rFonts w:ascii="Arial" w:hAnsi="Arial" w:cs="Arial"/>
          <w:sz w:val="22"/>
          <w:szCs w:val="22"/>
        </w:rPr>
        <w:t>in HGA and</w:t>
      </w:r>
      <w:r w:rsidR="00275FF1" w:rsidRPr="00AA74C7">
        <w:rPr>
          <w:rFonts w:ascii="Arial" w:hAnsi="Arial" w:cs="Arial"/>
          <w:sz w:val="22"/>
          <w:szCs w:val="22"/>
        </w:rPr>
        <w:t xml:space="preserve"> cancer</w:t>
      </w:r>
      <w:r w:rsidR="00622F7E" w:rsidRPr="00AA74C7">
        <w:rPr>
          <w:rFonts w:ascii="Arial" w:hAnsi="Arial" w:cs="Arial"/>
          <w:sz w:val="22"/>
          <w:szCs w:val="22"/>
        </w:rPr>
        <w:t xml:space="preserve">. </w:t>
      </w:r>
      <w:r w:rsidR="00830E1B" w:rsidRPr="00AA74C7">
        <w:rPr>
          <w:rFonts w:ascii="Arial" w:hAnsi="Arial" w:cs="Arial"/>
          <w:sz w:val="22"/>
          <w:szCs w:val="22"/>
        </w:rPr>
        <w:t>The 209 significantly hyper-</w:t>
      </w:r>
      <w:r w:rsidR="00830E1B" w:rsidRPr="00AA74C7">
        <w:rPr>
          <w:rFonts w:ascii="Arial" w:hAnsi="Arial" w:cs="Arial"/>
          <w:sz w:val="22"/>
          <w:szCs w:val="22"/>
        </w:rPr>
        <w:lastRenderedPageBreak/>
        <w:t xml:space="preserve">methylated sites in LGA </w:t>
      </w:r>
      <w:r w:rsidR="002C4FDF">
        <w:rPr>
          <w:rFonts w:ascii="Arial" w:hAnsi="Arial" w:cs="Arial"/>
          <w:sz w:val="22"/>
          <w:szCs w:val="22"/>
        </w:rPr>
        <w:t>were</w:t>
      </w:r>
      <w:r w:rsidR="000B5D48" w:rsidRPr="00AA74C7">
        <w:rPr>
          <w:rFonts w:ascii="Arial" w:hAnsi="Arial" w:cs="Arial"/>
          <w:sz w:val="22"/>
          <w:szCs w:val="22"/>
        </w:rPr>
        <w:t xml:space="preserve"> further </w:t>
      </w:r>
      <w:r w:rsidR="002C4FDF">
        <w:rPr>
          <w:rFonts w:ascii="Arial" w:hAnsi="Arial" w:cs="Arial"/>
          <w:sz w:val="22"/>
          <w:szCs w:val="22"/>
        </w:rPr>
        <w:t>hyper-</w:t>
      </w:r>
      <w:r w:rsidR="000B5D48" w:rsidRPr="00AA74C7">
        <w:rPr>
          <w:rFonts w:ascii="Arial" w:hAnsi="Arial" w:cs="Arial"/>
          <w:sz w:val="22"/>
          <w:szCs w:val="22"/>
        </w:rPr>
        <w:t>methylated</w:t>
      </w:r>
      <w:r w:rsidR="00830E1B" w:rsidRPr="00AA74C7">
        <w:rPr>
          <w:rFonts w:ascii="Arial" w:hAnsi="Arial" w:cs="Arial"/>
          <w:sz w:val="22"/>
          <w:szCs w:val="22"/>
        </w:rPr>
        <w:t xml:space="preserve"> in </w:t>
      </w:r>
      <w:r w:rsidR="007B06AE" w:rsidRPr="00AA74C7">
        <w:rPr>
          <w:rFonts w:ascii="Arial" w:hAnsi="Arial" w:cs="Arial"/>
          <w:sz w:val="22"/>
          <w:szCs w:val="22"/>
        </w:rPr>
        <w:t>22</w:t>
      </w:r>
      <w:r w:rsidR="00622F7E" w:rsidRPr="00AA74C7">
        <w:rPr>
          <w:rFonts w:ascii="Arial" w:hAnsi="Arial" w:cs="Arial"/>
          <w:sz w:val="22"/>
          <w:szCs w:val="22"/>
        </w:rPr>
        <w:t xml:space="preserve"> </w:t>
      </w:r>
      <w:r w:rsidR="007B06AE" w:rsidRPr="00AA74C7">
        <w:rPr>
          <w:rFonts w:ascii="Arial" w:hAnsi="Arial" w:cs="Arial"/>
          <w:sz w:val="22"/>
          <w:szCs w:val="22"/>
        </w:rPr>
        <w:t>H</w:t>
      </w:r>
      <w:r w:rsidR="00830E1B" w:rsidRPr="00AA74C7">
        <w:rPr>
          <w:rFonts w:ascii="Arial" w:hAnsi="Arial" w:cs="Arial"/>
          <w:sz w:val="22"/>
          <w:szCs w:val="22"/>
        </w:rPr>
        <w:t xml:space="preserve">GA </w:t>
      </w:r>
      <w:r w:rsidR="002C4FDF">
        <w:rPr>
          <w:rFonts w:ascii="Arial" w:hAnsi="Arial" w:cs="Arial"/>
          <w:sz w:val="22"/>
          <w:szCs w:val="22"/>
        </w:rPr>
        <w:t>compared to</w:t>
      </w:r>
      <w:r w:rsidR="00830E1B" w:rsidRPr="00AA74C7">
        <w:rPr>
          <w:rFonts w:ascii="Arial" w:hAnsi="Arial" w:cs="Arial"/>
          <w:sz w:val="22"/>
          <w:szCs w:val="22"/>
        </w:rPr>
        <w:t xml:space="preserve"> 504 cancer samples collected from public databases (</w:t>
      </w:r>
      <w:r w:rsidR="00830E1B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1F</w:t>
      </w:r>
      <w:r w:rsidR="00830E1B" w:rsidRPr="00AA74C7">
        <w:rPr>
          <w:rFonts w:ascii="Arial" w:hAnsi="Arial" w:cs="Arial"/>
          <w:sz w:val="22"/>
          <w:szCs w:val="22"/>
        </w:rPr>
        <w:t>)</w:t>
      </w:r>
      <w:r w:rsidR="002C4FDF">
        <w:rPr>
          <w:rFonts w:ascii="Arial" w:hAnsi="Arial" w:cs="Arial"/>
          <w:sz w:val="22"/>
          <w:szCs w:val="22"/>
        </w:rPr>
        <w:t>,</w:t>
      </w:r>
      <w:r w:rsidR="00A430E9" w:rsidRPr="00AA74C7">
        <w:rPr>
          <w:rFonts w:ascii="Arial" w:hAnsi="Arial" w:cs="Arial"/>
          <w:sz w:val="22"/>
          <w:szCs w:val="22"/>
        </w:rPr>
        <w:t xml:space="preserve"> and</w:t>
      </w:r>
      <w:r w:rsidR="000B5D48" w:rsidRPr="00AA74C7">
        <w:rPr>
          <w:rFonts w:ascii="Arial" w:hAnsi="Arial" w:cs="Arial"/>
          <w:sz w:val="22"/>
          <w:szCs w:val="22"/>
        </w:rPr>
        <w:t xml:space="preserve"> hypo-DMSs </w:t>
      </w:r>
      <w:r w:rsidR="002C4FDF">
        <w:rPr>
          <w:rFonts w:ascii="Arial" w:hAnsi="Arial" w:cs="Arial"/>
          <w:sz w:val="22"/>
          <w:szCs w:val="22"/>
        </w:rPr>
        <w:t>had a</w:t>
      </w:r>
      <w:r w:rsidR="000B5D48" w:rsidRPr="00AA74C7">
        <w:rPr>
          <w:rFonts w:ascii="Arial" w:hAnsi="Arial" w:cs="Arial"/>
          <w:sz w:val="22"/>
          <w:szCs w:val="22"/>
        </w:rPr>
        <w:t xml:space="preserve"> diametric</w:t>
      </w:r>
      <w:r w:rsidR="00A430E9" w:rsidRPr="00AA74C7">
        <w:rPr>
          <w:rFonts w:ascii="Arial" w:hAnsi="Arial" w:cs="Arial"/>
          <w:sz w:val="22"/>
          <w:szCs w:val="22"/>
        </w:rPr>
        <w:t xml:space="preserve"> </w:t>
      </w:r>
      <w:r w:rsidR="000B5D48" w:rsidRPr="00AA74C7">
        <w:rPr>
          <w:rFonts w:ascii="Arial" w:hAnsi="Arial" w:cs="Arial"/>
          <w:sz w:val="22"/>
          <w:szCs w:val="22"/>
        </w:rPr>
        <w:t>tendency (</w:t>
      </w:r>
      <w:r w:rsidR="00BD1080" w:rsidRPr="00AA74C7">
        <w:rPr>
          <w:rFonts w:ascii="Arial" w:hAnsi="Arial" w:cs="Arial"/>
          <w:b/>
          <w:sz w:val="22"/>
          <w:szCs w:val="22"/>
        </w:rPr>
        <w:t xml:space="preserve">Figure </w:t>
      </w:r>
      <w:r w:rsidR="00503288" w:rsidRPr="00AA74C7">
        <w:rPr>
          <w:rFonts w:ascii="Arial" w:hAnsi="Arial" w:cs="Arial"/>
          <w:b/>
          <w:sz w:val="22"/>
          <w:szCs w:val="22"/>
        </w:rPr>
        <w:t>S</w:t>
      </w:r>
      <w:r w:rsidR="002C4FDF">
        <w:rPr>
          <w:rFonts w:ascii="Arial" w:hAnsi="Arial" w:cs="Arial"/>
          <w:b/>
          <w:sz w:val="22"/>
          <w:szCs w:val="22"/>
        </w:rPr>
        <w:t>1</w:t>
      </w:r>
      <w:r w:rsidR="000B5D48" w:rsidRPr="00AA74C7">
        <w:rPr>
          <w:rFonts w:ascii="Arial" w:hAnsi="Arial" w:cs="Arial"/>
          <w:sz w:val="22"/>
          <w:szCs w:val="22"/>
        </w:rPr>
        <w:t>)</w:t>
      </w:r>
      <w:r w:rsidR="002C4FDF">
        <w:rPr>
          <w:rFonts w:ascii="Arial" w:hAnsi="Arial" w:cs="Arial"/>
          <w:sz w:val="22"/>
          <w:szCs w:val="22"/>
        </w:rPr>
        <w:t xml:space="preserve"> suggesting </w:t>
      </w:r>
      <w:r w:rsidR="004E2CBD" w:rsidRPr="00AA74C7">
        <w:rPr>
          <w:rFonts w:ascii="Arial" w:hAnsi="Arial" w:cs="Arial"/>
          <w:sz w:val="22"/>
          <w:szCs w:val="22"/>
        </w:rPr>
        <w:t>that DNA demethylation may occur very early in precancerous lesions</w:t>
      </w:r>
      <w:r w:rsidR="00147CB2" w:rsidRPr="00AA74C7">
        <w:rPr>
          <w:rFonts w:ascii="Arial" w:hAnsi="Arial" w:cs="Arial"/>
          <w:sz w:val="22"/>
          <w:szCs w:val="22"/>
        </w:rPr>
        <w:t xml:space="preserve">. </w:t>
      </w:r>
      <w:r w:rsidR="002C4FDF">
        <w:rPr>
          <w:rFonts w:ascii="Arial" w:hAnsi="Arial" w:cs="Arial"/>
          <w:sz w:val="22"/>
          <w:szCs w:val="22"/>
        </w:rPr>
        <w:t>O</w:t>
      </w:r>
      <w:r w:rsidR="00FE08F6" w:rsidRPr="00AA74C7">
        <w:rPr>
          <w:rFonts w:ascii="Arial" w:hAnsi="Arial" w:cs="Arial"/>
          <w:sz w:val="22"/>
          <w:szCs w:val="22"/>
        </w:rPr>
        <w:t xml:space="preserve">ver 60% </w:t>
      </w:r>
      <w:r w:rsidR="002C4FDF">
        <w:rPr>
          <w:rFonts w:ascii="Arial" w:hAnsi="Arial" w:cs="Arial"/>
          <w:sz w:val="22"/>
          <w:szCs w:val="22"/>
        </w:rPr>
        <w:t xml:space="preserve">of </w:t>
      </w:r>
      <w:r w:rsidR="00FE08F6" w:rsidRPr="00AA74C7">
        <w:rPr>
          <w:rFonts w:ascii="Arial" w:hAnsi="Arial" w:cs="Arial"/>
          <w:sz w:val="22"/>
          <w:szCs w:val="22"/>
        </w:rPr>
        <w:t xml:space="preserve">DMRs </w:t>
      </w:r>
      <w:r w:rsidR="002C4FDF">
        <w:rPr>
          <w:rFonts w:ascii="Arial" w:hAnsi="Arial" w:cs="Arial"/>
          <w:sz w:val="22"/>
          <w:szCs w:val="22"/>
        </w:rPr>
        <w:t xml:space="preserve">that </w:t>
      </w:r>
      <w:r w:rsidR="00FE08F6" w:rsidRPr="00AA74C7">
        <w:rPr>
          <w:rFonts w:ascii="Arial" w:hAnsi="Arial" w:cs="Arial"/>
          <w:sz w:val="22"/>
          <w:szCs w:val="22"/>
        </w:rPr>
        <w:t xml:space="preserve">were </w:t>
      </w:r>
      <w:r w:rsidR="002C4FDF" w:rsidRPr="002C4FDF">
        <w:rPr>
          <w:rFonts w:ascii="Arial" w:hAnsi="Arial" w:cs="Arial"/>
          <w:sz w:val="22"/>
          <w:szCs w:val="22"/>
        </w:rPr>
        <w:t>observed in both LGA (71.4%, 314/440) and HGA (61.9%, 4,213/6,805)</w:t>
      </w:r>
      <w:r w:rsidR="002C4FDF">
        <w:rPr>
          <w:rFonts w:ascii="Arial" w:hAnsi="Arial" w:cs="Arial"/>
          <w:sz w:val="22"/>
          <w:szCs w:val="22"/>
        </w:rPr>
        <w:t xml:space="preserve"> were </w:t>
      </w:r>
      <w:r w:rsidR="00200FEE" w:rsidRPr="00AA74C7">
        <w:rPr>
          <w:rFonts w:ascii="Arial" w:hAnsi="Arial" w:cs="Arial"/>
          <w:sz w:val="22"/>
          <w:szCs w:val="22"/>
        </w:rPr>
        <w:t>hypo-methylated</w:t>
      </w:r>
      <w:r w:rsidR="00FE08F6" w:rsidRPr="00AA74C7">
        <w:rPr>
          <w:rFonts w:ascii="Arial" w:hAnsi="Arial" w:cs="Arial"/>
          <w:sz w:val="22"/>
          <w:szCs w:val="22"/>
        </w:rPr>
        <w:t xml:space="preserve"> </w:t>
      </w:r>
      <w:r w:rsidR="002C4FDF">
        <w:rPr>
          <w:rFonts w:ascii="Arial" w:hAnsi="Arial" w:cs="Arial"/>
          <w:sz w:val="22"/>
          <w:szCs w:val="22"/>
        </w:rPr>
        <w:t>compared to</w:t>
      </w:r>
      <w:r w:rsidR="00FE08F6" w:rsidRPr="00AA74C7">
        <w:rPr>
          <w:rFonts w:ascii="Arial" w:hAnsi="Arial" w:cs="Arial"/>
          <w:sz w:val="22"/>
          <w:szCs w:val="22"/>
        </w:rPr>
        <w:t xml:space="preserve"> normal tissues</w:t>
      </w:r>
      <w:r w:rsidR="00200FEE" w:rsidRPr="00AA74C7">
        <w:rPr>
          <w:rFonts w:ascii="Arial" w:hAnsi="Arial" w:cs="Arial"/>
          <w:sz w:val="22"/>
          <w:szCs w:val="22"/>
        </w:rPr>
        <w:t xml:space="preserve"> </w:t>
      </w:r>
      <w:r w:rsidR="00250CF9" w:rsidRPr="00AA74C7">
        <w:rPr>
          <w:rFonts w:ascii="Arial" w:hAnsi="Arial" w:cs="Arial"/>
          <w:sz w:val="22"/>
          <w:szCs w:val="22"/>
        </w:rPr>
        <w:t>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1G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, Table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200FEE" w:rsidRPr="00AA74C7">
        <w:rPr>
          <w:rFonts w:ascii="Arial" w:eastAsiaTheme="minorEastAsia" w:hAnsi="Arial" w:cs="Arial"/>
          <w:b/>
          <w:kern w:val="2"/>
          <w:sz w:val="22"/>
          <w:szCs w:val="22"/>
        </w:rPr>
        <w:t>-2</w:t>
      </w:r>
      <w:r w:rsidR="00250CF9" w:rsidRPr="00AA74C7">
        <w:rPr>
          <w:rFonts w:ascii="Arial" w:hAnsi="Arial" w:cs="Arial"/>
          <w:sz w:val="22"/>
          <w:szCs w:val="22"/>
        </w:rPr>
        <w:t xml:space="preserve">). </w:t>
      </w:r>
      <w:r w:rsidR="00200FEE" w:rsidRPr="00AA74C7">
        <w:rPr>
          <w:rFonts w:ascii="Arial" w:hAnsi="Arial" w:cs="Arial"/>
          <w:sz w:val="22"/>
          <w:szCs w:val="22"/>
        </w:rPr>
        <w:t xml:space="preserve">However, </w:t>
      </w:r>
      <w:r w:rsidR="00725662" w:rsidRPr="00AA74C7">
        <w:rPr>
          <w:rFonts w:ascii="Arial" w:hAnsi="Arial" w:cs="Arial"/>
          <w:sz w:val="22"/>
          <w:szCs w:val="22"/>
        </w:rPr>
        <w:t>with LGA as the reference, most DMRs observed in HGA were hyper-methylated (76.0%, 660/868)</w:t>
      </w:r>
      <w:r w:rsidR="00250CF9" w:rsidRPr="00AA74C7">
        <w:rPr>
          <w:rFonts w:ascii="Arial" w:hAnsi="Arial" w:cs="Arial"/>
          <w:sz w:val="22"/>
          <w:szCs w:val="22"/>
        </w:rPr>
        <w:t xml:space="preserve"> 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1G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, Table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250CF9" w:rsidRPr="00AA74C7">
        <w:rPr>
          <w:rFonts w:ascii="Arial" w:hAnsi="Arial" w:cs="Arial"/>
          <w:sz w:val="22"/>
          <w:szCs w:val="22"/>
        </w:rPr>
        <w:t>).</w:t>
      </w:r>
      <w:r w:rsidR="00CC4BF8" w:rsidRPr="00AA74C7">
        <w:rPr>
          <w:rFonts w:ascii="Arial" w:hAnsi="Arial" w:cs="Arial"/>
          <w:sz w:val="22"/>
          <w:szCs w:val="22"/>
        </w:rPr>
        <w:t xml:space="preserve"> In addition, there were limited overlap</w:t>
      </w:r>
      <w:r w:rsidR="002C4FDF">
        <w:rPr>
          <w:rFonts w:ascii="Arial" w:hAnsi="Arial" w:cs="Arial"/>
          <w:sz w:val="22"/>
          <w:szCs w:val="22"/>
        </w:rPr>
        <w:t>s</w:t>
      </w:r>
      <w:r w:rsidR="00CC4BF8" w:rsidRPr="00AA74C7">
        <w:rPr>
          <w:rFonts w:ascii="Arial" w:hAnsi="Arial" w:cs="Arial"/>
          <w:sz w:val="22"/>
          <w:szCs w:val="22"/>
        </w:rPr>
        <w:t xml:space="preserve"> between </w:t>
      </w:r>
      <w:r w:rsidR="00632290" w:rsidRPr="00AA74C7">
        <w:rPr>
          <w:rFonts w:ascii="Arial" w:hAnsi="Arial" w:cs="Arial"/>
          <w:sz w:val="22"/>
          <w:szCs w:val="22"/>
        </w:rPr>
        <w:t xml:space="preserve">genes with </w:t>
      </w:r>
      <w:r w:rsidR="00CC4BF8" w:rsidRPr="00AA74C7">
        <w:rPr>
          <w:rFonts w:ascii="Arial" w:hAnsi="Arial" w:cs="Arial"/>
          <w:sz w:val="22"/>
          <w:szCs w:val="22"/>
        </w:rPr>
        <w:t xml:space="preserve">DMRs in LGA compared to normal tissues and those compared to HGA </w:t>
      </w:r>
      <w:r w:rsidR="00BD1080" w:rsidRPr="00AA74C7">
        <w:rPr>
          <w:rFonts w:ascii="Arial" w:hAnsi="Arial" w:cs="Arial"/>
          <w:sz w:val="22"/>
          <w:szCs w:val="22"/>
        </w:rPr>
        <w:t>hinting</w:t>
      </w:r>
      <w:r w:rsidR="00250CF9" w:rsidRPr="00AA74C7">
        <w:rPr>
          <w:rFonts w:ascii="Arial" w:hAnsi="Arial" w:cs="Arial"/>
          <w:sz w:val="22"/>
          <w:szCs w:val="22"/>
        </w:rPr>
        <w:t xml:space="preserve"> </w:t>
      </w:r>
      <w:r w:rsidR="002C4FDF">
        <w:rPr>
          <w:rFonts w:ascii="Arial" w:hAnsi="Arial" w:cs="Arial"/>
          <w:sz w:val="22"/>
          <w:szCs w:val="22"/>
        </w:rPr>
        <w:t>at a</w:t>
      </w:r>
      <w:r w:rsidR="00250CF9" w:rsidRPr="00AA74C7">
        <w:rPr>
          <w:rFonts w:ascii="Arial" w:hAnsi="Arial" w:cs="Arial"/>
          <w:sz w:val="22"/>
          <w:szCs w:val="22"/>
        </w:rPr>
        <w:t xml:space="preserve"> different epigenetic process</w:t>
      </w:r>
      <w:r w:rsidR="002C4FDF">
        <w:rPr>
          <w:rFonts w:ascii="Arial" w:hAnsi="Arial" w:cs="Arial"/>
          <w:sz w:val="22"/>
          <w:szCs w:val="22"/>
        </w:rPr>
        <w:t xml:space="preserve"> between LGA and HGA</w:t>
      </w:r>
      <w:r w:rsidR="00250CF9" w:rsidRPr="00AA74C7">
        <w:rPr>
          <w:rFonts w:ascii="Arial" w:hAnsi="Arial" w:cs="Arial"/>
          <w:sz w:val="22"/>
          <w:szCs w:val="22"/>
        </w:rPr>
        <w:t xml:space="preserve"> 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1H</w:t>
      </w:r>
      <w:r w:rsidR="00250CF9" w:rsidRPr="00AA74C7">
        <w:rPr>
          <w:rFonts w:ascii="Arial" w:hAnsi="Arial" w:cs="Arial"/>
          <w:sz w:val="22"/>
          <w:szCs w:val="22"/>
        </w:rPr>
        <w:t>)</w:t>
      </w:r>
      <w:r w:rsidR="00A67B7D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&lt;EndNote&gt;&lt;Cite&gt;&lt;Author&gt;Perez-Silva&lt;/Author&gt;&lt;Year&gt;2018&lt;/Year&gt;&lt;RecNum&gt;31&lt;/RecNum&gt;&lt;DisplayText&gt;&lt;style face="superscript"&gt;39&lt;/style&gt;&lt;/DisplayText&gt;&lt;record&gt;&lt;rec-number&gt;31&lt;/rec-number&gt;&lt;foreign-keys&gt;&lt;key app="EN" db-id="zffsxeepa00fpreedaupevsaw9eeftzdw009" timestamp="1562221691"&gt;31&lt;/key&gt;&lt;/foreign-keys&gt;&lt;ref-type name="Journal Article"&gt;17&lt;/ref-type&gt;&lt;contributors&gt;&lt;authors&gt;&lt;author&gt;Perez-Silva, J. G.&lt;/author&gt;&lt;author&gt;Araujo-Voces, M.&lt;/author&gt;&lt;author&gt;Quesada, V.&lt;/author&gt;&lt;/authors&gt;&lt;/contributors&gt;&lt;auth-address&gt;Departamento de Bioquimica y Biologia Molecular, Universidad de Oviedo, Oviedo, Spain.&lt;/auth-address&gt;&lt;titles&gt;&lt;title&gt;nVenn: generalized, quasi-proportional Venn and Euler diagrams&lt;/title&gt;&lt;secondary-title&gt;Bioinformatics&lt;/secondary-title&gt;&lt;/titles&gt;&lt;periodical&gt;&lt;full-title&gt;Bioinformatics&lt;/full-title&gt;&lt;/periodical&gt;&lt;pages&gt;2322-2324&lt;/pages&gt;&lt;volume&gt;34&lt;/volume&gt;&lt;number&gt;13&lt;/number&gt;&lt;edition&gt;2018/06/29&lt;/edition&gt;&lt;dates&gt;&lt;year&gt;2018&lt;/year&gt;&lt;pub-dates&gt;&lt;date&gt;Jul 1&lt;/date&gt;&lt;/pub-dates&gt;&lt;/dates&gt;&lt;isbn&gt;1367-4811 (Electronic)&amp;#xD;1367-4803 (Linking)&lt;/isbn&gt;&lt;accession-num&gt;29949954&lt;/accession-num&gt;&lt;urls&gt;&lt;related-urls&gt;&lt;url&gt;https://www.ncbi.nlm.nih.gov/pubmed/29949954&lt;/url&gt;&lt;/related-urls&gt;&lt;/urls&gt;&lt;electronic-resource-num&gt;10.1093/bioinformatics/bty109&lt;/electronic-resource-num&gt;&lt;/record&gt;&lt;/Cite&gt;&lt;/EndNote&gt;</w:instrText>
      </w:r>
      <w:r w:rsidR="00A67B7D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39</w:t>
      </w:r>
      <w:r w:rsidR="00A67B7D" w:rsidRPr="00AA74C7">
        <w:rPr>
          <w:rFonts w:ascii="Arial" w:hAnsi="Arial" w:cs="Arial"/>
          <w:sz w:val="22"/>
          <w:szCs w:val="22"/>
        </w:rPr>
        <w:fldChar w:fldCharType="end"/>
      </w:r>
      <w:r w:rsidR="00250CF9" w:rsidRPr="00AA74C7">
        <w:rPr>
          <w:rFonts w:ascii="Arial" w:hAnsi="Arial" w:cs="Arial"/>
          <w:sz w:val="22"/>
          <w:szCs w:val="22"/>
        </w:rPr>
        <w:t xml:space="preserve">. </w:t>
      </w:r>
    </w:p>
    <w:bookmarkEnd w:id="11"/>
    <w:bookmarkEnd w:id="12"/>
    <w:p w14:paraId="566FA4A0" w14:textId="03049E5D" w:rsidR="0089090A" w:rsidRPr="00AA74C7" w:rsidRDefault="007B06AE" w:rsidP="00B80E58">
      <w:pPr>
        <w:spacing w:line="480" w:lineRule="auto"/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</w:p>
    <w:p w14:paraId="140B62F2" w14:textId="64E67C0C" w:rsidR="0089090A" w:rsidRPr="00AA74C7" w:rsidRDefault="0089090A" w:rsidP="00B80E58">
      <w:pPr>
        <w:pStyle w:val="Heading4"/>
        <w:widowControl w:val="0"/>
        <w:spacing w:before="40" w:line="48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Nervous system </w:t>
      </w:r>
      <w:r w:rsidR="002C4FDF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processes were</w:t>
      </w:r>
      <w:r w:rsidR="00E851FD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 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associated with adenoma development</w:t>
      </w:r>
    </w:p>
    <w:p w14:paraId="13DFA912" w14:textId="674D7F89" w:rsidR="0089090A" w:rsidRPr="00AA74C7" w:rsidRDefault="00412B10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16" w:name="OLE_LINK124"/>
      <w:bookmarkStart w:id="17" w:name="OLE_LINK125"/>
      <w:bookmarkStart w:id="18" w:name="OLE_LINK126"/>
      <w:bookmarkStart w:id="19" w:name="OLE_LINK127"/>
      <w:r>
        <w:rPr>
          <w:rFonts w:ascii="Arial" w:hAnsi="Arial" w:cs="Arial"/>
          <w:sz w:val="22"/>
          <w:szCs w:val="22"/>
        </w:rPr>
        <w:t>KEGG e</w:t>
      </w:r>
      <w:r w:rsidR="0089090A" w:rsidRPr="00AA74C7">
        <w:rPr>
          <w:rFonts w:ascii="Arial" w:hAnsi="Arial" w:cs="Arial"/>
          <w:sz w:val="22"/>
          <w:szCs w:val="22"/>
        </w:rPr>
        <w:t xml:space="preserve">nrichment analysis </w:t>
      </w:r>
      <w:r w:rsidR="001218F4" w:rsidRPr="00AA74C7">
        <w:rPr>
          <w:rFonts w:ascii="Arial" w:hAnsi="Arial" w:cs="Arial"/>
          <w:sz w:val="22"/>
          <w:szCs w:val="22"/>
        </w:rPr>
        <w:t>of</w:t>
      </w:r>
      <w:r w:rsidR="0089090A" w:rsidRPr="00AA74C7">
        <w:rPr>
          <w:rFonts w:ascii="Arial" w:hAnsi="Arial" w:cs="Arial"/>
          <w:sz w:val="22"/>
          <w:szCs w:val="22"/>
        </w:rPr>
        <w:t xml:space="preserve"> 603 DMRs between </w:t>
      </w:r>
      <w:r>
        <w:rPr>
          <w:rFonts w:ascii="Arial" w:hAnsi="Arial" w:cs="Arial"/>
          <w:sz w:val="22"/>
          <w:szCs w:val="22"/>
        </w:rPr>
        <w:t xml:space="preserve">HGA </w:t>
      </w:r>
      <w:r w:rsidR="0089090A" w:rsidRPr="00AA74C7">
        <w:rPr>
          <w:rFonts w:ascii="Arial" w:hAnsi="Arial" w:cs="Arial"/>
          <w:sz w:val="22"/>
          <w:szCs w:val="22"/>
        </w:rPr>
        <w:t xml:space="preserve">and </w:t>
      </w:r>
      <w:r>
        <w:rPr>
          <w:rFonts w:ascii="Arial" w:hAnsi="Arial" w:cs="Arial"/>
          <w:sz w:val="22"/>
          <w:szCs w:val="22"/>
        </w:rPr>
        <w:t>LGA indicated that the</w:t>
      </w:r>
      <w:r w:rsidR="001218F4" w:rsidRPr="00AA74C7">
        <w:rPr>
          <w:rFonts w:ascii="Arial" w:hAnsi="Arial" w:cs="Arial"/>
          <w:sz w:val="22"/>
          <w:szCs w:val="22"/>
        </w:rPr>
        <w:t xml:space="preserve"> top enriched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1218F4" w:rsidRPr="00AA74C7">
        <w:rPr>
          <w:rFonts w:ascii="Arial" w:hAnsi="Arial" w:cs="Arial"/>
          <w:sz w:val="22"/>
          <w:szCs w:val="22"/>
        </w:rPr>
        <w:t xml:space="preserve">functional </w:t>
      </w:r>
      <w:r w:rsidR="0089090A" w:rsidRPr="00AA74C7">
        <w:rPr>
          <w:rFonts w:ascii="Arial" w:hAnsi="Arial" w:cs="Arial"/>
          <w:sz w:val="22"/>
          <w:szCs w:val="22"/>
        </w:rPr>
        <w:t xml:space="preserve">terms </w:t>
      </w:r>
      <w:r w:rsidR="001218F4" w:rsidRPr="00AA74C7">
        <w:rPr>
          <w:rFonts w:ascii="Arial" w:hAnsi="Arial" w:cs="Arial"/>
          <w:sz w:val="22"/>
          <w:szCs w:val="22"/>
        </w:rPr>
        <w:t xml:space="preserve">were </w:t>
      </w:r>
      <w:r w:rsidR="0089090A" w:rsidRPr="00AA74C7">
        <w:rPr>
          <w:rFonts w:ascii="Arial" w:hAnsi="Arial" w:cs="Arial"/>
          <w:sz w:val="22"/>
          <w:szCs w:val="22"/>
        </w:rPr>
        <w:t>nervous system and signal transduction associated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4005F6" w:rsidRPr="00AA74C7">
        <w:rPr>
          <w:rFonts w:ascii="Arial" w:eastAsiaTheme="minorEastAsia" w:hAnsi="Arial" w:cs="Arial"/>
          <w:b/>
          <w:kern w:val="2"/>
          <w:sz w:val="22"/>
          <w:szCs w:val="22"/>
        </w:rPr>
        <w:t>2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="0089090A" w:rsidRPr="00AA74C7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specifically </w:t>
      </w:r>
      <w:r w:rsidRPr="00412B10">
        <w:rPr>
          <w:rFonts w:ascii="Arial" w:hAnsi="Arial" w:cs="Arial"/>
          <w:sz w:val="22"/>
          <w:szCs w:val="22"/>
        </w:rPr>
        <w:t xml:space="preserve">dopaminergic synapse and serotonergic synapse pathways, which play a role in </w:t>
      </w:r>
      <w:r>
        <w:rPr>
          <w:rFonts w:ascii="Arial" w:hAnsi="Arial" w:cs="Arial"/>
          <w:sz w:val="22"/>
          <w:szCs w:val="22"/>
        </w:rPr>
        <w:t xml:space="preserve">the </w:t>
      </w:r>
      <w:r w:rsidRPr="00412B10">
        <w:rPr>
          <w:rFonts w:ascii="Arial" w:hAnsi="Arial" w:cs="Arial"/>
          <w:sz w:val="22"/>
          <w:szCs w:val="22"/>
        </w:rPr>
        <w:t>gut-brain axis model</w:t>
      </w:r>
      <w:r>
        <w:rPr>
          <w:rFonts w:ascii="Arial" w:hAnsi="Arial" w:cs="Arial"/>
          <w:sz w:val="22"/>
          <w:szCs w:val="22"/>
        </w:rPr>
        <w:t xml:space="preserve"> of signaling c</w:t>
      </w:r>
      <w:r w:rsidR="00E12BC2">
        <w:rPr>
          <w:rFonts w:ascii="Arial" w:hAnsi="Arial" w:cs="Arial"/>
          <w:sz w:val="22"/>
          <w:szCs w:val="22"/>
        </w:rPr>
        <w:t>ross-talk between organ systems</w:t>
      </w:r>
      <w:r w:rsidR="00E12BC2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dCI+NDA8L3N0eWxlPjwvRGlzcGxheVRleHQ+PHJlY29yZD48cmVjLW51bWJlcj4zMjwvcmVjLW51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 </w:instrTex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dCI+NDA8L3N0eWxlPjwvRGlzcGxheVRleHQ+PHJlY29yZD48cmVjLW51bWJlcj4zMjwvcmVjLW51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EN.CITE.DATA </w:instrText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E12BC2">
        <w:rPr>
          <w:rFonts w:ascii="Arial" w:hAnsi="Arial" w:cs="Arial"/>
          <w:sz w:val="22"/>
          <w:szCs w:val="22"/>
        </w:rPr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40</w:t>
      </w:r>
      <w:r w:rsidR="00E12BC2"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.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These results correspond to gene methylation findings in </w:t>
      </w:r>
      <w:r w:rsidRPr="00B70528">
        <w:rPr>
          <w:rFonts w:ascii="Arial" w:hAnsi="Arial" w:cs="Arial"/>
          <w:b/>
          <w:sz w:val="22"/>
          <w:szCs w:val="22"/>
        </w:rPr>
        <w:t>Figure 1G</w:t>
      </w:r>
      <w:r>
        <w:rPr>
          <w:rFonts w:ascii="Arial" w:hAnsi="Arial" w:cs="Arial"/>
          <w:sz w:val="22"/>
          <w:szCs w:val="22"/>
        </w:rPr>
        <w:t xml:space="preserve"> where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>
        <w:rPr>
          <w:rFonts w:ascii="Arial" w:hAnsi="Arial" w:cs="Arial"/>
          <w:sz w:val="22"/>
          <w:szCs w:val="22"/>
        </w:rPr>
        <w:t>versus (vs)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includes almost </w:t>
      </w:r>
      <w:r>
        <w:rPr>
          <w:rFonts w:ascii="Arial" w:hAnsi="Arial" w:cs="Arial"/>
          <w:sz w:val="22"/>
          <w:szCs w:val="22"/>
        </w:rPr>
        <w:t xml:space="preserve">all </w:t>
      </w:r>
      <w:r w:rsidR="0089090A" w:rsidRPr="00AA74C7">
        <w:rPr>
          <w:rFonts w:ascii="Arial" w:hAnsi="Arial" w:cs="Arial"/>
          <w:sz w:val="22"/>
          <w:szCs w:val="22"/>
        </w:rPr>
        <w:t xml:space="preserve">genes </w:t>
      </w:r>
      <w:r>
        <w:rPr>
          <w:rFonts w:ascii="Arial" w:hAnsi="Arial" w:cs="Arial"/>
          <w:sz w:val="22"/>
          <w:szCs w:val="22"/>
        </w:rPr>
        <w:t>that are listed in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>
        <w:rPr>
          <w:rFonts w:ascii="Arial" w:hAnsi="Arial" w:cs="Arial"/>
          <w:sz w:val="22"/>
          <w:szCs w:val="22"/>
        </w:rPr>
        <w:t>versus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 DMRs. To figure out </w:t>
      </w:r>
      <w:r w:rsidR="00913E0C">
        <w:rPr>
          <w:rFonts w:ascii="Arial" w:hAnsi="Arial" w:cs="Arial"/>
          <w:sz w:val="22"/>
          <w:szCs w:val="22"/>
        </w:rPr>
        <w:t xml:space="preserve">the </w:t>
      </w:r>
      <w:r w:rsidR="0089090A" w:rsidRPr="00AA74C7">
        <w:rPr>
          <w:rFonts w:ascii="Arial" w:hAnsi="Arial" w:cs="Arial"/>
          <w:sz w:val="22"/>
          <w:szCs w:val="22"/>
        </w:rPr>
        <w:t xml:space="preserve">potential function changes from </w:t>
      </w:r>
      <w:r w:rsidR="00913E0C">
        <w:rPr>
          <w:rFonts w:ascii="Arial" w:hAnsi="Arial" w:cs="Arial"/>
          <w:sz w:val="22"/>
          <w:szCs w:val="22"/>
        </w:rPr>
        <w:t xml:space="preserve">LGA </w:t>
      </w:r>
      <w:r w:rsidR="0089090A" w:rsidRPr="00AA74C7">
        <w:rPr>
          <w:rFonts w:ascii="Arial" w:hAnsi="Arial" w:cs="Arial"/>
          <w:sz w:val="22"/>
          <w:szCs w:val="22"/>
        </w:rPr>
        <w:t xml:space="preserve">to </w:t>
      </w:r>
      <w:r w:rsidR="00913E0C">
        <w:rPr>
          <w:rFonts w:ascii="Arial" w:hAnsi="Arial" w:cs="Arial"/>
          <w:sz w:val="22"/>
          <w:szCs w:val="22"/>
        </w:rPr>
        <w:t>HGA</w:t>
      </w:r>
      <w:r w:rsidR="00E12BC2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Gene Ontology (GO) enrichment </w:t>
      </w:r>
      <w:r w:rsidR="00913E0C">
        <w:rPr>
          <w:rFonts w:ascii="Arial" w:hAnsi="Arial" w:cs="Arial"/>
          <w:sz w:val="22"/>
          <w:szCs w:val="22"/>
        </w:rPr>
        <w:t>was</w:t>
      </w:r>
      <w:r w:rsidR="00B66264">
        <w:rPr>
          <w:rFonts w:ascii="Arial" w:hAnsi="Arial" w:cs="Arial"/>
          <w:sz w:val="22"/>
          <w:szCs w:val="22"/>
        </w:rPr>
        <w:t xml:space="preserve"> </w:t>
      </w:r>
      <w:r w:rsidR="0089090A" w:rsidRPr="00AA74C7">
        <w:rPr>
          <w:rFonts w:ascii="Arial" w:hAnsi="Arial" w:cs="Arial"/>
          <w:sz w:val="22"/>
          <w:szCs w:val="22"/>
        </w:rPr>
        <w:t xml:space="preserve">performed for 275 </w:t>
      </w:r>
      <w:bookmarkStart w:id="20" w:name="OLE_LINK21"/>
      <w:bookmarkStart w:id="21" w:name="OLE_LINK22"/>
      <w:r w:rsidR="0089090A" w:rsidRPr="00AA74C7">
        <w:rPr>
          <w:rFonts w:ascii="Arial" w:hAnsi="Arial" w:cs="Arial"/>
          <w:sz w:val="22"/>
          <w:szCs w:val="22"/>
        </w:rPr>
        <w:t>genes</w:t>
      </w:r>
      <w:bookmarkStart w:id="22" w:name="OLE_LINK19"/>
      <w:bookmarkStart w:id="23" w:name="OLE_LINK20"/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Start w:id="24" w:name="OLE_LINK15"/>
      <w:bookmarkStart w:id="25" w:name="OLE_LINK16"/>
      <w:r w:rsidR="00913E0C">
        <w:rPr>
          <w:rFonts w:ascii="Arial" w:hAnsi="Arial" w:cs="Arial"/>
          <w:sz w:val="22"/>
          <w:szCs w:val="22"/>
        </w:rPr>
        <w:t xml:space="preserve">that were </w:t>
      </w:r>
      <w:r w:rsidR="0089090A" w:rsidRPr="00AA74C7">
        <w:rPr>
          <w:rFonts w:ascii="Arial" w:hAnsi="Arial" w:cs="Arial"/>
          <w:sz w:val="22"/>
          <w:szCs w:val="22"/>
        </w:rPr>
        <w:t xml:space="preserve">significantly different </w:t>
      </w:r>
      <w:r w:rsidR="00913E0C">
        <w:rPr>
          <w:rFonts w:ascii="Arial" w:hAnsi="Arial" w:cs="Arial"/>
          <w:sz w:val="22"/>
          <w:szCs w:val="22"/>
        </w:rPr>
        <w:t xml:space="preserve">in </w:t>
      </w:r>
      <w:r w:rsidR="0089090A" w:rsidRPr="00AA74C7">
        <w:rPr>
          <w:rFonts w:ascii="Arial" w:hAnsi="Arial" w:cs="Arial"/>
          <w:sz w:val="22"/>
          <w:szCs w:val="22"/>
        </w:rPr>
        <w:t>methylat</w:t>
      </w:r>
      <w:r w:rsidR="00913E0C">
        <w:rPr>
          <w:rFonts w:ascii="Arial" w:hAnsi="Arial" w:cs="Arial"/>
          <w:sz w:val="22"/>
          <w:szCs w:val="22"/>
        </w:rPr>
        <w:t>ion</w:t>
      </w:r>
      <w:bookmarkEnd w:id="20"/>
      <w:bookmarkEnd w:id="21"/>
      <w:bookmarkEnd w:id="22"/>
      <w:bookmarkEnd w:id="23"/>
      <w:bookmarkEnd w:id="24"/>
      <w:bookmarkEnd w:id="25"/>
      <w:r w:rsidR="00913E0C">
        <w:rPr>
          <w:rFonts w:ascii="Arial" w:hAnsi="Arial" w:cs="Arial"/>
          <w:sz w:val="22"/>
          <w:szCs w:val="22"/>
        </w:rPr>
        <w:t xml:space="preserve"> status between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without</w:t>
      </w:r>
      <w:r w:rsidR="00913E0C">
        <w:rPr>
          <w:rFonts w:ascii="Arial" w:hAnsi="Arial" w:cs="Arial"/>
          <w:sz w:val="22"/>
          <w:szCs w:val="22"/>
        </w:rPr>
        <w:t xml:space="preserve"> considering the differences in methylation status between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913E0C">
        <w:rPr>
          <w:rFonts w:ascii="Arial" w:hAnsi="Arial" w:cs="Arial"/>
          <w:sz w:val="22"/>
          <w:szCs w:val="22"/>
        </w:rPr>
        <w:t>.</w:t>
      </w:r>
      <w:r w:rsidR="0089090A" w:rsidRPr="00AA74C7">
        <w:rPr>
          <w:rFonts w:ascii="Arial" w:hAnsi="Arial" w:cs="Arial"/>
          <w:sz w:val="22"/>
          <w:szCs w:val="22"/>
        </w:rPr>
        <w:t xml:space="preserve"> 571 significantly different methylated genes </w:t>
      </w:r>
      <w:r w:rsidR="00913E0C">
        <w:rPr>
          <w:rFonts w:ascii="Arial" w:hAnsi="Arial" w:cs="Arial"/>
          <w:sz w:val="22"/>
          <w:szCs w:val="22"/>
        </w:rPr>
        <w:t>were highlighted</w:t>
      </w:r>
      <w:r w:rsidR="0089090A" w:rsidRPr="00AA74C7">
        <w:rPr>
          <w:rFonts w:ascii="Arial" w:hAnsi="Arial" w:cs="Arial"/>
          <w:sz w:val="22"/>
          <w:szCs w:val="22"/>
        </w:rPr>
        <w:t xml:space="preserve">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without </w:t>
      </w:r>
      <w:r w:rsidR="00055AEA" w:rsidRPr="00AA74C7">
        <w:rPr>
          <w:rFonts w:ascii="Arial" w:hAnsi="Arial" w:cs="Arial"/>
          <w:sz w:val="22"/>
          <w:szCs w:val="22"/>
        </w:rPr>
        <w:t xml:space="preserve">LGA VS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4005F6" w:rsidRPr="00AA74C7">
        <w:rPr>
          <w:rFonts w:ascii="Arial" w:eastAsiaTheme="minorEastAsia" w:hAnsi="Arial" w:cs="Arial"/>
          <w:b/>
          <w:kern w:val="2"/>
          <w:sz w:val="22"/>
          <w:szCs w:val="22"/>
        </w:rPr>
        <w:t>2</w:t>
      </w:r>
      <w:r w:rsidR="00C45DD1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="0089090A" w:rsidRPr="00AA74C7">
        <w:rPr>
          <w:rFonts w:ascii="Arial" w:hAnsi="Arial" w:cs="Arial"/>
          <w:sz w:val="22"/>
          <w:szCs w:val="22"/>
        </w:rPr>
        <w:t>). For</w:t>
      </w:r>
      <w:r w:rsidR="00913E0C">
        <w:rPr>
          <w:rFonts w:ascii="Arial" w:hAnsi="Arial" w:cs="Arial"/>
          <w:sz w:val="22"/>
          <w:szCs w:val="22"/>
        </w:rPr>
        <w:t xml:space="preserve"> the</w:t>
      </w:r>
      <w:r w:rsidR="0089090A" w:rsidRPr="00AA74C7">
        <w:rPr>
          <w:rFonts w:ascii="Arial" w:hAnsi="Arial" w:cs="Arial"/>
          <w:sz w:val="22"/>
          <w:szCs w:val="22"/>
        </w:rPr>
        <w:t xml:space="preserve"> 275 genes </w:t>
      </w:r>
      <w:r w:rsidR="00913E0C">
        <w:rPr>
          <w:rFonts w:ascii="Arial" w:hAnsi="Arial" w:cs="Arial"/>
          <w:sz w:val="22"/>
          <w:szCs w:val="22"/>
        </w:rPr>
        <w:t xml:space="preserve">with </w:t>
      </w:r>
      <w:r w:rsidR="0089090A" w:rsidRPr="00AA74C7">
        <w:rPr>
          <w:rFonts w:ascii="Arial" w:hAnsi="Arial" w:cs="Arial"/>
          <w:sz w:val="22"/>
          <w:szCs w:val="22"/>
        </w:rPr>
        <w:t>significantly different methylat</w:t>
      </w:r>
      <w:r w:rsidR="00913E0C">
        <w:rPr>
          <w:rFonts w:ascii="Arial" w:hAnsi="Arial" w:cs="Arial"/>
          <w:sz w:val="22"/>
          <w:szCs w:val="22"/>
        </w:rPr>
        <w:t>ion patterns in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 xml:space="preserve">only the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913E0C">
        <w:rPr>
          <w:rFonts w:ascii="Arial" w:hAnsi="Arial" w:cs="Arial"/>
          <w:sz w:val="22"/>
          <w:szCs w:val="22"/>
        </w:rPr>
        <w:t xml:space="preserve"> comparisons</w:t>
      </w:r>
      <w:r w:rsidR="0089090A" w:rsidRPr="00AA74C7">
        <w:rPr>
          <w:rFonts w:ascii="Arial" w:hAnsi="Arial" w:cs="Arial"/>
          <w:sz w:val="22"/>
          <w:szCs w:val="22"/>
        </w:rPr>
        <w:t xml:space="preserve">, GO analysis </w:t>
      </w:r>
      <w:r w:rsidR="00913E0C">
        <w:rPr>
          <w:rFonts w:ascii="Arial" w:hAnsi="Arial" w:cs="Arial"/>
          <w:sz w:val="22"/>
          <w:szCs w:val="22"/>
        </w:rPr>
        <w:t xml:space="preserve">selected </w:t>
      </w:r>
      <w:r w:rsidR="0089090A" w:rsidRPr="00AA74C7">
        <w:rPr>
          <w:rFonts w:ascii="Arial" w:hAnsi="Arial" w:cs="Arial"/>
          <w:sz w:val="22"/>
          <w:szCs w:val="22"/>
        </w:rPr>
        <w:t xml:space="preserve">the top </w:t>
      </w:r>
      <w:r w:rsidR="00913E0C" w:rsidRPr="00913E0C">
        <w:rPr>
          <w:rFonts w:ascii="Arial" w:hAnsi="Arial" w:cs="Arial"/>
          <w:sz w:val="22"/>
          <w:szCs w:val="22"/>
        </w:rPr>
        <w:t xml:space="preserve">enriched </w:t>
      </w:r>
      <w:r w:rsidR="0089090A" w:rsidRPr="00AA74C7">
        <w:rPr>
          <w:rFonts w:ascii="Arial" w:hAnsi="Arial" w:cs="Arial"/>
          <w:sz w:val="22"/>
          <w:szCs w:val="22"/>
        </w:rPr>
        <w:t>term</w:t>
      </w:r>
      <w:r w:rsidR="00913E0C">
        <w:rPr>
          <w:rFonts w:ascii="Arial" w:hAnsi="Arial" w:cs="Arial"/>
          <w:sz w:val="22"/>
          <w:szCs w:val="22"/>
        </w:rPr>
        <w:t>s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 xml:space="preserve">of </w:t>
      </w:r>
      <w:r w:rsidR="0089090A" w:rsidRPr="00AA74C7">
        <w:rPr>
          <w:rFonts w:ascii="Arial" w:hAnsi="Arial" w:cs="Arial"/>
          <w:sz w:val="22"/>
          <w:szCs w:val="22"/>
        </w:rPr>
        <w:t xml:space="preserve">proteolysis </w:t>
      </w:r>
      <w:r w:rsidR="00913E0C">
        <w:rPr>
          <w:rFonts w:ascii="Arial" w:hAnsi="Arial" w:cs="Arial"/>
          <w:sz w:val="22"/>
          <w:szCs w:val="22"/>
        </w:rPr>
        <w:t>as well as</w:t>
      </w:r>
      <w:r w:rsidR="0089090A" w:rsidRPr="00AA74C7">
        <w:rPr>
          <w:rFonts w:ascii="Arial" w:hAnsi="Arial" w:cs="Arial"/>
          <w:sz w:val="22"/>
          <w:szCs w:val="22"/>
        </w:rPr>
        <w:t xml:space="preserve"> extracellular matrix disassembly, inorganic anion transport</w:t>
      </w:r>
      <w:r w:rsidR="00EC258A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and cobalamin metabolic process</w:t>
      </w:r>
      <w:r w:rsidR="00EC258A">
        <w:rPr>
          <w:rFonts w:ascii="Arial" w:hAnsi="Arial" w:cs="Arial"/>
          <w:sz w:val="22"/>
          <w:szCs w:val="22"/>
        </w:rPr>
        <w:t>es</w:t>
      </w:r>
      <w:r w:rsidR="0089090A" w:rsidRPr="00AA74C7">
        <w:rPr>
          <w:rFonts w:ascii="Arial" w:hAnsi="Arial" w:cs="Arial"/>
          <w:sz w:val="22"/>
          <w:szCs w:val="22"/>
        </w:rPr>
        <w:t xml:space="preserve">. Cell </w:t>
      </w:r>
      <w:r w:rsidR="0089090A" w:rsidRPr="00AA74C7">
        <w:rPr>
          <w:rFonts w:ascii="Arial" w:hAnsi="Arial" w:cs="Arial"/>
          <w:sz w:val="22"/>
          <w:szCs w:val="22"/>
        </w:rPr>
        <w:lastRenderedPageBreak/>
        <w:t>adhesion, positive regulation of positive chemotaxis</w:t>
      </w:r>
      <w:r w:rsidR="00EC258A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and neuropeptide signaling pathway </w:t>
      </w:r>
      <w:r w:rsidR="00EC258A">
        <w:rPr>
          <w:rFonts w:ascii="Arial" w:hAnsi="Arial" w:cs="Arial"/>
          <w:sz w:val="22"/>
          <w:szCs w:val="22"/>
        </w:rPr>
        <w:t>were term</w:t>
      </w:r>
      <w:r w:rsidR="0089090A" w:rsidRPr="00AA74C7">
        <w:rPr>
          <w:rFonts w:ascii="Arial" w:hAnsi="Arial" w:cs="Arial"/>
          <w:sz w:val="22"/>
          <w:szCs w:val="22"/>
        </w:rPr>
        <w:t xml:space="preserve"> hit</w:t>
      </w:r>
      <w:r w:rsidR="00EC258A">
        <w:rPr>
          <w:rFonts w:ascii="Arial" w:hAnsi="Arial" w:cs="Arial"/>
          <w:sz w:val="22"/>
          <w:szCs w:val="22"/>
        </w:rPr>
        <w:t>s</w:t>
      </w:r>
      <w:r w:rsidR="0089090A" w:rsidRPr="00AA74C7">
        <w:rPr>
          <w:rFonts w:ascii="Arial" w:hAnsi="Arial" w:cs="Arial"/>
          <w:sz w:val="22"/>
          <w:szCs w:val="22"/>
        </w:rPr>
        <w:t xml:space="preserve"> on </w:t>
      </w:r>
      <w:r w:rsidR="00EC258A">
        <w:rPr>
          <w:rFonts w:ascii="Arial" w:hAnsi="Arial" w:cs="Arial"/>
          <w:sz w:val="22"/>
          <w:szCs w:val="22"/>
        </w:rPr>
        <w:t xml:space="preserve">the </w:t>
      </w:r>
      <w:r w:rsidR="0089090A" w:rsidRPr="00AA74C7">
        <w:rPr>
          <w:rFonts w:ascii="Arial" w:hAnsi="Arial" w:cs="Arial"/>
          <w:sz w:val="22"/>
          <w:szCs w:val="22"/>
        </w:rPr>
        <w:t>overlapp</w:t>
      </w:r>
      <w:r w:rsidR="00EC258A">
        <w:rPr>
          <w:rFonts w:ascii="Arial" w:hAnsi="Arial" w:cs="Arial"/>
          <w:sz w:val="22"/>
          <w:szCs w:val="22"/>
        </w:rPr>
        <w:t>ing</w:t>
      </w:r>
      <w:r w:rsidR="0089090A" w:rsidRPr="00AA74C7">
        <w:rPr>
          <w:rFonts w:ascii="Arial" w:hAnsi="Arial" w:cs="Arial"/>
          <w:sz w:val="22"/>
          <w:szCs w:val="22"/>
        </w:rPr>
        <w:t xml:space="preserve"> part between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EC258A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. </w:t>
      </w:r>
      <w:r w:rsidR="00EC258A">
        <w:rPr>
          <w:rFonts w:ascii="Arial" w:hAnsi="Arial" w:cs="Arial"/>
          <w:sz w:val="22"/>
          <w:szCs w:val="22"/>
        </w:rPr>
        <w:t>G</w:t>
      </w:r>
      <w:r w:rsidR="0089090A" w:rsidRPr="00AA74C7">
        <w:rPr>
          <w:rFonts w:ascii="Arial" w:hAnsi="Arial" w:cs="Arial"/>
          <w:sz w:val="22"/>
          <w:szCs w:val="22"/>
        </w:rPr>
        <w:t xml:space="preserve">enes </w:t>
      </w:r>
      <w:r w:rsidR="00EC258A">
        <w:rPr>
          <w:rFonts w:ascii="Arial" w:hAnsi="Arial" w:cs="Arial"/>
          <w:sz w:val="22"/>
          <w:szCs w:val="22"/>
        </w:rPr>
        <w:t xml:space="preserve">that were </w:t>
      </w:r>
      <w:r w:rsidR="0089090A" w:rsidRPr="00AA74C7">
        <w:rPr>
          <w:rFonts w:ascii="Arial" w:hAnsi="Arial" w:cs="Arial"/>
          <w:sz w:val="22"/>
          <w:szCs w:val="22"/>
        </w:rPr>
        <w:t>significantly different</w:t>
      </w:r>
      <w:r w:rsidR="00EC258A">
        <w:rPr>
          <w:rFonts w:ascii="Arial" w:hAnsi="Arial" w:cs="Arial"/>
          <w:sz w:val="22"/>
          <w:szCs w:val="22"/>
        </w:rPr>
        <w:t xml:space="preserve"> in</w:t>
      </w:r>
      <w:r w:rsidR="0089090A" w:rsidRPr="00AA74C7">
        <w:rPr>
          <w:rFonts w:ascii="Arial" w:hAnsi="Arial" w:cs="Arial"/>
          <w:sz w:val="22"/>
          <w:szCs w:val="22"/>
        </w:rPr>
        <w:t xml:space="preserve"> methylat</w:t>
      </w:r>
      <w:r w:rsidR="00EC258A">
        <w:rPr>
          <w:rFonts w:ascii="Arial" w:hAnsi="Arial" w:cs="Arial"/>
          <w:sz w:val="22"/>
          <w:szCs w:val="22"/>
        </w:rPr>
        <w:t>ion status between LGA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Start w:id="26" w:name="OLE_LINK30"/>
      <w:bookmarkStart w:id="27" w:name="OLE_LINK33"/>
      <w:bookmarkStart w:id="28" w:name="OLE_LINK34"/>
      <w:bookmarkStart w:id="29" w:name="OLE_LINK28"/>
      <w:bookmarkStart w:id="30" w:name="OLE_LINK29"/>
      <w:r w:rsidR="00EC258A">
        <w:rPr>
          <w:rFonts w:ascii="Arial" w:hAnsi="Arial" w:cs="Arial"/>
          <w:sz w:val="22"/>
          <w:szCs w:val="22"/>
        </w:rPr>
        <w:t>and HGA</w:t>
      </w:r>
      <w:bookmarkEnd w:id="26"/>
      <w:bookmarkEnd w:id="27"/>
      <w:bookmarkEnd w:id="28"/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End w:id="29"/>
      <w:bookmarkEnd w:id="30"/>
      <w:r w:rsidR="0089090A" w:rsidRPr="00AA74C7">
        <w:rPr>
          <w:rFonts w:ascii="Arial" w:hAnsi="Arial" w:cs="Arial"/>
          <w:sz w:val="22"/>
          <w:szCs w:val="22"/>
        </w:rPr>
        <w:t>were enriched for chemical synaptic transmission, transmission of nerve impulse, calcium ion transmembrane transport</w:t>
      </w:r>
      <w:r w:rsidR="00EC258A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EC258A">
        <w:rPr>
          <w:rFonts w:ascii="Arial" w:hAnsi="Arial" w:cs="Arial"/>
          <w:sz w:val="22"/>
          <w:szCs w:val="22"/>
        </w:rPr>
        <w:t>similar neural processing terms</w:t>
      </w:r>
      <w:r w:rsidR="0089090A" w:rsidRPr="00AA74C7">
        <w:rPr>
          <w:rFonts w:ascii="Arial" w:hAnsi="Arial" w:cs="Arial"/>
          <w:sz w:val="22"/>
          <w:szCs w:val="22"/>
        </w:rPr>
        <w:t xml:space="preserve">. </w:t>
      </w:r>
      <w:r w:rsidR="00EC258A">
        <w:rPr>
          <w:rFonts w:ascii="Arial" w:hAnsi="Arial" w:cs="Arial"/>
          <w:sz w:val="22"/>
          <w:szCs w:val="22"/>
        </w:rPr>
        <w:t xml:space="preserve">Like the DMR enrichment analysis, terms </w:t>
      </w:r>
      <w:r w:rsidR="00EC258A" w:rsidRPr="00EC258A">
        <w:rPr>
          <w:rFonts w:ascii="Arial" w:hAnsi="Arial" w:cs="Arial"/>
          <w:sz w:val="22"/>
          <w:szCs w:val="22"/>
        </w:rPr>
        <w:t xml:space="preserve">related to </w:t>
      </w:r>
      <w:r w:rsidR="00EC258A">
        <w:rPr>
          <w:rFonts w:ascii="Arial" w:hAnsi="Arial" w:cs="Arial"/>
          <w:sz w:val="22"/>
          <w:szCs w:val="22"/>
        </w:rPr>
        <w:t xml:space="preserve">the </w:t>
      </w:r>
      <w:r w:rsidR="00EC258A" w:rsidRPr="00EC258A">
        <w:rPr>
          <w:rFonts w:ascii="Arial" w:hAnsi="Arial" w:cs="Arial"/>
          <w:sz w:val="22"/>
          <w:szCs w:val="22"/>
        </w:rPr>
        <w:t xml:space="preserve">nervous system </w:t>
      </w:r>
      <w:r w:rsidR="00EC258A">
        <w:rPr>
          <w:rFonts w:ascii="Arial" w:hAnsi="Arial" w:cs="Arial"/>
          <w:sz w:val="22"/>
          <w:szCs w:val="22"/>
        </w:rPr>
        <w:t xml:space="preserve">were selected yet </w:t>
      </w:r>
      <w:r w:rsidR="0089090A" w:rsidRPr="00AA74C7">
        <w:rPr>
          <w:rFonts w:ascii="Arial" w:hAnsi="Arial" w:cs="Arial"/>
          <w:sz w:val="22"/>
          <w:szCs w:val="22"/>
        </w:rPr>
        <w:t>exhibit</w:t>
      </w:r>
      <w:r w:rsidR="00EC258A">
        <w:rPr>
          <w:rFonts w:ascii="Arial" w:hAnsi="Arial" w:cs="Arial"/>
          <w:sz w:val="22"/>
          <w:szCs w:val="22"/>
        </w:rPr>
        <w:t>ed</w:t>
      </w:r>
      <w:r w:rsidR="0089090A" w:rsidRPr="00AA74C7">
        <w:rPr>
          <w:rFonts w:ascii="Arial" w:hAnsi="Arial" w:cs="Arial"/>
          <w:sz w:val="22"/>
          <w:szCs w:val="22"/>
        </w:rPr>
        <w:t xml:space="preserve"> different </w:t>
      </w:r>
      <w:r w:rsidR="00EC258A">
        <w:rPr>
          <w:rFonts w:ascii="Arial" w:hAnsi="Arial" w:cs="Arial"/>
          <w:sz w:val="22"/>
          <w:szCs w:val="22"/>
        </w:rPr>
        <w:t xml:space="preserve">term </w:t>
      </w:r>
      <w:r w:rsidR="0089090A" w:rsidRPr="00AA74C7">
        <w:rPr>
          <w:rFonts w:ascii="Arial" w:hAnsi="Arial" w:cs="Arial"/>
          <w:sz w:val="22"/>
          <w:szCs w:val="22"/>
        </w:rPr>
        <w:t>pattern</w:t>
      </w:r>
      <w:r w:rsidR="00EC258A">
        <w:rPr>
          <w:rFonts w:ascii="Arial" w:hAnsi="Arial" w:cs="Arial"/>
          <w:sz w:val="22"/>
          <w:szCs w:val="22"/>
        </w:rPr>
        <w:t>s between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 compared </w:t>
      </w:r>
      <w:r w:rsidR="00EC258A">
        <w:rPr>
          <w:rFonts w:ascii="Arial" w:hAnsi="Arial" w:cs="Arial"/>
          <w:sz w:val="22"/>
          <w:szCs w:val="22"/>
        </w:rPr>
        <w:t>to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EC258A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>.</w:t>
      </w:r>
      <w:bookmarkStart w:id="31" w:name="OLE_LINK25"/>
      <w:bookmarkStart w:id="32" w:name="OLE_LINK26"/>
    </w:p>
    <w:bookmarkEnd w:id="16"/>
    <w:bookmarkEnd w:id="17"/>
    <w:bookmarkEnd w:id="18"/>
    <w:bookmarkEnd w:id="19"/>
    <w:bookmarkEnd w:id="31"/>
    <w:bookmarkEnd w:id="32"/>
    <w:p w14:paraId="7AC032A0" w14:textId="77777777" w:rsidR="0089090A" w:rsidRPr="00AA74C7" w:rsidRDefault="0089090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3A6315F1" w14:textId="16C475D4" w:rsidR="0089090A" w:rsidRPr="00AA74C7" w:rsidRDefault="0089090A" w:rsidP="00B80E58">
      <w:pPr>
        <w:spacing w:line="480" w:lineRule="auto"/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Hyper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methylated 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CpG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sites</w:t>
      </w:r>
      <w:r w:rsidR="00EC258A">
        <w:rPr>
          <w:rFonts w:ascii="Arial" w:eastAsiaTheme="minorEastAsia" w:hAnsi="Arial" w:cs="Arial"/>
          <w:b/>
          <w:kern w:val="2"/>
          <w:sz w:val="22"/>
          <w:szCs w:val="22"/>
        </w:rPr>
        <w:t xml:space="preserve"> exhibited better discriminatory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performance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EC258A">
        <w:rPr>
          <w:rFonts w:ascii="Arial" w:eastAsiaTheme="minorEastAsia" w:hAnsi="Arial" w:cs="Arial"/>
          <w:b/>
          <w:kern w:val="2"/>
          <w:sz w:val="22"/>
          <w:szCs w:val="22"/>
        </w:rPr>
        <w:t xml:space="preserve">between normal, pre-cancerous, and cancerous tissues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than the hypo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methylated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pattern</w:t>
      </w:r>
      <w:r w:rsidR="00EC258A">
        <w:rPr>
          <w:rFonts w:ascii="Arial" w:eastAsiaTheme="minorEastAsia" w:hAnsi="Arial" w:cs="Arial"/>
          <w:b/>
          <w:kern w:val="2"/>
          <w:sz w:val="22"/>
          <w:szCs w:val="22"/>
        </w:rPr>
        <w:t xml:space="preserve"> for CRC</w:t>
      </w:r>
    </w:p>
    <w:p w14:paraId="460C0A95" w14:textId="7DF76650" w:rsidR="00775350" w:rsidRPr="00AA74C7" w:rsidRDefault="00EC258A" w:rsidP="00B80E58">
      <w:pPr>
        <w:pStyle w:val="CommentText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33" w:name="OLE_LINK157"/>
      <w:bookmarkStart w:id="34" w:name="OLE_LINK158"/>
      <w:r>
        <w:rPr>
          <w:rFonts w:ascii="Arial" w:eastAsiaTheme="minorEastAsia" w:hAnsi="Arial" w:cs="Arial"/>
          <w:kern w:val="2"/>
          <w:sz w:val="22"/>
          <w:szCs w:val="22"/>
        </w:rPr>
        <w:t>T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 distinguish 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the discriminatory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ability of DNA methylation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patterns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for normal tissue, </w:t>
      </w:r>
      <w:r>
        <w:rPr>
          <w:rFonts w:ascii="Arial" w:eastAsiaTheme="minorEastAsia" w:hAnsi="Arial" w:cs="Arial"/>
          <w:kern w:val="2"/>
          <w:sz w:val="22"/>
          <w:szCs w:val="22"/>
        </w:rPr>
        <w:t>CA,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>
        <w:rPr>
          <w:rFonts w:ascii="Arial" w:eastAsiaTheme="minorEastAsia" w:hAnsi="Arial" w:cs="Arial"/>
          <w:kern w:val="2"/>
          <w:sz w:val="22"/>
          <w:szCs w:val="22"/>
        </w:rPr>
        <w:t>CRC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collected </w:t>
      </w:r>
      <w:r w:rsidR="00F3398E" w:rsidRPr="00AA74C7">
        <w:rPr>
          <w:rFonts w:ascii="Arial" w:eastAsiaTheme="minorEastAsia" w:hAnsi="Arial" w:cs="Arial"/>
          <w:kern w:val="2"/>
          <w:sz w:val="22"/>
          <w:szCs w:val="22"/>
        </w:rPr>
        <w:t>833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genome-wide DNA methylation dataset</w:t>
      </w:r>
      <w:r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from GEO and ArrayExpress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>,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public datasets which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includ</w:t>
      </w:r>
      <w:r>
        <w:rPr>
          <w:rFonts w:ascii="Arial" w:eastAsiaTheme="minorEastAsia" w:hAnsi="Arial" w:cs="Arial"/>
          <w:kern w:val="2"/>
          <w:sz w:val="22"/>
          <w:szCs w:val="22"/>
        </w:rPr>
        <w:t>ed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278 normal tissue samples, 51 adenoma samples</w:t>
      </w:r>
      <w:r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504 cancer samples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. W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e separate</w:t>
      </w:r>
      <w:r w:rsidR="001218F4" w:rsidRPr="00AA74C7">
        <w:rPr>
          <w:rFonts w:ascii="Arial" w:eastAsiaTheme="minorEastAsia" w:hAnsi="Arial" w:cs="Arial"/>
          <w:kern w:val="2"/>
          <w:sz w:val="22"/>
          <w:szCs w:val="22"/>
        </w:rPr>
        <w:t>d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DM</w:t>
      </w:r>
      <w:r w:rsidR="00B2304B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s into two groups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including hyper-DM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 and hypo-DM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s.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W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 found both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hyper-DM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hypo-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could effective</w:t>
      </w:r>
      <w:r>
        <w:rPr>
          <w:rFonts w:ascii="Arial" w:eastAsiaTheme="minorEastAsia" w:hAnsi="Arial" w:cs="Arial"/>
          <w:kern w:val="2"/>
          <w:sz w:val="22"/>
          <w:szCs w:val="22"/>
        </w:rPr>
        <w:t>ly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distinguish 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methylation pattern differences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between </w:t>
      </w:r>
      <w:r w:rsidR="00E87FD4" w:rsidRPr="00AA74C7">
        <w:rPr>
          <w:rFonts w:ascii="Arial" w:eastAsiaTheme="minorEastAsia" w:hAnsi="Arial" w:cs="Arial"/>
          <w:kern w:val="2"/>
          <w:sz w:val="22"/>
          <w:szCs w:val="22"/>
        </w:rPr>
        <w:t>disease (adenoma and cancer)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</w:t>
      </w:r>
      <w:bookmarkStart w:id="35" w:name="OLE_LINK58"/>
      <w:bookmarkStart w:id="36" w:name="OLE_LINK59"/>
      <w:r w:rsidR="00E87F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 samples (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</w:t>
      </w:r>
      <w:bookmarkEnd w:id="35"/>
      <w:bookmarkEnd w:id="36"/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Meanwhile,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also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conducted two </w:t>
      </w:r>
      <w:bookmarkStart w:id="37" w:name="OLE_LINK36"/>
      <w:bookmarkStart w:id="38" w:name="OLE_LINK37"/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machine</w:t>
      </w:r>
      <w:bookmarkEnd w:id="37"/>
      <w:bookmarkEnd w:id="38"/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learning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based predictions with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DMSs identified in our dataset and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observed </w:t>
      </w:r>
      <w:bookmarkStart w:id="39" w:name="OLE_LINK50"/>
      <w:bookmarkStart w:id="40" w:name="OLE_LINK38"/>
      <w:bookmarkStart w:id="41" w:name="OLE_LINK39"/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hyper-methylated sites</w:t>
      </w:r>
      <w:bookmarkEnd w:id="39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can better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distinguish</w:t>
      </w:r>
      <w:bookmarkEnd w:id="40"/>
      <w:bookmarkEnd w:id="41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between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normal samples and disease samples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via </w:t>
      </w:r>
      <w:bookmarkStart w:id="42" w:name="OLE_LINK75"/>
      <w:bookmarkStart w:id="43" w:name="OLE_LINK76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random forest and neural network</w:t>
      </w:r>
      <w:bookmarkEnd w:id="42"/>
      <w:bookmarkEnd w:id="43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methods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(</w:t>
      </w:r>
      <w:bookmarkStart w:id="44" w:name="OLE_LINK153"/>
      <w:bookmarkStart w:id="45" w:name="OLE_LINK154"/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Table </w:t>
      </w:r>
      <w:r w:rsidR="00F86AD5"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bookmarkEnd w:id="44"/>
      <w:bookmarkEnd w:id="45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bookmarkStart w:id="46" w:name="OLE_LINK51"/>
      <w:r w:rsidR="008606F2">
        <w:rPr>
          <w:rFonts w:ascii="Arial" w:eastAsiaTheme="minorEastAsia" w:hAnsi="Arial" w:cs="Arial"/>
          <w:kern w:val="2"/>
          <w:sz w:val="22"/>
          <w:szCs w:val="22"/>
        </w:rPr>
        <w:t>F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or hyper-methylated sites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End w:id="46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the area under the curve (AUC) of receiver operating characteristic (ROC) curve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0.</w:t>
      </w:r>
      <w:r w:rsidR="0024399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91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and 0.</w:t>
      </w:r>
      <w:r w:rsidR="0024399B" w:rsidRPr="00AA74C7">
        <w:rPr>
          <w:rFonts w:ascii="Arial" w:eastAsiaTheme="minorEastAsia" w:hAnsi="Arial" w:cs="Arial"/>
          <w:kern w:val="2"/>
          <w:sz w:val="22"/>
          <w:szCs w:val="22"/>
        </w:rPr>
        <w:t>85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89090A" w:rsidRPr="00AA74C7">
        <w:rPr>
          <w:rFonts w:ascii="Arial" w:eastAsiaTheme="minorEastAsia" w:hAnsi="Arial" w:cs="Arial"/>
          <w:sz w:val="22"/>
          <w:szCs w:val="22"/>
        </w:rPr>
        <w:t xml:space="preserve">respectively.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89090A" w:rsidRPr="00AA74C7">
        <w:rPr>
          <w:rFonts w:ascii="Arial" w:eastAsiaTheme="minorEastAsia" w:hAnsi="Arial" w:cs="Arial"/>
          <w:sz w:val="22"/>
          <w:szCs w:val="22"/>
        </w:rPr>
        <w:t>hypo-methylated sites, AUC of ROC curve</w:t>
      </w:r>
      <w:r w:rsidR="008606F2">
        <w:rPr>
          <w:rFonts w:ascii="Arial" w:eastAsiaTheme="minorEastAsia" w:hAnsi="Arial" w:cs="Arial"/>
          <w:sz w:val="22"/>
          <w:szCs w:val="22"/>
        </w:rPr>
        <w:t>s</w:t>
      </w:r>
      <w:r w:rsidR="009000F6" w:rsidRPr="00AA74C7">
        <w:rPr>
          <w:rFonts w:ascii="Arial" w:eastAsiaTheme="minorEastAsia" w:hAnsi="Arial" w:cs="Arial"/>
          <w:sz w:val="22"/>
          <w:szCs w:val="22"/>
        </w:rPr>
        <w:t xml:space="preserve"> were</w:t>
      </w:r>
      <w:r w:rsidR="0089090A" w:rsidRPr="00AA74C7">
        <w:rPr>
          <w:rFonts w:ascii="Arial" w:eastAsiaTheme="minorEastAsia" w:hAnsi="Arial" w:cs="Arial"/>
          <w:sz w:val="22"/>
          <w:szCs w:val="22"/>
        </w:rPr>
        <w:t xml:space="preserve"> </w:t>
      </w:r>
      <w:r w:rsidR="008606F2">
        <w:rPr>
          <w:rFonts w:ascii="Arial" w:eastAsiaTheme="minorEastAsia" w:hAnsi="Arial" w:cs="Arial"/>
          <w:sz w:val="22"/>
          <w:szCs w:val="22"/>
        </w:rPr>
        <w:t xml:space="preserve">lower at </w:t>
      </w:r>
      <w:r w:rsidR="0089090A" w:rsidRPr="00AA74C7">
        <w:rPr>
          <w:rFonts w:ascii="Arial" w:eastAsiaTheme="minorEastAsia" w:hAnsi="Arial" w:cs="Arial"/>
          <w:sz w:val="22"/>
          <w:szCs w:val="22"/>
        </w:rPr>
        <w:t>0.</w:t>
      </w:r>
      <w:r w:rsidR="0024399B" w:rsidRPr="00AA74C7">
        <w:rPr>
          <w:rFonts w:ascii="Arial" w:eastAsiaTheme="minorEastAsia" w:hAnsi="Arial" w:cs="Arial"/>
          <w:sz w:val="22"/>
          <w:szCs w:val="22"/>
        </w:rPr>
        <w:t>7</w:t>
      </w:r>
      <w:r w:rsidR="00D5179C" w:rsidRPr="00AA74C7">
        <w:rPr>
          <w:rFonts w:ascii="Arial" w:eastAsiaTheme="minorEastAsia" w:hAnsi="Arial" w:cs="Arial"/>
          <w:sz w:val="22"/>
          <w:szCs w:val="22"/>
        </w:rPr>
        <w:t>2</w:t>
      </w:r>
      <w:r w:rsidR="0024399B" w:rsidRPr="00AA74C7">
        <w:rPr>
          <w:rFonts w:ascii="Arial" w:eastAsiaTheme="minorEastAsia" w:hAnsi="Arial" w:cs="Arial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sz w:val="22"/>
          <w:szCs w:val="22"/>
        </w:rPr>
        <w:t>and 0.</w:t>
      </w:r>
      <w:r w:rsidR="0024399B" w:rsidRPr="00AA74C7">
        <w:rPr>
          <w:rFonts w:ascii="Arial" w:eastAsiaTheme="minorEastAsia" w:hAnsi="Arial" w:cs="Arial"/>
          <w:sz w:val="22"/>
          <w:szCs w:val="22"/>
        </w:rPr>
        <w:t>76</w:t>
      </w:r>
      <w:r w:rsidR="0089090A" w:rsidRPr="00AA74C7">
        <w:rPr>
          <w:rFonts w:ascii="Arial" w:eastAsiaTheme="minorEastAsia" w:hAnsi="Arial" w:cs="Arial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respectively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C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D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Unsupervised tSNE cluster analysis </w:t>
      </w:r>
      <w:bookmarkStart w:id="47" w:name="OLE_LINK52"/>
      <w:bookmarkStart w:id="48" w:name="OLE_LINK53"/>
      <w:bookmarkStart w:id="49" w:name="OLE_LINK40"/>
      <w:bookmarkStart w:id="50" w:name="OLE_LINK41"/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produced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the same result (</w:t>
      </w:r>
      <w:bookmarkStart w:id="51" w:name="OLE_LINK56"/>
      <w:bookmarkStart w:id="52" w:name="OLE_LINK57"/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bookmarkEnd w:id="51"/>
      <w:bookmarkEnd w:id="52"/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E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F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bookmarkEnd w:id="47"/>
      <w:bookmarkEnd w:id="48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bookmarkEnd w:id="49"/>
      <w:bookmarkEnd w:id="50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To avoid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inconsistent result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caused by unstable methylation based on single CpG site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we compared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mean beta value (mBV) of these sites. We found that hyper-methylated mBVs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>were significant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ly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different between normal tissue and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CRC</w:t>
      </w:r>
      <w:r w:rsidR="00CE54A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(P&lt;2.2x10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-16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; however, there was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 significan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t difference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between the adenoma and can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c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er (P=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29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G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) in which the average mBV of the normal tissue, adenoma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cancer are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22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, 0.54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57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respectively. We observed similar results for hypo-methylation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which the average mBV of the normal tissue, adenoma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cancer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0.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>70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, 0.44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0.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>50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respectively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G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Finally, </w:t>
      </w:r>
      <w:bookmarkStart w:id="53" w:name="OLE_LINK46"/>
      <w:bookmarkStart w:id="54" w:name="OLE_LINK49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we found the AUC of ROC curve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with hyper-mBV and hypo-mBV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0.98 and 0.9</w:t>
      </w:r>
      <w:r w:rsidR="00A5045A" w:rsidRPr="00AA74C7">
        <w:rPr>
          <w:rFonts w:ascii="Arial" w:eastAsiaTheme="minorEastAsia" w:hAnsi="Arial" w:cs="Arial"/>
          <w:kern w:val="2"/>
          <w:sz w:val="22"/>
          <w:szCs w:val="22"/>
        </w:rPr>
        <w:t>5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, respectively.</w:t>
      </w:r>
      <w:bookmarkEnd w:id="53"/>
      <w:bookmarkEnd w:id="54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Start w:id="55" w:name="OLE_LINK18"/>
      <w:bookmarkStart w:id="56" w:name="OLE_LINK23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Permutation</w:t>
      </w:r>
      <w:bookmarkEnd w:id="55"/>
      <w:bookmarkEnd w:id="56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analysis based on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a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bootstrap strategy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indicated that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model based on hyper-methylated sites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had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better discriminat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ory power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than the model of hypo-methylated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(P&lt;2.2x10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-8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bookmarkStart w:id="57" w:name="OLE_LINK151"/>
      <w:bookmarkStart w:id="58" w:name="OLE_LINK152"/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bookmarkEnd w:id="57"/>
      <w:bookmarkEnd w:id="58"/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H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).</w:t>
      </w:r>
      <w:bookmarkEnd w:id="33"/>
      <w:bookmarkEnd w:id="34"/>
    </w:p>
    <w:p w14:paraId="012F09B3" w14:textId="77777777" w:rsidR="00F86AD5" w:rsidRPr="00AA74C7" w:rsidRDefault="00F86AD5" w:rsidP="00B80E58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0493C836" w14:textId="09A7DA70" w:rsidR="0089090A" w:rsidRPr="00AA74C7" w:rsidRDefault="0089090A" w:rsidP="00B80E58">
      <w:pPr>
        <w:pStyle w:val="Heading4"/>
        <w:widowControl w:val="0"/>
        <w:spacing w:before="40" w:line="48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The promoter of </w:t>
      </w:r>
      <w:r w:rsidR="000268C9" w:rsidRPr="00AA74C7">
        <w:rPr>
          <w:rFonts w:ascii="Arial" w:eastAsia="Arial" w:hAnsi="Arial" w:cs="Arial"/>
          <w:bCs w:val="0"/>
          <w:iCs w:val="0"/>
          <w:color w:val="auto"/>
          <w:sz w:val="22"/>
          <w:szCs w:val="22"/>
          <w:lang w:eastAsia="zh-CN"/>
        </w:rPr>
        <w:t>ADHFE1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 may</w:t>
      </w:r>
      <w:r w:rsidR="009867FF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 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be a potential biomarker for colorectal adenoma and cancer</w:t>
      </w:r>
    </w:p>
    <w:p w14:paraId="5B97DA7A" w14:textId="5021D147" w:rsidR="002B7C2E" w:rsidRPr="00AA74C7" w:rsidRDefault="0089090A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Next, we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grouped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DMRs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of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normal tissue and </w:t>
      </w:r>
      <w:r w:rsidR="00A20AED" w:rsidRPr="00AA74C7">
        <w:rPr>
          <w:rFonts w:ascii="Arial" w:eastAsiaTheme="minorEastAsia" w:hAnsi="Arial" w:cs="Arial"/>
          <w:kern w:val="2"/>
          <w:sz w:val="22"/>
          <w:szCs w:val="22"/>
        </w:rPr>
        <w:t>LGA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into hyper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DMRs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performed enrichment analysis by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Ingenuity Pathway Analysis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(IPA)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top enriched functional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term for hyper DMRs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ethanol degradation</w:t>
      </w:r>
      <w:r w:rsidR="00EB5FD2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II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(P=5.4</w:t>
      </w:r>
      <w:r w:rsidR="00991DA1" w:rsidRPr="00AA74C7">
        <w:rPr>
          <w:rFonts w:ascii="Arial" w:eastAsiaTheme="minorEastAsia" w:hAnsi="Arial" w:cs="Arial"/>
          <w:kern w:val="2"/>
          <w:sz w:val="22"/>
          <w:szCs w:val="22"/>
        </w:rPr>
        <w:t>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-3</w:t>
      </w:r>
      <w:r w:rsidR="007212F5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which was</w:t>
      </w:r>
      <w:r w:rsidR="007212F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>mostly contributed by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methylation sites on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two genes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which can facilitate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the conversion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ro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 ethanol to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acetaldehyde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from acetic acid to acetyl-CoA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respectively</w:t>
      </w:r>
      <w:r w:rsidR="00611E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</w:t>
      </w:r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4A</w:t>
      </w:r>
      <w:r w:rsidR="00611E8A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The expression of b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oth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genes were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down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regulat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ing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colonic and rectal cancer tissue compared with normal tissue (P&lt;0.01),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a result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consistent with the DNA methylation changes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between LGA and HGA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(R2=-0.49 and -0.59, </w:t>
      </w:r>
      <w:bookmarkStart w:id="59" w:name="OLE_LINK24"/>
      <w:bookmarkStart w:id="60" w:name="OLE_LINK35"/>
      <w:bookmarkStart w:id="61" w:name="OLE_LINK155"/>
      <w:bookmarkStart w:id="62" w:name="OLE_LINK156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</w:t>
      </w:r>
      <w:bookmarkEnd w:id="59"/>
      <w:bookmarkEnd w:id="60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bookmarkEnd w:id="61"/>
      <w:bookmarkEnd w:id="62"/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4B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We found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average methylation level of CpG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located in CpG islands within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9867FF" w:rsidRPr="009867FF">
        <w:rPr>
          <w:rFonts w:ascii="Arial" w:eastAsiaTheme="minorEastAsia" w:hAnsi="Arial" w:cs="Arial"/>
          <w:kern w:val="2"/>
          <w:sz w:val="22"/>
          <w:szCs w:val="22"/>
        </w:rPr>
        <w:t>promoter region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s of</w:t>
      </w:r>
      <w:r w:rsidR="009867FF" w:rsidRPr="009867FF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and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significantly increased in cancer samples compared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to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 samples (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>mBVs=0.2 and 0.18</w:t>
      </w:r>
      <w:r w:rsidR="00382868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respectively).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W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further analyzed the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 region within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CpG island of the two genes to distinguish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between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 and disease tissues. When setting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cutoff a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0.25 for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promoter, the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minimal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error ra</w:t>
      </w:r>
      <w:bookmarkStart w:id="63" w:name="OLE_LINK32"/>
      <w:bookmarkStart w:id="64" w:name="OLE_LINK44"/>
      <w:r w:rsidRPr="00AA74C7">
        <w:rPr>
          <w:rFonts w:ascii="Arial" w:eastAsiaTheme="minorEastAsia" w:hAnsi="Arial" w:cs="Arial"/>
          <w:kern w:val="2"/>
          <w:sz w:val="22"/>
          <w:szCs w:val="22"/>
        </w:rPr>
        <w:t>te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was only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4.68% (39/833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;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heatmap of sites within the region reflected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same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>result (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4E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ROC curve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analysis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of mBV of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 the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E7D8A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compared to the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mBV for all 833 samples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produced an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AUC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of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0.97 with specificity and sensitivity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at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0.95 and 0.96 (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4F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bookmarkEnd w:id="63"/>
      <w:bookmarkEnd w:id="64"/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For cancer samples,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an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AUC as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high as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0.98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was determined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S2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). For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ACSS3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, the minimal error rate of its promoter was 16.68% (139/833) with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a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cutoff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set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at 0.42 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4G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) which performed inferiorly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to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ADHFE1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in terms of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discrimination power. Meanwhile, we also compared </w:t>
      </w:r>
      <w:r w:rsidR="002B7C2E" w:rsidRPr="00B70528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with </w:t>
      </w:r>
      <w:r w:rsidR="002B7C2E" w:rsidRPr="00B70528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SEPT9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,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an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FDA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-approved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methylation-based </w:t>
      </w:r>
      <w:r w:rsidR="003719FB" w:rsidRP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biomarker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for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CRC screening. We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determined that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2B7C2E" w:rsidRPr="00255D6E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had a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better prediction power than </w:t>
      </w:r>
      <w:r w:rsidR="002B7C2E" w:rsidRPr="00255D6E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SEPT9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 xml:space="preserve">Figure </w:t>
      </w:r>
      <w:r w:rsidR="00AA3789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5A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PEVuZE5vdGU+PENpdGU+PEF1dGhvcj5DaHVyY2g8L0F1dGhvcj48WWVhcj4yMDE0PC9ZZWFyPjxS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PEVuZE5vdGU+PENpdGU+PEF1dGhvcj5DaHVyY2g8L0F1dGhvcj48WWVhcj4yMDE0PC9ZZWFyPjxS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41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6B5E1E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Furthermore, we observed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to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have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much better separation boundary compared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to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2B7C2E" w:rsidRPr="00255D6E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SEPT9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 xml:space="preserve">Figure </w:t>
      </w:r>
      <w:r w:rsidR="00AA3789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5B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).</w:t>
      </w:r>
      <w:r w:rsidR="001005EA" w:rsidRPr="00AA74C7" w:rsidDel="001005EA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</w:p>
    <w:p w14:paraId="5DBD8FBF" w14:textId="77777777" w:rsidR="0094359C" w:rsidRPr="00AA74C7" w:rsidRDefault="0094359C" w:rsidP="00B80E58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021E25BE" w14:textId="6D9CCA1E" w:rsidR="00F86AD5" w:rsidRPr="00AA74C7" w:rsidRDefault="00743D48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Discussion</w:t>
      </w:r>
    </w:p>
    <w:p w14:paraId="637DE3CB" w14:textId="1E007E76" w:rsidR="006E3F42" w:rsidRDefault="00F136CC" w:rsidP="00B80E58">
      <w:pPr>
        <w:pStyle w:val="HTMLPreformatted"/>
        <w:shd w:val="clear" w:color="auto" w:fill="FFFFFF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65" w:name="OLE_LINK83"/>
      <w:bookmarkStart w:id="66" w:name="OLE_LINK84"/>
      <w:r w:rsidRPr="00AA74C7">
        <w:rPr>
          <w:rFonts w:ascii="Arial" w:eastAsiaTheme="minorEastAsia" w:hAnsi="Arial" w:cs="Arial"/>
          <w:kern w:val="2"/>
          <w:sz w:val="22"/>
          <w:szCs w:val="22"/>
        </w:rPr>
        <w:t>Whole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genome </w:t>
      </w:r>
      <w:bookmarkStart w:id="67" w:name="OLE_LINK85"/>
      <w:bookmarkStart w:id="68" w:name="OLE_LINK86"/>
      <w:bookmarkStart w:id="69" w:name="OLE_LINK89"/>
      <w:r w:rsidRPr="00AA74C7">
        <w:rPr>
          <w:rFonts w:ascii="Arial" w:eastAsiaTheme="minorEastAsia" w:hAnsi="Arial" w:cs="Arial"/>
          <w:kern w:val="2"/>
          <w:sz w:val="22"/>
          <w:szCs w:val="22"/>
        </w:rPr>
        <w:t>DNA hypo</w:t>
      </w:r>
      <w:r w:rsidR="002A7750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methylation</w:t>
      </w:r>
      <w:bookmarkEnd w:id="65"/>
      <w:bookmarkEnd w:id="66"/>
      <w:bookmarkEnd w:id="67"/>
      <w:bookmarkEnd w:id="68"/>
      <w:bookmarkEnd w:id="69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bookmarkStart w:id="70" w:name="OLE_LINK100"/>
      <w:bookmarkStart w:id="71" w:name="OLE_LINK101"/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>hyper</w:t>
      </w:r>
      <w:r w:rsidR="002A7750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analysis </w:t>
      </w:r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of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promoter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 regions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 cancer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related gene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End w:id="70"/>
      <w:bookmarkEnd w:id="71"/>
      <w:r w:rsidRPr="00AA74C7">
        <w:rPr>
          <w:rFonts w:ascii="Arial" w:eastAsiaTheme="minorEastAsia" w:hAnsi="Arial" w:cs="Arial"/>
          <w:kern w:val="2"/>
          <w:sz w:val="22"/>
          <w:szCs w:val="22"/>
        </w:rPr>
        <w:t>are regard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as </w:t>
      </w:r>
      <w:bookmarkStart w:id="72" w:name="OLE_LINK87"/>
      <w:bookmarkStart w:id="73" w:name="OLE_LINK88"/>
      <w:r w:rsidR="0081325D">
        <w:rPr>
          <w:rFonts w:ascii="Arial" w:eastAsiaTheme="minorEastAsia" w:hAnsi="Arial" w:cs="Arial"/>
          <w:kern w:val="2"/>
          <w:sz w:val="22"/>
          <w:szCs w:val="22"/>
        </w:rPr>
        <w:t>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common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method of characterizing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diverse cancers</w:t>
      </w:r>
      <w:r w:rsidR="00AA3789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&lt;EndNote&gt;&lt;Cite&gt;&lt;Author&gt;Kulis&lt;/Author&gt;&lt;Year&gt;2010&lt;/Year&gt;&lt;RecNum&gt;57&lt;/RecNum&gt;&lt;DisplayText&gt;&lt;style face="superscript"&gt;42&lt;/style&gt;&lt;/DisplayText&gt;&lt;record&gt;&lt;rec-number&gt;57&lt;/rec-number&gt;&lt;foreign-keys&gt;&lt;key app="EN" db-id="zffsxeepa00fpreedaupevsaw9eeftzdw009" timestamp="1571104289"&gt;57&lt;/key&gt;&lt;/foreign-keys&gt;&lt;ref-type name="Journal Article"&gt;17&lt;/ref-type&gt;&lt;contributors&gt;&lt;authors&gt;&lt;author&gt;Kulis, M.&lt;/author&gt;&lt;author&gt;Esteller, M.&lt;/author&gt;&lt;/authors&gt;&lt;/contributors&gt;&lt;auth-address&gt;The Bellvitge Institute forBiomedical Research , L&amp;apos;Hospitalet de Llobregat, Barcelona,Catalonia, Spain.&lt;/auth-address&gt;&lt;titles&gt;&lt;title&gt;DNA methylation and cancer&lt;/title&gt;&lt;secondary-title&gt;Adv Genet&lt;/secondary-title&gt;&lt;/titles&gt;&lt;periodical&gt;&lt;full-title&gt;Adv Genet&lt;/full-title&gt;&lt;/periodical&gt;&lt;pages&gt;27-56&lt;/pages&gt;&lt;volume&gt;70&lt;/volume&gt;&lt;edition&gt;2010/10/06&lt;/edition&gt;&lt;keywords&gt;&lt;keyword&gt;Animals&lt;/keyword&gt;&lt;keyword&gt;Antineoplastic Agents/therapeutic use&lt;/keyword&gt;&lt;keyword&gt;Azacitidine/analogs &amp;amp; derivatives/therapeutic use&lt;/keyword&gt;&lt;keyword&gt;CpG Islands&lt;/keyword&gt;&lt;keyword&gt;DNA (Cytosine-5-)-Methyltransferases/antagonists &amp;amp; inhibitors/metabolism&lt;/keyword&gt;&lt;keyword&gt;DNA Methylation/drug effects/*genetics&lt;/keyword&gt;&lt;keyword&gt;DNA, Neoplasm/genetics/*metabolism&lt;/keyword&gt;&lt;keyword&gt;Decitabine&lt;/keyword&gt;&lt;keyword&gt;*Epigenesis, Genetic&lt;/keyword&gt;&lt;keyword&gt;Gene Expression Regulation, Neoplastic&lt;/keyword&gt;&lt;keyword&gt;Gene Silencing&lt;/keyword&gt;&lt;keyword&gt;Genes, Tumor Suppressor&lt;/keyword&gt;&lt;keyword&gt;Humans&lt;/keyword&gt;&lt;keyword&gt;Neoplasms/*genetics/*therapy&lt;/keyword&gt;&lt;/keywords&gt;&lt;dates&gt;&lt;year&gt;2010&lt;/year&gt;&lt;/dates&gt;&lt;isbn&gt;0065-2660 (Print)&amp;#xD;0065-2660 (Linking)&lt;/isbn&gt;&lt;accession-num&gt;20920744&lt;/accession-num&gt;&lt;urls&gt;&lt;related-urls&gt;&lt;url&gt;https://www.ncbi.nlm.nih.gov/pubmed/20920744&lt;/url&gt;&lt;/related-urls&gt;&lt;/urls&gt;&lt;electronic-resource-num&gt;10.1016/B978-0-12-380866-0.60002-2&lt;/electronic-resource-num&gt;&lt;/record&gt;&lt;/Cite&gt;&lt;/EndNote&gt;</w:instrText>
      </w:r>
      <w:r w:rsidR="00AA3789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42</w:t>
      </w:r>
      <w:r w:rsidR="00AA3789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In our study, we found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whole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genome DNA hypo</w:t>
      </w:r>
      <w:r w:rsidR="002A7750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</w:t>
      </w:r>
      <w:r w:rsidR="00B36EA7" w:rsidRPr="00AA74C7">
        <w:rPr>
          <w:rFonts w:ascii="Arial" w:eastAsiaTheme="minorEastAsia" w:hAnsi="Arial" w:cs="Arial"/>
          <w:kern w:val="2"/>
          <w:sz w:val="22"/>
          <w:szCs w:val="22"/>
        </w:rPr>
        <w:t>may start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at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benign adenoma stage</w:t>
      </w:r>
      <w:bookmarkEnd w:id="72"/>
      <w:bookmarkEnd w:id="73"/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(LGA) </w:t>
      </w:r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>and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lead to </w:t>
      </w:r>
      <w:r w:rsidR="00B36EA7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further hypo</w:t>
      </w:r>
      <w:r w:rsidR="002A7750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 xml:space="preserve">methylation </w:t>
      </w:r>
      <w:r w:rsidR="0081325D">
        <w:rPr>
          <w:rFonts w:ascii="Arial" w:hAnsi="Arial" w:cs="Arial"/>
          <w:sz w:val="22"/>
          <w:szCs w:val="22"/>
        </w:rPr>
        <w:t xml:space="preserve">at HGA and CRC </w:t>
      </w:r>
      <w:r w:rsidRPr="00AA74C7">
        <w:rPr>
          <w:rFonts w:ascii="Arial" w:hAnsi="Arial" w:cs="Arial"/>
          <w:sz w:val="22"/>
          <w:szCs w:val="22"/>
        </w:rPr>
        <w:t>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B5FD2" w:rsidRPr="00AA74C7">
        <w:rPr>
          <w:rFonts w:ascii="Arial" w:eastAsiaTheme="minorEastAsia" w:hAnsi="Arial" w:cs="Arial"/>
          <w:b/>
          <w:kern w:val="2"/>
          <w:sz w:val="22"/>
          <w:szCs w:val="22"/>
        </w:rPr>
        <w:t>C</w:t>
      </w:r>
      <w:r w:rsidRPr="00AA74C7">
        <w:rPr>
          <w:rFonts w:ascii="Arial" w:hAnsi="Arial" w:cs="Arial"/>
          <w:sz w:val="22"/>
          <w:szCs w:val="22"/>
        </w:rPr>
        <w:t>). As many previous studies</w:t>
      </w:r>
      <w:bookmarkStart w:id="74" w:name="OLE_LINK94"/>
      <w:bookmarkStart w:id="75" w:name="OLE_LINK95"/>
      <w:r w:rsidR="0081325D">
        <w:rPr>
          <w:rFonts w:ascii="Arial" w:hAnsi="Arial" w:cs="Arial"/>
          <w:sz w:val="22"/>
          <w:szCs w:val="22"/>
        </w:rPr>
        <w:t xml:space="preserve"> have</w:t>
      </w:r>
      <w:r w:rsidRPr="00AA74C7">
        <w:rPr>
          <w:rFonts w:ascii="Arial" w:hAnsi="Arial" w:cs="Arial"/>
          <w:sz w:val="22"/>
          <w:szCs w:val="22"/>
        </w:rPr>
        <w:t xml:space="preserve"> reported, </w:t>
      </w:r>
      <w:r w:rsidR="0081325D">
        <w:rPr>
          <w:rFonts w:ascii="Arial" w:hAnsi="Arial" w:cs="Arial"/>
          <w:sz w:val="22"/>
          <w:szCs w:val="22"/>
        </w:rPr>
        <w:t xml:space="preserve">a </w:t>
      </w:r>
      <w:r w:rsidRPr="00AA74C7">
        <w:rPr>
          <w:rFonts w:ascii="Arial" w:hAnsi="Arial" w:cs="Arial"/>
          <w:sz w:val="22"/>
          <w:szCs w:val="22"/>
        </w:rPr>
        <w:t>bimodal distribution</w:t>
      </w:r>
      <w:bookmarkEnd w:id="74"/>
      <w:bookmarkEnd w:id="75"/>
      <w:r w:rsidRPr="00AA74C7">
        <w:rPr>
          <w:rFonts w:ascii="Arial" w:hAnsi="Arial" w:cs="Arial"/>
          <w:sz w:val="22"/>
          <w:szCs w:val="22"/>
        </w:rPr>
        <w:t xml:space="preserve"> can characterize DNA methylation pattern, and we </w:t>
      </w:r>
      <w:r w:rsidR="0081325D">
        <w:rPr>
          <w:rFonts w:ascii="Arial" w:hAnsi="Arial" w:cs="Arial"/>
          <w:sz w:val="22"/>
          <w:szCs w:val="22"/>
        </w:rPr>
        <w:t>noted that a</w:t>
      </w:r>
      <w:r w:rsidRPr="00AA74C7">
        <w:rPr>
          <w:rFonts w:ascii="Arial" w:hAnsi="Arial" w:cs="Arial"/>
          <w:sz w:val="22"/>
          <w:szCs w:val="22"/>
        </w:rPr>
        <w:t xml:space="preserve"> </w:t>
      </w:r>
      <w:bookmarkStart w:id="76" w:name="OLE_LINK102"/>
      <w:bookmarkStart w:id="77" w:name="OLE_LINK103"/>
      <w:r w:rsidRPr="00AA74C7">
        <w:rPr>
          <w:rFonts w:ascii="Arial" w:hAnsi="Arial" w:cs="Arial"/>
          <w:sz w:val="22"/>
          <w:szCs w:val="22"/>
        </w:rPr>
        <w:t>hyper</w:t>
      </w:r>
      <w:r w:rsidR="00CE54A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methylated peak</w:t>
      </w:r>
      <w:bookmarkEnd w:id="76"/>
      <w:bookmarkEnd w:id="77"/>
      <w:r w:rsidRPr="00AA74C7">
        <w:rPr>
          <w:rFonts w:ascii="Arial" w:hAnsi="Arial" w:cs="Arial"/>
          <w:sz w:val="22"/>
          <w:szCs w:val="22"/>
        </w:rPr>
        <w:t xml:space="preserve"> can clearly reflect progressive hypo</w:t>
      </w:r>
      <w:r w:rsidR="002A7750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methylation 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1D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1E</w:t>
      </w:r>
      <w:r w:rsidRPr="00AA74C7">
        <w:rPr>
          <w:rFonts w:ascii="Arial" w:hAnsi="Arial" w:cs="Arial"/>
          <w:sz w:val="22"/>
          <w:szCs w:val="22"/>
        </w:rPr>
        <w:t>)</w:t>
      </w:r>
      <w:r w:rsidR="00EE5923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&lt;EndNote&gt;&lt;Cite&gt;&lt;Author&gt;Straussman&lt;/Author&gt;&lt;Year&gt;2009&lt;/Year&gt;&lt;RecNum&gt;39&lt;/RecNum&gt;&lt;DisplayText&gt;&lt;style face="superscript"&gt;43&lt;/style&gt;&lt;/DisplayText&gt;&lt;record&gt;&lt;rec-number&gt;39&lt;/rec-number&gt;&lt;foreign-keys&gt;&lt;key app="EN" db-id="zffsxeepa00fpreedaupevsaw9eeftzdw009" timestamp="1562230137"&gt;39&lt;/key&gt;&lt;/foreign-keys&gt;&lt;ref-type name="Journal Article"&gt;17&lt;/ref-type&gt;&lt;contributors&gt;&lt;authors&gt;&lt;author&gt;Straussman, R.&lt;/author&gt;&lt;author&gt;Nejman, D.&lt;/author&gt;&lt;author&gt;Roberts, D.&lt;/author&gt;&lt;author&gt;Steinfeld, I.&lt;/author&gt;&lt;author&gt;Blum, B.&lt;/author&gt;&lt;author&gt;Benvenisty, N.&lt;/author&gt;&lt;author&gt;Simon, I.&lt;/author&gt;&lt;author&gt;Yakhini, Z.&lt;/author&gt;&lt;author&gt;Cedar, H.&lt;/author&gt;&lt;/authors&gt;&lt;/contributors&gt;&lt;auth-address&gt;Department of Cellular Biochemistry and Human Genetics, The Hebrew University-Hadassah Medical School, Jerusalem, Israel.&lt;/auth-address&gt;&lt;titles&gt;&lt;title&gt;Developmental programming of CpG island methylation profiles in the human genome&lt;/title&gt;&lt;secondary-title&gt;Nat Struct Mol Biol&lt;/secondary-title&gt;&lt;/titles&gt;&lt;periodical&gt;&lt;full-title&gt;Nat Struct Mol Biol&lt;/full-title&gt;&lt;/periodical&gt;&lt;pages&gt;564-71&lt;/pages&gt;&lt;volume&gt;16&lt;/volume&gt;&lt;number&gt;5&lt;/number&gt;&lt;edition&gt;2009/04/21&lt;/edition&gt;&lt;keywords&gt;&lt;keyword&gt;Algorithms&lt;/keyword&gt;&lt;keyword&gt;CpG Islands/*genetics&lt;/keyword&gt;&lt;keyword&gt;*DNA Methylation&lt;/keyword&gt;&lt;keyword&gt;Embryonic Development/*genetics&lt;/keyword&gt;&lt;keyword&gt;Genome, Human/*genetics&lt;/keyword&gt;&lt;keyword&gt;Humans&lt;/keyword&gt;&lt;keyword&gt;Oligonucleotide Array Sequence Analysis&lt;/keyword&gt;&lt;keyword&gt;Organ Specificity/genetics&lt;/keyword&gt;&lt;keyword&gt;Pluripotent Stem Cells/metabolism&lt;/keyword&gt;&lt;keyword&gt;Regulatory Sequences, Nucleic Acid/genetics&lt;/keyword&gt;&lt;keyword&gt;Transcription Initiation Site&lt;/keyword&gt;&lt;/keywords&gt;&lt;dates&gt;&lt;year&gt;2009&lt;/year&gt;&lt;pub-dates&gt;&lt;date&gt;May&lt;/date&gt;&lt;/pub-dates&gt;&lt;/dates&gt;&lt;isbn&gt;1545-9985 (Electronic)&amp;#xD;1545-9985 (Linking)&lt;/isbn&gt;&lt;accession-num&gt;19377480&lt;/accession-num&gt;&lt;urls&gt;&lt;related-urls&gt;&lt;url&gt;https://www.ncbi.nlm.nih.gov/pubmed/19377480&lt;/url&gt;&lt;/related-urls&gt;&lt;/urls&gt;&lt;electronic-resource-num&gt;10.1038/nsmb.1594&lt;/electronic-resource-num&gt;&lt;/record&gt;&lt;/Cite&gt;&lt;/EndNote&gt;</w:instrText>
      </w:r>
      <w:r w:rsidR="00EE5923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43</w:t>
      </w:r>
      <w:r w:rsidR="00EE5923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We identified 440 and 6</w:t>
      </w:r>
      <w:r w:rsidR="005B2613" w:rsidRPr="00AA74C7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805 DMRs in low- and hyper-grade adenoma respectively, and </w:t>
      </w:r>
      <w:r w:rsidR="0081325D">
        <w:rPr>
          <w:rFonts w:ascii="Arial" w:hAnsi="Arial" w:cs="Arial"/>
          <w:sz w:val="22"/>
          <w:szCs w:val="22"/>
        </w:rPr>
        <w:t xml:space="preserve">of these DMRs, </w:t>
      </w:r>
      <w:r w:rsidRPr="00AA74C7">
        <w:rPr>
          <w:rFonts w:ascii="Arial" w:hAnsi="Arial" w:cs="Arial"/>
          <w:sz w:val="22"/>
          <w:szCs w:val="22"/>
        </w:rPr>
        <w:t xml:space="preserve">314(71.4%) in </w:t>
      </w:r>
      <w:r w:rsidR="0081325D">
        <w:rPr>
          <w:rFonts w:ascii="Arial" w:hAnsi="Arial" w:cs="Arial"/>
          <w:sz w:val="22"/>
          <w:szCs w:val="22"/>
        </w:rPr>
        <w:t>LGA</w:t>
      </w:r>
      <w:r w:rsidR="00AA3789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and 4,213</w:t>
      </w:r>
      <w:r w:rsidR="0081325D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(61.9%) in </w:t>
      </w:r>
      <w:r w:rsidR="0081325D">
        <w:rPr>
          <w:rFonts w:ascii="Arial" w:hAnsi="Arial" w:cs="Arial"/>
          <w:sz w:val="22"/>
          <w:szCs w:val="22"/>
        </w:rPr>
        <w:t xml:space="preserve">HGA </w:t>
      </w:r>
      <w:r w:rsidR="00B36EA7" w:rsidRPr="00AA74C7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>hypo</w:t>
      </w:r>
      <w:r w:rsidR="002A7750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methylated</w:t>
      </w:r>
      <w:r w:rsidR="0081325D">
        <w:rPr>
          <w:rFonts w:ascii="Arial" w:hAnsi="Arial" w:cs="Arial"/>
          <w:sz w:val="22"/>
          <w:szCs w:val="22"/>
        </w:rPr>
        <w:t xml:space="preserve"> compared to normal tissues</w:t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B36EA7" w:rsidRPr="00AA74C7">
        <w:rPr>
          <w:rFonts w:ascii="Arial" w:hAnsi="Arial" w:cs="Arial"/>
          <w:sz w:val="22"/>
          <w:szCs w:val="22"/>
        </w:rPr>
        <w:t xml:space="preserve">On the contrary, most DMRs (660/868, 76.0%) </w:t>
      </w:r>
      <w:r w:rsidR="0081325D">
        <w:rPr>
          <w:rFonts w:ascii="Arial" w:hAnsi="Arial" w:cs="Arial"/>
          <w:sz w:val="22"/>
          <w:szCs w:val="22"/>
        </w:rPr>
        <w:t xml:space="preserve">differences </w:t>
      </w:r>
      <w:r w:rsidR="00B36EA7" w:rsidRPr="00AA74C7">
        <w:rPr>
          <w:rFonts w:ascii="Arial" w:hAnsi="Arial" w:cs="Arial"/>
          <w:sz w:val="22"/>
          <w:szCs w:val="22"/>
        </w:rPr>
        <w:t>between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81325D">
        <w:rPr>
          <w:rFonts w:ascii="Arial" w:hAnsi="Arial" w:cs="Arial"/>
          <w:sz w:val="22"/>
          <w:szCs w:val="22"/>
        </w:rPr>
        <w:t xml:space="preserve">HGA </w:t>
      </w:r>
      <w:r w:rsidR="00B36EA7" w:rsidRPr="00AA74C7">
        <w:rPr>
          <w:rFonts w:ascii="Arial" w:hAnsi="Arial" w:cs="Arial"/>
          <w:sz w:val="22"/>
          <w:szCs w:val="22"/>
        </w:rPr>
        <w:t xml:space="preserve">and </w:t>
      </w:r>
      <w:r w:rsidR="0081325D">
        <w:rPr>
          <w:rFonts w:ascii="Arial" w:hAnsi="Arial" w:cs="Arial"/>
          <w:sz w:val="22"/>
          <w:szCs w:val="22"/>
        </w:rPr>
        <w:t>LGA</w:t>
      </w:r>
      <w:ins w:id="78" w:author="Fan Jian" w:date="2019-10-10T20:15:00Z">
        <w:r w:rsidR="00255D6E">
          <w:rPr>
            <w:rFonts w:ascii="Arial" w:hAnsi="Arial" w:cs="Arial"/>
            <w:sz w:val="22"/>
            <w:szCs w:val="22"/>
          </w:rPr>
          <w:t xml:space="preserve"> </w:t>
        </w:r>
      </w:ins>
      <w:r w:rsidR="00B36EA7" w:rsidRPr="00AA74C7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>hyper</w:t>
      </w:r>
      <w:r w:rsidR="00CE54A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 xml:space="preserve">methylated. </w:t>
      </w:r>
      <w:r w:rsidR="0081325D">
        <w:rPr>
          <w:rFonts w:ascii="Arial" w:hAnsi="Arial" w:cs="Arial"/>
          <w:sz w:val="22"/>
          <w:szCs w:val="22"/>
        </w:rPr>
        <w:t>Aside from</w:t>
      </w:r>
      <w:r w:rsidRPr="00AA74C7">
        <w:rPr>
          <w:rFonts w:ascii="Arial" w:hAnsi="Arial" w:cs="Arial"/>
          <w:sz w:val="22"/>
          <w:szCs w:val="22"/>
        </w:rPr>
        <w:t xml:space="preserve"> a little overlap between </w:t>
      </w:r>
      <w:r w:rsidR="0081325D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genes</w:t>
      </w:r>
      <w:r w:rsidR="0081325D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significant</w:t>
      </w:r>
      <w:r w:rsidR="0081325D">
        <w:rPr>
          <w:rFonts w:ascii="Arial" w:hAnsi="Arial" w:cs="Arial"/>
          <w:sz w:val="22"/>
          <w:szCs w:val="22"/>
        </w:rPr>
        <w:t>ly</w:t>
      </w:r>
      <w:r w:rsidRPr="00AA74C7">
        <w:rPr>
          <w:rFonts w:ascii="Arial" w:hAnsi="Arial" w:cs="Arial"/>
          <w:sz w:val="22"/>
          <w:szCs w:val="22"/>
        </w:rPr>
        <w:t xml:space="preserve"> distinct DMRs </w:t>
      </w:r>
      <w:r w:rsidR="0081325D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 xml:space="preserve">located </w:t>
      </w:r>
      <w:r w:rsidR="0081325D">
        <w:rPr>
          <w:rFonts w:ascii="Arial" w:hAnsi="Arial" w:cs="Arial"/>
          <w:sz w:val="22"/>
          <w:szCs w:val="22"/>
        </w:rPr>
        <w:t>between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81325D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81325D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81325D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6E3F42">
        <w:rPr>
          <w:rFonts w:ascii="Arial" w:hAnsi="Arial" w:cs="Arial"/>
          <w:sz w:val="22"/>
          <w:szCs w:val="22"/>
        </w:rPr>
        <w:t xml:space="preserve"> which</w:t>
      </w:r>
      <w:r w:rsidRPr="00AA74C7">
        <w:rPr>
          <w:rFonts w:ascii="Arial" w:hAnsi="Arial" w:cs="Arial"/>
          <w:sz w:val="22"/>
          <w:szCs w:val="22"/>
        </w:rPr>
        <w:t xml:space="preserve"> indicate</w:t>
      </w:r>
      <w:r w:rsidR="006E3F42">
        <w:rPr>
          <w:rFonts w:ascii="Arial" w:hAnsi="Arial" w:cs="Arial"/>
          <w:sz w:val="22"/>
          <w:szCs w:val="22"/>
        </w:rPr>
        <w:t>s that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6E3F42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6E3F42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6E3F42">
        <w:rPr>
          <w:rFonts w:ascii="Arial" w:hAnsi="Arial" w:cs="Arial"/>
          <w:sz w:val="22"/>
          <w:szCs w:val="22"/>
        </w:rPr>
        <w:t xml:space="preserve"> are</w:t>
      </w:r>
      <w:r w:rsidRPr="00AA74C7">
        <w:rPr>
          <w:rFonts w:ascii="Arial" w:hAnsi="Arial" w:cs="Arial"/>
          <w:sz w:val="22"/>
          <w:szCs w:val="22"/>
        </w:rPr>
        <w:t xml:space="preserve"> possibly not the same process with </w:t>
      </w:r>
      <w:r w:rsidR="006E3F42">
        <w:rPr>
          <w:rFonts w:ascii="Arial" w:hAnsi="Arial" w:cs="Arial"/>
          <w:sz w:val="22"/>
          <w:szCs w:val="22"/>
        </w:rPr>
        <w:t xml:space="preserve">a </w:t>
      </w:r>
      <w:r w:rsidRPr="00AA74C7">
        <w:rPr>
          <w:rFonts w:ascii="Arial" w:hAnsi="Arial" w:cs="Arial"/>
          <w:sz w:val="22"/>
          <w:szCs w:val="22"/>
        </w:rPr>
        <w:t xml:space="preserve">degree difference but two different epigenetic processes. </w:t>
      </w:r>
      <w:r w:rsidR="006E3F42">
        <w:rPr>
          <w:rFonts w:ascii="Arial" w:hAnsi="Arial" w:cs="Arial"/>
          <w:sz w:val="22"/>
          <w:szCs w:val="22"/>
        </w:rPr>
        <w:t>These</w:t>
      </w:r>
      <w:r w:rsidR="006E3F42" w:rsidRPr="006E3F42">
        <w:rPr>
          <w:rFonts w:ascii="Arial" w:hAnsi="Arial" w:cs="Arial"/>
          <w:sz w:val="22"/>
          <w:szCs w:val="22"/>
        </w:rPr>
        <w:t xml:space="preserve"> genome-wide demethylation</w:t>
      </w:r>
      <w:r w:rsidR="006E3F42">
        <w:rPr>
          <w:rFonts w:ascii="Arial" w:hAnsi="Arial" w:cs="Arial"/>
          <w:sz w:val="22"/>
          <w:szCs w:val="22"/>
        </w:rPr>
        <w:t xml:space="preserve"> patterns</w:t>
      </w:r>
      <w:r w:rsidR="006E3F42" w:rsidRPr="006E3F42">
        <w:rPr>
          <w:rFonts w:ascii="Arial" w:hAnsi="Arial" w:cs="Arial"/>
          <w:sz w:val="22"/>
          <w:szCs w:val="22"/>
        </w:rPr>
        <w:t xml:space="preserve"> may indicate that</w:t>
      </w:r>
      <w:r w:rsidR="006E3F42">
        <w:rPr>
          <w:rFonts w:ascii="Arial" w:hAnsi="Arial" w:cs="Arial"/>
          <w:sz w:val="22"/>
          <w:szCs w:val="22"/>
        </w:rPr>
        <w:t xml:space="preserve"> though</w:t>
      </w:r>
      <w:r w:rsidR="006E3F42" w:rsidRPr="006E3F42">
        <w:rPr>
          <w:rFonts w:ascii="Arial" w:hAnsi="Arial" w:cs="Arial"/>
          <w:sz w:val="22"/>
          <w:szCs w:val="22"/>
        </w:rPr>
        <w:t xml:space="preserve"> hypo-</w:t>
      </w:r>
      <w:r w:rsidR="006E3F42" w:rsidRPr="006E3F42">
        <w:rPr>
          <w:rFonts w:ascii="Arial" w:hAnsi="Arial" w:cs="Arial"/>
          <w:sz w:val="22"/>
          <w:szCs w:val="22"/>
        </w:rPr>
        <w:lastRenderedPageBreak/>
        <w:t xml:space="preserve">methylation dominates </w:t>
      </w:r>
      <w:r w:rsidR="006E3F42">
        <w:rPr>
          <w:rFonts w:ascii="Arial" w:hAnsi="Arial" w:cs="Arial"/>
          <w:sz w:val="22"/>
          <w:szCs w:val="22"/>
        </w:rPr>
        <w:t xml:space="preserve">the carcinogenesis </w:t>
      </w:r>
      <w:r w:rsidR="006E3F42" w:rsidRPr="006E3F42">
        <w:rPr>
          <w:rFonts w:ascii="Arial" w:hAnsi="Arial" w:cs="Arial"/>
          <w:sz w:val="22"/>
          <w:szCs w:val="22"/>
        </w:rPr>
        <w:t>of CR</w:t>
      </w:r>
      <w:r w:rsidR="006E3F42">
        <w:rPr>
          <w:rFonts w:ascii="Arial" w:hAnsi="Arial" w:cs="Arial"/>
          <w:sz w:val="22"/>
          <w:szCs w:val="22"/>
        </w:rPr>
        <w:t>C,</w:t>
      </w:r>
      <w:r w:rsidR="006E3F42" w:rsidRPr="006E3F42">
        <w:rPr>
          <w:rFonts w:ascii="Arial" w:hAnsi="Arial" w:cs="Arial"/>
          <w:sz w:val="22"/>
          <w:szCs w:val="22"/>
        </w:rPr>
        <w:t xml:space="preserve"> hyper-methylation sites may contribute more to the distinct malignancy of these lesions.</w:t>
      </w:r>
    </w:p>
    <w:p w14:paraId="1C9443C8" w14:textId="1AA36884" w:rsidR="00F136CC" w:rsidRPr="00AA74C7" w:rsidRDefault="00E151AB" w:rsidP="00B80E58">
      <w:pPr>
        <w:pStyle w:val="HTMLPreformatted"/>
        <w:shd w:val="clear" w:color="auto" w:fill="FFFFFF"/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To find functional differences</w:t>
      </w:r>
      <w:r w:rsidR="006E3F42">
        <w:rPr>
          <w:rFonts w:ascii="Arial" w:hAnsi="Arial" w:cs="Arial"/>
          <w:sz w:val="22"/>
          <w:szCs w:val="22"/>
        </w:rPr>
        <w:t xml:space="preserve"> between differing methylation patterns in normal, pre-cancerous, and cancerous tissues</w:t>
      </w:r>
      <w:r w:rsidRPr="00AA74C7">
        <w:rPr>
          <w:rFonts w:ascii="Arial" w:hAnsi="Arial" w:cs="Arial"/>
          <w:sz w:val="22"/>
          <w:szCs w:val="22"/>
        </w:rPr>
        <w:t>, e</w:t>
      </w:r>
      <w:r w:rsidR="00F136CC" w:rsidRPr="00AA74C7">
        <w:rPr>
          <w:rFonts w:ascii="Arial" w:hAnsi="Arial" w:cs="Arial"/>
          <w:sz w:val="22"/>
          <w:szCs w:val="22"/>
        </w:rPr>
        <w:t xml:space="preserve">nrichment analysis </w:t>
      </w:r>
      <w:r w:rsidRPr="00AA74C7">
        <w:rPr>
          <w:rFonts w:ascii="Arial" w:hAnsi="Arial" w:cs="Arial"/>
          <w:sz w:val="22"/>
          <w:szCs w:val="22"/>
        </w:rPr>
        <w:t>was applied</w:t>
      </w:r>
      <w:r w:rsidR="00255D6E">
        <w:rPr>
          <w:rFonts w:ascii="Arial" w:hAnsi="Arial" w:cs="Arial"/>
          <w:sz w:val="22"/>
          <w:szCs w:val="22"/>
        </w:rPr>
        <w:t xml:space="preserve"> </w:t>
      </w:r>
      <w:r w:rsidR="006E3F42">
        <w:rPr>
          <w:rFonts w:ascii="Arial" w:hAnsi="Arial" w:cs="Arial"/>
          <w:sz w:val="22"/>
          <w:szCs w:val="22"/>
        </w:rPr>
        <w:t>to</w:t>
      </w:r>
      <w:r w:rsidR="00F136CC" w:rsidRPr="00AA74C7">
        <w:rPr>
          <w:rFonts w:ascii="Arial" w:hAnsi="Arial" w:cs="Arial"/>
          <w:sz w:val="22"/>
          <w:szCs w:val="22"/>
        </w:rPr>
        <w:t xml:space="preserve"> 603 genes </w:t>
      </w:r>
      <w:r w:rsidRPr="00AA74C7">
        <w:rPr>
          <w:rFonts w:ascii="Arial" w:hAnsi="Arial" w:cs="Arial"/>
          <w:sz w:val="22"/>
          <w:szCs w:val="22"/>
        </w:rPr>
        <w:t xml:space="preserve">with </w:t>
      </w:r>
      <w:r w:rsidR="00F136CC" w:rsidRPr="00AA74C7">
        <w:rPr>
          <w:rFonts w:ascii="Arial" w:hAnsi="Arial" w:cs="Arial"/>
          <w:sz w:val="22"/>
          <w:szCs w:val="22"/>
        </w:rPr>
        <w:t xml:space="preserve">DMRs between </w:t>
      </w:r>
      <w:r w:rsidR="006E3F42">
        <w:rPr>
          <w:rFonts w:ascii="Arial" w:hAnsi="Arial" w:cs="Arial"/>
          <w:sz w:val="22"/>
          <w:szCs w:val="22"/>
        </w:rPr>
        <w:t xml:space="preserve">HGA </w:t>
      </w:r>
      <w:r w:rsidR="00F136CC" w:rsidRPr="00AA74C7">
        <w:rPr>
          <w:rFonts w:ascii="Arial" w:hAnsi="Arial" w:cs="Arial"/>
          <w:sz w:val="22"/>
          <w:szCs w:val="22"/>
        </w:rPr>
        <w:t>and</w:t>
      </w:r>
      <w:r w:rsidR="00255D6E">
        <w:rPr>
          <w:rFonts w:ascii="Arial" w:hAnsi="Arial" w:cs="Arial"/>
          <w:sz w:val="22"/>
          <w:szCs w:val="22"/>
        </w:rPr>
        <w:t xml:space="preserve"> </w:t>
      </w:r>
      <w:r w:rsidR="006E3F42">
        <w:rPr>
          <w:rFonts w:ascii="Arial" w:hAnsi="Arial" w:cs="Arial"/>
          <w:sz w:val="22"/>
          <w:szCs w:val="22"/>
        </w:rPr>
        <w:t>LGA</w:t>
      </w:r>
      <w:r w:rsidR="00F136CC" w:rsidRPr="00AA74C7">
        <w:rPr>
          <w:rFonts w:ascii="Arial" w:hAnsi="Arial" w:cs="Arial"/>
          <w:sz w:val="22"/>
          <w:szCs w:val="22"/>
        </w:rPr>
        <w:t xml:space="preserve"> </w:t>
      </w:r>
      <w:r w:rsidR="006E3F42">
        <w:rPr>
          <w:rFonts w:ascii="Arial" w:hAnsi="Arial" w:cs="Arial"/>
          <w:sz w:val="22"/>
          <w:szCs w:val="22"/>
        </w:rPr>
        <w:t xml:space="preserve">which determined that the </w:t>
      </w:r>
      <w:r w:rsidR="00F136CC" w:rsidRPr="00AA74C7">
        <w:rPr>
          <w:rFonts w:ascii="Arial" w:hAnsi="Arial" w:cs="Arial"/>
          <w:sz w:val="22"/>
          <w:szCs w:val="22"/>
        </w:rPr>
        <w:t xml:space="preserve">most </w:t>
      </w:r>
      <w:r w:rsidRPr="00AA74C7">
        <w:rPr>
          <w:rFonts w:ascii="Arial" w:hAnsi="Arial" w:cs="Arial"/>
          <w:sz w:val="22"/>
          <w:szCs w:val="22"/>
        </w:rPr>
        <w:t xml:space="preserve">enriched </w:t>
      </w:r>
      <w:r w:rsidR="00F136CC" w:rsidRPr="00AA74C7">
        <w:rPr>
          <w:rFonts w:ascii="Arial" w:hAnsi="Arial" w:cs="Arial"/>
          <w:sz w:val="22"/>
          <w:szCs w:val="22"/>
        </w:rPr>
        <w:t xml:space="preserve">terms </w:t>
      </w:r>
      <w:r w:rsidR="006E3F42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 xml:space="preserve">related to </w:t>
      </w:r>
      <w:r w:rsidR="00F136CC" w:rsidRPr="00AA74C7">
        <w:rPr>
          <w:rFonts w:ascii="Arial" w:hAnsi="Arial" w:cs="Arial"/>
          <w:sz w:val="22"/>
          <w:szCs w:val="22"/>
        </w:rPr>
        <w:t>nervous system and signal transduction (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2A</w:t>
      </w:r>
      <w:r w:rsidR="00F136CC" w:rsidRPr="00AA74C7">
        <w:rPr>
          <w:rFonts w:ascii="Arial" w:hAnsi="Arial" w:cs="Arial"/>
          <w:sz w:val="22"/>
          <w:szCs w:val="22"/>
        </w:rPr>
        <w:t>).</w:t>
      </w:r>
      <w:r w:rsidR="00A475D0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Our KEGG enrichment analysis </w:t>
      </w:r>
      <w:r w:rsidR="006E3F42">
        <w:rPr>
          <w:rFonts w:ascii="Arial" w:hAnsi="Arial" w:cs="Arial"/>
          <w:sz w:val="22"/>
          <w:szCs w:val="22"/>
        </w:rPr>
        <w:t xml:space="preserve">further highlighted </w:t>
      </w:r>
      <w:r w:rsidRPr="00AA74C7">
        <w:rPr>
          <w:rFonts w:ascii="Arial" w:hAnsi="Arial" w:cs="Arial"/>
          <w:sz w:val="22"/>
          <w:szCs w:val="22"/>
        </w:rPr>
        <w:t>the significance of</w:t>
      </w:r>
      <w:r w:rsidR="00F136CC" w:rsidRPr="00AA74C7">
        <w:rPr>
          <w:rFonts w:ascii="Arial" w:hAnsi="Arial" w:cs="Arial"/>
          <w:sz w:val="22"/>
          <w:szCs w:val="22"/>
        </w:rPr>
        <w:t xml:space="preserve"> dopaminergic synapse and serotonergic synapse</w:t>
      </w:r>
      <w:r w:rsidR="006E3F42">
        <w:rPr>
          <w:rFonts w:ascii="Arial" w:hAnsi="Arial" w:cs="Arial"/>
          <w:sz w:val="22"/>
          <w:szCs w:val="22"/>
        </w:rPr>
        <w:t xml:space="preserve"> to CRC development.</w:t>
      </w:r>
      <w:r w:rsidR="008913DA">
        <w:rPr>
          <w:rFonts w:ascii="Arial" w:hAnsi="Arial" w:cs="Arial"/>
          <w:sz w:val="22"/>
          <w:szCs w:val="22"/>
        </w:rPr>
        <w:t xml:space="preserve"> </w:t>
      </w:r>
      <w:r w:rsidR="00F136CC" w:rsidRPr="00AA74C7">
        <w:rPr>
          <w:rFonts w:ascii="Arial" w:hAnsi="Arial" w:cs="Arial"/>
          <w:sz w:val="22"/>
          <w:szCs w:val="22"/>
        </w:rPr>
        <w:t xml:space="preserve">Serotonin (5-hydroxytryptamine, 5-HT) </w:t>
      </w:r>
      <w:r w:rsidR="008913DA">
        <w:rPr>
          <w:rFonts w:ascii="Arial" w:hAnsi="Arial" w:cs="Arial"/>
          <w:sz w:val="22"/>
          <w:szCs w:val="22"/>
        </w:rPr>
        <w:t xml:space="preserve">is popularized </w:t>
      </w:r>
      <w:r w:rsidR="00F136CC" w:rsidRPr="00AA74C7">
        <w:rPr>
          <w:rFonts w:ascii="Arial" w:hAnsi="Arial" w:cs="Arial"/>
          <w:sz w:val="22"/>
          <w:szCs w:val="22"/>
        </w:rPr>
        <w:t>as a contributor to feelings of well-being and happiness though its actual biological function is complex and multifaceted</w:t>
      </w:r>
      <w:r w:rsidR="008913DA">
        <w:rPr>
          <w:rFonts w:ascii="Arial" w:hAnsi="Arial" w:cs="Arial"/>
          <w:sz w:val="22"/>
          <w:szCs w:val="22"/>
        </w:rPr>
        <w:t xml:space="preserve"> with roles in</w:t>
      </w:r>
      <w:r w:rsidR="00F136CC" w:rsidRPr="00AA74C7">
        <w:rPr>
          <w:rFonts w:ascii="Arial" w:hAnsi="Arial" w:cs="Arial"/>
          <w:sz w:val="22"/>
          <w:szCs w:val="22"/>
        </w:rPr>
        <w:t xml:space="preserve"> modulating cognition, reward, learning, memory, and numerous physiological processes</w:t>
      </w:r>
      <w:r w:rsidR="00572555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&lt;EndNote&gt;&lt;Cite&gt;&lt;Author&gt;Swami&lt;/Author&gt;&lt;Year&gt;2018&lt;/Year&gt;&lt;RecNum&gt;41&lt;/RecNum&gt;&lt;DisplayText&gt;&lt;style face="superscript"&gt;44&lt;/style&gt;&lt;/DisplayText&gt;&lt;record&gt;&lt;rec-number&gt;41&lt;/rec-number&gt;&lt;foreign-keys&gt;&lt;key app="EN" db-id="zffsxeepa00fpreedaupevsaw9eeftzdw009" timestamp="1562294257"&gt;41&lt;/key&gt;&lt;key app="ENWeb" db-id=""&gt;0&lt;/key&gt;&lt;/foreign-keys&gt;&lt;ref-type name="Journal Article"&gt;17&lt;/ref-type&gt;&lt;contributors&gt;&lt;authors&gt;&lt;author&gt;Swami, T.&lt;/author&gt;&lt;author&gt;Weber, H. C.&lt;/author&gt;&lt;/authors&gt;&lt;/contributors&gt;&lt;auth-address&gt;Section of Gastroenterology, Boston University School of Medicine, Boston, Massachusetts, USA.&lt;/auth-address&gt;&lt;titles&gt;&lt;title&gt;Updates on the biology of serotonin and tryptophan hydroxylase&lt;/title&gt;&lt;secondary-title&gt;Curr Opin Endocrinol Diabetes Obes&lt;/secondary-title&gt;&lt;/titles&gt;&lt;periodical&gt;&lt;full-title&gt;Curr Opin Endocrinol Diabetes Obes&lt;/full-title&gt;&lt;/periodical&gt;&lt;pages&gt;12-21&lt;/pages&gt;&lt;volume&gt;25&lt;/volume&gt;&lt;number&gt;1&lt;/number&gt;&lt;edition&gt;2017/12/02&lt;/edition&gt;&lt;keywords&gt;&lt;keyword&gt;Animals&lt;/keyword&gt;&lt;keyword&gt;Enteroendocrine Cells/physiology&lt;/keyword&gt;&lt;keyword&gt;Gastrointestinal Diseases/etiology/metabolism&lt;/keyword&gt;&lt;keyword&gt;Gastrointestinal Motility/physiology&lt;/keyword&gt;&lt;keyword&gt;Humans&lt;/keyword&gt;&lt;keyword&gt;Serotonin/*physiology&lt;/keyword&gt;&lt;keyword&gt;Tryptophan Hydroxylase/*physiology&lt;/keyword&gt;&lt;/keywords&gt;&lt;dates&gt;&lt;year&gt;2018&lt;/year&gt;&lt;pub-dates&gt;&lt;date&gt;Feb&lt;/date&gt;&lt;/pub-dates&gt;&lt;/dates&gt;&lt;isbn&gt;1752-2978 (Electronic)&amp;#xD;1752-296X (Linking)&lt;/isbn&gt;&lt;accession-num&gt;29194046&lt;/accession-num&gt;&lt;urls&gt;&lt;related-urls&gt;&lt;url&gt;https://www.ncbi.nlm.nih.gov/pubmed/29194046&lt;/url&gt;&lt;/related-urls&gt;&lt;/urls&gt;&lt;electronic-resource-num&gt;10.1097/MED.0000000000000383&lt;/electronic-resource-num&gt;&lt;/record&gt;&lt;/Cite&gt;&lt;/EndNote&gt;</w:instrText>
      </w:r>
      <w:r w:rsidR="00572555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44</w:t>
      </w:r>
      <w:r w:rsidR="00572555" w:rsidRPr="00AA74C7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>. Brain 5-HT gets much more respect, and certainly more press</w:t>
      </w:r>
      <w:r w:rsidR="008913DA">
        <w:rPr>
          <w:rFonts w:ascii="Arial" w:hAnsi="Arial" w:cs="Arial"/>
          <w:sz w:val="22"/>
          <w:szCs w:val="22"/>
        </w:rPr>
        <w:t xml:space="preserve"> and research</w:t>
      </w:r>
      <w:r w:rsidR="00F136CC" w:rsidRPr="00AA74C7">
        <w:rPr>
          <w:rFonts w:ascii="Arial" w:hAnsi="Arial" w:cs="Arial"/>
          <w:sz w:val="22"/>
          <w:szCs w:val="22"/>
        </w:rPr>
        <w:t>, than the vastly larger store of 5-HT in the gut</w:t>
      </w:r>
      <w:r w:rsidR="008913DA">
        <w:rPr>
          <w:rFonts w:ascii="Arial" w:hAnsi="Arial" w:cs="Arial"/>
          <w:sz w:val="22"/>
          <w:szCs w:val="22"/>
        </w:rPr>
        <w:t xml:space="preserve"> though both are important for physiological functions</w:t>
      </w:r>
      <w:r w:rsidR="0036554C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&lt;EndNote&gt;&lt;Cite&gt;&lt;Author&gt;Xiaolong&lt;/Author&gt;&lt;Year&gt;2018&lt;/Year&gt;&lt;RecNum&gt;40&lt;/RecNum&gt;&lt;DisplayText&gt;&lt;style face="superscript"&gt;45&lt;/style&gt;&lt;/DisplayText&gt;&lt;record&gt;&lt;rec-number&gt;40&lt;/rec-number&gt;&lt;foreign-keys&gt;&lt;key app="EN" db-id="zffsxeepa00fpreedaupevsaw9eeftzdw009" timestamp="1562230988"&gt;40&lt;/key&gt;&lt;/foreign-keys&gt;&lt;ref-type name="Journal Article"&gt;17&lt;/ref-type&gt;&lt;contributors&gt;&lt;authors&gt;&lt;author&gt;Xiaolong, Ge&lt;/author&gt;&lt;author&gt;Junhai, Pan&lt;/author&gt;&lt;author&gt;Yichang, Liu&lt;/author&gt;&lt;author&gt;Hongkan, Wang&lt;/author&gt;&lt;author&gt;Wei, Zhou&lt;/author&gt;&lt;author&gt;Xianfa, Wang&lt;/author&gt;&lt;/authors&gt;&lt;/contributors&gt;&lt;titles&gt;&lt;title&gt;Intestinal Crosstalk between Microbiota and Serotonin and its Impact on Gut Motility&lt;/title&gt;&lt;secondary-title&gt;Current Pharmaceutical Biotechnology&lt;/secondary-title&gt;&lt;/titles&gt;&lt;periodical&gt;&lt;full-title&gt;Current Pharmaceutical Biotechnology&lt;/full-title&gt;&lt;/periodical&gt;&lt;pages&gt;190-195&lt;/pages&gt;&lt;volume&gt;19&lt;/volume&gt;&lt;number&gt;3&lt;/number&gt;&lt;keywords&gt;&lt;keyword&gt;Intestinal microbiota&lt;/keyword&gt;&lt;keyword&gt;gut motility&lt;/keyword&gt;&lt;keyword&gt;bile acids&lt;/keyword&gt;&lt;keyword&gt;short chain fatty acids&lt;/keyword&gt;&lt;keyword&gt;serotonin&lt;/keyword&gt;&lt;keyword&gt;endocrine cells.&lt;/keyword&gt;&lt;/keywords&gt;&lt;dates&gt;&lt;year&gt;2018&lt;/year&gt;&lt;/dates&gt;&lt;isbn&gt;1389-2010/1873-4316&lt;/isbn&gt;&lt;urls&gt;&lt;related-urls&gt;&lt;url&gt;http://www.eurekaselect.com/node/162497/article&lt;/url&gt;&lt;/related-urls&gt;&lt;/urls&gt;&lt;electronic-resource-num&gt;http://dx.doi.org/10.2174/1389201019666180528094202&lt;/electronic-resource-num&gt;&lt;/record&gt;&lt;/Cite&gt;&lt;/EndNote&gt;</w:instrText>
      </w:r>
      <w:r w:rsidR="0036554C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45</w:t>
      </w:r>
      <w:r w:rsidR="0036554C" w:rsidRPr="00AA74C7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>. Dopamine (3,4-dihydroxyphenethylamine, DA) is an organic chemical of the catecholamine and phenethylamine families</w:t>
      </w:r>
      <w:r w:rsidR="008913DA">
        <w:rPr>
          <w:rFonts w:ascii="Arial" w:hAnsi="Arial" w:cs="Arial"/>
          <w:sz w:val="22"/>
          <w:szCs w:val="22"/>
        </w:rPr>
        <w:t xml:space="preserve"> that</w:t>
      </w:r>
      <w:r w:rsidR="00F136CC" w:rsidRPr="00AA74C7">
        <w:rPr>
          <w:rFonts w:ascii="Arial" w:hAnsi="Arial" w:cs="Arial"/>
          <w:sz w:val="22"/>
          <w:szCs w:val="22"/>
        </w:rPr>
        <w:t xml:space="preserve"> functions both as a hormone and a neurotransmitter and plays several important roles in the brain and body</w:t>
      </w:r>
      <w:r w:rsidR="00E12BC2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 xml:space="preserve">. In the brain, dopamine functions as a </w:t>
      </w:r>
      <w:r w:rsidR="00F60277" w:rsidRPr="00AA74C7">
        <w:rPr>
          <w:rFonts w:ascii="Arial" w:hAnsi="Arial" w:cs="Arial"/>
          <w:sz w:val="22"/>
          <w:szCs w:val="22"/>
        </w:rPr>
        <w:t>neurotransmitter to</w:t>
      </w:r>
      <w:r w:rsidR="00F136CC" w:rsidRPr="00AA74C7">
        <w:rPr>
          <w:rFonts w:ascii="Arial" w:hAnsi="Arial" w:cs="Arial"/>
          <w:sz w:val="22"/>
          <w:szCs w:val="22"/>
        </w:rPr>
        <w:t xml:space="preserve"> send signals to other nerve cells</w:t>
      </w:r>
      <w:r w:rsidR="00E12BC2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>. Outside the central nervous system, dopamine functions primarily as a local paracrine messenger</w:t>
      </w:r>
      <w:r w:rsidR="00762D0C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762D0C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762D0C" w:rsidRPr="00AA74C7">
        <w:rPr>
          <w:rFonts w:ascii="Arial" w:hAnsi="Arial" w:cs="Arial"/>
          <w:sz w:val="22"/>
          <w:szCs w:val="22"/>
        </w:rPr>
        <w:fldChar w:fldCharType="end"/>
      </w:r>
      <w:r w:rsidR="008913DA">
        <w:rPr>
          <w:rFonts w:ascii="Arial" w:hAnsi="Arial" w:cs="Arial"/>
          <w:sz w:val="22"/>
          <w:szCs w:val="22"/>
        </w:rPr>
        <w:t xml:space="preserve"> to</w:t>
      </w:r>
      <w:r w:rsidR="00F136CC" w:rsidRPr="00AA74C7">
        <w:rPr>
          <w:rFonts w:ascii="Arial" w:hAnsi="Arial" w:cs="Arial"/>
          <w:sz w:val="22"/>
          <w:szCs w:val="22"/>
        </w:rPr>
        <w:t xml:space="preserve"> reduce gastrointestinal motility and protect </w:t>
      </w:r>
      <w:r w:rsidR="008913DA">
        <w:rPr>
          <w:rFonts w:ascii="Arial" w:hAnsi="Arial" w:cs="Arial"/>
          <w:sz w:val="22"/>
          <w:szCs w:val="22"/>
        </w:rPr>
        <w:t xml:space="preserve">the </w:t>
      </w:r>
      <w:r w:rsidR="00F136CC" w:rsidRPr="00AA74C7">
        <w:rPr>
          <w:rFonts w:ascii="Arial" w:hAnsi="Arial" w:cs="Arial"/>
          <w:sz w:val="22"/>
          <w:szCs w:val="22"/>
        </w:rPr>
        <w:t>intestinal mucosa</w:t>
      </w:r>
      <w:r w:rsidR="00E12BC2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 xml:space="preserve">. Our study suggests </w:t>
      </w:r>
      <w:r w:rsidR="008913DA">
        <w:rPr>
          <w:rFonts w:ascii="Arial" w:hAnsi="Arial" w:cs="Arial"/>
          <w:sz w:val="22"/>
          <w:szCs w:val="22"/>
        </w:rPr>
        <w:t xml:space="preserve">that the </w:t>
      </w:r>
      <w:r w:rsidR="00F136CC" w:rsidRPr="00AA74C7">
        <w:rPr>
          <w:rFonts w:ascii="Arial" w:hAnsi="Arial" w:cs="Arial"/>
          <w:sz w:val="22"/>
          <w:szCs w:val="22"/>
        </w:rPr>
        <w:t>gut–brain-axis and related molecule</w:t>
      </w:r>
      <w:r w:rsidR="008913DA">
        <w:rPr>
          <w:rFonts w:ascii="Arial" w:hAnsi="Arial" w:cs="Arial"/>
          <w:sz w:val="22"/>
          <w:szCs w:val="22"/>
        </w:rPr>
        <w:t>s</w:t>
      </w:r>
      <w:r w:rsidR="00F136CC" w:rsidRPr="00AA74C7">
        <w:rPr>
          <w:rFonts w:ascii="Arial" w:hAnsi="Arial" w:cs="Arial"/>
          <w:sz w:val="22"/>
          <w:szCs w:val="22"/>
        </w:rPr>
        <w:t xml:space="preserve"> may</w:t>
      </w:r>
      <w:r w:rsidR="008913DA">
        <w:rPr>
          <w:rFonts w:ascii="Arial" w:hAnsi="Arial" w:cs="Arial"/>
          <w:sz w:val="22"/>
          <w:szCs w:val="22"/>
        </w:rPr>
        <w:t xml:space="preserve"> </w:t>
      </w:r>
      <w:r w:rsidR="00F136CC" w:rsidRPr="00AA74C7">
        <w:rPr>
          <w:rFonts w:ascii="Arial" w:hAnsi="Arial" w:cs="Arial"/>
          <w:sz w:val="22"/>
          <w:szCs w:val="22"/>
        </w:rPr>
        <w:t xml:space="preserve">be </w:t>
      </w:r>
      <w:r w:rsidR="008913DA">
        <w:rPr>
          <w:rFonts w:ascii="Arial" w:hAnsi="Arial" w:cs="Arial"/>
          <w:sz w:val="22"/>
          <w:szCs w:val="22"/>
        </w:rPr>
        <w:t xml:space="preserve">important contributors to the development and progression of CRC </w:t>
      </w:r>
      <w:r w:rsidR="00F136CC" w:rsidRPr="00AA74C7">
        <w:rPr>
          <w:rFonts w:ascii="Arial" w:hAnsi="Arial" w:cs="Arial"/>
          <w:sz w:val="22"/>
          <w:szCs w:val="22"/>
        </w:rPr>
        <w:t xml:space="preserve">even at </w:t>
      </w:r>
      <w:r w:rsidR="008913DA">
        <w:rPr>
          <w:rFonts w:ascii="Arial" w:hAnsi="Arial" w:cs="Arial"/>
          <w:sz w:val="22"/>
          <w:szCs w:val="22"/>
        </w:rPr>
        <w:t xml:space="preserve">the </w:t>
      </w:r>
      <w:r w:rsidR="00F136CC" w:rsidRPr="00AA74C7">
        <w:rPr>
          <w:rFonts w:ascii="Arial" w:hAnsi="Arial" w:cs="Arial"/>
          <w:sz w:val="22"/>
          <w:szCs w:val="22"/>
        </w:rPr>
        <w:t>benign adenoma stage.</w:t>
      </w:r>
    </w:p>
    <w:p w14:paraId="7EF918DC" w14:textId="77777777" w:rsidR="00F136CC" w:rsidRPr="00AA74C7" w:rsidRDefault="00F136CC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6262D775" w14:textId="4ADFCD2B" w:rsidR="00DD3117" w:rsidRPr="00AA74C7" w:rsidRDefault="00F136CC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DNA methylation </w:t>
      </w:r>
      <w:r w:rsidR="00E151AB" w:rsidRPr="00AA74C7">
        <w:rPr>
          <w:rFonts w:ascii="Arial" w:hAnsi="Arial" w:cs="Arial"/>
          <w:sz w:val="22"/>
          <w:szCs w:val="22"/>
        </w:rPr>
        <w:t xml:space="preserve">has </w:t>
      </w:r>
      <w:r w:rsidRPr="00AA74C7">
        <w:rPr>
          <w:rFonts w:ascii="Arial" w:hAnsi="Arial" w:cs="Arial"/>
          <w:sz w:val="22"/>
          <w:szCs w:val="22"/>
        </w:rPr>
        <w:t>always be</w:t>
      </w:r>
      <w:r w:rsidR="00E151AB" w:rsidRPr="00AA74C7">
        <w:rPr>
          <w:rFonts w:ascii="Arial" w:hAnsi="Arial" w:cs="Arial"/>
          <w:sz w:val="22"/>
          <w:szCs w:val="22"/>
        </w:rPr>
        <w:t>en</w:t>
      </w:r>
      <w:r w:rsidRPr="00AA74C7">
        <w:rPr>
          <w:rFonts w:ascii="Arial" w:hAnsi="Arial" w:cs="Arial"/>
          <w:sz w:val="22"/>
          <w:szCs w:val="22"/>
        </w:rPr>
        <w:t xml:space="preserve"> considered as a potential biomarker for many diseases </w:t>
      </w:r>
      <w:r w:rsidR="00E151AB" w:rsidRPr="00AA74C7">
        <w:rPr>
          <w:rFonts w:ascii="Arial" w:hAnsi="Arial" w:cs="Arial"/>
          <w:sz w:val="22"/>
          <w:szCs w:val="22"/>
        </w:rPr>
        <w:t xml:space="preserve">due to </w:t>
      </w:r>
      <w:r w:rsidRPr="00AA74C7">
        <w:rPr>
          <w:rFonts w:ascii="Arial" w:hAnsi="Arial" w:cs="Arial"/>
          <w:sz w:val="22"/>
          <w:szCs w:val="22"/>
        </w:rPr>
        <w:t xml:space="preserve">its tissue specificity and </w:t>
      </w:r>
      <w:r w:rsidR="008913DA" w:rsidRPr="008913DA">
        <w:rPr>
          <w:rFonts w:ascii="Arial" w:hAnsi="Arial" w:cs="Arial"/>
          <w:sz w:val="22"/>
          <w:szCs w:val="22"/>
        </w:rPr>
        <w:t>stability</w:t>
      </w:r>
      <w:r w:rsidR="00E12BC2">
        <w:rPr>
          <w:rFonts w:ascii="Arial" w:hAnsi="Arial" w:cs="Arial"/>
          <w:sz w:val="22"/>
          <w:szCs w:val="22"/>
        </w:rPr>
        <w:fldChar w:fldCharType="begin">
          <w:fldData xml:space="preserve">PEVuZE5vdGU+PENpdGU+PEF1dGhvcj5QYW48L0F1dGhvcj48WWVhcj4yMDE4PC9ZZWFyPjxSZWNO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 </w:instrTex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PEVuZE5vdGU+PENpdGU+PEF1dGhvcj5QYW48L0F1dGhvcj48WWVhcj4yMDE4PC9ZZWFyPjxSZWNO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EN.CITE.DATA </w:instrText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E12BC2">
        <w:rPr>
          <w:rFonts w:ascii="Arial" w:hAnsi="Arial" w:cs="Arial"/>
          <w:sz w:val="22"/>
          <w:szCs w:val="22"/>
        </w:rPr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47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E151AB" w:rsidRPr="00AA74C7">
        <w:rPr>
          <w:rFonts w:ascii="Arial" w:hAnsi="Arial" w:cs="Arial"/>
          <w:sz w:val="22"/>
          <w:szCs w:val="22"/>
        </w:rPr>
        <w:t>. Here,</w:t>
      </w:r>
      <w:r w:rsidRPr="00AA74C7">
        <w:rPr>
          <w:rFonts w:ascii="Arial" w:hAnsi="Arial" w:cs="Arial"/>
          <w:sz w:val="22"/>
          <w:szCs w:val="22"/>
        </w:rPr>
        <w:t xml:space="preserve"> we </w:t>
      </w:r>
      <w:r w:rsidR="008913DA">
        <w:rPr>
          <w:rFonts w:ascii="Arial" w:hAnsi="Arial" w:cs="Arial"/>
          <w:sz w:val="22"/>
          <w:szCs w:val="22"/>
        </w:rPr>
        <w:t xml:space="preserve">analyzed DNA methylation patterns as a mechanism </w:t>
      </w:r>
      <w:r w:rsidRPr="00AA74C7">
        <w:rPr>
          <w:rFonts w:ascii="Arial" w:hAnsi="Arial" w:cs="Arial"/>
          <w:sz w:val="22"/>
          <w:szCs w:val="22"/>
        </w:rPr>
        <w:t xml:space="preserve">to distinguish disease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samples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(including </w:t>
      </w:r>
      <w:bookmarkStart w:id="79" w:name="OLE_LINK90"/>
      <w:bookmarkStart w:id="80" w:name="OLE_LINK91"/>
      <w:r w:rsidRPr="00AA74C7">
        <w:rPr>
          <w:rFonts w:ascii="Arial" w:eastAsiaTheme="minorEastAsia" w:hAnsi="Arial" w:cs="Arial"/>
          <w:kern w:val="2"/>
          <w:sz w:val="22"/>
          <w:szCs w:val="22"/>
        </w:rPr>
        <w:t>adenoma and cancer</w:t>
      </w:r>
      <w:bookmarkEnd w:id="79"/>
      <w:bookmarkEnd w:id="80"/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 from normal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samples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 xml:space="preserve"> during CRC development</w:t>
      </w:r>
      <w:r w:rsidRPr="00AA74C7">
        <w:rPr>
          <w:rFonts w:ascii="Arial" w:hAnsi="Arial" w:cs="Arial"/>
          <w:sz w:val="22"/>
          <w:szCs w:val="22"/>
        </w:rPr>
        <w:t xml:space="preserve">. We </w:t>
      </w:r>
      <w:r w:rsidR="008913DA">
        <w:rPr>
          <w:rFonts w:ascii="Arial" w:hAnsi="Arial" w:cs="Arial"/>
          <w:sz w:val="22"/>
          <w:szCs w:val="22"/>
        </w:rPr>
        <w:t>identified</w:t>
      </w:r>
      <w:r w:rsidRPr="00AA74C7">
        <w:rPr>
          <w:rFonts w:ascii="Arial" w:hAnsi="Arial" w:cs="Arial"/>
          <w:sz w:val="22"/>
          <w:szCs w:val="22"/>
        </w:rPr>
        <w:t xml:space="preserve"> 209 </w:t>
      </w:r>
      <w:r w:rsidRPr="00AA74C7">
        <w:rPr>
          <w:rFonts w:ascii="Arial" w:hAnsi="Arial" w:cs="Arial"/>
          <w:sz w:val="22"/>
          <w:szCs w:val="22"/>
        </w:rPr>
        <w:lastRenderedPageBreak/>
        <w:t xml:space="preserve">hyper-methylated sites and 441 hypo-methylated sites </w:t>
      </w:r>
      <w:r w:rsidR="004A0799" w:rsidRPr="00AA74C7">
        <w:rPr>
          <w:rFonts w:ascii="Arial" w:hAnsi="Arial" w:cs="Arial"/>
          <w:sz w:val="22"/>
          <w:szCs w:val="22"/>
        </w:rPr>
        <w:t>between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4A0799" w:rsidRPr="00AA74C7">
        <w:rPr>
          <w:rFonts w:ascii="Arial" w:hAnsi="Arial" w:cs="Arial"/>
          <w:sz w:val="22"/>
          <w:szCs w:val="22"/>
        </w:rPr>
        <w:t>and normal samples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noted that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both hyper- and hypo-methylated sites could effective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ly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distinguish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between normal and CRC tissues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 xml:space="preserve">Further validation with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random forest and neural network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 xml:space="preserve">analyses confirmed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our observation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Specifically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AUCs of ROC curves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our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prediction model using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hyper-methylated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sites were 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larger than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those using 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>hypo-methylated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sites, despite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the observation that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hypo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-methylated sites 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more than twice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the number of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hyper-methylated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ones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Since 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tumors are known to have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whole-genome hypo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methylation, we speculate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that gene</w:t>
      </w:r>
      <w:r w:rsidR="007D7102" w:rsidRPr="007D7102">
        <w:rPr>
          <w:rFonts w:ascii="Arial" w:eastAsiaTheme="minorEastAsia" w:hAnsi="Arial" w:cs="Arial"/>
          <w:kern w:val="2"/>
          <w:sz w:val="22"/>
          <w:szCs w:val="22"/>
        </w:rPr>
        <w:t xml:space="preserve"> hyper-methylation at 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several key sites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and/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or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global </w:t>
      </w:r>
      <w:r w:rsidR="007D7102" w:rsidRPr="007D7102">
        <w:rPr>
          <w:rFonts w:ascii="Arial" w:eastAsiaTheme="minorEastAsia" w:hAnsi="Arial" w:cs="Arial"/>
          <w:kern w:val="2"/>
          <w:sz w:val="22"/>
          <w:szCs w:val="22"/>
        </w:rPr>
        <w:t xml:space="preserve">hypo-methylation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during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early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CA 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>may be the driver events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 for CRC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To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reduce 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bias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caused by unstable methylation on single CpG site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, we compared mBV of these sites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 among tissue groups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 We found that hyper-methylated mBVs were significant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ly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different between normal tissue and cancers (P&lt;2.2x10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-16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while no significance was found between the adenoma and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CRC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(P= 0.288,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3G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Permutation analysis based on bootstrap strategy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suggest that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model based on hyper-methylated sites 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ha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better discrimination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power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than the model of hypo-methylated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(P&lt;2.2x10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-8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3H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 which may lend support to the theory that hyper-methylation at several key sites may trigger widespread hypo-methylation throughout the genome during cancer development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3DD12FBF" w14:textId="77777777" w:rsidR="00DD3117" w:rsidRPr="00AA74C7" w:rsidRDefault="00DD3117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158EDE38" w14:textId="3D26AA9E" w:rsidR="006B49C6" w:rsidRPr="00AA74C7" w:rsidRDefault="00FD41D4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C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olorectal adenoma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considered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middle stage between normal status and cancer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; therefore, our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Our study focuse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d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on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identifying and comparing the differences in DNA methylation patterns among normal, pre-cancerous, and cancerous colorectal tissues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IPA enrichment analysis</w:t>
      </w:r>
      <w:r w:rsidR="00B64B84" w:rsidRPr="00B64B84">
        <w:rPr>
          <w:rFonts w:ascii="Arial" w:eastAsiaTheme="minorEastAsia" w:hAnsi="Arial" w:cs="Arial"/>
          <w:kern w:val="2"/>
          <w:sz w:val="22"/>
          <w:szCs w:val="22"/>
        </w:rPr>
        <w:t xml:space="preserve"> of hyper-DMRs identified in very early stage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cancers selected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thanol degradation 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II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as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top term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for functional impact, and further GO and KEGG enrichment analyses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indicated that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genes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also played a prominent role in CRC carcinogenesis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I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ntense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early </w:t>
      </w:r>
      <w:r w:rsidR="00B64B84" w:rsidRPr="00B64B84">
        <w:rPr>
          <w:rFonts w:ascii="Arial" w:eastAsiaTheme="minorEastAsia" w:hAnsi="Arial" w:cs="Arial"/>
          <w:kern w:val="2"/>
          <w:sz w:val="22"/>
          <w:szCs w:val="22"/>
        </w:rPr>
        <w:t>change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s in</w:t>
      </w:r>
      <w:r w:rsidR="00B64B84" w:rsidRPr="00B64B84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DNA methylation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patterns at the promotor region of these genes supports their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potential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use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as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adenoma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biomarker.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It is known that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encodes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hydroxyacid-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>oxoacid transhydrogenase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which is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responsible for the oxidation of 4-hydroxybutyrate in mammalian tissues</w:t>
      </w:r>
      <w:r w:rsidR="00B66264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&lt;EndNote&gt;&lt;Cite&gt;&lt;Author&gt;Deng&lt;/Author&gt;&lt;Year&gt;2002&lt;/Year&gt;&lt;RecNum&gt;45&lt;/RecNum&gt;&lt;DisplayText&gt;&lt;style face="superscript"&gt;48&lt;/style&gt;&lt;/DisplayText&gt;&lt;record&gt;&lt;rec-number&gt;45&lt;/rec-number&gt;&lt;foreign-keys&gt;&lt;key app="EN" db-id="zffsxeepa00fpreedaupevsaw9eeftzdw009" timestamp="1562552811"&gt;45&lt;/key&gt;&lt;/foreign-keys&gt;&lt;ref-type name="Journal Article"&gt;17&lt;/ref-type&gt;&lt;contributors&gt;&lt;authors&gt;&lt;author&gt;Deng, Y.&lt;/author&gt;&lt;author&gt;Wang, Z.&lt;/author&gt;&lt;author&gt;Gu, S.&lt;/author&gt;&lt;author&gt;Ji, C.&lt;/author&gt;&lt;author&gt;Ying, K.&lt;/author&gt;&lt;author&gt;Xie, Y.&lt;/author&gt;&lt;author&gt;Mao, Y.&lt;/author&gt;&lt;/authors&gt;&lt;/contributors&gt;&lt;auth-address&gt;State Key Laboratory of Genetic Engineering, Institute of Genetics, School of Life Sciences, Fudan University, Shanghai 200433, People&amp;apos;s Republic of China.&lt;/auth-address&gt;&lt;titles&gt;&lt;title&gt;Cloning and characterization of a novel human alcohol dehydrogenase gene (ADHFe1)&lt;/title&gt;&lt;secondary-title&gt;DNA Seq&lt;/secondary-title&gt;&lt;/titles&gt;&lt;periodical&gt;&lt;full-title&gt;DNA Seq&lt;/full-title&gt;&lt;/periodical&gt;&lt;pages&gt;301-6&lt;/pages&gt;&lt;volume&gt;13&lt;/volume&gt;&lt;number&gt;5&lt;/number&gt;&lt;edition&gt;2003/02/21&lt;/edition&gt;&lt;keywords&gt;&lt;keyword&gt;Alcohol Dehydrogenase/*genetics/metabolism&lt;/keyword&gt;&lt;keyword&gt;Amino Acid Motifs&lt;/keyword&gt;&lt;keyword&gt;Amino Acid Sequence&lt;/keyword&gt;&lt;keyword&gt;Base Sequence&lt;/keyword&gt;&lt;keyword&gt;Humans&lt;/keyword&gt;&lt;keyword&gt;Liver/metabolism&lt;/keyword&gt;&lt;keyword&gt;Molecular Sequence Data&lt;/keyword&gt;&lt;keyword&gt;Organ Specificity/physiology&lt;/keyword&gt;&lt;/keywords&gt;&lt;dates&gt;&lt;year&gt;2002&lt;/year&gt;&lt;pub-dates&gt;&lt;date&gt;Oct&lt;/date&gt;&lt;/pub-dates&gt;&lt;/dates&gt;&lt;isbn&gt;1042-5179 (Print)&amp;#xD;1026-7913 (Linking)&lt;/isbn&gt;&lt;accession-num&gt;12592711&lt;/accession-num&gt;&lt;urls&gt;&lt;related-urls&gt;&lt;url&gt;https://www.ncbi.nlm.nih.gov/pubmed/12592711&lt;/url&gt;&lt;/related-urls&gt;&lt;/urls&gt;&lt;/record&gt;&lt;/Cite&gt;&lt;/EndNote&gt;</w:instrText>
      </w:r>
      <w:r w:rsidR="00B66264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48</w:t>
      </w:r>
      <w:r w:rsidR="00B66264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. 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ome studies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have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also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report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ed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the gene is associated with cell proliferation and differentiation</w: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PEVuZE5vdGU+PENpdGU+PEF1dGhvcj5EZW5nPC9BdXRob3I+PFllYXI+MjAwMjwvWWVhcj48UmVj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PEVuZE5vdGU+PENpdGU+PEF1dGhvcj5EZW5nPC9BdXRob3I+PFllYXI+MjAwMjwvWWVhcj48UmVj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48-50</w: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CRC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tissue,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is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hyper</w:t>
      </w:r>
      <w:r w:rsidR="00B11C83" w:rsidRPr="00AA74C7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methylat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ed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promoter region</w:t>
      </w:r>
      <w:r w:rsidR="00864CB3">
        <w:rPr>
          <w:rFonts w:ascii="Arial" w:eastAsiaTheme="minorEastAsia" w:hAnsi="Arial" w:cs="Arial"/>
          <w:kern w:val="2"/>
          <w:sz w:val="22"/>
          <w:szCs w:val="22"/>
        </w:rPr>
        <w:t xml:space="preserve"> corresponding to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down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regulation of expression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that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may </w:t>
      </w:r>
      <w:r w:rsidR="002B7C2E" w:rsidRPr="00AA74C7">
        <w:rPr>
          <w:rFonts w:ascii="Arial" w:eastAsiaTheme="minorEastAsia" w:hAnsi="Arial" w:cs="Arial"/>
          <w:kern w:val="2"/>
          <w:sz w:val="22"/>
          <w:szCs w:val="22"/>
        </w:rPr>
        <w:t>facilitate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tumor </w:t>
      </w:r>
      <w:r w:rsidR="008B50E2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growth 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PEVuZE5vdGU+PENpdGU+PEF1dGhvcj5UYWU8L0F1dGhvcj48WWVhcj4yMDEzPC9ZZWFyPjxSZWNO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PEVuZE5vdGU+PENpdGU+PEF1dGhvcj5UYWU8L0F1dGhvcj48WWVhcj4yMDEzPC9ZZWFyPjxSZWNO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50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EE467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t>O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ur results suggest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level of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822D5" w:rsidRPr="00AA74C7">
        <w:rPr>
          <w:rFonts w:ascii="Arial" w:eastAsiaTheme="minorEastAsia" w:hAnsi="Arial" w:cs="Arial"/>
          <w:i/>
          <w:iCs/>
          <w:kern w:val="2"/>
          <w:sz w:val="22"/>
          <w:szCs w:val="22"/>
        </w:rPr>
        <w:t>ADHFE1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promoter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is 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>a potential biomarker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C24F48" w:rsidRPr="00AA74C7">
        <w:rPr>
          <w:rFonts w:ascii="Arial" w:eastAsiaTheme="minorEastAsia" w:hAnsi="Arial" w:cs="Arial"/>
          <w:kern w:val="2"/>
          <w:sz w:val="22"/>
          <w:szCs w:val="22"/>
        </w:rPr>
        <w:t>distinguish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ing adenoma from </w:t>
      </w:r>
      <w:r w:rsidR="00C24F48" w:rsidRPr="00AA74C7">
        <w:rPr>
          <w:rFonts w:ascii="Arial" w:eastAsiaTheme="minorEastAsia" w:hAnsi="Arial" w:cs="Arial"/>
          <w:kern w:val="2"/>
          <w:sz w:val="22"/>
          <w:szCs w:val="22"/>
        </w:rPr>
        <w:t>normal tissue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either traditional biopsy or liquid </w:t>
      </w:r>
      <w:r w:rsidR="002B7C2E" w:rsidRPr="00AA74C7">
        <w:rPr>
          <w:rFonts w:ascii="Arial" w:eastAsiaTheme="minorEastAsia" w:hAnsi="Arial" w:cs="Arial"/>
          <w:kern w:val="2"/>
          <w:sz w:val="22"/>
          <w:szCs w:val="22"/>
        </w:rPr>
        <w:t>biopsy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Further efforts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with a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large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r, more diverse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sample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population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is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needed to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validate the predictive 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>efficacy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of this biomarker for CRC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5736E9A7" w14:textId="13DA79AB" w:rsidR="00F80442" w:rsidRPr="00AA74C7" w:rsidRDefault="00F80442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243A5173" w14:textId="11E110FB" w:rsidR="005B48AA" w:rsidRPr="00AA74C7" w:rsidRDefault="001C1E2E" w:rsidP="00B80E58">
      <w:pPr>
        <w:pStyle w:val="Heading2"/>
        <w:spacing w:line="480" w:lineRule="auto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t>Reference</w:t>
      </w:r>
    </w:p>
    <w:p w14:paraId="55BC1323" w14:textId="77777777" w:rsidR="005B48AA" w:rsidRPr="00AA74C7" w:rsidRDefault="005B48A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74A592CA" w14:textId="77777777" w:rsidR="00A47760" w:rsidRPr="00A47760" w:rsidRDefault="005B48AA" w:rsidP="00A47760">
      <w:pPr>
        <w:pStyle w:val="EndNoteBibliography"/>
        <w:ind w:left="720" w:hanging="720"/>
      </w:pPr>
      <w:r w:rsidRPr="00AA74C7">
        <w:rPr>
          <w:rFonts w:ascii="Arial" w:hAnsi="Arial" w:cs="Arial"/>
          <w:sz w:val="22"/>
          <w:szCs w:val="22"/>
        </w:rPr>
        <w:fldChar w:fldCharType="begin"/>
      </w:r>
      <w:r w:rsidRPr="00AA74C7">
        <w:rPr>
          <w:rFonts w:ascii="Arial" w:hAnsi="Arial" w:cs="Arial"/>
          <w:sz w:val="22"/>
          <w:szCs w:val="22"/>
        </w:rPr>
        <w:instrText xml:space="preserve"> ADDIN EN.REFLIST </w:instrText>
      </w:r>
      <w:r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t>1.</w:t>
      </w:r>
      <w:r w:rsidR="00A47760" w:rsidRPr="00A47760">
        <w:tab/>
        <w:t xml:space="preserve">Esteller M. Cancer epigenomics: DNA methylomes and histone-modification maps. </w:t>
      </w:r>
      <w:r w:rsidR="00A47760" w:rsidRPr="00A47760">
        <w:rPr>
          <w:i/>
        </w:rPr>
        <w:t xml:space="preserve">Nat Rev Genet. </w:t>
      </w:r>
      <w:r w:rsidR="00A47760" w:rsidRPr="00A47760">
        <w:t>2007;8(4):286-298.</w:t>
      </w:r>
    </w:p>
    <w:p w14:paraId="23902585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2.</w:t>
      </w:r>
      <w:r w:rsidRPr="00A47760">
        <w:tab/>
        <w:t xml:space="preserve">Siegel RL, Miller KD, Jemal A. Cancer statistics, 2018. </w:t>
      </w:r>
      <w:r w:rsidRPr="00A47760">
        <w:rPr>
          <w:i/>
        </w:rPr>
        <w:t xml:space="preserve">CA Cancer J Clin. </w:t>
      </w:r>
      <w:r w:rsidRPr="00A47760">
        <w:t>2018;68(1):7-30.</w:t>
      </w:r>
    </w:p>
    <w:p w14:paraId="6F3AED3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3.</w:t>
      </w:r>
      <w:r w:rsidRPr="00A47760">
        <w:tab/>
        <w:t xml:space="preserve">Chen W, Zheng R, Baade PD, et al. Cancer statistics in China, 2015. </w:t>
      </w:r>
      <w:r w:rsidRPr="00A47760">
        <w:rPr>
          <w:i/>
        </w:rPr>
        <w:t xml:space="preserve">CA Cancer J Clin. </w:t>
      </w:r>
      <w:r w:rsidRPr="00A47760">
        <w:t>2016;66(2):115-132.</w:t>
      </w:r>
    </w:p>
    <w:p w14:paraId="3AD62CF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4.</w:t>
      </w:r>
      <w:r w:rsidRPr="00A47760">
        <w:tab/>
        <w:t xml:space="preserve">Kuipers EJ, Grady WM, Lieberman D, et al. Colorectal cancer. </w:t>
      </w:r>
      <w:r w:rsidRPr="00A47760">
        <w:rPr>
          <w:i/>
        </w:rPr>
        <w:t xml:space="preserve">Nat Rev Dis Primers. </w:t>
      </w:r>
      <w:r w:rsidRPr="00A47760">
        <w:t>2015;1:15065.</w:t>
      </w:r>
    </w:p>
    <w:p w14:paraId="539FFCE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5.</w:t>
      </w:r>
      <w:r w:rsidRPr="00A47760">
        <w:tab/>
        <w:t xml:space="preserve">Guo S, Diep D, Plongthongkum N, Fung HL, Zhang K, Zhang K. Identification of methylation haplotype blocks aids in deconvolution of heterogeneous tissue samples and tumor tissue-of-origin mapping from plasma DNA. </w:t>
      </w:r>
      <w:r w:rsidRPr="00A47760">
        <w:rPr>
          <w:i/>
        </w:rPr>
        <w:t xml:space="preserve">Nature genetics. </w:t>
      </w:r>
      <w:r w:rsidRPr="00A47760">
        <w:t>2017;49(4):635-642.</w:t>
      </w:r>
    </w:p>
    <w:p w14:paraId="170BB0F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6.</w:t>
      </w:r>
      <w:r w:rsidRPr="00A47760">
        <w:tab/>
        <w:t xml:space="preserve">Wang X, Wang L, Guo S, et al. Hypermethylation reduces expression of tumor-suppressor PLZF and regulates proliferation and apoptosis in non-small-cell lung cancers. </w:t>
      </w:r>
      <w:r w:rsidRPr="00A47760">
        <w:rPr>
          <w:i/>
        </w:rPr>
        <w:t xml:space="preserve">FASEB journal : official publication of the Federation of American Societies for Experimental Biology. </w:t>
      </w:r>
      <w:r w:rsidRPr="00A47760">
        <w:t>2013;27(10):4194-4203.</w:t>
      </w:r>
    </w:p>
    <w:p w14:paraId="4C658B11" w14:textId="77777777" w:rsidR="00A47760" w:rsidRPr="00A47760" w:rsidRDefault="00A47760" w:rsidP="00A47760">
      <w:pPr>
        <w:pStyle w:val="EndNoteBibliography"/>
        <w:ind w:left="720" w:hanging="720"/>
      </w:pPr>
      <w:r w:rsidRPr="00A47760">
        <w:t>7.</w:t>
      </w:r>
      <w:r w:rsidRPr="00A47760">
        <w:tab/>
        <w:t xml:space="preserve">Guo S, Yan F, Xu J, et al. Identification and validation of the methylation biomarkers of non-small cell lung cancer (NSCLC). </w:t>
      </w:r>
      <w:r w:rsidRPr="00A47760">
        <w:rPr>
          <w:i/>
        </w:rPr>
        <w:t xml:space="preserve">Clinical epigenetics. </w:t>
      </w:r>
      <w:r w:rsidRPr="00A47760">
        <w:t>2015;7:3.</w:t>
      </w:r>
    </w:p>
    <w:p w14:paraId="0FA61B7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8.</w:t>
      </w:r>
      <w:r w:rsidRPr="00A47760">
        <w:tab/>
        <w:t xml:space="preserve">Zhao Y, Xue F, Sun J, et al. Genome-wide methylation profiling of the different stages of hepatitis B virus-related hepatocellular carcinoma development in plasma cell-free DNA reveals potential biomarkers for early detection and high-risk monitoring of hepatocellular carcinoma. </w:t>
      </w:r>
      <w:r w:rsidRPr="00A47760">
        <w:rPr>
          <w:i/>
        </w:rPr>
        <w:t xml:space="preserve">Clinical epigenetics. </w:t>
      </w:r>
      <w:r w:rsidRPr="00A47760">
        <w:t>2014;6(1):30.</w:t>
      </w:r>
    </w:p>
    <w:p w14:paraId="37B2927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9.</w:t>
      </w:r>
      <w:r w:rsidRPr="00A47760">
        <w:tab/>
        <w:t xml:space="preserve">Haikun Zhang PD, Shicheng Guo, Chengcheng Tao, Wenmin Zhao, Jiakang Wang, Ramsey Cheung, Augusto Vilanueva, Huiguo Ding, Steven J. Schrodi, Dake Zhang, Changqing </w:t>
      </w:r>
      <w:r w:rsidRPr="00A47760">
        <w:lastRenderedPageBreak/>
        <w:t xml:space="preserve">Zeng. Circulating cell-free DNA based low-pass genome-wide bisulfite sequencing aids non-invasive surveillance to Hepatocellular carcinoma. </w:t>
      </w:r>
      <w:r w:rsidRPr="00A47760">
        <w:rPr>
          <w:i/>
        </w:rPr>
        <w:t xml:space="preserve">Science Advance (Submitted). </w:t>
      </w:r>
      <w:r w:rsidRPr="00A47760">
        <w:t>2019.</w:t>
      </w:r>
    </w:p>
    <w:p w14:paraId="0DAF0D51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10.</w:t>
      </w:r>
      <w:r w:rsidRPr="00A47760">
        <w:tab/>
        <w:t xml:space="preserve">Grady WM, Carethers JM. Genomic and epigenetic instability in colorectal cancer pathogenesis. </w:t>
      </w:r>
      <w:r w:rsidRPr="00A47760">
        <w:rPr>
          <w:i/>
        </w:rPr>
        <w:t xml:space="preserve">Gastroenterology. </w:t>
      </w:r>
      <w:r w:rsidRPr="00A47760">
        <w:t>2008;135(4):1079-1099.</w:t>
      </w:r>
    </w:p>
    <w:p w14:paraId="1DA9AB87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11.</w:t>
      </w:r>
      <w:r w:rsidRPr="00A47760">
        <w:tab/>
        <w:t xml:space="preserve">Hidaka H, Higashimoto K, Aoki S, et al. Comprehensive methylation analysis of imprinting-associated differentially methylated regions in colorectal cancer. </w:t>
      </w:r>
      <w:r w:rsidRPr="00A47760">
        <w:rPr>
          <w:i/>
        </w:rPr>
        <w:t xml:space="preserve">Clin Epigenetics. </w:t>
      </w:r>
      <w:r w:rsidRPr="00A47760">
        <w:t>2018;10(1):150-150.</w:t>
      </w:r>
    </w:p>
    <w:p w14:paraId="7E347E37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12.</w:t>
      </w:r>
      <w:r w:rsidRPr="00A47760">
        <w:tab/>
        <w:t xml:space="preserve">Shi YX, Wang Y, Li X, et al. Genome-wide DNA methylation profiling reveals novel epigenetic signatures in squamous cell lung cancer. </w:t>
      </w:r>
      <w:r w:rsidRPr="00A47760">
        <w:rPr>
          <w:i/>
        </w:rPr>
        <w:t xml:space="preserve">BMC Genomics. </w:t>
      </w:r>
      <w:r w:rsidRPr="00A47760">
        <w:t>2017;18(1):901.</w:t>
      </w:r>
    </w:p>
    <w:p w14:paraId="370400AA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13.</w:t>
      </w:r>
      <w:r w:rsidRPr="00A47760">
        <w:tab/>
        <w:t xml:space="preserve">Lindqvist BM, Wingren S, Motlagh PB, Nilsson TK. Whole genome DNA methylation signature of HER2-positive breast cancer. </w:t>
      </w:r>
      <w:r w:rsidRPr="00A47760">
        <w:rPr>
          <w:i/>
        </w:rPr>
        <w:t xml:space="preserve">Epigenetics. </w:t>
      </w:r>
      <w:r w:rsidRPr="00A47760">
        <w:t>2014;9(8):1149-1162.</w:t>
      </w:r>
    </w:p>
    <w:p w14:paraId="1DF4FB2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14.</w:t>
      </w:r>
      <w:r w:rsidRPr="00A47760">
        <w:tab/>
        <w:t xml:space="preserve">Raggi C, Invernizzi P. Methylation and liver cancer. </w:t>
      </w:r>
      <w:r w:rsidRPr="00A47760">
        <w:rPr>
          <w:i/>
        </w:rPr>
        <w:t xml:space="preserve">Clin Res Hepatol Gastroenterol. </w:t>
      </w:r>
      <w:r w:rsidRPr="00A47760">
        <w:t>2013;37(6):564-571.</w:t>
      </w:r>
    </w:p>
    <w:p w14:paraId="072CEBC5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15.</w:t>
      </w:r>
      <w:r w:rsidRPr="00A47760">
        <w:tab/>
        <w:t xml:space="preserve">Jones PA. Functions of DNA methylation: islands, start sites, gene bodies and beyond. </w:t>
      </w:r>
      <w:r w:rsidRPr="00A47760">
        <w:rPr>
          <w:i/>
        </w:rPr>
        <w:t xml:space="preserve">Nat Rev Genet. </w:t>
      </w:r>
      <w:r w:rsidRPr="00A47760">
        <w:t>2012;13(7):484-492.</w:t>
      </w:r>
    </w:p>
    <w:p w14:paraId="5DEF578E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16.</w:t>
      </w:r>
      <w:r w:rsidRPr="00A47760">
        <w:tab/>
        <w:t xml:space="preserve">Morris MR, Latif F. The epigenetic landscape of renal cancer. </w:t>
      </w:r>
      <w:r w:rsidRPr="00A47760">
        <w:rPr>
          <w:i/>
        </w:rPr>
        <w:t xml:space="preserve">Nat Rev Nephrol. </w:t>
      </w:r>
      <w:r w:rsidRPr="00A47760">
        <w:t>2017;13(1):47-60.</w:t>
      </w:r>
    </w:p>
    <w:p w14:paraId="40768B2B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17.</w:t>
      </w:r>
      <w:r w:rsidRPr="00A47760">
        <w:tab/>
        <w:t xml:space="preserve">Herman JG, Merlo A, Mao L, et al. Inactivation of the CDKN2/p16/MTS1 gene is frequently associated with aberrant DNA methylation in all common human cancers. </w:t>
      </w:r>
      <w:r w:rsidRPr="00A47760">
        <w:rPr>
          <w:i/>
        </w:rPr>
        <w:t xml:space="preserve">Cancer Research. </w:t>
      </w:r>
      <w:r w:rsidRPr="00A47760">
        <w:t>1995;55(20):4525.</w:t>
      </w:r>
    </w:p>
    <w:p w14:paraId="1E4CD70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18.</w:t>
      </w:r>
      <w:r w:rsidRPr="00A47760">
        <w:tab/>
        <w:t xml:space="preserve">Kane MF, Loda M, Gaida GM, et al. Methylation of the hMLH1 promoter correlates with lack of expression of hMLH1 in sporadic colon tumors and mismatch repair-defective human tumor cell lines. </w:t>
      </w:r>
      <w:r w:rsidRPr="00A47760">
        <w:rPr>
          <w:i/>
        </w:rPr>
        <w:t xml:space="preserve">Cancer Research. </w:t>
      </w:r>
      <w:r w:rsidRPr="00A47760">
        <w:t>1997;57(5):808.</w:t>
      </w:r>
    </w:p>
    <w:p w14:paraId="6FA4E2F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19.</w:t>
      </w:r>
      <w:r w:rsidRPr="00A47760">
        <w:tab/>
        <w:t xml:space="preserve">Yoshiura K, Kanai Y, Ochiai A, Shimoyama Y, Sugimura T, Hirohashi S. Silencing of the E-cadherin invasion-suppressor gene by CpG methylation in human carcinomas. </w:t>
      </w:r>
      <w:r w:rsidRPr="00A47760">
        <w:rPr>
          <w:i/>
        </w:rPr>
        <w:t xml:space="preserve">Proceedings of the National Academy of Sciences. </w:t>
      </w:r>
      <w:r w:rsidRPr="00A47760">
        <w:t>1995;92(16):7416.</w:t>
      </w:r>
    </w:p>
    <w:p w14:paraId="730C72DB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20.</w:t>
      </w:r>
      <w:r w:rsidRPr="00A47760">
        <w:tab/>
        <w:t xml:space="preserve">Witold K, Anna K, Maciej T, Jakub J. Adenomas - Genetic factors in colorectal cancer prevention. </w:t>
      </w:r>
      <w:r w:rsidRPr="00A47760">
        <w:rPr>
          <w:i/>
        </w:rPr>
        <w:t xml:space="preserve">Rep Pract Oncol Radiother. </w:t>
      </w:r>
      <w:r w:rsidRPr="00A47760">
        <w:t>2018;23(2):75-83.</w:t>
      </w:r>
    </w:p>
    <w:p w14:paraId="59A50685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21.</w:t>
      </w:r>
      <w:r w:rsidRPr="00A47760">
        <w:tab/>
        <w:t xml:space="preserve">Zauber AG, Winawer SJ, O'Brien MJ, et al. Colonoscopic polypectomy and long-term prevention of colorectal-cancer deaths. </w:t>
      </w:r>
      <w:r w:rsidRPr="00A47760">
        <w:rPr>
          <w:i/>
        </w:rPr>
        <w:t xml:space="preserve">N Engl J Med. </w:t>
      </w:r>
      <w:r w:rsidRPr="00A47760">
        <w:t>2012;366(8):687-696.</w:t>
      </w:r>
    </w:p>
    <w:p w14:paraId="30B7BD34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22.</w:t>
      </w:r>
      <w:r w:rsidRPr="00A47760">
        <w:tab/>
        <w:t xml:space="preserve">Schlemper RJ, Riddell RH, Kato Y, et al. The Vienna classification of gastrointestinal epithelial neoplasia. </w:t>
      </w:r>
      <w:r w:rsidRPr="00A47760">
        <w:rPr>
          <w:i/>
        </w:rPr>
        <w:t xml:space="preserve">Gut. </w:t>
      </w:r>
      <w:r w:rsidRPr="00A47760">
        <w:t>2000;47(2):251-255.</w:t>
      </w:r>
    </w:p>
    <w:p w14:paraId="678881B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23.</w:t>
      </w:r>
      <w:r w:rsidRPr="00A47760">
        <w:tab/>
        <w:t xml:space="preserve">Rex DK, Johnson DA, Anderson JC, et al. American College of Gastroenterology guidelines for colorectal cancer screening 2009 [corrected]. </w:t>
      </w:r>
      <w:r w:rsidRPr="00A47760">
        <w:rPr>
          <w:i/>
        </w:rPr>
        <w:t xml:space="preserve">Am J Gastroenterol. </w:t>
      </w:r>
      <w:r w:rsidRPr="00A47760">
        <w:t>2009;104(3):739-750.</w:t>
      </w:r>
    </w:p>
    <w:p w14:paraId="2F7C512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24.</w:t>
      </w:r>
      <w:r w:rsidRPr="00A47760">
        <w:tab/>
        <w:t xml:space="preserve">Wang D, Yan L, Hu Q, et al. IMA: an R package for high-throughput analysis of Illumina's 450K Infinium methylation data. </w:t>
      </w:r>
      <w:r w:rsidRPr="00A47760">
        <w:rPr>
          <w:i/>
        </w:rPr>
        <w:t xml:space="preserve">Bioinformatics. </w:t>
      </w:r>
      <w:r w:rsidRPr="00A47760">
        <w:t>2012;28(5):729-730.</w:t>
      </w:r>
    </w:p>
    <w:p w14:paraId="24FEFDDC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25.</w:t>
      </w:r>
      <w:r w:rsidRPr="00A47760">
        <w:tab/>
        <w:t xml:space="preserve">Qu X, Sandmann T, Frierson H, Jr., et al. Integrated genomic analysis of colorectal cancer progression reveals activation of EGFR through demethylation of the EREG promoter. </w:t>
      </w:r>
      <w:r w:rsidRPr="00A47760">
        <w:rPr>
          <w:i/>
        </w:rPr>
        <w:t xml:space="preserve">Oncogene. </w:t>
      </w:r>
      <w:r w:rsidRPr="00A47760">
        <w:t>2016;35(50):6403-6415.</w:t>
      </w:r>
    </w:p>
    <w:p w14:paraId="4073D21C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26.</w:t>
      </w:r>
      <w:r w:rsidRPr="00A47760">
        <w:tab/>
        <w:t xml:space="preserve">consortium B. Quantitative comparison of DNA methylation assays for biomarker development and clinical applications. </w:t>
      </w:r>
      <w:r w:rsidRPr="00A47760">
        <w:rPr>
          <w:i/>
        </w:rPr>
        <w:t xml:space="preserve">Nat Biotechnol. </w:t>
      </w:r>
      <w:r w:rsidRPr="00A47760">
        <w:t>2016;34(7):726-737.</w:t>
      </w:r>
    </w:p>
    <w:p w14:paraId="417F5417" w14:textId="77777777" w:rsidR="00A47760" w:rsidRPr="00A47760" w:rsidRDefault="00A47760" w:rsidP="00A47760">
      <w:pPr>
        <w:pStyle w:val="EndNoteBibliography"/>
        <w:ind w:left="720" w:hanging="720"/>
      </w:pPr>
      <w:r w:rsidRPr="00A47760">
        <w:lastRenderedPageBreak/>
        <w:t>27.</w:t>
      </w:r>
      <w:r w:rsidRPr="00A47760">
        <w:tab/>
        <w:t xml:space="preserve">Kang K, Bae JH, Han K, Kim ES, Kim TO, Yi JM. A Genome-Wide Methylation Approach Identifies a New Hypermethylated Gene Panel in Ulcerative Colitis. </w:t>
      </w:r>
      <w:r w:rsidRPr="00A47760">
        <w:rPr>
          <w:i/>
        </w:rPr>
        <w:t xml:space="preserve">Int J Mol Sci. </w:t>
      </w:r>
      <w:r w:rsidRPr="00A47760">
        <w:t>2016;17(8).</w:t>
      </w:r>
    </w:p>
    <w:p w14:paraId="5C3500B3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28.</w:t>
      </w:r>
      <w:r w:rsidRPr="00A47760">
        <w:tab/>
        <w:t xml:space="preserve">Barrow TM, Klett H, Toth R, et al. Smoking is associated with hypermethylation of the APC 1A promoter in colorectal cancer: the ColoCare Study. </w:t>
      </w:r>
      <w:r w:rsidRPr="00A47760">
        <w:rPr>
          <w:i/>
        </w:rPr>
        <w:t xml:space="preserve">J Pathol. </w:t>
      </w:r>
      <w:r w:rsidRPr="00A47760">
        <w:t>2017;243(3):366-375.</w:t>
      </w:r>
    </w:p>
    <w:p w14:paraId="664329B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29.</w:t>
      </w:r>
      <w:r w:rsidRPr="00A47760">
        <w:tab/>
        <w:t xml:space="preserve">Damaso E, Castillejo A, Arias MDM, et al. Primary constitutional MLH1 epimutations: a focal epigenetic event. </w:t>
      </w:r>
      <w:r w:rsidRPr="00A47760">
        <w:rPr>
          <w:i/>
        </w:rPr>
        <w:t xml:space="preserve">Br J Cancer. </w:t>
      </w:r>
      <w:r w:rsidRPr="00A47760">
        <w:t>2018;119(8):978-987.</w:t>
      </w:r>
    </w:p>
    <w:p w14:paraId="65DA6B9A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30.</w:t>
      </w:r>
      <w:r w:rsidRPr="00A47760">
        <w:tab/>
        <w:t xml:space="preserve">Bormann F, Rodriguez-Paredes M, Lasitschka F, et al. Cell-of-Origin DNA Methylation Signatures Are Maintained during Colorectal Carcinogenesis. </w:t>
      </w:r>
      <w:r w:rsidRPr="00A47760">
        <w:rPr>
          <w:i/>
        </w:rPr>
        <w:t xml:space="preserve">Cell Rep. </w:t>
      </w:r>
      <w:r w:rsidRPr="00A47760">
        <w:t>2018;23(11):3407-3418.</w:t>
      </w:r>
    </w:p>
    <w:p w14:paraId="2949FA6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31.</w:t>
      </w:r>
      <w:r w:rsidRPr="00A47760">
        <w:tab/>
        <w:t xml:space="preserve">Aryee MJ, Jaffe AE, Corrada-Bravo H, et al. Minfi: a flexible and comprehensive Bioconductor package for the analysis of Infinium DNA methylation microarrays. </w:t>
      </w:r>
      <w:r w:rsidRPr="00A47760">
        <w:rPr>
          <w:i/>
        </w:rPr>
        <w:t xml:space="preserve">Bioinformatics. </w:t>
      </w:r>
      <w:r w:rsidRPr="00A47760">
        <w:t>2014;30(10):1363-1369.</w:t>
      </w:r>
    </w:p>
    <w:p w14:paraId="56DAA88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32.</w:t>
      </w:r>
      <w:r w:rsidRPr="00A47760">
        <w:tab/>
        <w:t xml:space="preserve">Wiener ALaM. Classification and Regression by randomForest. </w:t>
      </w:r>
      <w:r w:rsidRPr="00A47760">
        <w:rPr>
          <w:i/>
        </w:rPr>
        <w:t xml:space="preserve">R News. </w:t>
      </w:r>
      <w:r w:rsidRPr="00A47760">
        <w:t>2002;2:18-22.</w:t>
      </w:r>
    </w:p>
    <w:p w14:paraId="2EC2A70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33.</w:t>
      </w:r>
      <w:r w:rsidRPr="00A47760">
        <w:tab/>
        <w:t xml:space="preserve">Ripley WNVaBD. </w:t>
      </w:r>
      <w:r w:rsidRPr="00A47760">
        <w:rPr>
          <w:i/>
        </w:rPr>
        <w:t>Modern Applied Statistics with S.</w:t>
      </w:r>
      <w:r w:rsidRPr="00A47760">
        <w:t xml:space="preserve"> Fourth ed. New York: Springer; 2002.</w:t>
      </w:r>
    </w:p>
    <w:p w14:paraId="32D757A4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34.</w:t>
      </w:r>
      <w:r w:rsidRPr="00A47760">
        <w:tab/>
        <w:t xml:space="preserve">Robin X, Turck N, Hainard A, et al. pROC: an open-source package for R and S+ to analyze and compare ROC curves. </w:t>
      </w:r>
      <w:r w:rsidRPr="00A47760">
        <w:rPr>
          <w:i/>
        </w:rPr>
        <w:t xml:space="preserve">BMC Bioinformatics. </w:t>
      </w:r>
      <w:r w:rsidRPr="00A47760">
        <w:t>2011;12:77.</w:t>
      </w:r>
    </w:p>
    <w:p w14:paraId="43CD4D22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35.</w:t>
      </w:r>
      <w:r w:rsidRPr="00A47760">
        <w:tab/>
        <w:t xml:space="preserve">Hinton GE. Visualizing High-Dimensional Data Using t-SNE. </w:t>
      </w:r>
      <w:r w:rsidRPr="00A47760">
        <w:rPr>
          <w:i/>
        </w:rPr>
        <w:t xml:space="preserve">Journal of Machine Learning Research. </w:t>
      </w:r>
      <w:r w:rsidRPr="00A47760">
        <w:t>2008;9(2):2579-2605.</w:t>
      </w:r>
    </w:p>
    <w:p w14:paraId="5CDFD957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36.</w:t>
      </w:r>
      <w:r w:rsidRPr="00A47760">
        <w:tab/>
        <w:t xml:space="preserve">Huang da W, Sherman BT, Lempicki RA. Systematic and integrative analysis of large gene lists using DAVID bioinformatics resources. </w:t>
      </w:r>
      <w:r w:rsidRPr="00A47760">
        <w:rPr>
          <w:i/>
        </w:rPr>
        <w:t xml:space="preserve">Nat Protoc. </w:t>
      </w:r>
      <w:r w:rsidRPr="00A47760">
        <w:t>2009;4(1):44-57.</w:t>
      </w:r>
    </w:p>
    <w:p w14:paraId="502B76E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37.</w:t>
      </w:r>
      <w:r w:rsidRPr="00A47760">
        <w:tab/>
        <w:t xml:space="preserve">Huang DW, Sherman BT, Lempicki RA. Bioinformatics enrichment tools: paths toward the comprehensive functional analysis of large gene lists. </w:t>
      </w:r>
      <w:r w:rsidRPr="00A47760">
        <w:rPr>
          <w:i/>
        </w:rPr>
        <w:t xml:space="preserve">Nucleic Acids Res. </w:t>
      </w:r>
      <w:r w:rsidRPr="00A47760">
        <w:t>2009;37(1):1-13.</w:t>
      </w:r>
    </w:p>
    <w:p w14:paraId="7DE59F6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38.</w:t>
      </w:r>
      <w:r w:rsidRPr="00A47760">
        <w:tab/>
        <w:t xml:space="preserve">Kramer A, Green J, Pollard J, Jr., Tugendreich S. Causal analysis approaches in Ingenuity Pathway Analysis. </w:t>
      </w:r>
      <w:r w:rsidRPr="00A47760">
        <w:rPr>
          <w:i/>
        </w:rPr>
        <w:t xml:space="preserve">Bioinformatics. </w:t>
      </w:r>
      <w:r w:rsidRPr="00A47760">
        <w:t>2014;30(4):523-530.</w:t>
      </w:r>
    </w:p>
    <w:p w14:paraId="4E4C972B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39.</w:t>
      </w:r>
      <w:r w:rsidRPr="00A47760">
        <w:tab/>
        <w:t xml:space="preserve">Perez-Silva JG, Araujo-Voces M, Quesada V. nVenn: generalized, quasi-proportional Venn and Euler diagrams. </w:t>
      </w:r>
      <w:r w:rsidRPr="00A47760">
        <w:rPr>
          <w:i/>
        </w:rPr>
        <w:t xml:space="preserve">Bioinformatics. </w:t>
      </w:r>
      <w:r w:rsidRPr="00A47760">
        <w:t>2018;34(13):2322-2324.</w:t>
      </w:r>
    </w:p>
    <w:p w14:paraId="690F796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40.</w:t>
      </w:r>
      <w:r w:rsidRPr="00A47760">
        <w:tab/>
        <w:t xml:space="preserve">Clemmensen C, Muller TD, Woods SC, Berthoud HR, Seeley RJ, Tschop MH. Gut-Brain Cross-Talk in Metabolic Control. </w:t>
      </w:r>
      <w:r w:rsidRPr="00A47760">
        <w:rPr>
          <w:i/>
        </w:rPr>
        <w:t xml:space="preserve">Cell. </w:t>
      </w:r>
      <w:r w:rsidRPr="00A47760">
        <w:t>2017;168(5):758-774.</w:t>
      </w:r>
    </w:p>
    <w:p w14:paraId="549AF5E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41.</w:t>
      </w:r>
      <w:r w:rsidRPr="00A47760">
        <w:tab/>
        <w:t xml:space="preserve">Church TR, Wandell M, Lofton-Day C, et al. Prospective evaluation of methylated SEPT9 in plasma for detection of asymptomatic colorectal cancer. </w:t>
      </w:r>
      <w:r w:rsidRPr="00A47760">
        <w:rPr>
          <w:i/>
        </w:rPr>
        <w:t xml:space="preserve">Gut. </w:t>
      </w:r>
      <w:r w:rsidRPr="00A47760">
        <w:t>2014;63(2):317-325.</w:t>
      </w:r>
    </w:p>
    <w:p w14:paraId="319E7D6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42.</w:t>
      </w:r>
      <w:r w:rsidRPr="00A47760">
        <w:tab/>
        <w:t xml:space="preserve">Kulis M, Esteller M. DNA methylation and cancer. </w:t>
      </w:r>
      <w:r w:rsidRPr="00A47760">
        <w:rPr>
          <w:i/>
        </w:rPr>
        <w:t xml:space="preserve">Adv Genet. </w:t>
      </w:r>
      <w:r w:rsidRPr="00A47760">
        <w:t>2010;70:27-56.</w:t>
      </w:r>
    </w:p>
    <w:p w14:paraId="6BC82E1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43.</w:t>
      </w:r>
      <w:r w:rsidRPr="00A47760">
        <w:tab/>
        <w:t xml:space="preserve">Straussman R, Nejman D, Roberts D, et al. Developmental programming of CpG island methylation profiles in the human genome. </w:t>
      </w:r>
      <w:r w:rsidRPr="00A47760">
        <w:rPr>
          <w:i/>
        </w:rPr>
        <w:t xml:space="preserve">Nat Struct Mol Biol. </w:t>
      </w:r>
      <w:r w:rsidRPr="00A47760">
        <w:t>2009;16(5):564-571.</w:t>
      </w:r>
    </w:p>
    <w:p w14:paraId="2250EA82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44.</w:t>
      </w:r>
      <w:r w:rsidRPr="00A47760">
        <w:tab/>
        <w:t xml:space="preserve">Swami T, Weber HC. Updates on the biology of serotonin and tryptophan hydroxylase. </w:t>
      </w:r>
      <w:r w:rsidRPr="00A47760">
        <w:rPr>
          <w:i/>
        </w:rPr>
        <w:t xml:space="preserve">Curr Opin Endocrinol Diabetes Obes. </w:t>
      </w:r>
      <w:r w:rsidRPr="00A47760">
        <w:t>2018;25(1):12-21.</w:t>
      </w:r>
    </w:p>
    <w:p w14:paraId="5DB264E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45.</w:t>
      </w:r>
      <w:r w:rsidRPr="00A47760">
        <w:tab/>
        <w:t xml:space="preserve">Xiaolong G, Junhai P, Yichang L, Hongkan W, Wei Z, Xianfa W. Intestinal Crosstalk between Microbiota and Serotonin and its Impact on Gut Motility. </w:t>
      </w:r>
      <w:r w:rsidRPr="00A47760">
        <w:rPr>
          <w:i/>
        </w:rPr>
        <w:t xml:space="preserve">Current Pharmaceutical Biotechnology. </w:t>
      </w:r>
      <w:r w:rsidRPr="00A47760">
        <w:t>2018;19(3):190-195.</w:t>
      </w:r>
    </w:p>
    <w:p w14:paraId="41BDF260" w14:textId="77777777" w:rsidR="00A47760" w:rsidRPr="00A47760" w:rsidRDefault="00A47760" w:rsidP="00A47760">
      <w:pPr>
        <w:pStyle w:val="EndNoteBibliography"/>
        <w:ind w:left="720" w:hanging="720"/>
      </w:pPr>
      <w:r w:rsidRPr="00A47760">
        <w:lastRenderedPageBreak/>
        <w:t>46.</w:t>
      </w:r>
      <w:r w:rsidRPr="00A47760">
        <w:tab/>
        <w:t xml:space="preserve">Berke JD. What does dopamine mean? </w:t>
      </w:r>
      <w:r w:rsidRPr="00A47760">
        <w:rPr>
          <w:i/>
        </w:rPr>
        <w:t xml:space="preserve">Nat Neurosci. </w:t>
      </w:r>
      <w:r w:rsidRPr="00A47760">
        <w:t>2018;21(6):787-793.</w:t>
      </w:r>
    </w:p>
    <w:p w14:paraId="7DEF2844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47.</w:t>
      </w:r>
      <w:r w:rsidRPr="00A47760">
        <w:tab/>
        <w:t xml:space="preserve">Pan Y, Liu G, Zhou F, Su B, Li Y. DNA methylation profiles in cancer diagnosis and therapeutics. </w:t>
      </w:r>
      <w:r w:rsidRPr="00A47760">
        <w:rPr>
          <w:i/>
        </w:rPr>
        <w:t xml:space="preserve">Clin Exp Med. </w:t>
      </w:r>
      <w:r w:rsidRPr="00A47760">
        <w:t>2018;18(1):1-14.</w:t>
      </w:r>
    </w:p>
    <w:p w14:paraId="2BC2BCC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48.</w:t>
      </w:r>
      <w:r w:rsidRPr="00A47760">
        <w:tab/>
        <w:t xml:space="preserve">Deng Y, Wang Z, Gu S, et al. Cloning and characterization of a novel human alcohol dehydrogenase gene (ADHFe1). </w:t>
      </w:r>
      <w:r w:rsidRPr="00A47760">
        <w:rPr>
          <w:i/>
        </w:rPr>
        <w:t xml:space="preserve">DNA Seq. </w:t>
      </w:r>
      <w:r w:rsidRPr="00A47760">
        <w:t>2002;13(5):301-306.</w:t>
      </w:r>
    </w:p>
    <w:p w14:paraId="5B65043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49.</w:t>
      </w:r>
      <w:r w:rsidRPr="00A47760">
        <w:tab/>
        <w:t xml:space="preserve">Moon JW, Lee SK, Lee YW, et al. Alcohol induces cell proliferation via hypermethylation of ADHFE1 in colorectal cancer cells. </w:t>
      </w:r>
      <w:r w:rsidRPr="00A47760">
        <w:rPr>
          <w:i/>
        </w:rPr>
        <w:t xml:space="preserve">BMC Cancer. </w:t>
      </w:r>
      <w:r w:rsidRPr="00A47760">
        <w:t>2014;14:377.</w:t>
      </w:r>
    </w:p>
    <w:p w14:paraId="4A30AF5C" w14:textId="77777777" w:rsidR="00A47760" w:rsidRPr="00A47760" w:rsidRDefault="00A47760" w:rsidP="00A47760">
      <w:pPr>
        <w:pStyle w:val="EndNoteBibliography"/>
        <w:ind w:left="720" w:hanging="720"/>
      </w:pPr>
      <w:r w:rsidRPr="00A47760">
        <w:t>50.</w:t>
      </w:r>
      <w:r w:rsidRPr="00A47760">
        <w:tab/>
        <w:t xml:space="preserve">Tae CH, Ryu KJ, Kim SH, et al. Alcohol dehydrogenase, iron containing, 1 promoter hypermethylation associated with colorectal cancer differentiation. </w:t>
      </w:r>
      <w:r w:rsidRPr="00A47760">
        <w:rPr>
          <w:i/>
        </w:rPr>
        <w:t xml:space="preserve">BMC Cancer. </w:t>
      </w:r>
      <w:r w:rsidRPr="00A47760">
        <w:t>2013;13:142.</w:t>
      </w:r>
    </w:p>
    <w:p w14:paraId="778A49FB" w14:textId="0C7A4834" w:rsidR="00D932E1" w:rsidRPr="00AA74C7" w:rsidRDefault="005B48A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fldChar w:fldCharType="end"/>
      </w:r>
    </w:p>
    <w:p w14:paraId="33A62C11" w14:textId="6BB09B93" w:rsidR="002B7C2E" w:rsidRPr="00AA74C7" w:rsidRDefault="002B7C2E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br w:type="page"/>
      </w:r>
    </w:p>
    <w:p w14:paraId="2427B139" w14:textId="11386344" w:rsidR="00D25AAF" w:rsidRPr="00AA74C7" w:rsidRDefault="00D25AAF" w:rsidP="00592B32">
      <w:pPr>
        <w:pStyle w:val="Heading2"/>
        <w:spacing w:before="0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lastRenderedPageBreak/>
        <w:t>Figur</w:t>
      </w:r>
      <w:r w:rsidR="009D78BC">
        <w:rPr>
          <w:rFonts w:ascii="Arial" w:hAnsi="Arial" w:cs="Arial"/>
          <w:b/>
          <w:color w:val="auto"/>
          <w:sz w:val="22"/>
          <w:szCs w:val="22"/>
        </w:rPr>
        <w:t>e Legends</w:t>
      </w:r>
      <w:r w:rsidRPr="00AA74C7">
        <w:rPr>
          <w:rFonts w:ascii="Arial" w:hAnsi="Arial" w:cs="Arial"/>
          <w:b/>
          <w:color w:val="auto"/>
          <w:sz w:val="22"/>
          <w:szCs w:val="22"/>
        </w:rPr>
        <w:t xml:space="preserve"> </w:t>
      </w:r>
    </w:p>
    <w:p w14:paraId="51E96E6B" w14:textId="01B36676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</w:p>
    <w:p w14:paraId="033DDC63" w14:textId="582CA836" w:rsidR="00E87FD4" w:rsidRPr="00AA74C7" w:rsidRDefault="00074021" w:rsidP="00592B32">
      <w:pPr>
        <w:jc w:val="both"/>
        <w:rPr>
          <w:rFonts w:ascii="Arial" w:hAnsi="Arial" w:cs="Arial"/>
          <w:sz w:val="22"/>
          <w:szCs w:val="22"/>
        </w:rPr>
      </w:pPr>
      <w:r w:rsidRPr="00074021">
        <w:rPr>
          <w:noProof/>
        </w:rPr>
        <w:t xml:space="preserve"> </w:t>
      </w:r>
      <w:r>
        <w:rPr>
          <w:noProof/>
          <w:lang w:eastAsia="en-US"/>
        </w:rPr>
        <w:drawing>
          <wp:inline distT="0" distB="0" distL="0" distR="0" wp14:anchorId="05AF6BF2" wp14:editId="5CDCF3E3">
            <wp:extent cx="5185936" cy="67154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552" cy="67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973" w14:textId="5D598ABA" w:rsidR="00E87FD4" w:rsidRPr="00AA74C7" w:rsidRDefault="00E87FD4" w:rsidP="00592B32">
      <w:pPr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Figure 1. Genome-wide DNA methylation of low-grade adenoma (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>), high-grade colorectal adenoma (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) and normal colorectal tissue. (A): tSNE analysis </w:t>
      </w:r>
      <w:r w:rsidR="00342249">
        <w:rPr>
          <w:rFonts w:ascii="Arial" w:hAnsi="Arial" w:cs="Arial"/>
          <w:sz w:val="22"/>
          <w:szCs w:val="22"/>
        </w:rPr>
        <w:t xml:space="preserve">highlights </w:t>
      </w:r>
      <w:r w:rsidRPr="00AA74C7">
        <w:rPr>
          <w:rFonts w:ascii="Arial" w:hAnsi="Arial" w:cs="Arial"/>
          <w:sz w:val="22"/>
          <w:szCs w:val="22"/>
        </w:rPr>
        <w:t>the data structure and sample relationship</w:t>
      </w:r>
      <w:r w:rsidR="00342249">
        <w:rPr>
          <w:rFonts w:ascii="Arial" w:hAnsi="Arial" w:cs="Arial"/>
          <w:sz w:val="22"/>
          <w:szCs w:val="22"/>
        </w:rPr>
        <w:t xml:space="preserve"> among the sample groups</w:t>
      </w:r>
      <w:r w:rsidRPr="00AA74C7">
        <w:rPr>
          <w:rFonts w:ascii="Arial" w:hAnsi="Arial" w:cs="Arial"/>
          <w:sz w:val="22"/>
          <w:szCs w:val="22"/>
        </w:rPr>
        <w:t xml:space="preserve">. (B): PCA analysis </w:t>
      </w:r>
      <w:r w:rsidR="00342249">
        <w:rPr>
          <w:rFonts w:ascii="Arial" w:hAnsi="Arial" w:cs="Arial"/>
          <w:sz w:val="22"/>
          <w:szCs w:val="22"/>
        </w:rPr>
        <w:t xml:space="preserve">confirms </w:t>
      </w:r>
      <w:r w:rsidRPr="00AA74C7">
        <w:rPr>
          <w:rFonts w:ascii="Arial" w:hAnsi="Arial" w:cs="Arial"/>
          <w:sz w:val="22"/>
          <w:szCs w:val="22"/>
        </w:rPr>
        <w:t>the data structure and sample relationship</w:t>
      </w:r>
      <w:r w:rsidR="00342249">
        <w:rPr>
          <w:rFonts w:ascii="Arial" w:hAnsi="Arial" w:cs="Arial"/>
          <w:sz w:val="22"/>
          <w:szCs w:val="22"/>
        </w:rPr>
        <w:t xml:space="preserve"> of the tSNE analysis</w:t>
      </w:r>
      <w:r w:rsidRPr="00AA74C7">
        <w:rPr>
          <w:rFonts w:ascii="Arial" w:hAnsi="Arial" w:cs="Arial"/>
          <w:sz w:val="22"/>
          <w:szCs w:val="22"/>
        </w:rPr>
        <w:t>. (C): Average methylation level</w:t>
      </w:r>
      <w:r w:rsidR="00794CAA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 of N</w:t>
      </w:r>
      <w:r w:rsidR="00794CAA">
        <w:rPr>
          <w:rFonts w:ascii="Arial" w:hAnsi="Arial" w:cs="Arial"/>
          <w:sz w:val="22"/>
          <w:szCs w:val="22"/>
        </w:rPr>
        <w:t>ormal (N)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794CAA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794CAA">
        <w:rPr>
          <w:rFonts w:ascii="Arial" w:hAnsi="Arial" w:cs="Arial"/>
          <w:sz w:val="22"/>
          <w:szCs w:val="22"/>
        </w:rPr>
        <w:t xml:space="preserve"> samples</w:t>
      </w:r>
      <w:r w:rsidRPr="00AA74C7">
        <w:rPr>
          <w:rFonts w:ascii="Arial" w:hAnsi="Arial" w:cs="Arial"/>
          <w:sz w:val="22"/>
          <w:szCs w:val="22"/>
        </w:rPr>
        <w:t>. (D):</w:t>
      </w:r>
      <w:r w:rsidRPr="00AA74C7" w:rsidDel="00250CF9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Density plot </w:t>
      </w:r>
      <w:r w:rsidR="00794CAA">
        <w:rPr>
          <w:rFonts w:ascii="Arial" w:hAnsi="Arial" w:cs="Arial"/>
          <w:sz w:val="22"/>
          <w:szCs w:val="22"/>
        </w:rPr>
        <w:t>reveals</w:t>
      </w:r>
      <w:r w:rsidRPr="00AA74C7">
        <w:rPr>
          <w:rFonts w:ascii="Arial" w:hAnsi="Arial" w:cs="Arial"/>
          <w:sz w:val="22"/>
          <w:szCs w:val="22"/>
        </w:rPr>
        <w:t xml:space="preserve"> the distribution of the whole array probes </w:t>
      </w:r>
      <w:r w:rsidR="00794CAA">
        <w:rPr>
          <w:rFonts w:ascii="Arial" w:hAnsi="Arial" w:cs="Arial"/>
          <w:sz w:val="22"/>
          <w:szCs w:val="22"/>
        </w:rPr>
        <w:t xml:space="preserve">for </w:t>
      </w:r>
      <w:r w:rsidRPr="00AA74C7">
        <w:rPr>
          <w:rFonts w:ascii="Arial" w:hAnsi="Arial" w:cs="Arial"/>
          <w:sz w:val="22"/>
          <w:szCs w:val="22"/>
        </w:rPr>
        <w:t xml:space="preserve">N,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794CAA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794CAA">
        <w:rPr>
          <w:rFonts w:ascii="Arial" w:hAnsi="Arial" w:cs="Arial"/>
          <w:sz w:val="22"/>
          <w:szCs w:val="22"/>
        </w:rPr>
        <w:t xml:space="preserve"> samples</w:t>
      </w:r>
      <w:r w:rsidRPr="00AA74C7">
        <w:rPr>
          <w:rFonts w:ascii="Arial" w:hAnsi="Arial" w:cs="Arial"/>
          <w:sz w:val="22"/>
          <w:szCs w:val="22"/>
        </w:rPr>
        <w:t xml:space="preserve">. (E): Number of sites </w:t>
      </w:r>
      <w:r w:rsidR="00A430E9" w:rsidRPr="00AA74C7">
        <w:rPr>
          <w:rFonts w:ascii="Arial" w:hAnsi="Arial" w:cs="Arial"/>
          <w:sz w:val="22"/>
          <w:szCs w:val="22"/>
        </w:rPr>
        <w:t xml:space="preserve">in β ranging from 0.7 to 0.9. (F): </w:t>
      </w:r>
      <w:r w:rsidR="00794CAA">
        <w:rPr>
          <w:rFonts w:ascii="Arial" w:hAnsi="Arial" w:cs="Arial"/>
          <w:sz w:val="22"/>
          <w:szCs w:val="22"/>
        </w:rPr>
        <w:t>H</w:t>
      </w:r>
      <w:r w:rsidR="000B5D48" w:rsidRPr="00AA74C7">
        <w:rPr>
          <w:rFonts w:ascii="Arial" w:hAnsi="Arial" w:cs="Arial"/>
          <w:sz w:val="22"/>
          <w:szCs w:val="22"/>
        </w:rPr>
        <w:t xml:space="preserve">eatmap of </w:t>
      </w:r>
      <w:r w:rsidR="00A430E9" w:rsidRPr="00AA74C7">
        <w:rPr>
          <w:rFonts w:ascii="Arial" w:hAnsi="Arial" w:cs="Arial"/>
          <w:sz w:val="22"/>
          <w:szCs w:val="22"/>
        </w:rPr>
        <w:t xml:space="preserve">the 209 </w:t>
      </w:r>
      <w:r w:rsidR="000B5D48" w:rsidRPr="00AA74C7">
        <w:rPr>
          <w:rFonts w:ascii="Arial" w:hAnsi="Arial" w:cs="Arial"/>
          <w:sz w:val="22"/>
          <w:szCs w:val="22"/>
        </w:rPr>
        <w:t xml:space="preserve">hyper-methylated DMSs of in-house datasets </w:t>
      </w:r>
      <w:r w:rsidR="00794CAA">
        <w:rPr>
          <w:rFonts w:ascii="Arial" w:hAnsi="Arial" w:cs="Arial"/>
          <w:sz w:val="22"/>
          <w:szCs w:val="22"/>
        </w:rPr>
        <w:t xml:space="preserve">and samples from </w:t>
      </w:r>
      <w:r w:rsidR="000B5D48" w:rsidRPr="00AA74C7">
        <w:rPr>
          <w:rFonts w:ascii="Arial" w:hAnsi="Arial" w:cs="Arial"/>
          <w:sz w:val="22"/>
          <w:szCs w:val="22"/>
        </w:rPr>
        <w:t xml:space="preserve">504 public cancer datasets. </w:t>
      </w:r>
      <w:r w:rsidR="00A430E9" w:rsidRPr="00AA74C7">
        <w:rPr>
          <w:rFonts w:ascii="Arial" w:hAnsi="Arial" w:cs="Arial"/>
          <w:sz w:val="22"/>
          <w:szCs w:val="22"/>
        </w:rPr>
        <w:t>(G</w:t>
      </w:r>
      <w:r w:rsidRPr="00AA74C7">
        <w:rPr>
          <w:rFonts w:ascii="Arial" w:hAnsi="Arial" w:cs="Arial"/>
          <w:sz w:val="22"/>
          <w:szCs w:val="22"/>
        </w:rPr>
        <w:t xml:space="preserve">): DMR between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 xml:space="preserve"> and normal tissues,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and normal tissue,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A430E9" w:rsidRPr="00AA74C7">
        <w:rPr>
          <w:rFonts w:ascii="Arial" w:hAnsi="Arial" w:cs="Arial"/>
          <w:sz w:val="22"/>
          <w:szCs w:val="22"/>
        </w:rPr>
        <w:t>. (H</w:t>
      </w:r>
      <w:r w:rsidRPr="00AA74C7">
        <w:rPr>
          <w:rFonts w:ascii="Arial" w:hAnsi="Arial" w:cs="Arial"/>
          <w:sz w:val="22"/>
          <w:szCs w:val="22"/>
        </w:rPr>
        <w:t xml:space="preserve">): Venn graph </w:t>
      </w:r>
      <w:r w:rsidR="00794CAA">
        <w:rPr>
          <w:rFonts w:ascii="Arial" w:hAnsi="Arial" w:cs="Arial"/>
          <w:sz w:val="22"/>
          <w:szCs w:val="22"/>
        </w:rPr>
        <w:t xml:space="preserve">highlights the relationships among </w:t>
      </w:r>
      <w:r w:rsidRPr="00AA74C7">
        <w:rPr>
          <w:rFonts w:ascii="Arial" w:hAnsi="Arial" w:cs="Arial"/>
          <w:sz w:val="22"/>
          <w:szCs w:val="22"/>
        </w:rPr>
        <w:t>all</w:t>
      </w:r>
      <w:r w:rsidR="00551C72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DMRs.</w:t>
      </w:r>
    </w:p>
    <w:p w14:paraId="50598330" w14:textId="34FBDE23" w:rsidR="00475509" w:rsidRPr="00AA74C7" w:rsidRDefault="00475509" w:rsidP="00592B32">
      <w:pPr>
        <w:jc w:val="both"/>
        <w:rPr>
          <w:rFonts w:ascii="Arial" w:hAnsi="Arial" w:cs="Arial"/>
          <w:sz w:val="22"/>
          <w:szCs w:val="22"/>
        </w:rPr>
      </w:pPr>
    </w:p>
    <w:p w14:paraId="55EF55BB" w14:textId="661787ED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2154EBC2" wp14:editId="51E52B3F">
            <wp:extent cx="6642100" cy="211772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CB1D" w14:textId="4A6671AE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Figure 2. Enrichment analysis show</w:t>
      </w:r>
      <w:r w:rsidR="00794CAA">
        <w:rPr>
          <w:rFonts w:ascii="Arial" w:hAnsi="Arial" w:cs="Arial"/>
          <w:sz w:val="22"/>
          <w:szCs w:val="22"/>
        </w:rPr>
        <w:t>s the top 15-20 terms associated with methylation differences between LGA and HGA.</w:t>
      </w:r>
      <w:r w:rsidRPr="00AA74C7">
        <w:rPr>
          <w:rFonts w:ascii="Arial" w:hAnsi="Arial" w:cs="Arial"/>
          <w:sz w:val="22"/>
          <w:szCs w:val="22"/>
        </w:rPr>
        <w:t xml:space="preserve"> (A) GO and KEGG analysis of the genes</w:t>
      </w:r>
      <w:r w:rsidR="00794CAA">
        <w:rPr>
          <w:rFonts w:ascii="Arial" w:hAnsi="Arial" w:cs="Arial"/>
          <w:sz w:val="22"/>
          <w:szCs w:val="22"/>
        </w:rPr>
        <w:t xml:space="preserve"> with DMRs associated with LGA and HGA</w:t>
      </w:r>
      <w:r w:rsidRPr="00AA74C7">
        <w:rPr>
          <w:rFonts w:ascii="Arial" w:hAnsi="Arial" w:cs="Arial"/>
          <w:sz w:val="22"/>
          <w:szCs w:val="22"/>
        </w:rPr>
        <w:t xml:space="preserve">. (B) GO analysis of the genes </w:t>
      </w:r>
      <w:r w:rsidR="00794CAA">
        <w:rPr>
          <w:rFonts w:ascii="Arial" w:hAnsi="Arial" w:cs="Arial"/>
          <w:sz w:val="22"/>
          <w:szCs w:val="22"/>
        </w:rPr>
        <w:t xml:space="preserve">with alterations in </w:t>
      </w:r>
      <w:r w:rsidRPr="00AA74C7">
        <w:rPr>
          <w:rFonts w:ascii="Arial" w:hAnsi="Arial" w:cs="Arial"/>
          <w:sz w:val="22"/>
          <w:szCs w:val="22"/>
        </w:rPr>
        <w:t xml:space="preserve">DMRs including </w:t>
      </w:r>
      <w:r w:rsidR="00794CAA">
        <w:rPr>
          <w:rFonts w:ascii="Arial" w:hAnsi="Arial" w:cs="Arial"/>
          <w:sz w:val="22"/>
          <w:szCs w:val="22"/>
        </w:rPr>
        <w:t>differences in</w:t>
      </w:r>
      <w:r w:rsidRPr="00AA74C7">
        <w:rPr>
          <w:rFonts w:ascii="Arial" w:hAnsi="Arial" w:cs="Arial"/>
          <w:sz w:val="22"/>
          <w:szCs w:val="22"/>
        </w:rPr>
        <w:t xml:space="preserve"> DMR</w:t>
      </w:r>
      <w:r w:rsidR="00794CAA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 only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Pr="00AA74C7">
        <w:rPr>
          <w:rFonts w:ascii="Arial" w:hAnsi="Arial" w:cs="Arial"/>
          <w:sz w:val="22"/>
          <w:szCs w:val="22"/>
        </w:rPr>
        <w:t xml:space="preserve">, only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, and </w:t>
      </w:r>
      <w:r w:rsidR="00794CAA">
        <w:rPr>
          <w:rFonts w:ascii="Arial" w:hAnsi="Arial" w:cs="Arial"/>
          <w:sz w:val="22"/>
          <w:szCs w:val="22"/>
        </w:rPr>
        <w:t xml:space="preserve">areas where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 overlapped. </w:t>
      </w:r>
    </w:p>
    <w:p w14:paraId="3D85BC62" w14:textId="4E98C302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</w:p>
    <w:p w14:paraId="268A0B20" w14:textId="497E68B1" w:rsidR="00E87FD4" w:rsidRPr="00AA74C7" w:rsidRDefault="00214D0B" w:rsidP="00592B32">
      <w:pPr>
        <w:pStyle w:val="HTMLPreformatted"/>
        <w:shd w:val="clear" w:color="auto" w:fill="FFFFFF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noProof/>
          <w:lang w:eastAsia="en-US"/>
        </w:rPr>
        <w:lastRenderedPageBreak/>
        <w:drawing>
          <wp:inline distT="0" distB="0" distL="0" distR="0" wp14:anchorId="11832CDD" wp14:editId="49A39056">
            <wp:extent cx="6642100" cy="699516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A511" w14:textId="01120734" w:rsidR="00E87FD4" w:rsidRPr="00AA74C7" w:rsidRDefault="00E87FD4" w:rsidP="00592B32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Figure 3. Hyper-methylated CpG sites showed better diagnostic performance than the hypo-methylated pattern. (A): Cluster analysis based on hyper-DMSs among normal, adenoma and cancer samples. (B): Cluster analysis based on hypo-DMSs among normal, adenoma and cancer samples. (C): Random forest prediction performance based on hyper and hypo-DMSs. (D): Neural network prediction performance based on hyper and hypo-DMSs. (E): </w:t>
      </w:r>
      <w:r w:rsidRPr="00AA74C7">
        <w:rPr>
          <w:rFonts w:ascii="Arial" w:hAnsi="Arial" w:cs="Arial"/>
          <w:sz w:val="22"/>
          <w:szCs w:val="22"/>
        </w:rPr>
        <w:t xml:space="preserve">tSNE analysis </w:t>
      </w:r>
      <w:r w:rsidR="00794CAA">
        <w:rPr>
          <w:rFonts w:ascii="Arial" w:hAnsi="Arial" w:cs="Arial"/>
          <w:sz w:val="22"/>
          <w:szCs w:val="22"/>
        </w:rPr>
        <w:t xml:space="preserve">highlights </w:t>
      </w:r>
      <w:r w:rsidRPr="00AA74C7">
        <w:rPr>
          <w:rFonts w:ascii="Arial" w:hAnsi="Arial" w:cs="Arial"/>
          <w:sz w:val="22"/>
          <w:szCs w:val="22"/>
        </w:rPr>
        <w:t>the data structure and sample relationship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based on hyper-DMSs. (F): </w:t>
      </w:r>
      <w:r w:rsidRPr="00AA74C7">
        <w:rPr>
          <w:rFonts w:ascii="Arial" w:hAnsi="Arial" w:cs="Arial"/>
          <w:sz w:val="22"/>
          <w:szCs w:val="22"/>
        </w:rPr>
        <w:t xml:space="preserve">tSNE analysis </w:t>
      </w:r>
      <w:r w:rsidR="00794CAA">
        <w:rPr>
          <w:rFonts w:ascii="Arial" w:hAnsi="Arial" w:cs="Arial"/>
          <w:sz w:val="22"/>
          <w:szCs w:val="22"/>
        </w:rPr>
        <w:t>highlights</w:t>
      </w:r>
      <w:r w:rsidRPr="00AA74C7">
        <w:rPr>
          <w:rFonts w:ascii="Arial" w:hAnsi="Arial" w:cs="Arial"/>
          <w:sz w:val="22"/>
          <w:szCs w:val="22"/>
        </w:rPr>
        <w:t xml:space="preserve"> the data structure and sample relationship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based on hypo-DMSs. (G): </w:t>
      </w:r>
      <w:r w:rsidRPr="00AA74C7">
        <w:rPr>
          <w:rFonts w:ascii="Arial" w:hAnsi="Arial" w:cs="Arial"/>
          <w:sz w:val="22"/>
          <w:szCs w:val="22"/>
        </w:rPr>
        <w:t>Average methylation level of hyper and hypo-DMSs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(H): ROC curve of hyper-mBV and hypo-mBV.</w:t>
      </w:r>
    </w:p>
    <w:p w14:paraId="557E0189" w14:textId="5E0DCE7E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</w:p>
    <w:p w14:paraId="6C5E943D" w14:textId="0BF7DCB5" w:rsidR="00E87FD4" w:rsidRPr="00AA74C7" w:rsidRDefault="007C1D42" w:rsidP="00592B32">
      <w:pPr>
        <w:pStyle w:val="HTMLPreformatted"/>
        <w:shd w:val="clear" w:color="auto" w:fill="FFFFFF"/>
        <w:jc w:val="center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noProof/>
          <w:lang w:eastAsia="en-US"/>
        </w:rPr>
        <w:lastRenderedPageBreak/>
        <w:drawing>
          <wp:inline distT="0" distB="0" distL="0" distR="0" wp14:anchorId="3902FFB8" wp14:editId="431914B4">
            <wp:extent cx="5159187" cy="666807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DC01" w14:textId="77777777" w:rsidR="00E87FD4" w:rsidRPr="00AA74C7" w:rsidRDefault="00E87FD4" w:rsidP="00592B32">
      <w:pPr>
        <w:pStyle w:val="HTMLPreformatted"/>
        <w:shd w:val="clear" w:color="auto" w:fill="FFFFFF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135FD09E" w14:textId="7F96ABCD" w:rsidR="007C1D42" w:rsidRDefault="00E87FD4" w:rsidP="00592B32">
      <w:pPr>
        <w:pStyle w:val="HTMLPreformatted"/>
        <w:shd w:val="clear" w:color="auto" w:fill="FFFFFF"/>
        <w:jc w:val="both"/>
        <w:rPr>
          <w:rFonts w:ascii="Arial" w:eastAsia="Arial" w:hAnsi="Arial" w:cs="Arial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Figure 4. DNA methylation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ACSS3</w:t>
      </w:r>
      <w:r w:rsidRPr="00AA74C7">
        <w:rPr>
          <w:rFonts w:ascii="Arial" w:eastAsia="Arial" w:hAnsi="Arial" w:cs="Arial"/>
          <w:sz w:val="22"/>
          <w:szCs w:val="22"/>
        </w:rPr>
        <w:t xml:space="preserve"> in Normal, </w:t>
      </w:r>
      <w:r w:rsidR="006C47A1" w:rsidRPr="006C47A1">
        <w:rPr>
          <w:rFonts w:ascii="Arial" w:eastAsia="Arial" w:hAnsi="Arial" w:cs="Arial" w:hint="eastAsia"/>
          <w:sz w:val="22"/>
          <w:szCs w:val="22"/>
        </w:rPr>
        <w:t>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6C47A1">
        <w:rPr>
          <w:rFonts w:ascii="Arial" w:eastAsia="Arial" w:hAnsi="Arial" w:cs="Arial"/>
          <w:sz w:val="22"/>
          <w:szCs w:val="22"/>
        </w:rPr>
        <w:t>Cancer</w:t>
      </w:r>
      <w:r w:rsidRPr="00AA74C7">
        <w:rPr>
          <w:rFonts w:ascii="Arial" w:eastAsia="Arial" w:hAnsi="Arial" w:cs="Arial"/>
          <w:sz w:val="22"/>
          <w:szCs w:val="22"/>
        </w:rPr>
        <w:t xml:space="preserve">. (A): </w:t>
      </w:r>
      <w:r w:rsidR="00794CAA">
        <w:rPr>
          <w:rFonts w:ascii="Arial" w:eastAsia="Arial" w:hAnsi="Arial" w:cs="Arial"/>
          <w:sz w:val="22"/>
          <w:szCs w:val="22"/>
        </w:rPr>
        <w:t>P</w:t>
      </w:r>
      <w:r w:rsidRPr="00AA74C7">
        <w:rPr>
          <w:rFonts w:ascii="Arial" w:eastAsia="Arial" w:hAnsi="Arial" w:cs="Arial"/>
          <w:sz w:val="22"/>
          <w:szCs w:val="22"/>
        </w:rPr>
        <w:t>athway of et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hanol degradation II</w:t>
      </w:r>
      <w:r w:rsidR="00B00DB6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&lt;EndNote&gt;&lt;Cite&gt;&lt;Author&gt;Kramer&lt;/Author&gt;&lt;Year&gt;2014&lt;/Year&gt;&lt;RecNum&gt;35&lt;/RecNum&gt;&lt;DisplayText&gt;&lt;style face="superscript"&gt;38&lt;/style&gt;&lt;/DisplayText&gt;&lt;record&gt;&lt;rec-number&gt;35&lt;/rec-number&gt;&lt;foreign-keys&gt;&lt;key app="EN" db-id="zffsxeepa00fpreedaupevsaw9eeftzdw009" timestamp="1562222645"&gt;35&lt;/key&gt;&lt;/foreign-keys&gt;&lt;ref-type name="Journal Article"&gt;17&lt;/ref-type&gt;&lt;contributors&gt;&lt;authors&gt;&lt;author&gt;Kramer, A.&lt;/author&gt;&lt;author&gt;Green, J.&lt;/author&gt;&lt;author&gt;Pollard, J., Jr.&lt;/author&gt;&lt;author&gt;Tugendreich, S.&lt;/author&gt;&lt;/authors&gt;&lt;/contributors&gt;&lt;auth-address&gt;Ingenuity Systems, 1700 Seaport Boulevard, Redwood City, CA and Translational and Experimental Medicine-Bioinformatics, Sanofi-Aventis, 270 Albany Street, Cambridge, MA, USA.&lt;/auth-address&gt;&lt;titles&gt;&lt;title&gt;Causal analysis approaches in Ingenuity Pathway Analysis&lt;/title&gt;&lt;secondary-title&gt;Bioinformatics&lt;/secondary-title&gt;&lt;/titles&gt;&lt;periodical&gt;&lt;full-title&gt;Bioinformatics&lt;/full-title&gt;&lt;/periodical&gt;&lt;pages&gt;523-30&lt;/pages&gt;&lt;volume&gt;30&lt;/volume&gt;&lt;number&gt;4&lt;/number&gt;&lt;edition&gt;2013/12/18&lt;/edition&gt;&lt;keywords&gt;&lt;keyword&gt;*Algorithms&lt;/keyword&gt;&lt;keyword&gt;Breast Neoplasms/genetics&lt;/keyword&gt;&lt;keyword&gt;Causality&lt;/keyword&gt;&lt;keyword&gt;*Computational Biology&lt;/keyword&gt;&lt;keyword&gt;Female&lt;/keyword&gt;&lt;keyword&gt;Gene Expression Profiling/methods&lt;/keyword&gt;&lt;keyword&gt;*Gene Regulatory Networks&lt;/keyword&gt;&lt;keyword&gt;Human Umbilical Vein Endothelial Cells/metabolism&lt;/keyword&gt;&lt;keyword&gt;Humans&lt;/keyword&gt;&lt;keyword&gt;Knowledge Bases&lt;/keyword&gt;&lt;keyword&gt;MCF-7 Cells&lt;/keyword&gt;&lt;/keywords&gt;&lt;dates&gt;&lt;year&gt;2014&lt;/year&gt;&lt;pub-dates&gt;&lt;date&gt;Feb 15&lt;/date&gt;&lt;/pub-dates&gt;&lt;/dates&gt;&lt;isbn&gt;1367-4811 (Electronic)&amp;#xD;1367-4803 (Linking)&lt;/isbn&gt;&lt;accession-num&gt;24336805&lt;/accession-num&gt;&lt;urls&gt;&lt;related-urls&gt;&lt;url&gt;https://www.ncbi.nlm.nih.gov/pubmed/24336805&lt;/url&gt;&lt;/related-urls&gt;&lt;/urls&gt;&lt;custom2&gt;PMC3928520&lt;/custom2&gt;&lt;electronic-resource-num&gt;10.1093/bioinformatics/btt703&lt;/electronic-resource-num&gt;&lt;/record&gt;&lt;/Cite&gt;&lt;/EndNote&gt;</w:instrText>
      </w:r>
      <w:r w:rsidR="00B00DB6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38</w:t>
      </w:r>
      <w:r w:rsidR="00B00DB6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Pr="00AA74C7">
        <w:rPr>
          <w:rFonts w:ascii="Arial" w:eastAsia="Arial" w:hAnsi="Arial" w:cs="Arial"/>
          <w:sz w:val="22"/>
          <w:szCs w:val="22"/>
        </w:rPr>
        <w:t xml:space="preserve"> (B): </w:t>
      </w:r>
      <w:r w:rsidR="00794CAA">
        <w:rPr>
          <w:rFonts w:ascii="Arial" w:eastAsia="Arial" w:hAnsi="Arial" w:cs="Arial"/>
          <w:sz w:val="22"/>
          <w:szCs w:val="22"/>
        </w:rPr>
        <w:t>R</w:t>
      </w:r>
      <w:r w:rsidRPr="00AA74C7">
        <w:rPr>
          <w:rFonts w:ascii="Arial" w:eastAsia="Arial" w:hAnsi="Arial" w:cs="Arial"/>
          <w:sz w:val="22"/>
          <w:szCs w:val="22"/>
        </w:rPr>
        <w:t xml:space="preserve">elationship between DNA methylation and gene expression of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. (C): </w:t>
      </w:r>
      <w:r w:rsidR="00794CAA">
        <w:rPr>
          <w:rFonts w:ascii="Arial" w:eastAsia="Arial" w:hAnsi="Arial" w:cs="Arial"/>
          <w:sz w:val="22"/>
          <w:szCs w:val="22"/>
        </w:rPr>
        <w:t>R</w:t>
      </w:r>
      <w:r w:rsidRPr="00AA74C7">
        <w:rPr>
          <w:rFonts w:ascii="Arial" w:eastAsia="Arial" w:hAnsi="Arial" w:cs="Arial"/>
          <w:sz w:val="22"/>
          <w:szCs w:val="22"/>
        </w:rPr>
        <w:t xml:space="preserve">elationship between DNA methylation and gene expression of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ACSS3</w:t>
      </w:r>
      <w:r w:rsidRPr="00AA74C7">
        <w:rPr>
          <w:rFonts w:ascii="Arial" w:eastAsia="Arial" w:hAnsi="Arial" w:cs="Arial"/>
          <w:sz w:val="22"/>
          <w:szCs w:val="22"/>
        </w:rPr>
        <w:t xml:space="preserve">. (D): </w:t>
      </w:r>
      <w:r w:rsidR="00C72FE7" w:rsidRPr="00AA74C7">
        <w:rPr>
          <w:rFonts w:ascii="Arial" w:eastAsia="Arial" w:hAnsi="Arial" w:cs="Arial"/>
          <w:sz w:val="22"/>
          <w:szCs w:val="22"/>
        </w:rPr>
        <w:t xml:space="preserve">Left </w:t>
      </w:r>
      <w:r w:rsidR="00794CAA">
        <w:rPr>
          <w:rFonts w:ascii="Arial" w:eastAsia="Arial" w:hAnsi="Arial" w:cs="Arial"/>
          <w:sz w:val="22"/>
          <w:szCs w:val="22"/>
        </w:rPr>
        <w:t>panel</w:t>
      </w:r>
      <w:r w:rsidR="00C72FE7" w:rsidRPr="00AA74C7">
        <w:rPr>
          <w:rFonts w:ascii="Arial" w:eastAsia="Arial" w:hAnsi="Arial" w:cs="Arial"/>
          <w:sz w:val="22"/>
          <w:szCs w:val="22"/>
        </w:rPr>
        <w:t xml:space="preserve"> is </w:t>
      </w:r>
      <w:r w:rsidR="003F2564" w:rsidRPr="00AA74C7">
        <w:rPr>
          <w:rFonts w:ascii="Arial" w:eastAsia="Arial" w:hAnsi="Arial" w:cs="Arial"/>
          <w:sz w:val="22"/>
          <w:szCs w:val="22"/>
        </w:rPr>
        <w:t>identification of cutoff</w:t>
      </w:r>
      <w:r w:rsidR="00794CAA">
        <w:rPr>
          <w:rFonts w:ascii="Arial" w:eastAsia="Arial" w:hAnsi="Arial" w:cs="Arial"/>
          <w:sz w:val="22"/>
          <w:szCs w:val="22"/>
        </w:rPr>
        <w:t xml:space="preserve"> where the</w:t>
      </w:r>
      <w:r w:rsidR="00255D6E">
        <w:rPr>
          <w:rFonts w:ascii="Arial" w:eastAsia="Arial" w:hAnsi="Arial" w:cs="Arial"/>
          <w:sz w:val="22"/>
          <w:szCs w:val="22"/>
        </w:rPr>
        <w:t xml:space="preserve"> 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X axis is sample number of classification error; Right </w:t>
      </w:r>
      <w:r w:rsidR="00794CAA">
        <w:rPr>
          <w:rFonts w:ascii="Arial" w:eastAsia="Arial" w:hAnsi="Arial" w:cs="Arial"/>
          <w:sz w:val="22"/>
          <w:szCs w:val="22"/>
        </w:rPr>
        <w:t>panel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is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cancer samples.</w:t>
      </w:r>
      <w:r w:rsidRPr="00AA74C7">
        <w:rPr>
          <w:rFonts w:ascii="Arial" w:eastAsia="Arial" w:hAnsi="Arial" w:cs="Arial"/>
          <w:sz w:val="22"/>
          <w:szCs w:val="22"/>
        </w:rPr>
        <w:t xml:space="preserve"> (E): </w:t>
      </w:r>
      <w:r w:rsidR="00794CAA">
        <w:rPr>
          <w:rFonts w:ascii="Arial" w:eastAsia="Arial" w:hAnsi="Arial" w:cs="Arial"/>
          <w:sz w:val="22"/>
          <w:szCs w:val="22"/>
        </w:rPr>
        <w:t>H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eatmap of sites within </w:t>
      </w:r>
      <w:r w:rsidR="003F2564" w:rsidRPr="00255D6E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promoter in normal, adenoma and cancer samples. (F): ROC of the prediction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for colorectal adenoma and can</w:t>
      </w:r>
      <w:r w:rsidR="00794CAA">
        <w:rPr>
          <w:rFonts w:ascii="Arial" w:eastAsia="Arial" w:hAnsi="Arial" w:cs="Arial"/>
          <w:sz w:val="22"/>
          <w:szCs w:val="22"/>
        </w:rPr>
        <w:t>c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er. (G):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ACSS3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cancer samples. </w:t>
      </w:r>
    </w:p>
    <w:p w14:paraId="6583753A" w14:textId="36BA3458" w:rsidR="007C1D42" w:rsidRDefault="007C1D42" w:rsidP="00592B32">
      <w:pPr>
        <w:pStyle w:val="HTMLPreformatted"/>
        <w:shd w:val="clear" w:color="auto" w:fill="FFFFFF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  <w:lang w:eastAsia="en-US"/>
        </w:rPr>
        <w:lastRenderedPageBreak/>
        <w:drawing>
          <wp:inline distT="0" distB="0" distL="0" distR="0" wp14:anchorId="2076E019" wp14:editId="4780C92B">
            <wp:extent cx="6642100" cy="340677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BB44" w14:textId="1E58F1E3" w:rsidR="003F2564" w:rsidRPr="00AA74C7" w:rsidRDefault="007C1D42" w:rsidP="00592B32">
      <w:pPr>
        <w:pStyle w:val="HTMLPreformatted"/>
        <w:shd w:val="clear" w:color="auto" w:fill="FFFFFF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Theme="minorEastAsia" w:hAnsi="Arial" w:cs="Arial"/>
          <w:kern w:val="2"/>
          <w:sz w:val="22"/>
          <w:szCs w:val="22"/>
        </w:rPr>
        <w:t>Figure 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 w:rsidRPr="00AA74C7">
        <w:rPr>
          <w:rFonts w:ascii="Arial" w:eastAsia="Arial" w:hAnsi="Arial" w:cs="Arial"/>
          <w:sz w:val="22"/>
          <w:szCs w:val="22"/>
        </w:rPr>
        <w:t xml:space="preserve">omparison of </w:t>
      </w:r>
      <w:r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Pr="00AA74C7">
        <w:rPr>
          <w:rFonts w:ascii="Arial" w:eastAsia="Arial" w:hAnsi="Arial" w:cs="Arial"/>
          <w:i/>
          <w:sz w:val="22"/>
          <w:szCs w:val="22"/>
        </w:rPr>
        <w:t>SEPT9</w:t>
      </w:r>
      <w:r>
        <w:rPr>
          <w:rFonts w:ascii="Arial" w:eastAsia="Arial" w:hAnsi="Arial" w:cs="Arial"/>
          <w:i/>
          <w:sz w:val="22"/>
          <w:szCs w:val="22"/>
        </w:rPr>
        <w:t>.</w:t>
      </w:r>
      <w:r>
        <w:rPr>
          <w:rFonts w:ascii="Arial" w:eastAsiaTheme="minorEastAsia" w:hAnsi="Arial" w:cs="Arial" w:hint="eastAsia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(A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): ROC comparison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SEPT9</w:t>
      </w:r>
      <w:r>
        <w:rPr>
          <w:rFonts w:ascii="Arial" w:eastAsia="Arial" w:hAnsi="Arial" w:cs="Arial"/>
          <w:sz w:val="22"/>
          <w:szCs w:val="22"/>
        </w:rPr>
        <w:t>. (B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):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SEPT9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cancer samples.</w:t>
      </w:r>
    </w:p>
    <w:p w14:paraId="34FEDA1B" w14:textId="77777777" w:rsidR="00DE618A" w:rsidRPr="00AA74C7" w:rsidRDefault="00DE618A" w:rsidP="00592B32">
      <w:pPr>
        <w:jc w:val="both"/>
        <w:rPr>
          <w:rFonts w:ascii="Arial" w:hAnsi="Arial" w:cs="Arial"/>
          <w:sz w:val="22"/>
          <w:szCs w:val="22"/>
        </w:rPr>
      </w:pPr>
    </w:p>
    <w:p w14:paraId="10EC0D04" w14:textId="34277F6B" w:rsidR="007C3E92" w:rsidRPr="00AA74C7" w:rsidRDefault="007C3E92" w:rsidP="00592B32">
      <w:pPr>
        <w:pStyle w:val="HTMLPreformatted"/>
        <w:shd w:val="clear" w:color="auto" w:fill="FFFFFF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Table 1. Prediction performan</w:t>
      </w:r>
      <w:r w:rsidR="00CB60AC">
        <w:rPr>
          <w:rFonts w:ascii="Arial" w:eastAsiaTheme="minorEastAsia" w:hAnsi="Arial" w:cs="Arial"/>
          <w:kern w:val="2"/>
          <w:sz w:val="22"/>
          <w:szCs w:val="22"/>
        </w:rPr>
        <w:t>ce based on hyper-DMS and hypo-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D</w:t>
      </w:r>
      <w:r w:rsidR="00CB60AC">
        <w:rPr>
          <w:rFonts w:ascii="Arial" w:eastAsiaTheme="minorEastAsia" w:hAnsi="Arial" w:cs="Arial"/>
          <w:kern w:val="2"/>
          <w:sz w:val="22"/>
          <w:szCs w:val="22"/>
        </w:rPr>
        <w:t>M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 to distinguish </w:t>
      </w:r>
      <w:r w:rsidR="00794CAA">
        <w:rPr>
          <w:rFonts w:ascii="Arial" w:eastAsiaTheme="minorEastAsia" w:hAnsi="Arial" w:cs="Arial"/>
          <w:kern w:val="2"/>
          <w:sz w:val="22"/>
          <w:szCs w:val="22"/>
        </w:rPr>
        <w:t xml:space="preserve">between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disease and normal</w:t>
      </w:r>
      <w:r w:rsidR="00794CAA">
        <w:rPr>
          <w:rFonts w:ascii="Arial" w:eastAsiaTheme="minorEastAsia" w:hAnsi="Arial" w:cs="Arial"/>
          <w:kern w:val="2"/>
          <w:sz w:val="22"/>
          <w:szCs w:val="22"/>
        </w:rPr>
        <w:t xml:space="preserve"> colorectal tissues.</w:t>
      </w:r>
    </w:p>
    <w:tbl>
      <w:tblPr>
        <w:tblW w:w="10088" w:type="dxa"/>
        <w:tblLook w:val="04A0" w:firstRow="1" w:lastRow="0" w:firstColumn="1" w:lastColumn="0" w:noHBand="0" w:noVBand="1"/>
      </w:tblPr>
      <w:tblGrid>
        <w:gridCol w:w="1920"/>
        <w:gridCol w:w="1388"/>
        <w:gridCol w:w="1600"/>
        <w:gridCol w:w="1158"/>
        <w:gridCol w:w="1142"/>
        <w:gridCol w:w="1320"/>
        <w:gridCol w:w="1560"/>
      </w:tblGrid>
      <w:tr w:rsidR="001F1606" w:rsidRPr="00AA74C7" w14:paraId="438B3E30" w14:textId="77777777" w:rsidTr="00801526">
        <w:trPr>
          <w:trHeight w:val="320"/>
        </w:trPr>
        <w:tc>
          <w:tcPr>
            <w:tcW w:w="19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ABC06C1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Model</w:t>
            </w:r>
          </w:p>
        </w:tc>
        <w:tc>
          <w:tcPr>
            <w:tcW w:w="1388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5BEBB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Methylation</w:t>
            </w:r>
          </w:p>
        </w:tc>
        <w:tc>
          <w:tcPr>
            <w:tcW w:w="160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36E778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Observation</w:t>
            </w:r>
          </w:p>
        </w:tc>
        <w:tc>
          <w:tcPr>
            <w:tcW w:w="2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ECBB7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Prediction</w:t>
            </w:r>
          </w:p>
        </w:tc>
        <w:tc>
          <w:tcPr>
            <w:tcW w:w="13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7E1291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Sensitivity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F11A5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Specificity</w:t>
            </w:r>
          </w:p>
        </w:tc>
      </w:tr>
      <w:tr w:rsidR="001F1606" w:rsidRPr="00AA74C7" w14:paraId="14FC346D" w14:textId="77777777" w:rsidTr="00801526">
        <w:trPr>
          <w:trHeight w:val="320"/>
        </w:trPr>
        <w:tc>
          <w:tcPr>
            <w:tcW w:w="19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FDD8A1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072EE2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9E531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E7768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BAC2B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3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4CDBCE8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3D4C7A8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16B8A320" w14:textId="77777777" w:rsidTr="00801526">
        <w:trPr>
          <w:trHeight w:val="320"/>
        </w:trPr>
        <w:tc>
          <w:tcPr>
            <w:tcW w:w="19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3FC8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Random Forest</w:t>
            </w: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AE8E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hyper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6ED4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93EB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532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8CE39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23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C3A5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0.959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63EEB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 xml:space="preserve">0.860 </w:t>
            </w:r>
          </w:p>
        </w:tc>
      </w:tr>
      <w:tr w:rsidR="001F1606" w:rsidRPr="00AA74C7" w14:paraId="3530273E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6CFB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6BE8E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22FE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43F7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39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3281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239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7051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7AA59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052EE93B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E39A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5D9F7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hypo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7919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9959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507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D8B9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48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1EF5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0.914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68B69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0.601</w:t>
            </w:r>
          </w:p>
        </w:tc>
      </w:tr>
      <w:tr w:rsidR="001F1606" w:rsidRPr="00AA74C7" w14:paraId="5CB809C6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B624B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AC829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A8E2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D64C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111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13AD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167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5ACAE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7E639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049A60BA" w14:textId="77777777" w:rsidTr="00801526">
        <w:trPr>
          <w:trHeight w:val="320"/>
        </w:trPr>
        <w:tc>
          <w:tcPr>
            <w:tcW w:w="19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B5BCE8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Neural Network</w:t>
            </w: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E72C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hyper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5E11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8C397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537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42CF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18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E6AB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0.968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06D3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0.727</w:t>
            </w:r>
          </w:p>
        </w:tc>
      </w:tr>
      <w:tr w:rsidR="001F1606" w:rsidRPr="00AA74C7" w14:paraId="039B929F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7D643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7A3EA4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1D6F2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FD2B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76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27C6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202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C87A4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BC65D7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4471D94D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548301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327B6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hypo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5078B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F4A4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406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10CB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149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508AB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0.732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7E5581B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0.701</w:t>
            </w:r>
          </w:p>
        </w:tc>
      </w:tr>
      <w:tr w:rsidR="007C3E92" w:rsidRPr="00AA74C7" w14:paraId="305529B3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AA427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C5248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8141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741D1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83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34E71C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195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93047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20687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</w:tbl>
    <w:p w14:paraId="204A2EE3" w14:textId="48E2B3E1" w:rsidR="00D141FA" w:rsidRPr="00AA74C7" w:rsidRDefault="00D141FA" w:rsidP="00592B32">
      <w:pPr>
        <w:jc w:val="both"/>
        <w:rPr>
          <w:rFonts w:ascii="Arial" w:hAnsi="Arial" w:cs="Arial"/>
          <w:sz w:val="22"/>
          <w:szCs w:val="22"/>
        </w:rPr>
      </w:pPr>
    </w:p>
    <w:sectPr w:rsidR="00D141FA" w:rsidRPr="00AA74C7" w:rsidSect="00697A73">
      <w:footerReference w:type="default" r:id="rId20"/>
      <w:pgSz w:w="11900" w:h="16840"/>
      <w:pgMar w:top="720" w:right="720" w:bottom="720" w:left="720" w:header="851" w:footer="992" w:gutter="0"/>
      <w:lnNumType w:countBy="1" w:restart="continuous"/>
      <w:cols w:space="425"/>
      <w:docGrid w:type="lines" w:linePitch="326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36D9DDC" w16cid:durableId="2149F5E6"/>
  <w16cid:commentId w16cid:paraId="3C8F36CC" w16cid:durableId="2149F5E7"/>
  <w16cid:commentId w16cid:paraId="0BAAC4DB" w16cid:durableId="2149F5E8"/>
  <w16cid:commentId w16cid:paraId="34E71042" w16cid:durableId="2149F5E9"/>
  <w16cid:commentId w16cid:paraId="3BB297CF" w16cid:durableId="2149F5EA"/>
  <w16cid:commentId w16cid:paraId="0A80919F" w16cid:durableId="2149F5EB"/>
  <w16cid:commentId w16cid:paraId="03EDB659" w16cid:durableId="2149F5EC"/>
  <w16cid:commentId w16cid:paraId="535D7951" w16cid:durableId="2149F5ED"/>
  <w16cid:commentId w16cid:paraId="754E661E" w16cid:durableId="2149F5F0"/>
  <w16cid:commentId w16cid:paraId="4CC868D9" w16cid:durableId="2149F5F1"/>
  <w16cid:commentId w16cid:paraId="5828291C" w16cid:durableId="2149F5F2"/>
  <w16cid:commentId w16cid:paraId="6B6FB08E" w16cid:durableId="2149F5F4"/>
  <w16cid:commentId w16cid:paraId="20D03B2C" w16cid:durableId="2149F5F6"/>
  <w16cid:commentId w16cid:paraId="3D9A97D7" w16cid:durableId="2149F5F8"/>
  <w16cid:commentId w16cid:paraId="50F5552D" w16cid:durableId="2149F5F9"/>
  <w16cid:commentId w16cid:paraId="22147C57" w16cid:durableId="2149F5FA"/>
  <w16cid:commentId w16cid:paraId="5615CBE3" w16cid:durableId="2149F5FB"/>
  <w16cid:commentId w16cid:paraId="01954315" w16cid:durableId="2149F5FD"/>
  <w16cid:commentId w16cid:paraId="0BC136EA" w16cid:durableId="2149F5FE"/>
  <w16cid:commentId w16cid:paraId="468C49D1" w16cid:durableId="2149F600"/>
  <w16cid:commentId w16cid:paraId="4ECCEFCB" w16cid:durableId="2149F603"/>
  <w16cid:commentId w16cid:paraId="446CA4CF" w16cid:durableId="2149F604"/>
  <w16cid:commentId w16cid:paraId="44B3E1AD" w16cid:durableId="2149F605"/>
  <w16cid:commentId w16cid:paraId="02DC0838" w16cid:durableId="2149F606"/>
  <w16cid:commentId w16cid:paraId="7A15ADD5" w16cid:durableId="2149F607"/>
  <w16cid:commentId w16cid:paraId="63CAD2A5" w16cid:durableId="2149F608"/>
  <w16cid:commentId w16cid:paraId="34DA1F86" w16cid:durableId="2149F60B"/>
  <w16cid:commentId w16cid:paraId="422619E5" w16cid:durableId="2149F60C"/>
  <w16cid:commentId w16cid:paraId="4145A380" w16cid:durableId="2149F60D"/>
  <w16cid:commentId w16cid:paraId="584210A3" w16cid:durableId="2149F60E"/>
  <w16cid:commentId w16cid:paraId="00ACC261" w16cid:durableId="2149F6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D47D3D" w14:textId="77777777" w:rsidR="004D1780" w:rsidRDefault="004D1780" w:rsidP="00773B1D">
      <w:r>
        <w:separator/>
      </w:r>
    </w:p>
  </w:endnote>
  <w:endnote w:type="continuationSeparator" w:id="0">
    <w:p w14:paraId="54DA314A" w14:textId="77777777" w:rsidR="004D1780" w:rsidRDefault="004D1780" w:rsidP="00773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6238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F32DF1" w14:textId="7C827A98" w:rsidR="00A30948" w:rsidRDefault="00A3094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684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50BE0973" w14:textId="77777777" w:rsidR="00A30948" w:rsidRDefault="00A30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EAD734" w14:textId="77777777" w:rsidR="004D1780" w:rsidRDefault="004D1780" w:rsidP="00773B1D">
      <w:r>
        <w:separator/>
      </w:r>
    </w:p>
  </w:footnote>
  <w:footnote w:type="continuationSeparator" w:id="0">
    <w:p w14:paraId="337F9F30" w14:textId="77777777" w:rsidR="004D1780" w:rsidRDefault="004D1780" w:rsidP="00773B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1D43"/>
    <w:multiLevelType w:val="hybridMultilevel"/>
    <w:tmpl w:val="761C99C4"/>
    <w:lvl w:ilvl="0" w:tplc="92147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6A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C8FF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1EF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CAC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98B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5E4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E4C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808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73345C"/>
    <w:multiLevelType w:val="multilevel"/>
    <w:tmpl w:val="761C99C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2927C0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1334E"/>
    <w:multiLevelType w:val="multilevel"/>
    <w:tmpl w:val="DE12E29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A307D5"/>
    <w:multiLevelType w:val="hybridMultilevel"/>
    <w:tmpl w:val="4290F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BD846A3"/>
    <w:multiLevelType w:val="hybridMultilevel"/>
    <w:tmpl w:val="7E26D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D2458"/>
    <w:multiLevelType w:val="hybridMultilevel"/>
    <w:tmpl w:val="49D8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F6744"/>
    <w:multiLevelType w:val="hybridMultilevel"/>
    <w:tmpl w:val="DE12E298"/>
    <w:lvl w:ilvl="0" w:tplc="7DA23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5E0D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5C3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AAD8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0AE9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944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D86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86F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6B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CF67AC9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13BDE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466B6"/>
    <w:multiLevelType w:val="hybridMultilevel"/>
    <w:tmpl w:val="22EC1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6A725D0"/>
    <w:multiLevelType w:val="hybridMultilevel"/>
    <w:tmpl w:val="49D8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34550"/>
    <w:multiLevelType w:val="hybridMultilevel"/>
    <w:tmpl w:val="96B2B032"/>
    <w:lvl w:ilvl="0" w:tplc="DA324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85B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ACA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606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2AB3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447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DA9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1E12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EE6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1"/>
  </w:num>
  <w:num w:numId="5">
    <w:abstractNumId w:val="6"/>
  </w:num>
  <w:num w:numId="6">
    <w:abstractNumId w:val="5"/>
  </w:num>
  <w:num w:numId="7">
    <w:abstractNumId w:val="12"/>
  </w:num>
  <w:num w:numId="8">
    <w:abstractNumId w:val="0"/>
  </w:num>
  <w:num w:numId="9">
    <w:abstractNumId w:val="1"/>
  </w:num>
  <w:num w:numId="10">
    <w:abstractNumId w:val="7"/>
  </w:num>
  <w:num w:numId="11">
    <w:abstractNumId w:val="3"/>
  </w:num>
  <w:num w:numId="12">
    <w:abstractNumId w:val="10"/>
  </w:num>
  <w:num w:numId="1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n Jian">
    <w15:presenceInfo w15:providerId="Windows Live" w15:userId="b22468c725ebd6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AMA Copy&lt;/Style&gt;&lt;LeftDelim&gt;{&lt;/LeftDelim&gt;&lt;RightDelim&gt;}&lt;/RightDelim&gt;&lt;FontName&gt;宋体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ffsxeepa00fpreedaupevsaw9eeftzdw009&quot;&gt;My EndNote Library-CRC&lt;record-ids&gt;&lt;item&gt;1&lt;/item&gt;&lt;item&gt;2&lt;/item&gt;&lt;item&gt;3&lt;/item&gt;&lt;item&gt;7&lt;/item&gt;&lt;item&gt;9&lt;/item&gt;&lt;item&gt;10&lt;/item&gt;&lt;item&gt;11&lt;/item&gt;&lt;item&gt;18&lt;/item&gt;&lt;item&gt;19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51&lt;/item&gt;&lt;item&gt;52&lt;/item&gt;&lt;item&gt;53&lt;/item&gt;&lt;item&gt;56&lt;/item&gt;&lt;item&gt;57&lt;/item&gt;&lt;item&gt;58&lt;/item&gt;&lt;item&gt;59&lt;/item&gt;&lt;item&gt;60&lt;/item&gt;&lt;item&gt;61&lt;/item&gt;&lt;/record-ids&gt;&lt;/item&gt;&lt;/Libraries&gt;"/>
  </w:docVars>
  <w:rsids>
    <w:rsidRoot w:val="0089090A"/>
    <w:rsid w:val="00001032"/>
    <w:rsid w:val="00001BE7"/>
    <w:rsid w:val="000021EF"/>
    <w:rsid w:val="00003056"/>
    <w:rsid w:val="0000488A"/>
    <w:rsid w:val="00007767"/>
    <w:rsid w:val="00012712"/>
    <w:rsid w:val="00012799"/>
    <w:rsid w:val="00016CC3"/>
    <w:rsid w:val="00021897"/>
    <w:rsid w:val="000268C9"/>
    <w:rsid w:val="00027FAD"/>
    <w:rsid w:val="00040163"/>
    <w:rsid w:val="00040C21"/>
    <w:rsid w:val="00041AD3"/>
    <w:rsid w:val="00044F5C"/>
    <w:rsid w:val="000461F4"/>
    <w:rsid w:val="00050739"/>
    <w:rsid w:val="00052670"/>
    <w:rsid w:val="00054047"/>
    <w:rsid w:val="00055AEA"/>
    <w:rsid w:val="000576F5"/>
    <w:rsid w:val="00061D00"/>
    <w:rsid w:val="00062B10"/>
    <w:rsid w:val="00062B8B"/>
    <w:rsid w:val="00062CDC"/>
    <w:rsid w:val="0006643C"/>
    <w:rsid w:val="00070DAA"/>
    <w:rsid w:val="00074021"/>
    <w:rsid w:val="000809F6"/>
    <w:rsid w:val="00080FA6"/>
    <w:rsid w:val="00083B1A"/>
    <w:rsid w:val="0008577E"/>
    <w:rsid w:val="00091ED7"/>
    <w:rsid w:val="00096C2E"/>
    <w:rsid w:val="000A00F3"/>
    <w:rsid w:val="000A12A2"/>
    <w:rsid w:val="000A230B"/>
    <w:rsid w:val="000B27EB"/>
    <w:rsid w:val="000B282D"/>
    <w:rsid w:val="000B3FE0"/>
    <w:rsid w:val="000B4047"/>
    <w:rsid w:val="000B5D48"/>
    <w:rsid w:val="000C26FB"/>
    <w:rsid w:val="000D6504"/>
    <w:rsid w:val="000E11A0"/>
    <w:rsid w:val="000E1B22"/>
    <w:rsid w:val="000E497C"/>
    <w:rsid w:val="000E76D7"/>
    <w:rsid w:val="000F06EC"/>
    <w:rsid w:val="000F0C28"/>
    <w:rsid w:val="000F0C57"/>
    <w:rsid w:val="000F47BC"/>
    <w:rsid w:val="000F5031"/>
    <w:rsid w:val="000F7CBE"/>
    <w:rsid w:val="001005EA"/>
    <w:rsid w:val="00100FF9"/>
    <w:rsid w:val="001038B0"/>
    <w:rsid w:val="001050CE"/>
    <w:rsid w:val="00105BA5"/>
    <w:rsid w:val="001072E3"/>
    <w:rsid w:val="00107569"/>
    <w:rsid w:val="00120713"/>
    <w:rsid w:val="001218F4"/>
    <w:rsid w:val="00121E25"/>
    <w:rsid w:val="00126042"/>
    <w:rsid w:val="00131915"/>
    <w:rsid w:val="00131BA8"/>
    <w:rsid w:val="00131DAE"/>
    <w:rsid w:val="00141923"/>
    <w:rsid w:val="00147CB2"/>
    <w:rsid w:val="00147DC3"/>
    <w:rsid w:val="001515E7"/>
    <w:rsid w:val="00155494"/>
    <w:rsid w:val="00156145"/>
    <w:rsid w:val="0017309A"/>
    <w:rsid w:val="00175652"/>
    <w:rsid w:val="00176445"/>
    <w:rsid w:val="001773D3"/>
    <w:rsid w:val="0018002D"/>
    <w:rsid w:val="00180F99"/>
    <w:rsid w:val="001849AE"/>
    <w:rsid w:val="00184DF1"/>
    <w:rsid w:val="001A1B68"/>
    <w:rsid w:val="001A3091"/>
    <w:rsid w:val="001A5A65"/>
    <w:rsid w:val="001A6659"/>
    <w:rsid w:val="001A74F1"/>
    <w:rsid w:val="001C1E2E"/>
    <w:rsid w:val="001D0A11"/>
    <w:rsid w:val="001D1605"/>
    <w:rsid w:val="001E13AA"/>
    <w:rsid w:val="001E30E1"/>
    <w:rsid w:val="001E5A98"/>
    <w:rsid w:val="001E7B8F"/>
    <w:rsid w:val="001F1606"/>
    <w:rsid w:val="001F17B7"/>
    <w:rsid w:val="001F3908"/>
    <w:rsid w:val="00200FEE"/>
    <w:rsid w:val="0020464D"/>
    <w:rsid w:val="00204C26"/>
    <w:rsid w:val="0021046C"/>
    <w:rsid w:val="00212325"/>
    <w:rsid w:val="00212E92"/>
    <w:rsid w:val="00214D0B"/>
    <w:rsid w:val="0022371D"/>
    <w:rsid w:val="00224416"/>
    <w:rsid w:val="00226E92"/>
    <w:rsid w:val="00233196"/>
    <w:rsid w:val="002344F4"/>
    <w:rsid w:val="00237846"/>
    <w:rsid w:val="00241815"/>
    <w:rsid w:val="00242187"/>
    <w:rsid w:val="0024399B"/>
    <w:rsid w:val="00244B7F"/>
    <w:rsid w:val="002477EE"/>
    <w:rsid w:val="00250CF9"/>
    <w:rsid w:val="00255B2A"/>
    <w:rsid w:val="00255D6E"/>
    <w:rsid w:val="002647E8"/>
    <w:rsid w:val="002657C6"/>
    <w:rsid w:val="00266D0F"/>
    <w:rsid w:val="0027159C"/>
    <w:rsid w:val="00271D33"/>
    <w:rsid w:val="00272DA9"/>
    <w:rsid w:val="00275FF1"/>
    <w:rsid w:val="002767B5"/>
    <w:rsid w:val="0027718F"/>
    <w:rsid w:val="0027790C"/>
    <w:rsid w:val="00281350"/>
    <w:rsid w:val="00282DB1"/>
    <w:rsid w:val="002860D2"/>
    <w:rsid w:val="002865D9"/>
    <w:rsid w:val="00290869"/>
    <w:rsid w:val="002959E5"/>
    <w:rsid w:val="0029698B"/>
    <w:rsid w:val="002A519D"/>
    <w:rsid w:val="002A7750"/>
    <w:rsid w:val="002B0EAD"/>
    <w:rsid w:val="002B1447"/>
    <w:rsid w:val="002B7C2E"/>
    <w:rsid w:val="002C04D3"/>
    <w:rsid w:val="002C0EC8"/>
    <w:rsid w:val="002C1801"/>
    <w:rsid w:val="002C1AFF"/>
    <w:rsid w:val="002C4FDF"/>
    <w:rsid w:val="002C5A7B"/>
    <w:rsid w:val="002D3B90"/>
    <w:rsid w:val="002D40B6"/>
    <w:rsid w:val="002D4994"/>
    <w:rsid w:val="002E3073"/>
    <w:rsid w:val="002E482F"/>
    <w:rsid w:val="002E5382"/>
    <w:rsid w:val="002F06A9"/>
    <w:rsid w:val="002F26BA"/>
    <w:rsid w:val="002F4BEB"/>
    <w:rsid w:val="002F4C09"/>
    <w:rsid w:val="002F65E7"/>
    <w:rsid w:val="002F7076"/>
    <w:rsid w:val="00303FF8"/>
    <w:rsid w:val="0031084F"/>
    <w:rsid w:val="003114B1"/>
    <w:rsid w:val="0031237A"/>
    <w:rsid w:val="00312F56"/>
    <w:rsid w:val="003156D3"/>
    <w:rsid w:val="00315F7A"/>
    <w:rsid w:val="0032042B"/>
    <w:rsid w:val="00324E5E"/>
    <w:rsid w:val="00326140"/>
    <w:rsid w:val="0033186C"/>
    <w:rsid w:val="00333B60"/>
    <w:rsid w:val="00335A9C"/>
    <w:rsid w:val="00342249"/>
    <w:rsid w:val="003423ED"/>
    <w:rsid w:val="00342667"/>
    <w:rsid w:val="00350BE4"/>
    <w:rsid w:val="003527E8"/>
    <w:rsid w:val="003535D0"/>
    <w:rsid w:val="00363DBE"/>
    <w:rsid w:val="0036554C"/>
    <w:rsid w:val="00366ADA"/>
    <w:rsid w:val="003707AC"/>
    <w:rsid w:val="003719FB"/>
    <w:rsid w:val="00375FAD"/>
    <w:rsid w:val="00376553"/>
    <w:rsid w:val="00382868"/>
    <w:rsid w:val="00383730"/>
    <w:rsid w:val="003841FD"/>
    <w:rsid w:val="00384397"/>
    <w:rsid w:val="00387959"/>
    <w:rsid w:val="00391AD7"/>
    <w:rsid w:val="003960DF"/>
    <w:rsid w:val="003B12DB"/>
    <w:rsid w:val="003B4DB1"/>
    <w:rsid w:val="003B50FB"/>
    <w:rsid w:val="003C5AC7"/>
    <w:rsid w:val="003C6100"/>
    <w:rsid w:val="003C635F"/>
    <w:rsid w:val="003D2439"/>
    <w:rsid w:val="003F2564"/>
    <w:rsid w:val="003F2A45"/>
    <w:rsid w:val="004005F6"/>
    <w:rsid w:val="004053CA"/>
    <w:rsid w:val="00406390"/>
    <w:rsid w:val="00412B10"/>
    <w:rsid w:val="00413B78"/>
    <w:rsid w:val="0041437C"/>
    <w:rsid w:val="0041625C"/>
    <w:rsid w:val="004179D1"/>
    <w:rsid w:val="00422153"/>
    <w:rsid w:val="00423D91"/>
    <w:rsid w:val="00424367"/>
    <w:rsid w:val="004245CD"/>
    <w:rsid w:val="00426C2D"/>
    <w:rsid w:val="004270D3"/>
    <w:rsid w:val="00432A35"/>
    <w:rsid w:val="00432AB9"/>
    <w:rsid w:val="00433553"/>
    <w:rsid w:val="00433C17"/>
    <w:rsid w:val="0044021B"/>
    <w:rsid w:val="00440249"/>
    <w:rsid w:val="004404F9"/>
    <w:rsid w:val="00440BCB"/>
    <w:rsid w:val="004436CD"/>
    <w:rsid w:val="0044627E"/>
    <w:rsid w:val="004479B3"/>
    <w:rsid w:val="004564F5"/>
    <w:rsid w:val="0046236C"/>
    <w:rsid w:val="004623E9"/>
    <w:rsid w:val="00464CDD"/>
    <w:rsid w:val="00475509"/>
    <w:rsid w:val="00476B04"/>
    <w:rsid w:val="004770D7"/>
    <w:rsid w:val="004844A3"/>
    <w:rsid w:val="00493CD2"/>
    <w:rsid w:val="00497341"/>
    <w:rsid w:val="004A0799"/>
    <w:rsid w:val="004A248D"/>
    <w:rsid w:val="004A7D9F"/>
    <w:rsid w:val="004B211F"/>
    <w:rsid w:val="004B442C"/>
    <w:rsid w:val="004C0508"/>
    <w:rsid w:val="004C1948"/>
    <w:rsid w:val="004C6F9B"/>
    <w:rsid w:val="004D1780"/>
    <w:rsid w:val="004D1A1C"/>
    <w:rsid w:val="004D453C"/>
    <w:rsid w:val="004D4A78"/>
    <w:rsid w:val="004E2CBD"/>
    <w:rsid w:val="004E2FDE"/>
    <w:rsid w:val="004E6ACD"/>
    <w:rsid w:val="004F19D8"/>
    <w:rsid w:val="004F2163"/>
    <w:rsid w:val="004F44FD"/>
    <w:rsid w:val="004F47D4"/>
    <w:rsid w:val="00502C60"/>
    <w:rsid w:val="00503288"/>
    <w:rsid w:val="005036BF"/>
    <w:rsid w:val="005127C1"/>
    <w:rsid w:val="00513880"/>
    <w:rsid w:val="005219E2"/>
    <w:rsid w:val="00522B0B"/>
    <w:rsid w:val="0052352F"/>
    <w:rsid w:val="00526D0E"/>
    <w:rsid w:val="00527313"/>
    <w:rsid w:val="0053281F"/>
    <w:rsid w:val="00550A47"/>
    <w:rsid w:val="00551C72"/>
    <w:rsid w:val="005544C8"/>
    <w:rsid w:val="00557F40"/>
    <w:rsid w:val="00565874"/>
    <w:rsid w:val="00565D54"/>
    <w:rsid w:val="00567E10"/>
    <w:rsid w:val="00570D85"/>
    <w:rsid w:val="005711BF"/>
    <w:rsid w:val="00571CC8"/>
    <w:rsid w:val="00571F05"/>
    <w:rsid w:val="00572555"/>
    <w:rsid w:val="00572598"/>
    <w:rsid w:val="00576AAC"/>
    <w:rsid w:val="00581676"/>
    <w:rsid w:val="00581F7C"/>
    <w:rsid w:val="00582641"/>
    <w:rsid w:val="00582DE8"/>
    <w:rsid w:val="00583022"/>
    <w:rsid w:val="005850C6"/>
    <w:rsid w:val="00592B32"/>
    <w:rsid w:val="005934F5"/>
    <w:rsid w:val="00597B8C"/>
    <w:rsid w:val="005A0073"/>
    <w:rsid w:val="005A070B"/>
    <w:rsid w:val="005A0C44"/>
    <w:rsid w:val="005A596A"/>
    <w:rsid w:val="005A65CE"/>
    <w:rsid w:val="005B2613"/>
    <w:rsid w:val="005B48AA"/>
    <w:rsid w:val="005B5FE3"/>
    <w:rsid w:val="005B763E"/>
    <w:rsid w:val="005C0250"/>
    <w:rsid w:val="005C30C8"/>
    <w:rsid w:val="005C3AE2"/>
    <w:rsid w:val="005C3E8E"/>
    <w:rsid w:val="005C56D6"/>
    <w:rsid w:val="005C624F"/>
    <w:rsid w:val="005D2A3D"/>
    <w:rsid w:val="005D6D8A"/>
    <w:rsid w:val="005D70EF"/>
    <w:rsid w:val="005E444B"/>
    <w:rsid w:val="005F0DC4"/>
    <w:rsid w:val="005F107B"/>
    <w:rsid w:val="005F357B"/>
    <w:rsid w:val="005F35D6"/>
    <w:rsid w:val="005F75B3"/>
    <w:rsid w:val="006010F8"/>
    <w:rsid w:val="0060420C"/>
    <w:rsid w:val="00606828"/>
    <w:rsid w:val="00611E8A"/>
    <w:rsid w:val="00615DF7"/>
    <w:rsid w:val="00622F7E"/>
    <w:rsid w:val="00624CB2"/>
    <w:rsid w:val="0062526F"/>
    <w:rsid w:val="0062696D"/>
    <w:rsid w:val="006308B6"/>
    <w:rsid w:val="00632290"/>
    <w:rsid w:val="00637729"/>
    <w:rsid w:val="0064077F"/>
    <w:rsid w:val="0064391A"/>
    <w:rsid w:val="00645704"/>
    <w:rsid w:val="006457BC"/>
    <w:rsid w:val="00663114"/>
    <w:rsid w:val="006645C4"/>
    <w:rsid w:val="00666E60"/>
    <w:rsid w:val="0067017C"/>
    <w:rsid w:val="00673EFA"/>
    <w:rsid w:val="0067462E"/>
    <w:rsid w:val="00674A98"/>
    <w:rsid w:val="00677B6D"/>
    <w:rsid w:val="0068186B"/>
    <w:rsid w:val="00684CD4"/>
    <w:rsid w:val="0068755A"/>
    <w:rsid w:val="00695731"/>
    <w:rsid w:val="00696055"/>
    <w:rsid w:val="006967FD"/>
    <w:rsid w:val="00697A73"/>
    <w:rsid w:val="006A0874"/>
    <w:rsid w:val="006A1486"/>
    <w:rsid w:val="006A33B9"/>
    <w:rsid w:val="006A5425"/>
    <w:rsid w:val="006A78C8"/>
    <w:rsid w:val="006B0086"/>
    <w:rsid w:val="006B1ADE"/>
    <w:rsid w:val="006B49C6"/>
    <w:rsid w:val="006B5E1E"/>
    <w:rsid w:val="006C24A2"/>
    <w:rsid w:val="006C47A1"/>
    <w:rsid w:val="006D3959"/>
    <w:rsid w:val="006D48B3"/>
    <w:rsid w:val="006D7D01"/>
    <w:rsid w:val="006E06A3"/>
    <w:rsid w:val="006E33D3"/>
    <w:rsid w:val="006E3F42"/>
    <w:rsid w:val="006E601C"/>
    <w:rsid w:val="006E7D8A"/>
    <w:rsid w:val="006F2C66"/>
    <w:rsid w:val="006F6B0B"/>
    <w:rsid w:val="006F7D5A"/>
    <w:rsid w:val="007029C8"/>
    <w:rsid w:val="00705AAF"/>
    <w:rsid w:val="007062AA"/>
    <w:rsid w:val="00706C0D"/>
    <w:rsid w:val="00710606"/>
    <w:rsid w:val="00710DE0"/>
    <w:rsid w:val="0071177E"/>
    <w:rsid w:val="00713390"/>
    <w:rsid w:val="007144CB"/>
    <w:rsid w:val="00716901"/>
    <w:rsid w:val="00717049"/>
    <w:rsid w:val="00717BAE"/>
    <w:rsid w:val="007212F5"/>
    <w:rsid w:val="00721322"/>
    <w:rsid w:val="00721705"/>
    <w:rsid w:val="00722210"/>
    <w:rsid w:val="00723AB9"/>
    <w:rsid w:val="00724D32"/>
    <w:rsid w:val="00725662"/>
    <w:rsid w:val="00726F8B"/>
    <w:rsid w:val="0072736B"/>
    <w:rsid w:val="007302D3"/>
    <w:rsid w:val="00731795"/>
    <w:rsid w:val="00731BB7"/>
    <w:rsid w:val="00743D48"/>
    <w:rsid w:val="00745EA7"/>
    <w:rsid w:val="0074703B"/>
    <w:rsid w:val="00747E71"/>
    <w:rsid w:val="00754854"/>
    <w:rsid w:val="00756507"/>
    <w:rsid w:val="007621A3"/>
    <w:rsid w:val="00762D0C"/>
    <w:rsid w:val="00763AEC"/>
    <w:rsid w:val="00764528"/>
    <w:rsid w:val="0077393D"/>
    <w:rsid w:val="00773B1D"/>
    <w:rsid w:val="0077526A"/>
    <w:rsid w:val="00775350"/>
    <w:rsid w:val="00777158"/>
    <w:rsid w:val="00785627"/>
    <w:rsid w:val="00786DC0"/>
    <w:rsid w:val="00794CAA"/>
    <w:rsid w:val="007A1D9A"/>
    <w:rsid w:val="007A34ED"/>
    <w:rsid w:val="007A702E"/>
    <w:rsid w:val="007B06AE"/>
    <w:rsid w:val="007B3196"/>
    <w:rsid w:val="007B7635"/>
    <w:rsid w:val="007C1D42"/>
    <w:rsid w:val="007C3E92"/>
    <w:rsid w:val="007C5952"/>
    <w:rsid w:val="007C59B1"/>
    <w:rsid w:val="007C7B9D"/>
    <w:rsid w:val="007D202F"/>
    <w:rsid w:val="007D4051"/>
    <w:rsid w:val="007D7102"/>
    <w:rsid w:val="007E7ADF"/>
    <w:rsid w:val="007F2477"/>
    <w:rsid w:val="007F5633"/>
    <w:rsid w:val="007F59E1"/>
    <w:rsid w:val="00801526"/>
    <w:rsid w:val="008104CB"/>
    <w:rsid w:val="0081325D"/>
    <w:rsid w:val="00816400"/>
    <w:rsid w:val="0081723F"/>
    <w:rsid w:val="00823739"/>
    <w:rsid w:val="0082668A"/>
    <w:rsid w:val="00830E1B"/>
    <w:rsid w:val="00832CE7"/>
    <w:rsid w:val="00835B76"/>
    <w:rsid w:val="00835F74"/>
    <w:rsid w:val="008378E1"/>
    <w:rsid w:val="00841104"/>
    <w:rsid w:val="00844A48"/>
    <w:rsid w:val="008452E3"/>
    <w:rsid w:val="008519EF"/>
    <w:rsid w:val="0086011E"/>
    <w:rsid w:val="008606F2"/>
    <w:rsid w:val="00864CB3"/>
    <w:rsid w:val="00864E73"/>
    <w:rsid w:val="008671F4"/>
    <w:rsid w:val="00870549"/>
    <w:rsid w:val="0087514B"/>
    <w:rsid w:val="008766D6"/>
    <w:rsid w:val="00882B33"/>
    <w:rsid w:val="00884525"/>
    <w:rsid w:val="0089090A"/>
    <w:rsid w:val="008913DA"/>
    <w:rsid w:val="008922B0"/>
    <w:rsid w:val="00893AAF"/>
    <w:rsid w:val="0089639C"/>
    <w:rsid w:val="008B0C57"/>
    <w:rsid w:val="008B2466"/>
    <w:rsid w:val="008B2BCA"/>
    <w:rsid w:val="008B4D20"/>
    <w:rsid w:val="008B50E2"/>
    <w:rsid w:val="008B5B90"/>
    <w:rsid w:val="008C0195"/>
    <w:rsid w:val="008C51DA"/>
    <w:rsid w:val="008C5FD2"/>
    <w:rsid w:val="008D03BA"/>
    <w:rsid w:val="008D066A"/>
    <w:rsid w:val="008D0731"/>
    <w:rsid w:val="008D1243"/>
    <w:rsid w:val="008D2263"/>
    <w:rsid w:val="008D4D6D"/>
    <w:rsid w:val="008E0279"/>
    <w:rsid w:val="008E1390"/>
    <w:rsid w:val="008E4646"/>
    <w:rsid w:val="008F0C2C"/>
    <w:rsid w:val="008F1C56"/>
    <w:rsid w:val="008F2D79"/>
    <w:rsid w:val="008F4CA3"/>
    <w:rsid w:val="008F5FF7"/>
    <w:rsid w:val="009000F6"/>
    <w:rsid w:val="00900649"/>
    <w:rsid w:val="009036D6"/>
    <w:rsid w:val="00903BBA"/>
    <w:rsid w:val="00905268"/>
    <w:rsid w:val="00913E0C"/>
    <w:rsid w:val="00913E75"/>
    <w:rsid w:val="00922F21"/>
    <w:rsid w:val="009243C4"/>
    <w:rsid w:val="009248EF"/>
    <w:rsid w:val="0093550D"/>
    <w:rsid w:val="00936557"/>
    <w:rsid w:val="0094359C"/>
    <w:rsid w:val="0094468E"/>
    <w:rsid w:val="009446D3"/>
    <w:rsid w:val="00953186"/>
    <w:rsid w:val="0095704A"/>
    <w:rsid w:val="00977AFF"/>
    <w:rsid w:val="00986464"/>
    <w:rsid w:val="009867FF"/>
    <w:rsid w:val="00991DA1"/>
    <w:rsid w:val="009A2E2D"/>
    <w:rsid w:val="009A3C7F"/>
    <w:rsid w:val="009A6457"/>
    <w:rsid w:val="009B777C"/>
    <w:rsid w:val="009C14B1"/>
    <w:rsid w:val="009C2AA9"/>
    <w:rsid w:val="009D08D9"/>
    <w:rsid w:val="009D78BC"/>
    <w:rsid w:val="009D7F36"/>
    <w:rsid w:val="009E09CE"/>
    <w:rsid w:val="009E17B5"/>
    <w:rsid w:val="009F0197"/>
    <w:rsid w:val="009F042F"/>
    <w:rsid w:val="009F3D43"/>
    <w:rsid w:val="00A008E2"/>
    <w:rsid w:val="00A03CB4"/>
    <w:rsid w:val="00A04E47"/>
    <w:rsid w:val="00A135E4"/>
    <w:rsid w:val="00A20AED"/>
    <w:rsid w:val="00A236E8"/>
    <w:rsid w:val="00A257EF"/>
    <w:rsid w:val="00A26E8D"/>
    <w:rsid w:val="00A30948"/>
    <w:rsid w:val="00A317E1"/>
    <w:rsid w:val="00A318D5"/>
    <w:rsid w:val="00A31A8A"/>
    <w:rsid w:val="00A344B2"/>
    <w:rsid w:val="00A372C9"/>
    <w:rsid w:val="00A41876"/>
    <w:rsid w:val="00A430E9"/>
    <w:rsid w:val="00A4460C"/>
    <w:rsid w:val="00A46910"/>
    <w:rsid w:val="00A475D0"/>
    <w:rsid w:val="00A47760"/>
    <w:rsid w:val="00A5045A"/>
    <w:rsid w:val="00A53321"/>
    <w:rsid w:val="00A53CDE"/>
    <w:rsid w:val="00A639CF"/>
    <w:rsid w:val="00A640F6"/>
    <w:rsid w:val="00A64496"/>
    <w:rsid w:val="00A67B7D"/>
    <w:rsid w:val="00A67DB6"/>
    <w:rsid w:val="00A72275"/>
    <w:rsid w:val="00A72503"/>
    <w:rsid w:val="00A73853"/>
    <w:rsid w:val="00A77D20"/>
    <w:rsid w:val="00A8098C"/>
    <w:rsid w:val="00A87621"/>
    <w:rsid w:val="00A96933"/>
    <w:rsid w:val="00AA040D"/>
    <w:rsid w:val="00AA0E29"/>
    <w:rsid w:val="00AA205C"/>
    <w:rsid w:val="00AA3789"/>
    <w:rsid w:val="00AA587C"/>
    <w:rsid w:val="00AA633E"/>
    <w:rsid w:val="00AA6FC0"/>
    <w:rsid w:val="00AA74C7"/>
    <w:rsid w:val="00AB0D6A"/>
    <w:rsid w:val="00AB0EA6"/>
    <w:rsid w:val="00AB6B6A"/>
    <w:rsid w:val="00AC056E"/>
    <w:rsid w:val="00AC1A19"/>
    <w:rsid w:val="00AD1194"/>
    <w:rsid w:val="00AD2F31"/>
    <w:rsid w:val="00AE31D8"/>
    <w:rsid w:val="00AE442F"/>
    <w:rsid w:val="00AE53F3"/>
    <w:rsid w:val="00AE7F64"/>
    <w:rsid w:val="00AF03F3"/>
    <w:rsid w:val="00AF0C9B"/>
    <w:rsid w:val="00AF5E91"/>
    <w:rsid w:val="00B00DB6"/>
    <w:rsid w:val="00B02001"/>
    <w:rsid w:val="00B05BC1"/>
    <w:rsid w:val="00B11C83"/>
    <w:rsid w:val="00B13F75"/>
    <w:rsid w:val="00B15A3B"/>
    <w:rsid w:val="00B16DC5"/>
    <w:rsid w:val="00B217E5"/>
    <w:rsid w:val="00B21D36"/>
    <w:rsid w:val="00B2304B"/>
    <w:rsid w:val="00B25E17"/>
    <w:rsid w:val="00B327E0"/>
    <w:rsid w:val="00B35CE6"/>
    <w:rsid w:val="00B36EA7"/>
    <w:rsid w:val="00B3722A"/>
    <w:rsid w:val="00B37DA4"/>
    <w:rsid w:val="00B40EB5"/>
    <w:rsid w:val="00B40EEC"/>
    <w:rsid w:val="00B473B9"/>
    <w:rsid w:val="00B4741D"/>
    <w:rsid w:val="00B55BF8"/>
    <w:rsid w:val="00B55E20"/>
    <w:rsid w:val="00B569EB"/>
    <w:rsid w:val="00B61E0A"/>
    <w:rsid w:val="00B62D48"/>
    <w:rsid w:val="00B64B46"/>
    <w:rsid w:val="00B64B84"/>
    <w:rsid w:val="00B66264"/>
    <w:rsid w:val="00B668A3"/>
    <w:rsid w:val="00B70528"/>
    <w:rsid w:val="00B7798C"/>
    <w:rsid w:val="00B80E58"/>
    <w:rsid w:val="00B84286"/>
    <w:rsid w:val="00B85A4E"/>
    <w:rsid w:val="00BA0BDE"/>
    <w:rsid w:val="00BB0062"/>
    <w:rsid w:val="00BB26DD"/>
    <w:rsid w:val="00BC06A1"/>
    <w:rsid w:val="00BC2476"/>
    <w:rsid w:val="00BC3A47"/>
    <w:rsid w:val="00BD0380"/>
    <w:rsid w:val="00BD1080"/>
    <w:rsid w:val="00BD1114"/>
    <w:rsid w:val="00BD5387"/>
    <w:rsid w:val="00BE2825"/>
    <w:rsid w:val="00BE34A2"/>
    <w:rsid w:val="00BE3D90"/>
    <w:rsid w:val="00BF1A9B"/>
    <w:rsid w:val="00BF3A0A"/>
    <w:rsid w:val="00BF3E08"/>
    <w:rsid w:val="00BF423C"/>
    <w:rsid w:val="00C025E6"/>
    <w:rsid w:val="00C047AC"/>
    <w:rsid w:val="00C1110B"/>
    <w:rsid w:val="00C11308"/>
    <w:rsid w:val="00C13A0B"/>
    <w:rsid w:val="00C1487C"/>
    <w:rsid w:val="00C212D1"/>
    <w:rsid w:val="00C21CA7"/>
    <w:rsid w:val="00C22925"/>
    <w:rsid w:val="00C24F48"/>
    <w:rsid w:val="00C33218"/>
    <w:rsid w:val="00C36596"/>
    <w:rsid w:val="00C4510D"/>
    <w:rsid w:val="00C45DD1"/>
    <w:rsid w:val="00C46DCD"/>
    <w:rsid w:val="00C531B9"/>
    <w:rsid w:val="00C567D6"/>
    <w:rsid w:val="00C62EE0"/>
    <w:rsid w:val="00C71B18"/>
    <w:rsid w:val="00C72EB1"/>
    <w:rsid w:val="00C72FE7"/>
    <w:rsid w:val="00C73F6C"/>
    <w:rsid w:val="00C8036E"/>
    <w:rsid w:val="00C81243"/>
    <w:rsid w:val="00C87CF6"/>
    <w:rsid w:val="00C94C50"/>
    <w:rsid w:val="00CA474B"/>
    <w:rsid w:val="00CA4E95"/>
    <w:rsid w:val="00CA7039"/>
    <w:rsid w:val="00CB061B"/>
    <w:rsid w:val="00CB3AD5"/>
    <w:rsid w:val="00CB60AC"/>
    <w:rsid w:val="00CC080D"/>
    <w:rsid w:val="00CC26C7"/>
    <w:rsid w:val="00CC3368"/>
    <w:rsid w:val="00CC3E4C"/>
    <w:rsid w:val="00CC4BF8"/>
    <w:rsid w:val="00CC6B95"/>
    <w:rsid w:val="00CD3741"/>
    <w:rsid w:val="00CE50B1"/>
    <w:rsid w:val="00CE54A7"/>
    <w:rsid w:val="00CE5826"/>
    <w:rsid w:val="00CE69ED"/>
    <w:rsid w:val="00CF3D8B"/>
    <w:rsid w:val="00CF5087"/>
    <w:rsid w:val="00CF69A2"/>
    <w:rsid w:val="00CF709E"/>
    <w:rsid w:val="00D03363"/>
    <w:rsid w:val="00D05C67"/>
    <w:rsid w:val="00D05FDC"/>
    <w:rsid w:val="00D06038"/>
    <w:rsid w:val="00D060E9"/>
    <w:rsid w:val="00D06699"/>
    <w:rsid w:val="00D141FA"/>
    <w:rsid w:val="00D1667F"/>
    <w:rsid w:val="00D25AAF"/>
    <w:rsid w:val="00D4029F"/>
    <w:rsid w:val="00D45FDB"/>
    <w:rsid w:val="00D4616A"/>
    <w:rsid w:val="00D47BCB"/>
    <w:rsid w:val="00D5179C"/>
    <w:rsid w:val="00D5349C"/>
    <w:rsid w:val="00D57763"/>
    <w:rsid w:val="00D602DC"/>
    <w:rsid w:val="00D64837"/>
    <w:rsid w:val="00D83EA7"/>
    <w:rsid w:val="00D932E1"/>
    <w:rsid w:val="00D97890"/>
    <w:rsid w:val="00D97D34"/>
    <w:rsid w:val="00DA3EBA"/>
    <w:rsid w:val="00DA5F37"/>
    <w:rsid w:val="00DA7073"/>
    <w:rsid w:val="00DB3EE0"/>
    <w:rsid w:val="00DB5DF6"/>
    <w:rsid w:val="00DD1CC8"/>
    <w:rsid w:val="00DD3117"/>
    <w:rsid w:val="00DD66BF"/>
    <w:rsid w:val="00DD6D90"/>
    <w:rsid w:val="00DE0000"/>
    <w:rsid w:val="00DE1B33"/>
    <w:rsid w:val="00DE326B"/>
    <w:rsid w:val="00DE4627"/>
    <w:rsid w:val="00DE58C9"/>
    <w:rsid w:val="00DE618A"/>
    <w:rsid w:val="00DF0626"/>
    <w:rsid w:val="00DF3651"/>
    <w:rsid w:val="00E00493"/>
    <w:rsid w:val="00E040B1"/>
    <w:rsid w:val="00E06C89"/>
    <w:rsid w:val="00E07192"/>
    <w:rsid w:val="00E12BC2"/>
    <w:rsid w:val="00E151AB"/>
    <w:rsid w:val="00E20B2B"/>
    <w:rsid w:val="00E21D97"/>
    <w:rsid w:val="00E22AC1"/>
    <w:rsid w:val="00E2315A"/>
    <w:rsid w:val="00E25E6F"/>
    <w:rsid w:val="00E31D38"/>
    <w:rsid w:val="00E3421D"/>
    <w:rsid w:val="00E35A67"/>
    <w:rsid w:val="00E428A0"/>
    <w:rsid w:val="00E45DAB"/>
    <w:rsid w:val="00E47BE2"/>
    <w:rsid w:val="00E47C6A"/>
    <w:rsid w:val="00E536C8"/>
    <w:rsid w:val="00E60B2F"/>
    <w:rsid w:val="00E61BB9"/>
    <w:rsid w:val="00E65DC3"/>
    <w:rsid w:val="00E67740"/>
    <w:rsid w:val="00E71F9C"/>
    <w:rsid w:val="00E822D5"/>
    <w:rsid w:val="00E83A32"/>
    <w:rsid w:val="00E841EC"/>
    <w:rsid w:val="00E851FD"/>
    <w:rsid w:val="00E86F97"/>
    <w:rsid w:val="00E87FD4"/>
    <w:rsid w:val="00E94ED5"/>
    <w:rsid w:val="00E95E6C"/>
    <w:rsid w:val="00E965E9"/>
    <w:rsid w:val="00E96A82"/>
    <w:rsid w:val="00EA1EB1"/>
    <w:rsid w:val="00EA2DA1"/>
    <w:rsid w:val="00EA731A"/>
    <w:rsid w:val="00EB5FD2"/>
    <w:rsid w:val="00EC258A"/>
    <w:rsid w:val="00ED2DDC"/>
    <w:rsid w:val="00ED4191"/>
    <w:rsid w:val="00ED47E5"/>
    <w:rsid w:val="00EE2497"/>
    <w:rsid w:val="00EE306C"/>
    <w:rsid w:val="00EE467A"/>
    <w:rsid w:val="00EE57A7"/>
    <w:rsid w:val="00EE5923"/>
    <w:rsid w:val="00EE6840"/>
    <w:rsid w:val="00EF2CED"/>
    <w:rsid w:val="00EF38B1"/>
    <w:rsid w:val="00EF56BA"/>
    <w:rsid w:val="00EF5CE9"/>
    <w:rsid w:val="00F00C2B"/>
    <w:rsid w:val="00F07169"/>
    <w:rsid w:val="00F136CC"/>
    <w:rsid w:val="00F147F6"/>
    <w:rsid w:val="00F1646F"/>
    <w:rsid w:val="00F2054F"/>
    <w:rsid w:val="00F21B10"/>
    <w:rsid w:val="00F23823"/>
    <w:rsid w:val="00F25014"/>
    <w:rsid w:val="00F30383"/>
    <w:rsid w:val="00F32309"/>
    <w:rsid w:val="00F329D8"/>
    <w:rsid w:val="00F3398E"/>
    <w:rsid w:val="00F36804"/>
    <w:rsid w:val="00F406D3"/>
    <w:rsid w:val="00F42959"/>
    <w:rsid w:val="00F44BF9"/>
    <w:rsid w:val="00F60277"/>
    <w:rsid w:val="00F6173C"/>
    <w:rsid w:val="00F62F33"/>
    <w:rsid w:val="00F71CE9"/>
    <w:rsid w:val="00F76E83"/>
    <w:rsid w:val="00F80442"/>
    <w:rsid w:val="00F82655"/>
    <w:rsid w:val="00F83089"/>
    <w:rsid w:val="00F86AD5"/>
    <w:rsid w:val="00F90355"/>
    <w:rsid w:val="00F91E76"/>
    <w:rsid w:val="00F92D2C"/>
    <w:rsid w:val="00F935A9"/>
    <w:rsid w:val="00FA793C"/>
    <w:rsid w:val="00FB06B5"/>
    <w:rsid w:val="00FB22E0"/>
    <w:rsid w:val="00FB583E"/>
    <w:rsid w:val="00FC650F"/>
    <w:rsid w:val="00FD351C"/>
    <w:rsid w:val="00FD3BEB"/>
    <w:rsid w:val="00FD41D4"/>
    <w:rsid w:val="00FD6D0A"/>
    <w:rsid w:val="00FE08F6"/>
    <w:rsid w:val="00FE1705"/>
    <w:rsid w:val="00FE5190"/>
    <w:rsid w:val="00FE5305"/>
    <w:rsid w:val="00FE5536"/>
    <w:rsid w:val="00FE5B09"/>
    <w:rsid w:val="00FE7F8B"/>
    <w:rsid w:val="00FF0561"/>
    <w:rsid w:val="00FF1EB7"/>
    <w:rsid w:val="00FF3BC0"/>
    <w:rsid w:val="00FF4588"/>
    <w:rsid w:val="00FF7406"/>
    <w:rsid w:val="00FF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55F51DF"/>
  <w15:chartTrackingRefBased/>
  <w15:docId w15:val="{36499BE2-E17C-4B9C-BBCE-7B852737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315A"/>
    <w:rPr>
      <w:rFonts w:ascii="SimSun" w:eastAsia="SimSun" w:hAnsi="SimSun" w:cs="SimSun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0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89090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89090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09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090A"/>
    <w:rPr>
      <w:rFonts w:ascii="SimSun" w:eastAsia="SimSun" w:hAnsi="SimSun" w:cs="SimSun"/>
      <w:kern w:val="0"/>
    </w:rPr>
  </w:style>
  <w:style w:type="character" w:styleId="Hyperlink">
    <w:name w:val="Hyperlink"/>
    <w:basedOn w:val="DefaultParagraphFont"/>
    <w:uiPriority w:val="99"/>
    <w:unhideWhenUsed/>
    <w:rsid w:val="0089090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1E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EF"/>
    <w:rPr>
      <w:rFonts w:ascii="SimSun" w:eastAsia="SimSun" w:hAnsi="SimSun" w:cs="SimSun"/>
      <w:kern w:val="0"/>
      <w:sz w:val="18"/>
      <w:szCs w:val="18"/>
    </w:rPr>
  </w:style>
  <w:style w:type="paragraph" w:styleId="Revision">
    <w:name w:val="Revision"/>
    <w:hidden/>
    <w:uiPriority w:val="99"/>
    <w:semiHidden/>
    <w:rsid w:val="00F3398E"/>
    <w:rPr>
      <w:rFonts w:ascii="SimSun" w:eastAsia="SimSun" w:hAnsi="SimSun" w:cs="SimSun"/>
      <w:kern w:val="0"/>
    </w:rPr>
  </w:style>
  <w:style w:type="character" w:styleId="Strong">
    <w:name w:val="Strong"/>
    <w:basedOn w:val="DefaultParagraphFont"/>
    <w:uiPriority w:val="22"/>
    <w:qFormat/>
    <w:rsid w:val="004270D3"/>
    <w:rPr>
      <w:b/>
      <w:bCs/>
    </w:rPr>
  </w:style>
  <w:style w:type="character" w:customStyle="1" w:styleId="apple-converted-space">
    <w:name w:val="apple-converted-space"/>
    <w:basedOn w:val="DefaultParagraphFont"/>
    <w:rsid w:val="004270D3"/>
  </w:style>
  <w:style w:type="character" w:styleId="CommentReference">
    <w:name w:val="annotation reference"/>
    <w:basedOn w:val="DefaultParagraphFont"/>
    <w:uiPriority w:val="99"/>
    <w:semiHidden/>
    <w:unhideWhenUsed/>
    <w:rsid w:val="00062B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B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B10"/>
    <w:rPr>
      <w:rFonts w:ascii="SimSun" w:eastAsia="SimSun" w:hAnsi="SimSun" w:cs="SimSun"/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B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B10"/>
    <w:rPr>
      <w:rFonts w:ascii="SimSun" w:eastAsia="SimSun" w:hAnsi="SimSun" w:cs="SimSun"/>
      <w:b/>
      <w:bCs/>
      <w:kern w:val="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30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ListParagraph">
    <w:name w:val="List Paragraph"/>
    <w:basedOn w:val="Normal"/>
    <w:uiPriority w:val="34"/>
    <w:qFormat/>
    <w:rsid w:val="00E65DC3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C59B1"/>
    <w:rPr>
      <w:i/>
      <w:iCs/>
      <w:color w:val="404040" w:themeColor="text1" w:themeTint="BF"/>
    </w:rPr>
  </w:style>
  <w:style w:type="paragraph" w:customStyle="1" w:styleId="EndNoteBibliographyTitle">
    <w:name w:val="EndNote Bibliography Title"/>
    <w:basedOn w:val="Normal"/>
    <w:link w:val="EndNoteBibliographyTitle0"/>
    <w:rsid w:val="005B48AA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5B48AA"/>
    <w:rPr>
      <w:rFonts w:ascii="SimSun" w:eastAsia="SimSun" w:hAnsi="SimSun" w:cs="SimSun"/>
      <w:noProof/>
      <w:kern w:val="0"/>
    </w:rPr>
  </w:style>
  <w:style w:type="paragraph" w:customStyle="1" w:styleId="EndNoteBibliography">
    <w:name w:val="EndNote Bibliography"/>
    <w:basedOn w:val="Normal"/>
    <w:link w:val="EndNoteBibliography0"/>
    <w:rsid w:val="005B48AA"/>
    <w:rPr>
      <w:noProof/>
    </w:rPr>
  </w:style>
  <w:style w:type="character" w:customStyle="1" w:styleId="EndNoteBibliography0">
    <w:name w:val="EndNote Bibliography 字符"/>
    <w:basedOn w:val="DefaultParagraphFont"/>
    <w:link w:val="EndNoteBibliography"/>
    <w:rsid w:val="005B48AA"/>
    <w:rPr>
      <w:rFonts w:ascii="SimSun" w:eastAsia="SimSun" w:hAnsi="SimSun" w:cs="SimSun"/>
      <w:noProof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DD3117"/>
    <w:rPr>
      <w:rFonts w:ascii="SimSun" w:eastAsia="SimSun" w:hAnsi="SimSun" w:cs="SimSun"/>
      <w:b/>
      <w:bCs/>
      <w:kern w:val="44"/>
      <w:sz w:val="44"/>
      <w:szCs w:val="44"/>
    </w:rPr>
  </w:style>
  <w:style w:type="character" w:styleId="Emphasis">
    <w:name w:val="Emphasis"/>
    <w:basedOn w:val="DefaultParagraphFont"/>
    <w:uiPriority w:val="20"/>
    <w:qFormat/>
    <w:rsid w:val="00105BA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73B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3B1D"/>
    <w:rPr>
      <w:rFonts w:ascii="SimSun" w:eastAsia="SimSun" w:hAnsi="SimSun" w:cs="SimSu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3B1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3B1D"/>
    <w:rPr>
      <w:rFonts w:ascii="SimSun" w:eastAsia="SimSun" w:hAnsi="SimSun" w:cs="SimSun"/>
      <w:kern w:val="0"/>
      <w:sz w:val="18"/>
      <w:szCs w:val="18"/>
    </w:rPr>
  </w:style>
  <w:style w:type="character" w:customStyle="1" w:styleId="rcptname2">
    <w:name w:val="rcptname2"/>
    <w:basedOn w:val="DefaultParagraphFont"/>
    <w:rsid w:val="005036BF"/>
  </w:style>
  <w:style w:type="character" w:styleId="LineNumber">
    <w:name w:val="line number"/>
    <w:basedOn w:val="DefaultParagraphFont"/>
    <w:uiPriority w:val="99"/>
    <w:semiHidden/>
    <w:unhideWhenUsed/>
    <w:rsid w:val="00697A73"/>
  </w:style>
  <w:style w:type="paragraph" w:styleId="NormalWeb">
    <w:name w:val="Normal (Web)"/>
    <w:basedOn w:val="Normal"/>
    <w:uiPriority w:val="99"/>
    <w:semiHidden/>
    <w:unhideWhenUsed/>
    <w:rsid w:val="002B7C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0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2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3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8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04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5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5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0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1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zeng@big.ac.cn" TargetMode="External"/><Relationship Id="rId13" Type="http://schemas.openxmlformats.org/officeDocument/2006/relationships/hyperlink" Target="https://en.wikipedia.org/wiki/Adenoma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CpG_site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Regulation_of_transcription_in_cancer" TargetMode="External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hyperlink" Target="mailto:dakezhang@gmail.com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mailto:dingshigang222@163.com" TargetMode="External"/><Relationship Id="rId14" Type="http://schemas.openxmlformats.org/officeDocument/2006/relationships/hyperlink" Target="https://david.ncifcrf.gov" TargetMode="Externa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B578E-0CCE-4E0D-B593-6324C56BC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9233CDDA.dotm</Template>
  <TotalTime>175</TotalTime>
  <Pages>24</Pages>
  <Words>11234</Words>
  <Characters>64039</Characters>
  <Application>Microsoft Office Word</Application>
  <DocSecurity>0</DocSecurity>
  <Lines>533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Guo, Shicheng</cp:lastModifiedBy>
  <cp:revision>30</cp:revision>
  <dcterms:created xsi:type="dcterms:W3CDTF">2019-10-21T08:56:00Z</dcterms:created>
  <dcterms:modified xsi:type="dcterms:W3CDTF">2019-10-21T16:33:00Z</dcterms:modified>
</cp:coreProperties>
</file>