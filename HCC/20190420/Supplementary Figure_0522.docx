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2623" w:rsidRDefault="00D02623" w:rsidP="004D65CA">
      <w:pPr>
        <w:snapToGrid w:val="0"/>
        <w:spacing w:beforeLines="50" w:before="156" w:afterLines="50" w:after="156" w:line="360" w:lineRule="auto"/>
        <w:jc w:val="left"/>
        <w:rPr>
          <w:noProof/>
        </w:rPr>
      </w:pPr>
      <w:r>
        <w:rPr>
          <w:noProof/>
        </w:rPr>
        <w:drawing>
          <wp:inline distT="0" distB="0" distL="0" distR="0" wp14:anchorId="39FEAD9E" wp14:editId="223F44C2">
            <wp:extent cx="4317023" cy="3699563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445" cy="370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623" w:rsidRDefault="00D02623" w:rsidP="004D65CA">
      <w:pPr>
        <w:snapToGrid w:val="0"/>
        <w:spacing w:beforeLines="50" w:before="156" w:afterLines="50" w:after="156" w:line="360" w:lineRule="auto"/>
        <w:jc w:val="left"/>
        <w:rPr>
          <w:noProof/>
        </w:rPr>
      </w:pPr>
      <w:r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 xml:space="preserve">Fig. </w:t>
      </w:r>
      <w:r>
        <w:rPr>
          <w:rFonts w:ascii="Times New Roman" w:hAnsi="Times New Roman" w:hint="eastAsia"/>
          <w:b/>
          <w:color w:val="000000" w:themeColor="text1"/>
          <w:kern w:val="0"/>
          <w:sz w:val="24"/>
          <w:szCs w:val="24"/>
        </w:rPr>
        <w:t>S1</w:t>
      </w:r>
      <w:r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>. P</w:t>
      </w:r>
      <w:r>
        <w:rPr>
          <w:rFonts w:ascii="Times New Roman" w:hAnsi="Times New Roman" w:hint="eastAsia"/>
          <w:b/>
          <w:color w:val="000000" w:themeColor="text1"/>
          <w:kern w:val="0"/>
          <w:sz w:val="24"/>
          <w:szCs w:val="24"/>
        </w:rPr>
        <w:t>ercentage</w:t>
      </w:r>
      <w:r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 xml:space="preserve"> </w:t>
      </w:r>
      <w:r>
        <w:rPr>
          <w:rFonts w:ascii="Times New Roman" w:hAnsi="Times New Roman" w:hint="eastAsia"/>
          <w:b/>
          <w:color w:val="000000" w:themeColor="text1"/>
          <w:kern w:val="0"/>
          <w:sz w:val="24"/>
          <w:szCs w:val="24"/>
        </w:rPr>
        <w:t>of</w:t>
      </w:r>
      <w:r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 xml:space="preserve"> hypo-methylated regions at 500-Kb, 1-Mb, 1.5-Mb, 2-Mb and 2.5-Mb size</w:t>
      </w:r>
      <w:r w:rsidR="00F64404"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 xml:space="preserve"> of P3</w:t>
      </w:r>
      <w:r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 xml:space="preserve"> across the genome.</w:t>
      </w:r>
    </w:p>
    <w:p w:rsidR="000179FB" w:rsidRDefault="00F64404" w:rsidP="004D65CA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195808" wp14:editId="7BEF8598">
            <wp:extent cx="4619625" cy="6092944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1084" cy="609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2D" w:rsidRPr="00EA2C5E" w:rsidRDefault="00AE492A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 w:hint="eastAsia"/>
          <w:color w:val="000000" w:themeColor="text1"/>
          <w:kern w:val="0"/>
          <w:sz w:val="24"/>
          <w:szCs w:val="24"/>
        </w:rPr>
      </w:pPr>
      <w:bookmarkStart w:id="0" w:name="OLE_LINK1"/>
      <w:bookmarkStart w:id="1" w:name="OLE_LINK2"/>
      <w:r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 xml:space="preserve">Fig. </w:t>
      </w:r>
      <w:r>
        <w:rPr>
          <w:rFonts w:ascii="Times New Roman" w:hAnsi="Times New Roman" w:hint="eastAsia"/>
          <w:b/>
          <w:color w:val="000000" w:themeColor="text1"/>
          <w:kern w:val="0"/>
          <w:sz w:val="24"/>
          <w:szCs w:val="24"/>
        </w:rPr>
        <w:t>S</w:t>
      </w:r>
      <w:r w:rsidR="00D02623">
        <w:rPr>
          <w:rFonts w:ascii="Times New Roman" w:hAnsi="Times New Roman" w:hint="eastAsia"/>
          <w:b/>
          <w:color w:val="000000" w:themeColor="text1"/>
          <w:kern w:val="0"/>
          <w:sz w:val="24"/>
          <w:szCs w:val="24"/>
        </w:rPr>
        <w:t>2</w:t>
      </w:r>
      <w:r w:rsidR="00D02623"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 xml:space="preserve">. Comparison of </w:t>
      </w:r>
      <w:r w:rsidR="00D02623">
        <w:rPr>
          <w:rFonts w:ascii="Times New Roman" w:hAnsi="Times New Roman" w:hint="eastAsia"/>
          <w:b/>
          <w:color w:val="000000" w:themeColor="text1"/>
          <w:kern w:val="0"/>
          <w:sz w:val="24"/>
          <w:szCs w:val="24"/>
        </w:rPr>
        <w:t>2</w:t>
      </w:r>
      <w:r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 xml:space="preserve">-Mb methylation level between </w:t>
      </w:r>
      <w:r>
        <w:rPr>
          <w:rFonts w:ascii="Times New Roman" w:hAnsi="Times New Roman" w:hint="eastAsia"/>
          <w:b/>
          <w:color w:val="000000" w:themeColor="text1"/>
          <w:kern w:val="0"/>
          <w:sz w:val="24"/>
          <w:szCs w:val="24"/>
        </w:rPr>
        <w:t>5M</w:t>
      </w:r>
      <w:r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 xml:space="preserve"> re-sampling low WGBS and </w:t>
      </w:r>
      <w:r w:rsidR="00F64404"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>total</w:t>
      </w:r>
      <w:r>
        <w:rPr>
          <w:rFonts w:ascii="Times New Roman" w:hAnsi="Times New Roman"/>
          <w:b/>
          <w:color w:val="000000" w:themeColor="text1"/>
          <w:kern w:val="0"/>
          <w:sz w:val="24"/>
          <w:szCs w:val="24"/>
        </w:rPr>
        <w:t xml:space="preserve"> WGBS of cell free DNA from 5 individuals. 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>(A) G</w:t>
      </w:r>
      <w:bookmarkEnd w:id="0"/>
      <w:bookmarkEnd w:id="1"/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>enome</w:t>
      </w:r>
      <w:r w:rsidR="00D02623"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-wide DNA methylation level of </w:t>
      </w:r>
      <w:r w:rsidR="00D02623">
        <w:rPr>
          <w:rFonts w:ascii="Times New Roman" w:hAnsi="Times New Roman" w:hint="eastAsia"/>
          <w:color w:val="000000" w:themeColor="text1"/>
          <w:kern w:val="0"/>
          <w:sz w:val="24"/>
          <w:szCs w:val="24"/>
        </w:rPr>
        <w:t>2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-Mb </w:t>
      </w:r>
      <w:r w:rsidR="00F64404">
        <w:rPr>
          <w:rFonts w:ascii="Times New Roman" w:hAnsi="Times New Roman"/>
          <w:color w:val="000000" w:themeColor="text1"/>
          <w:kern w:val="0"/>
          <w:sz w:val="24"/>
          <w:szCs w:val="24"/>
        </w:rPr>
        <w:t>region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s for each comparison are shown in circos. The data represent the average methylation levels for </w:t>
      </w:r>
      <w:r w:rsidR="00F64404">
        <w:rPr>
          <w:rFonts w:ascii="Times New Roman" w:hAnsi="Times New Roman"/>
          <w:color w:val="000000" w:themeColor="text1"/>
          <w:kern w:val="0"/>
          <w:sz w:val="24"/>
          <w:szCs w:val="24"/>
        </w:rPr>
        <w:t>2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-Mb </w:t>
      </w:r>
      <w:r w:rsidR="00F64404">
        <w:rPr>
          <w:rFonts w:ascii="Times New Roman" w:hAnsi="Times New Roman"/>
          <w:color w:val="000000" w:themeColor="text1"/>
          <w:kern w:val="0"/>
          <w:sz w:val="24"/>
          <w:szCs w:val="24"/>
        </w:rPr>
        <w:t>region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s. “M” represents the </w:t>
      </w:r>
      <w:r w:rsidR="00F64404">
        <w:rPr>
          <w:rFonts w:ascii="Times New Roman" w:hAnsi="Times New Roman"/>
          <w:color w:val="000000" w:themeColor="text1"/>
          <w:kern w:val="0"/>
          <w:sz w:val="24"/>
          <w:szCs w:val="24"/>
        </w:rPr>
        <w:t>total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 </w:t>
      </w:r>
      <w:r>
        <w:rPr>
          <w:rFonts w:ascii="Times New Roman" w:hAnsi="Times New Roman" w:hint="eastAsia"/>
          <w:color w:val="000000" w:themeColor="text1"/>
          <w:kern w:val="0"/>
          <w:sz w:val="24"/>
          <w:szCs w:val="24"/>
        </w:rPr>
        <w:t>WGBS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 </w:t>
      </w:r>
      <w:r>
        <w:rPr>
          <w:rFonts w:ascii="Times New Roman" w:hAnsi="Times New Roman" w:hint="eastAsia"/>
          <w:color w:val="000000" w:themeColor="text1"/>
          <w:kern w:val="0"/>
          <w:sz w:val="24"/>
          <w:szCs w:val="24"/>
        </w:rPr>
        <w:t>and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 “L” represents the 5M re-sampling WGBS from medium WGBS. Colors represent (from green, purple, yellow, blue and red) the methylation level from low to high. (B) Comparison of av</w:t>
      </w:r>
      <w:r w:rsidR="00D02623"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erage DNA methylation level of </w:t>
      </w:r>
      <w:r w:rsidR="00D02623">
        <w:rPr>
          <w:rFonts w:ascii="Times New Roman" w:hAnsi="Times New Roman" w:hint="eastAsia"/>
          <w:color w:val="000000" w:themeColor="text1"/>
          <w:kern w:val="0"/>
          <w:sz w:val="24"/>
          <w:szCs w:val="24"/>
        </w:rPr>
        <w:t>2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-Mb </w:t>
      </w:r>
      <w:r w:rsidR="00F64404">
        <w:rPr>
          <w:rFonts w:ascii="Times New Roman" w:hAnsi="Times New Roman"/>
          <w:color w:val="000000" w:themeColor="text1"/>
          <w:kern w:val="0"/>
          <w:sz w:val="24"/>
          <w:szCs w:val="24"/>
        </w:rPr>
        <w:t>region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s between randomly sampling low and </w:t>
      </w:r>
      <w:r w:rsidR="00F64404">
        <w:rPr>
          <w:rFonts w:ascii="Times New Roman" w:hAnsi="Times New Roman"/>
          <w:color w:val="000000" w:themeColor="text1"/>
          <w:kern w:val="0"/>
          <w:sz w:val="24"/>
          <w:szCs w:val="24"/>
        </w:rPr>
        <w:t>total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 sequencing</w:t>
      </w:r>
      <w:r w:rsidR="00F64404"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 reads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>. The Pearson’s correlation coefficient is</w:t>
      </w:r>
      <w:r w:rsidR="00D02623"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 large than 0.</w:t>
      </w:r>
      <w:r w:rsidR="00D02623">
        <w:rPr>
          <w:rFonts w:ascii="Times New Roman" w:hAnsi="Times New Roman" w:hint="eastAsia"/>
          <w:color w:val="000000" w:themeColor="text1"/>
          <w:kern w:val="0"/>
          <w:sz w:val="24"/>
          <w:szCs w:val="24"/>
        </w:rPr>
        <w:t>92</w:t>
      </w:r>
      <w:r>
        <w:rPr>
          <w:rFonts w:ascii="Times New Roman" w:hAnsi="Times New Roman"/>
          <w:color w:val="000000" w:themeColor="text1"/>
          <w:kern w:val="0"/>
          <w:sz w:val="24"/>
          <w:szCs w:val="24"/>
        </w:rPr>
        <w:t xml:space="preserve"> in all the 5 samples.</w:t>
      </w:r>
    </w:p>
    <w:p w:rsidR="00A43B4D" w:rsidRDefault="0015582D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b/>
          <w:color w:val="FF0000"/>
          <w:sz w:val="24"/>
          <w:szCs w:val="24"/>
        </w:rPr>
      </w:pPr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lastRenderedPageBreak/>
        <w:drawing>
          <wp:inline distT="0" distB="0" distL="0" distR="0" wp14:anchorId="00907D91" wp14:editId="422DC997">
            <wp:extent cx="5669773" cy="2757830"/>
            <wp:effectExtent l="0" t="0" r="762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6" t="10596"/>
                    <a:stretch/>
                  </pic:blipFill>
                  <pic:spPr bwMode="auto">
                    <a:xfrm>
                      <a:off x="0" y="0"/>
                      <a:ext cx="5681893" cy="27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ACF" w:rsidRDefault="00242ACF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 w:hint="eastAsia"/>
          <w:b/>
          <w:color w:val="FF0000"/>
          <w:sz w:val="24"/>
          <w:szCs w:val="24"/>
        </w:rPr>
      </w:pPr>
    </w:p>
    <w:p w:rsidR="0015582D" w:rsidRDefault="0015582D" w:rsidP="0015582D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 w:hint="eastAsia"/>
          <w:b/>
          <w:color w:val="000000" w:themeColor="text1"/>
          <w:sz w:val="24"/>
          <w:szCs w:val="24"/>
        </w:rPr>
        <w:t>Fig.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 S3. PCA analysis to genome-wide low-pass WGBS HCC dataset.</w:t>
      </w:r>
    </w:p>
    <w:p w:rsidR="0015582D" w:rsidRDefault="0015582D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b/>
          <w:color w:val="FF0000"/>
          <w:sz w:val="24"/>
          <w:szCs w:val="24"/>
        </w:rPr>
      </w:pPr>
    </w:p>
    <w:p w:rsidR="0015582D" w:rsidRDefault="00A43B4D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b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2F330C1E" wp14:editId="30CF3762">
            <wp:extent cx="5581650" cy="285936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7295" cy="286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ACF" w:rsidRDefault="00A43B4D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hint="eastAsia"/>
          <w:b/>
          <w:color w:val="000000" w:themeColor="text1"/>
          <w:sz w:val="24"/>
          <w:szCs w:val="24"/>
        </w:rPr>
        <w:t>Fig.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 S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>4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. 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>N</w:t>
      </w:r>
      <w:ins w:id="2" w:author="Guo, Shicheng" w:date="2019-05-20T15:55:00Z">
        <w:r w:rsidRPr="00A43B4D">
          <w:rPr>
            <w:rFonts w:ascii="Times New Roman" w:hAnsi="Times New Roman"/>
            <w:b/>
            <w:color w:val="000000" w:themeColor="text1"/>
            <w:sz w:val="24"/>
            <w:szCs w:val="24"/>
          </w:rPr>
          <w:t xml:space="preserve">eural network </w:t>
        </w:r>
      </w:ins>
      <w:r>
        <w:rPr>
          <w:rFonts w:ascii="Times New Roman" w:hAnsi="Times New Roman"/>
          <w:b/>
          <w:color w:val="000000" w:themeColor="text1"/>
          <w:sz w:val="24"/>
          <w:szCs w:val="24"/>
        </w:rPr>
        <w:t>analysis to the</w:t>
      </w:r>
      <w:ins w:id="3" w:author="Guo, Shicheng" w:date="2019-05-20T15:55:00Z">
        <w:r w:rsidRPr="00A43B4D">
          <w:rPr>
            <w:rFonts w:ascii="Times New Roman" w:hAnsi="Times New Roman"/>
            <w:b/>
            <w:color w:val="000000" w:themeColor="text1"/>
            <w:sz w:val="24"/>
            <w:szCs w:val="24"/>
          </w:rPr>
          <w:t xml:space="preserve"> top10 features selected by RF in training </w:t>
        </w:r>
      </w:ins>
    </w:p>
    <w:p w:rsidR="0015582D" w:rsidRDefault="00A43B4D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b/>
          <w:color w:val="FF0000"/>
          <w:sz w:val="24"/>
          <w:szCs w:val="24"/>
        </w:rPr>
      </w:pPr>
      <w:bookmarkStart w:id="4" w:name="_GoBack"/>
      <w:bookmarkEnd w:id="4"/>
      <w:ins w:id="5" w:author="Guo, Shicheng" w:date="2019-05-20T15:55:00Z">
        <w:r w:rsidRPr="00A43B4D">
          <w:rPr>
            <w:rFonts w:ascii="Times New Roman" w:hAnsi="Times New Roman"/>
            <w:b/>
            <w:color w:val="000000" w:themeColor="text1"/>
            <w:sz w:val="24"/>
            <w:szCs w:val="24"/>
          </w:rPr>
          <w:t>dataset</w:t>
        </w:r>
      </w:ins>
      <w:r w:rsidRPr="00A43B4D">
        <w:rPr>
          <w:rFonts w:ascii="Times New Roman" w:hAnsi="Times New Roman"/>
          <w:b/>
          <w:color w:val="000000" w:themeColor="text1"/>
          <w:sz w:val="24"/>
          <w:szCs w:val="24"/>
        </w:rPr>
        <w:t>.</w:t>
      </w:r>
    </w:p>
    <w:p w:rsidR="0015582D" w:rsidRDefault="0015582D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b/>
          <w:color w:val="FF0000"/>
          <w:sz w:val="24"/>
          <w:szCs w:val="24"/>
        </w:rPr>
      </w:pPr>
    </w:p>
    <w:p w:rsidR="00A43B4D" w:rsidRDefault="00A43B4D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 w:hint="eastAsia"/>
          <w:b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44A56F" wp14:editId="4CAC598D">
            <wp:extent cx="3695700" cy="3574675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8132" cy="357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82D" w:rsidRPr="00A43B4D" w:rsidRDefault="00A43B4D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b/>
          <w:color w:val="FF0000"/>
          <w:sz w:val="24"/>
          <w:szCs w:val="24"/>
        </w:rPr>
      </w:pPr>
      <w:r>
        <w:rPr>
          <w:rFonts w:ascii="Times New Roman" w:hAnsi="Times New Roman" w:hint="eastAsia"/>
          <w:b/>
          <w:color w:val="000000" w:themeColor="text1"/>
          <w:sz w:val="24"/>
          <w:szCs w:val="24"/>
        </w:rPr>
        <w:t>Fig.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hint="eastAsia"/>
          <w:b/>
          <w:color w:val="000000" w:themeColor="text1"/>
          <w:sz w:val="24"/>
          <w:szCs w:val="24"/>
        </w:rPr>
        <w:t>S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>5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>. R</w:t>
      </w:r>
      <w:r w:rsidRPr="00244D09">
        <w:rPr>
          <w:rFonts w:ascii="Times New Roman" w:hAnsi="Times New Roman"/>
          <w:b/>
          <w:color w:val="000000" w:themeColor="text1"/>
          <w:sz w:val="24"/>
          <w:szCs w:val="24"/>
        </w:rPr>
        <w:t>eceiver operating characteristics (ROC) curve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 for HCC patient detection by </w:t>
      </w:r>
      <w:r w:rsidR="008B0BD9">
        <w:rPr>
          <w:rFonts w:ascii="Times New Roman" w:hAnsi="Times New Roman"/>
          <w:b/>
          <w:color w:val="000000" w:themeColor="text1"/>
          <w:sz w:val="24"/>
          <w:szCs w:val="24"/>
        </w:rPr>
        <w:t>different indicators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 in discriminating HCC from individuals without HCC. </w:t>
      </w:r>
    </w:p>
    <w:p w:rsidR="0015582D" w:rsidRPr="00FF1FE2" w:rsidRDefault="0015582D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b/>
          <w:color w:val="FF0000"/>
          <w:sz w:val="24"/>
          <w:szCs w:val="24"/>
        </w:rPr>
      </w:pPr>
    </w:p>
    <w:p w:rsidR="00017C3C" w:rsidRDefault="00F64404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409553D" wp14:editId="3527B310">
            <wp:extent cx="3676650" cy="303392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0520" cy="303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C3C" w:rsidRDefault="00017C3C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color w:val="FF0000"/>
          <w:sz w:val="24"/>
          <w:szCs w:val="24"/>
        </w:rPr>
      </w:pPr>
      <w:r>
        <w:rPr>
          <w:rFonts w:ascii="Times New Roman" w:hAnsi="Times New Roman" w:hint="eastAsia"/>
          <w:b/>
          <w:color w:val="000000" w:themeColor="text1"/>
          <w:sz w:val="24"/>
          <w:szCs w:val="24"/>
        </w:rPr>
        <w:t>Fig.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 w:rsidR="00B469C2">
        <w:rPr>
          <w:rFonts w:ascii="Times New Roman" w:hAnsi="Times New Roman"/>
          <w:b/>
          <w:color w:val="000000" w:themeColor="text1"/>
          <w:sz w:val="24"/>
          <w:szCs w:val="24"/>
        </w:rPr>
        <w:t>S</w:t>
      </w:r>
      <w:r w:rsidR="00A43B4D">
        <w:rPr>
          <w:rFonts w:ascii="Times New Roman" w:hAnsi="Times New Roman"/>
          <w:b/>
          <w:color w:val="000000" w:themeColor="text1"/>
          <w:sz w:val="24"/>
          <w:szCs w:val="24"/>
        </w:rPr>
        <w:t>6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. </w:t>
      </w:r>
      <w:r w:rsidR="00C61B30">
        <w:rPr>
          <w:rFonts w:ascii="Times New Roman" w:hAnsi="Times New Roman"/>
          <w:b/>
          <w:color w:val="000000" w:themeColor="text1"/>
          <w:sz w:val="24"/>
          <w:szCs w:val="24"/>
        </w:rPr>
        <w:t xml:space="preserve">The depth of </w:t>
      </w:r>
      <w:r w:rsidR="00F64404">
        <w:rPr>
          <w:rFonts w:ascii="Times New Roman" w:hAnsi="Times New Roman"/>
          <w:b/>
          <w:color w:val="000000" w:themeColor="text1"/>
          <w:sz w:val="24"/>
          <w:szCs w:val="24"/>
        </w:rPr>
        <w:t>7</w:t>
      </w:r>
      <w:r w:rsidR="00C61B30">
        <w:rPr>
          <w:rFonts w:ascii="Times New Roman" w:hAnsi="Times New Roman"/>
          <w:b/>
          <w:color w:val="000000" w:themeColor="text1"/>
          <w:sz w:val="24"/>
          <w:szCs w:val="24"/>
        </w:rPr>
        <w:t xml:space="preserve"> DM</w:t>
      </w:r>
      <w:r w:rsidR="004232B1">
        <w:rPr>
          <w:rFonts w:ascii="Times New Roman" w:hAnsi="Times New Roman"/>
          <w:b/>
          <w:color w:val="000000" w:themeColor="text1"/>
          <w:sz w:val="24"/>
          <w:szCs w:val="24"/>
        </w:rPr>
        <w:t>C</w:t>
      </w:r>
      <w:r w:rsidR="00C61B30">
        <w:rPr>
          <w:rFonts w:ascii="Times New Roman" w:hAnsi="Times New Roman"/>
          <w:b/>
          <w:color w:val="000000" w:themeColor="text1"/>
          <w:sz w:val="24"/>
          <w:szCs w:val="24"/>
        </w:rPr>
        <w:t>s of SENP5 in all the samples.</w:t>
      </w:r>
    </w:p>
    <w:p w:rsidR="00017C3C" w:rsidRDefault="00F64404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98A837" wp14:editId="1A759711">
            <wp:extent cx="5274310" cy="66128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FB" w:rsidRPr="004232B1" w:rsidRDefault="00FF1FE2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 w:hint="eastAsia"/>
          <w:b/>
          <w:color w:val="000000" w:themeColor="text1"/>
          <w:sz w:val="24"/>
          <w:szCs w:val="24"/>
        </w:rPr>
        <w:t>Fig.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hint="eastAsia"/>
          <w:b/>
          <w:color w:val="000000" w:themeColor="text1"/>
          <w:sz w:val="24"/>
          <w:szCs w:val="24"/>
        </w:rPr>
        <w:t>S</w:t>
      </w:r>
      <w:r w:rsidR="00A43B4D">
        <w:rPr>
          <w:rFonts w:ascii="Times New Roman" w:hAnsi="Times New Roman"/>
          <w:b/>
          <w:color w:val="000000" w:themeColor="text1"/>
          <w:sz w:val="24"/>
          <w:szCs w:val="24"/>
        </w:rPr>
        <w:t>7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>. The genome feature distribution of CpGs at the low-pass WGBS.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(A) The enrichment scores of CpGs in promoter, exon, intron intergenic, CpG island and repeat regions</w:t>
      </w:r>
      <w:r w:rsidR="004232B1">
        <w:rPr>
          <w:rFonts w:ascii="Times New Roman" w:hAnsi="Times New Roman"/>
          <w:color w:val="000000" w:themeColor="text1"/>
          <w:sz w:val="24"/>
          <w:szCs w:val="24"/>
        </w:rPr>
        <w:t xml:space="preserve"> of</w:t>
      </w:r>
      <w:r w:rsidR="004232B1">
        <w:rPr>
          <w:rFonts w:ascii="Times New Roman" w:hAnsi="Times New Roman" w:hint="eastAsia"/>
          <w:color w:val="000000" w:themeColor="text1"/>
          <w:sz w:val="24"/>
          <w:szCs w:val="24"/>
        </w:rPr>
        <w:t xml:space="preserve"> all the samples</w:t>
      </w:r>
      <w:r>
        <w:rPr>
          <w:rFonts w:ascii="Times New Roman" w:hAnsi="Times New Roman"/>
          <w:color w:val="000000" w:themeColor="text1"/>
          <w:sz w:val="24"/>
          <w:szCs w:val="24"/>
        </w:rPr>
        <w:t>. (B)</w:t>
      </w:r>
      <w:r w:rsidR="004232B1" w:rsidRPr="004232B1">
        <w:rPr>
          <w:rFonts w:ascii="Times New Roman" w:hAnsi="Times New Roman"/>
          <w:color w:val="000000" w:themeColor="text1"/>
          <w:sz w:val="24"/>
          <w:szCs w:val="24"/>
        </w:rPr>
        <w:t xml:space="preserve"> </w:t>
      </w:r>
      <w:r w:rsidR="004232B1">
        <w:rPr>
          <w:rFonts w:ascii="Times New Roman" w:hAnsi="Times New Roman"/>
          <w:color w:val="000000" w:themeColor="text1"/>
          <w:sz w:val="24"/>
          <w:szCs w:val="24"/>
        </w:rPr>
        <w:t>The depth of CpGs located in repeat regions and CpGs located outside of repeat regions.</w:t>
      </w:r>
      <w:r>
        <w:rPr>
          <w:rFonts w:ascii="Times New Roman" w:hAnsi="Times New Roman"/>
          <w:color w:val="000000" w:themeColor="text1"/>
          <w:sz w:val="24"/>
          <w:szCs w:val="24"/>
        </w:rPr>
        <w:t xml:space="preserve"> (C) </w:t>
      </w:r>
      <w:r w:rsidR="004232B1">
        <w:rPr>
          <w:rFonts w:ascii="Times New Roman" w:hAnsi="Times New Roman"/>
          <w:color w:val="000000" w:themeColor="text1"/>
          <w:sz w:val="24"/>
          <w:szCs w:val="24"/>
        </w:rPr>
        <w:t>The percentage of CpGs located in repeat regions in all the individuals.</w:t>
      </w:r>
      <w:r w:rsidR="004232B1" w:rsidRPr="004232B1">
        <w:rPr>
          <w:noProof/>
        </w:rPr>
        <w:t xml:space="preserve"> </w:t>
      </w:r>
    </w:p>
    <w:p w:rsidR="000179FB" w:rsidRDefault="000179FB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color w:val="000000" w:themeColor="text1"/>
          <w:sz w:val="24"/>
          <w:szCs w:val="24"/>
        </w:rPr>
      </w:pPr>
    </w:p>
    <w:p w:rsidR="00F64404" w:rsidRDefault="00F64404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color w:val="000000" w:themeColor="text1"/>
          <w:sz w:val="24"/>
          <w:szCs w:val="24"/>
        </w:rPr>
      </w:pPr>
    </w:p>
    <w:p w:rsidR="00F64404" w:rsidRDefault="00F64404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b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7D3CD5" wp14:editId="64AB8D1F">
            <wp:extent cx="2893788" cy="2581275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1077" cy="258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404" w:rsidRDefault="00F64404" w:rsidP="00A43B4D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 w:hint="eastAsia"/>
          <w:b/>
          <w:color w:val="000000" w:themeColor="text1"/>
          <w:sz w:val="24"/>
          <w:szCs w:val="24"/>
        </w:rPr>
        <w:t>Fig.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hint="eastAsia"/>
          <w:b/>
          <w:color w:val="000000" w:themeColor="text1"/>
          <w:sz w:val="24"/>
          <w:szCs w:val="24"/>
        </w:rPr>
        <w:t>S</w:t>
      </w:r>
      <w:r w:rsidR="00A43B4D">
        <w:rPr>
          <w:rFonts w:ascii="Times New Roman" w:hAnsi="Times New Roman"/>
          <w:b/>
          <w:color w:val="000000" w:themeColor="text1"/>
          <w:sz w:val="24"/>
          <w:szCs w:val="24"/>
        </w:rPr>
        <w:t>8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 xml:space="preserve">. The </w:t>
      </w:r>
      <w:r w:rsidR="00802E5C">
        <w:rPr>
          <w:rFonts w:ascii="Times New Roman" w:hAnsi="Times New Roman"/>
          <w:b/>
          <w:color w:val="000000" w:themeColor="text1"/>
          <w:sz w:val="24"/>
          <w:szCs w:val="24"/>
        </w:rPr>
        <w:t xml:space="preserve">correlation between </w:t>
      </w:r>
      <w:r w:rsidR="00244D09">
        <w:rPr>
          <w:rFonts w:ascii="Times New Roman" w:hAnsi="Times New Roman"/>
          <w:b/>
          <w:color w:val="000000" w:themeColor="text1"/>
          <w:sz w:val="24"/>
          <w:szCs w:val="24"/>
        </w:rPr>
        <w:t>AFP (log</w:t>
      </w:r>
      <w:r w:rsidR="00244D09" w:rsidRPr="00244D09">
        <w:rPr>
          <w:rFonts w:ascii="Times New Roman" w:hAnsi="Times New Roman"/>
          <w:b/>
          <w:color w:val="000000" w:themeColor="text1"/>
          <w:sz w:val="24"/>
          <w:szCs w:val="24"/>
          <w:vertAlign w:val="subscript"/>
        </w:rPr>
        <w:t>10</w:t>
      </w:r>
      <w:r w:rsidR="00244D09">
        <w:rPr>
          <w:rFonts w:ascii="Times New Roman" w:hAnsi="Times New Roman"/>
          <w:b/>
          <w:color w:val="000000" w:themeColor="text1"/>
          <w:sz w:val="24"/>
          <w:szCs w:val="24"/>
        </w:rPr>
        <w:t xml:space="preserve">) and </w:t>
      </w:r>
      <w:r w:rsidR="00244D09" w:rsidRPr="00244D09">
        <w:rPr>
          <w:rFonts w:ascii="Times New Roman" w:hAnsi="Times New Roman"/>
          <w:b/>
          <w:color w:val="000000" w:themeColor="text1"/>
          <w:sz w:val="24"/>
          <w:szCs w:val="24"/>
        </w:rPr>
        <w:t>average methylation level of the CpGs within the 100bp of the reported HBV integration sites (Methyl</w:t>
      </w:r>
      <w:r w:rsidR="00244D09" w:rsidRPr="000129A8">
        <w:rPr>
          <w:rFonts w:ascii="Times New Roman" w:hAnsi="Times New Roman" w:hint="eastAsia"/>
          <w:b/>
          <w:color w:val="000000" w:themeColor="text1"/>
          <w:sz w:val="24"/>
          <w:szCs w:val="24"/>
          <w:vertAlign w:val="subscript"/>
        </w:rPr>
        <w:t>HBV</w:t>
      </w:r>
      <w:r w:rsidR="00244D09" w:rsidRPr="00244D09">
        <w:rPr>
          <w:rFonts w:ascii="Times New Roman" w:hAnsi="Times New Roman"/>
          <w:b/>
          <w:color w:val="000000" w:themeColor="text1"/>
          <w:sz w:val="24"/>
          <w:szCs w:val="24"/>
        </w:rPr>
        <w:t>)</w:t>
      </w:r>
      <w:r>
        <w:rPr>
          <w:rFonts w:ascii="Times New Roman" w:hAnsi="Times New Roman"/>
          <w:b/>
          <w:color w:val="000000" w:themeColor="text1"/>
          <w:sz w:val="24"/>
          <w:szCs w:val="24"/>
        </w:rPr>
        <w:t>.</w:t>
      </w:r>
      <w:r w:rsidRPr="00244D09">
        <w:rPr>
          <w:rFonts w:ascii="Times New Roman" w:hAnsi="Times New Roman"/>
          <w:b/>
          <w:color w:val="000000" w:themeColor="text1"/>
          <w:sz w:val="24"/>
          <w:szCs w:val="24"/>
        </w:rPr>
        <w:t xml:space="preserve"> </w:t>
      </w:r>
    </w:p>
    <w:p w:rsidR="00BE5A83" w:rsidRPr="00244D09" w:rsidRDefault="00BE5A83" w:rsidP="00234585">
      <w:pPr>
        <w:snapToGrid w:val="0"/>
        <w:spacing w:beforeLines="50" w:before="156" w:afterLines="50" w:after="156" w:line="360" w:lineRule="auto"/>
        <w:jc w:val="left"/>
        <w:rPr>
          <w:rFonts w:ascii="Times New Roman" w:hAnsi="Times New Roman" w:hint="eastAsia"/>
          <w:b/>
          <w:color w:val="000000" w:themeColor="text1"/>
          <w:sz w:val="24"/>
          <w:szCs w:val="24"/>
        </w:rPr>
      </w:pPr>
    </w:p>
    <w:sectPr w:rsidR="00BE5A83" w:rsidRPr="00244D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0BA0" w:rsidRDefault="00790BA0" w:rsidP="00CF335B">
      <w:r>
        <w:separator/>
      </w:r>
    </w:p>
  </w:endnote>
  <w:endnote w:type="continuationSeparator" w:id="0">
    <w:p w:rsidR="00790BA0" w:rsidRDefault="00790BA0" w:rsidP="00CF33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0BA0" w:rsidRDefault="00790BA0" w:rsidP="00CF335B">
      <w:r>
        <w:separator/>
      </w:r>
    </w:p>
  </w:footnote>
  <w:footnote w:type="continuationSeparator" w:id="0">
    <w:p w:rsidR="00790BA0" w:rsidRDefault="00790BA0" w:rsidP="00CF335B"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Guo, Shicheng">
    <w15:presenceInfo w15:providerId="AD" w15:userId="S-1-5-21-2000478354-1637723038-1606980848-20660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06"/>
    <w:rsid w:val="000129A8"/>
    <w:rsid w:val="000179FB"/>
    <w:rsid w:val="00017C3C"/>
    <w:rsid w:val="000248BC"/>
    <w:rsid w:val="00033600"/>
    <w:rsid w:val="000348D2"/>
    <w:rsid w:val="000350ED"/>
    <w:rsid w:val="00035A6A"/>
    <w:rsid w:val="0003715C"/>
    <w:rsid w:val="000577E1"/>
    <w:rsid w:val="0006757D"/>
    <w:rsid w:val="00082607"/>
    <w:rsid w:val="00082F2D"/>
    <w:rsid w:val="00086D71"/>
    <w:rsid w:val="000C0022"/>
    <w:rsid w:val="000E13E7"/>
    <w:rsid w:val="001041FD"/>
    <w:rsid w:val="00106278"/>
    <w:rsid w:val="00116A74"/>
    <w:rsid w:val="001524E1"/>
    <w:rsid w:val="0015582D"/>
    <w:rsid w:val="00164B2F"/>
    <w:rsid w:val="0018518C"/>
    <w:rsid w:val="001A132B"/>
    <w:rsid w:val="001A3CEF"/>
    <w:rsid w:val="001C3F05"/>
    <w:rsid w:val="001D5C68"/>
    <w:rsid w:val="0020210D"/>
    <w:rsid w:val="00206474"/>
    <w:rsid w:val="00224E4A"/>
    <w:rsid w:val="00234585"/>
    <w:rsid w:val="00242ACF"/>
    <w:rsid w:val="00244D09"/>
    <w:rsid w:val="002537FB"/>
    <w:rsid w:val="0028086C"/>
    <w:rsid w:val="002A4416"/>
    <w:rsid w:val="002B64D6"/>
    <w:rsid w:val="002D3FF3"/>
    <w:rsid w:val="002E40BD"/>
    <w:rsid w:val="002F1F2C"/>
    <w:rsid w:val="00304209"/>
    <w:rsid w:val="00307034"/>
    <w:rsid w:val="0032177E"/>
    <w:rsid w:val="00334816"/>
    <w:rsid w:val="003455FF"/>
    <w:rsid w:val="00363214"/>
    <w:rsid w:val="0038319E"/>
    <w:rsid w:val="003844BD"/>
    <w:rsid w:val="003A5F92"/>
    <w:rsid w:val="003C2768"/>
    <w:rsid w:val="003F5EF8"/>
    <w:rsid w:val="003F7825"/>
    <w:rsid w:val="00422A3D"/>
    <w:rsid w:val="004232B1"/>
    <w:rsid w:val="00440FD8"/>
    <w:rsid w:val="00446C76"/>
    <w:rsid w:val="0047355E"/>
    <w:rsid w:val="00490616"/>
    <w:rsid w:val="004B2DBB"/>
    <w:rsid w:val="004D21A4"/>
    <w:rsid w:val="004D65CA"/>
    <w:rsid w:val="004E6DFD"/>
    <w:rsid w:val="005031CA"/>
    <w:rsid w:val="005466AE"/>
    <w:rsid w:val="00547F21"/>
    <w:rsid w:val="00577A74"/>
    <w:rsid w:val="00580F27"/>
    <w:rsid w:val="00596874"/>
    <w:rsid w:val="005D5DA2"/>
    <w:rsid w:val="0060085A"/>
    <w:rsid w:val="00642C53"/>
    <w:rsid w:val="006459B0"/>
    <w:rsid w:val="006462A4"/>
    <w:rsid w:val="00683524"/>
    <w:rsid w:val="006B10AC"/>
    <w:rsid w:val="006E5A05"/>
    <w:rsid w:val="006F580F"/>
    <w:rsid w:val="00717E1A"/>
    <w:rsid w:val="00741666"/>
    <w:rsid w:val="007702A1"/>
    <w:rsid w:val="007818C2"/>
    <w:rsid w:val="00790BA0"/>
    <w:rsid w:val="007A296C"/>
    <w:rsid w:val="007A39D3"/>
    <w:rsid w:val="007A7B62"/>
    <w:rsid w:val="007C4DFD"/>
    <w:rsid w:val="007D4D7E"/>
    <w:rsid w:val="007D6247"/>
    <w:rsid w:val="007E5A14"/>
    <w:rsid w:val="00802E5C"/>
    <w:rsid w:val="00810A84"/>
    <w:rsid w:val="0082364B"/>
    <w:rsid w:val="00880F88"/>
    <w:rsid w:val="008872E2"/>
    <w:rsid w:val="008B0BD9"/>
    <w:rsid w:val="008C3704"/>
    <w:rsid w:val="008D0755"/>
    <w:rsid w:val="00931DC9"/>
    <w:rsid w:val="0094633F"/>
    <w:rsid w:val="00954CB9"/>
    <w:rsid w:val="00957C5C"/>
    <w:rsid w:val="0096440A"/>
    <w:rsid w:val="009667C8"/>
    <w:rsid w:val="0097157A"/>
    <w:rsid w:val="009B2470"/>
    <w:rsid w:val="009B7FBD"/>
    <w:rsid w:val="009C0A0B"/>
    <w:rsid w:val="009C57D3"/>
    <w:rsid w:val="009E4C95"/>
    <w:rsid w:val="00A3380A"/>
    <w:rsid w:val="00A35A5B"/>
    <w:rsid w:val="00A363D1"/>
    <w:rsid w:val="00A4166A"/>
    <w:rsid w:val="00A43B4D"/>
    <w:rsid w:val="00A54DA4"/>
    <w:rsid w:val="00A571A8"/>
    <w:rsid w:val="00A77F77"/>
    <w:rsid w:val="00AB26F7"/>
    <w:rsid w:val="00AB3F5B"/>
    <w:rsid w:val="00AC39A5"/>
    <w:rsid w:val="00AE492A"/>
    <w:rsid w:val="00AE5192"/>
    <w:rsid w:val="00B00FB2"/>
    <w:rsid w:val="00B06506"/>
    <w:rsid w:val="00B104E6"/>
    <w:rsid w:val="00B469C2"/>
    <w:rsid w:val="00B724AA"/>
    <w:rsid w:val="00BD308B"/>
    <w:rsid w:val="00BE5A83"/>
    <w:rsid w:val="00C07203"/>
    <w:rsid w:val="00C24265"/>
    <w:rsid w:val="00C304A9"/>
    <w:rsid w:val="00C61B30"/>
    <w:rsid w:val="00C756C4"/>
    <w:rsid w:val="00C97BC0"/>
    <w:rsid w:val="00CA10CC"/>
    <w:rsid w:val="00CA12E5"/>
    <w:rsid w:val="00CC29B8"/>
    <w:rsid w:val="00CC5689"/>
    <w:rsid w:val="00CF335B"/>
    <w:rsid w:val="00CF3DAF"/>
    <w:rsid w:val="00D003B2"/>
    <w:rsid w:val="00D02623"/>
    <w:rsid w:val="00D453EF"/>
    <w:rsid w:val="00DA4969"/>
    <w:rsid w:val="00E035F1"/>
    <w:rsid w:val="00E052CE"/>
    <w:rsid w:val="00E20927"/>
    <w:rsid w:val="00E278E7"/>
    <w:rsid w:val="00E61E67"/>
    <w:rsid w:val="00E63E13"/>
    <w:rsid w:val="00E86DF1"/>
    <w:rsid w:val="00E92C90"/>
    <w:rsid w:val="00E955DE"/>
    <w:rsid w:val="00EA2C5E"/>
    <w:rsid w:val="00EC12A3"/>
    <w:rsid w:val="00EE4A34"/>
    <w:rsid w:val="00F07083"/>
    <w:rsid w:val="00F25129"/>
    <w:rsid w:val="00F274A2"/>
    <w:rsid w:val="00F50867"/>
    <w:rsid w:val="00F64404"/>
    <w:rsid w:val="00F728F1"/>
    <w:rsid w:val="00FA136A"/>
    <w:rsid w:val="00FC57C0"/>
    <w:rsid w:val="00FC688F"/>
    <w:rsid w:val="00FD4ADD"/>
    <w:rsid w:val="00FF1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6CB60E"/>
  <w15:chartTrackingRefBased/>
  <w15:docId w15:val="{1B8C0011-4055-43CC-B797-6183C37AA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335B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F33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F335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F335B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F335B"/>
    <w:rPr>
      <w:sz w:val="18"/>
      <w:szCs w:val="18"/>
    </w:rPr>
  </w:style>
  <w:style w:type="table" w:styleId="a7">
    <w:name w:val="Table Grid"/>
    <w:basedOn w:val="a1"/>
    <w:uiPriority w:val="39"/>
    <w:rsid w:val="00CF33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91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4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0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microsoft.com/office/2011/relationships/people" Target="peop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5242</TotalTime>
  <Pages>1</Pages>
  <Words>256</Words>
  <Characters>1462</Characters>
  <Application>Microsoft Office Word</Application>
  <DocSecurity>0</DocSecurity>
  <Lines>12</Lines>
  <Paragraphs>3</Paragraphs>
  <ScaleCrop>false</ScaleCrop>
  <Company/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zhanghk</dc:creator>
  <cp:keywords/>
  <dc:description/>
  <cp:lastModifiedBy>Zhang Haikun</cp:lastModifiedBy>
  <cp:revision>56</cp:revision>
  <dcterms:created xsi:type="dcterms:W3CDTF">2017-12-22T08:56:00Z</dcterms:created>
  <dcterms:modified xsi:type="dcterms:W3CDTF">2019-05-21T09:54:00Z</dcterms:modified>
</cp:coreProperties>
</file>