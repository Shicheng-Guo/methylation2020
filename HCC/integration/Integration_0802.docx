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E6BC9" w14:textId="20D26BE6" w:rsidR="00E57D5B" w:rsidRPr="000974A6" w:rsidRDefault="00E57D5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color w:val="000000" w:themeColor="text1"/>
          <w:kern w:val="0"/>
          <w:sz w:val="22"/>
        </w:rPr>
      </w:pPr>
      <w:bookmarkStart w:id="0" w:name="OLE_LINK20"/>
      <w:r w:rsidRPr="000974A6">
        <w:rPr>
          <w:rFonts w:ascii="Arial" w:hAnsi="Arial" w:cs="Arial"/>
          <w:b/>
          <w:color w:val="000000" w:themeColor="text1"/>
          <w:kern w:val="0"/>
          <w:sz w:val="22"/>
        </w:rPr>
        <w:t xml:space="preserve">Non-invasive profiling of tumor-originated </w:t>
      </w:r>
      <w:r w:rsidR="00FA21E3" w:rsidRPr="000974A6">
        <w:rPr>
          <w:rFonts w:ascii="Arial" w:hAnsi="Arial" w:cs="Arial"/>
          <w:b/>
          <w:color w:val="000000" w:themeColor="text1"/>
          <w:kern w:val="0"/>
          <w:sz w:val="22"/>
        </w:rPr>
        <w:t>viral</w:t>
      </w:r>
      <w:r w:rsidRPr="000974A6">
        <w:rPr>
          <w:rFonts w:ascii="Arial" w:hAnsi="Arial" w:cs="Arial"/>
          <w:b/>
          <w:color w:val="000000" w:themeColor="text1"/>
          <w:kern w:val="0"/>
          <w:sz w:val="22"/>
        </w:rPr>
        <w:t xml:space="preserve"> </w:t>
      </w:r>
      <w:proofErr w:type="spellStart"/>
      <w:r w:rsidRPr="000974A6">
        <w:rPr>
          <w:rFonts w:ascii="Arial" w:hAnsi="Arial" w:cs="Arial"/>
          <w:b/>
          <w:color w:val="000000" w:themeColor="text1"/>
          <w:kern w:val="0"/>
          <w:sz w:val="22"/>
        </w:rPr>
        <w:t>integrants</w:t>
      </w:r>
      <w:proofErr w:type="spellEnd"/>
      <w:r w:rsidRPr="000974A6">
        <w:rPr>
          <w:rFonts w:ascii="Arial" w:hAnsi="Arial" w:cs="Arial"/>
          <w:b/>
          <w:color w:val="000000" w:themeColor="text1"/>
          <w:kern w:val="0"/>
          <w:sz w:val="22"/>
        </w:rPr>
        <w:t xml:space="preserve"> in patients with</w:t>
      </w:r>
      <w:r w:rsidR="00FA21E3" w:rsidRPr="000974A6">
        <w:rPr>
          <w:rFonts w:ascii="Arial" w:hAnsi="Arial" w:cs="Arial"/>
          <w:b/>
          <w:color w:val="000000" w:themeColor="text1"/>
          <w:kern w:val="0"/>
          <w:sz w:val="22"/>
        </w:rPr>
        <w:t xml:space="preserve"> HBV infection </w:t>
      </w:r>
      <w:r w:rsidRPr="000974A6">
        <w:rPr>
          <w:rFonts w:ascii="Arial" w:hAnsi="Arial" w:cs="Arial"/>
          <w:b/>
          <w:color w:val="000000" w:themeColor="text1"/>
          <w:kern w:val="0"/>
          <w:sz w:val="22"/>
        </w:rPr>
        <w:t xml:space="preserve">and </w:t>
      </w:r>
      <w:ins w:id="1" w:author="作者">
        <w:r w:rsidR="00984B31">
          <w:rPr>
            <w:rFonts w:ascii="Arial" w:hAnsi="Arial" w:cs="Arial"/>
            <w:b/>
            <w:color w:val="000000" w:themeColor="text1"/>
            <w:kern w:val="0"/>
            <w:sz w:val="22"/>
          </w:rPr>
          <w:t xml:space="preserve">tracing the integrations able to producing </w:t>
        </w:r>
      </w:ins>
      <w:del w:id="2" w:author="作者">
        <w:r w:rsidR="00EA0B48" w:rsidRPr="000974A6" w:rsidDel="00984B31">
          <w:rPr>
            <w:rFonts w:ascii="Arial" w:hAnsi="Arial" w:cs="Arial"/>
            <w:b/>
            <w:color w:val="000000" w:themeColor="text1"/>
            <w:kern w:val="0"/>
            <w:sz w:val="22"/>
          </w:rPr>
          <w:delText xml:space="preserve">integrant prediction revealing </w:delText>
        </w:r>
        <w:r w:rsidRPr="000974A6" w:rsidDel="00984B31">
          <w:rPr>
            <w:rFonts w:ascii="Arial" w:hAnsi="Arial" w:cs="Arial"/>
            <w:b/>
            <w:color w:val="000000" w:themeColor="text1"/>
            <w:kern w:val="0"/>
            <w:sz w:val="22"/>
          </w:rPr>
          <w:delText xml:space="preserve">their abilities in producing </w:delText>
        </w:r>
      </w:del>
      <w:r w:rsidRPr="000974A6">
        <w:rPr>
          <w:rFonts w:ascii="Arial" w:hAnsi="Arial" w:cs="Arial"/>
          <w:b/>
          <w:color w:val="000000" w:themeColor="text1"/>
          <w:kern w:val="0"/>
          <w:sz w:val="22"/>
        </w:rPr>
        <w:t xml:space="preserve">HBsAg </w:t>
      </w:r>
      <w:del w:id="3" w:author="作者">
        <w:r w:rsidRPr="000974A6" w:rsidDel="006C68FB">
          <w:rPr>
            <w:rFonts w:ascii="Arial" w:hAnsi="Arial" w:cs="Arial"/>
            <w:b/>
            <w:color w:val="000000" w:themeColor="text1"/>
            <w:kern w:val="0"/>
            <w:sz w:val="22"/>
          </w:rPr>
          <w:delText>transcripts</w:delText>
        </w:r>
      </w:del>
      <w:ins w:id="4" w:author="作者">
        <w:r w:rsidR="006C68FB">
          <w:rPr>
            <w:rFonts w:ascii="Arial" w:hAnsi="Arial" w:cs="Arial"/>
            <w:b/>
            <w:color w:val="000000" w:themeColor="text1"/>
            <w:kern w:val="0"/>
            <w:sz w:val="22"/>
          </w:rPr>
          <w:t xml:space="preserve">as </w:t>
        </w:r>
        <w:r w:rsidR="006C68FB" w:rsidRPr="006C68FB">
          <w:rPr>
            <w:rFonts w:ascii="Arial" w:hAnsi="Arial" w:cs="Arial"/>
            <w:b/>
            <w:color w:val="000000" w:themeColor="text1"/>
            <w:kern w:val="0"/>
            <w:sz w:val="22"/>
          </w:rPr>
          <w:t>neoantigen</w:t>
        </w:r>
        <w:r w:rsidR="00984B31">
          <w:rPr>
            <w:rFonts w:ascii="Arial" w:hAnsi="Arial" w:cs="Arial"/>
            <w:b/>
            <w:color w:val="000000" w:themeColor="text1"/>
            <w:kern w:val="0"/>
            <w:sz w:val="22"/>
          </w:rPr>
          <w:t xml:space="preserve"> in liver cancer</w:t>
        </w:r>
      </w:ins>
    </w:p>
    <w:bookmarkEnd w:id="0"/>
    <w:p w14:paraId="1989DE88" w14:textId="77777777" w:rsidR="002C37F7" w:rsidRPr="0032649F" w:rsidRDefault="002C37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6" w:left="181"/>
        <w:jc w:val="left"/>
        <w:rPr>
          <w:rFonts w:ascii="Arial" w:hAnsi="Arial" w:cs="Arial"/>
          <w:b/>
          <w:kern w:val="0"/>
          <w:sz w:val="22"/>
        </w:rPr>
      </w:pPr>
    </w:p>
    <w:p w14:paraId="592AB915" w14:textId="77777777" w:rsidR="00B52FD6" w:rsidRPr="0032649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D40F5F">
        <w:rPr>
          <w:rFonts w:ascii="Arial" w:hAnsi="Arial" w:cs="Arial"/>
          <w:kern w:val="0"/>
          <w:sz w:val="22"/>
        </w:rPr>
        <w:t>Wei Chen</w:t>
      </w:r>
      <w:proofErr w:type="gramStart"/>
      <w:r w:rsidRPr="00D40F5F">
        <w:rPr>
          <w:rFonts w:ascii="Arial" w:hAnsi="Arial" w:cs="Arial"/>
          <w:kern w:val="0"/>
          <w:sz w:val="22"/>
          <w:vertAlign w:val="superscript"/>
        </w:rPr>
        <w:t>1,#</w:t>
      </w:r>
      <w:proofErr w:type="gramEnd"/>
      <w:r w:rsidRPr="00D40F5F">
        <w:rPr>
          <w:rFonts w:ascii="Arial" w:hAnsi="Arial" w:cs="Arial"/>
          <w:kern w:val="0"/>
          <w:sz w:val="22"/>
        </w:rPr>
        <w:t xml:space="preserve">, </w:t>
      </w:r>
      <w:proofErr w:type="spellStart"/>
      <w:r w:rsidRPr="00D40F5F">
        <w:rPr>
          <w:rFonts w:ascii="Arial" w:hAnsi="Arial" w:cs="Arial"/>
          <w:kern w:val="0"/>
          <w:sz w:val="22"/>
        </w:rPr>
        <w:t>Ke</w:t>
      </w:r>
      <w:proofErr w:type="spellEnd"/>
      <w:r w:rsidRPr="00D40F5F">
        <w:rPr>
          <w:rFonts w:ascii="Arial" w:hAnsi="Arial" w:cs="Arial"/>
          <w:kern w:val="0"/>
          <w:sz w:val="22"/>
        </w:rPr>
        <w:t xml:space="preserve"> Zhang</w:t>
      </w:r>
      <w:r w:rsidRPr="00D40F5F">
        <w:rPr>
          <w:rFonts w:ascii="Arial" w:hAnsi="Arial" w:cs="Arial"/>
          <w:kern w:val="0"/>
          <w:sz w:val="22"/>
          <w:vertAlign w:val="superscript"/>
        </w:rPr>
        <w:t>2,4, #</w:t>
      </w:r>
      <w:r w:rsidRPr="00D40F5F">
        <w:rPr>
          <w:rFonts w:ascii="Arial" w:hAnsi="Arial" w:cs="Arial"/>
          <w:kern w:val="0"/>
          <w:sz w:val="22"/>
        </w:rPr>
        <w:t xml:space="preserve">, </w:t>
      </w:r>
      <w:proofErr w:type="spellStart"/>
      <w:r w:rsidRPr="00D40F5F">
        <w:rPr>
          <w:rFonts w:ascii="Arial" w:hAnsi="Arial" w:cs="Arial"/>
          <w:kern w:val="0"/>
          <w:sz w:val="22"/>
        </w:rPr>
        <w:t>Peiling</w:t>
      </w:r>
      <w:proofErr w:type="spellEnd"/>
      <w:r w:rsidRPr="00D40F5F">
        <w:rPr>
          <w:rFonts w:ascii="Arial" w:hAnsi="Arial" w:cs="Arial"/>
          <w:kern w:val="0"/>
          <w:sz w:val="22"/>
        </w:rPr>
        <w:t xml:space="preserve"> Dong</w:t>
      </w:r>
      <w:r w:rsidRPr="00D40F5F">
        <w:rPr>
          <w:rFonts w:ascii="Arial" w:hAnsi="Arial" w:cs="Arial"/>
          <w:kern w:val="0"/>
          <w:sz w:val="22"/>
          <w:vertAlign w:val="superscript"/>
        </w:rPr>
        <w:t>3, #</w:t>
      </w:r>
      <w:r w:rsidRPr="00D40F5F">
        <w:rPr>
          <w:rFonts w:ascii="Arial" w:hAnsi="Arial" w:cs="Arial"/>
          <w:kern w:val="0"/>
          <w:sz w:val="22"/>
        </w:rPr>
        <w:t>, Gregory Fanning</w:t>
      </w:r>
      <w:r w:rsidRPr="00D40F5F">
        <w:rPr>
          <w:rFonts w:ascii="Arial" w:hAnsi="Arial" w:cs="Arial"/>
          <w:kern w:val="0"/>
          <w:sz w:val="22"/>
          <w:vertAlign w:val="superscript"/>
        </w:rPr>
        <w:t>4</w:t>
      </w:r>
      <w:r w:rsidRPr="00D40F5F">
        <w:rPr>
          <w:rFonts w:ascii="Arial" w:hAnsi="Arial" w:cs="Arial"/>
          <w:kern w:val="0"/>
          <w:sz w:val="22"/>
        </w:rPr>
        <w:t xml:space="preserve">, </w:t>
      </w:r>
      <w:proofErr w:type="spellStart"/>
      <w:r w:rsidRPr="00D40F5F">
        <w:rPr>
          <w:rFonts w:ascii="Arial" w:hAnsi="Arial" w:cs="Arial"/>
          <w:kern w:val="0"/>
          <w:sz w:val="22"/>
        </w:rPr>
        <w:t>Chengcheng</w:t>
      </w:r>
      <w:proofErr w:type="spellEnd"/>
      <w:r w:rsidRPr="00D40F5F">
        <w:rPr>
          <w:rFonts w:ascii="Arial" w:hAnsi="Arial" w:cs="Arial"/>
          <w:kern w:val="0"/>
          <w:sz w:val="22"/>
        </w:rPr>
        <w:t xml:space="preserve"> Tao</w:t>
      </w:r>
      <w:r w:rsidRPr="00D40F5F">
        <w:rPr>
          <w:rFonts w:ascii="Arial" w:hAnsi="Arial" w:cs="Arial"/>
          <w:kern w:val="0"/>
          <w:sz w:val="22"/>
          <w:vertAlign w:val="superscript"/>
        </w:rPr>
        <w:t>1</w:t>
      </w:r>
      <w:r w:rsidRPr="00B628F3">
        <w:rPr>
          <w:rFonts w:ascii="Arial" w:hAnsi="Arial" w:cs="Arial"/>
          <w:kern w:val="0"/>
          <w:sz w:val="22"/>
        </w:rPr>
        <w:t>,</w:t>
      </w:r>
      <w:r w:rsidR="00600400" w:rsidRPr="00B628F3">
        <w:rPr>
          <w:rFonts w:ascii="Arial" w:hAnsi="Arial" w:cs="Arial"/>
          <w:kern w:val="0"/>
          <w:sz w:val="22"/>
        </w:rPr>
        <w:t xml:space="preserve"> </w:t>
      </w:r>
      <w:proofErr w:type="spellStart"/>
      <w:r w:rsidR="00600400" w:rsidRPr="00B628F3">
        <w:rPr>
          <w:rFonts w:ascii="Arial" w:hAnsi="Arial" w:cs="Arial"/>
          <w:kern w:val="0"/>
          <w:sz w:val="22"/>
        </w:rPr>
        <w:t>Haikun</w:t>
      </w:r>
      <w:proofErr w:type="spellEnd"/>
      <w:r w:rsidR="00600400" w:rsidRPr="00B628F3">
        <w:rPr>
          <w:rFonts w:ascii="Arial" w:hAnsi="Arial" w:cs="Arial"/>
          <w:kern w:val="0"/>
          <w:sz w:val="22"/>
        </w:rPr>
        <w:t xml:space="preserve"> Zhang</w:t>
      </w:r>
      <w:r w:rsidR="00600400" w:rsidRPr="00B628F3" w:rsidDel="00601165">
        <w:rPr>
          <w:rFonts w:ascii="Arial" w:hAnsi="Arial" w:cs="Arial"/>
          <w:kern w:val="0"/>
          <w:sz w:val="22"/>
        </w:rPr>
        <w:t xml:space="preserve"> </w:t>
      </w:r>
      <w:r w:rsidR="00600400" w:rsidRPr="00B628F3">
        <w:rPr>
          <w:rFonts w:ascii="Arial" w:hAnsi="Arial" w:cs="Arial"/>
          <w:kern w:val="0"/>
          <w:sz w:val="22"/>
          <w:vertAlign w:val="superscript"/>
        </w:rPr>
        <w:t>1,6</w:t>
      </w:r>
      <w:r w:rsidR="00600400" w:rsidRPr="00B628F3">
        <w:rPr>
          <w:rFonts w:ascii="Arial" w:hAnsi="Arial" w:cs="Arial"/>
          <w:kern w:val="0"/>
          <w:sz w:val="22"/>
        </w:rPr>
        <w:t>,</w:t>
      </w:r>
      <w:r w:rsidRPr="0048719D">
        <w:rPr>
          <w:rFonts w:ascii="Arial" w:hAnsi="Arial" w:cs="Arial"/>
          <w:kern w:val="0"/>
          <w:sz w:val="22"/>
        </w:rPr>
        <w:t xml:space="preserve"> Zheng Wang</w:t>
      </w:r>
      <w:r w:rsidRPr="00185A9C">
        <w:rPr>
          <w:rFonts w:ascii="Arial" w:hAnsi="Arial" w:cs="Arial"/>
          <w:kern w:val="0"/>
          <w:sz w:val="22"/>
          <w:vertAlign w:val="superscript"/>
        </w:rPr>
        <w:t>3</w:t>
      </w:r>
      <w:r w:rsidRPr="00185A9C">
        <w:rPr>
          <w:rFonts w:ascii="Arial" w:hAnsi="Arial" w:cs="Arial"/>
          <w:kern w:val="0"/>
          <w:sz w:val="22"/>
        </w:rPr>
        <w:t xml:space="preserve">, </w:t>
      </w:r>
      <w:proofErr w:type="spellStart"/>
      <w:r w:rsidR="00601165" w:rsidRPr="004E0AE0">
        <w:rPr>
          <w:rFonts w:ascii="Arial" w:hAnsi="Arial" w:cs="Arial"/>
          <w:kern w:val="0"/>
          <w:sz w:val="22"/>
        </w:rPr>
        <w:t>Yaqiang</w:t>
      </w:r>
      <w:proofErr w:type="spellEnd"/>
      <w:r w:rsidR="00601165" w:rsidRPr="004E0AE0">
        <w:rPr>
          <w:rFonts w:ascii="Arial" w:hAnsi="Arial" w:cs="Arial"/>
          <w:kern w:val="0"/>
          <w:sz w:val="22"/>
        </w:rPr>
        <w:t xml:space="preserve"> Hong</w:t>
      </w:r>
      <w:r w:rsidR="00601165" w:rsidRPr="004E0AE0">
        <w:rPr>
          <w:rFonts w:ascii="Arial" w:hAnsi="Arial" w:cs="Arial"/>
          <w:kern w:val="0"/>
          <w:sz w:val="22"/>
          <w:vertAlign w:val="superscript"/>
        </w:rPr>
        <w:t>1,6</w:t>
      </w:r>
      <w:r w:rsidRPr="00100F4C">
        <w:rPr>
          <w:rFonts w:ascii="Arial" w:hAnsi="Arial" w:cs="Arial"/>
          <w:kern w:val="0"/>
          <w:sz w:val="22"/>
        </w:rPr>
        <w:t>,</w:t>
      </w:r>
      <w:r w:rsidR="00ED1CB7" w:rsidRPr="00100F4C">
        <w:rPr>
          <w:rFonts w:ascii="Arial" w:hAnsi="Arial" w:cs="Arial"/>
          <w:kern w:val="0"/>
          <w:sz w:val="22"/>
        </w:rPr>
        <w:t xml:space="preserve"> </w:t>
      </w:r>
      <w:proofErr w:type="spellStart"/>
      <w:r w:rsidR="00ED1CB7" w:rsidRPr="00100F4C">
        <w:rPr>
          <w:rFonts w:ascii="Arial" w:hAnsi="Arial" w:cs="Arial"/>
          <w:kern w:val="0"/>
          <w:sz w:val="22"/>
        </w:rPr>
        <w:t>Shicheng</w:t>
      </w:r>
      <w:proofErr w:type="spellEnd"/>
      <w:r w:rsidR="00ED1CB7" w:rsidRPr="00100F4C">
        <w:rPr>
          <w:rFonts w:ascii="Arial" w:hAnsi="Arial" w:cs="Arial"/>
          <w:kern w:val="0"/>
          <w:sz w:val="22"/>
        </w:rPr>
        <w:t xml:space="preserve"> Guo</w:t>
      </w:r>
      <w:r w:rsidR="00ED1CB7" w:rsidRPr="00100F4C">
        <w:rPr>
          <w:rFonts w:ascii="Arial" w:hAnsi="Arial" w:cs="Arial"/>
          <w:kern w:val="0"/>
          <w:sz w:val="22"/>
          <w:vertAlign w:val="superscript"/>
        </w:rPr>
        <w:t>7</w:t>
      </w:r>
      <w:r w:rsidRPr="00100F4C">
        <w:rPr>
          <w:rFonts w:ascii="Arial" w:hAnsi="Arial" w:cs="Arial"/>
          <w:kern w:val="0"/>
          <w:sz w:val="22"/>
        </w:rPr>
        <w:t xml:space="preserve">, </w:t>
      </w:r>
      <w:r w:rsidR="006F16DB" w:rsidRPr="00AA213F">
        <w:rPr>
          <w:rFonts w:ascii="Arial" w:hAnsi="Arial" w:cs="Arial"/>
          <w:kern w:val="0"/>
          <w:sz w:val="22"/>
        </w:rPr>
        <w:t>Xiaobo Yang</w:t>
      </w:r>
      <w:r w:rsidR="006F16DB" w:rsidRPr="00AA213F">
        <w:rPr>
          <w:rFonts w:ascii="Arial" w:hAnsi="Arial" w:cs="Arial"/>
          <w:kern w:val="0"/>
          <w:sz w:val="22"/>
          <w:vertAlign w:val="superscript"/>
        </w:rPr>
        <w:t>5</w:t>
      </w:r>
      <w:r w:rsidR="006F16DB" w:rsidRPr="00AA213F">
        <w:rPr>
          <w:rFonts w:ascii="Arial" w:hAnsi="Arial" w:cs="Arial"/>
          <w:kern w:val="0"/>
          <w:sz w:val="22"/>
        </w:rPr>
        <w:t xml:space="preserve">, </w:t>
      </w:r>
      <w:proofErr w:type="spellStart"/>
      <w:r w:rsidR="00ED1CB7" w:rsidRPr="00AA213F">
        <w:rPr>
          <w:rFonts w:ascii="Arial" w:hAnsi="Arial" w:cs="Arial"/>
          <w:kern w:val="0"/>
          <w:sz w:val="22"/>
        </w:rPr>
        <w:t>Huiguo</w:t>
      </w:r>
      <w:proofErr w:type="spellEnd"/>
      <w:r w:rsidR="00ED1CB7" w:rsidRPr="00AA213F">
        <w:rPr>
          <w:rFonts w:ascii="Arial" w:hAnsi="Arial" w:cs="Arial"/>
          <w:kern w:val="0"/>
          <w:sz w:val="22"/>
        </w:rPr>
        <w:t xml:space="preserve"> Ding</w:t>
      </w:r>
      <w:r w:rsidR="00ED1CB7" w:rsidRPr="00AA213F">
        <w:rPr>
          <w:rFonts w:ascii="Arial" w:hAnsi="Arial" w:cs="Arial"/>
          <w:kern w:val="0"/>
          <w:sz w:val="22"/>
          <w:vertAlign w:val="superscript"/>
        </w:rPr>
        <w:t>3</w:t>
      </w:r>
      <w:r w:rsidR="009B448D" w:rsidRPr="00AA213F">
        <w:rPr>
          <w:rFonts w:ascii="Arial" w:hAnsi="Arial" w:cs="Arial"/>
          <w:kern w:val="0"/>
          <w:sz w:val="22"/>
        </w:rPr>
        <w:t xml:space="preserve">, </w:t>
      </w:r>
      <w:proofErr w:type="spellStart"/>
      <w:r w:rsidRPr="00AA213F">
        <w:rPr>
          <w:rFonts w:ascii="Arial" w:hAnsi="Arial" w:cs="Arial"/>
          <w:kern w:val="0"/>
          <w:sz w:val="22"/>
        </w:rPr>
        <w:t>Haitao</w:t>
      </w:r>
      <w:proofErr w:type="spellEnd"/>
      <w:r w:rsidRPr="00AA213F">
        <w:rPr>
          <w:rFonts w:ascii="Arial" w:hAnsi="Arial" w:cs="Arial"/>
          <w:kern w:val="0"/>
          <w:sz w:val="22"/>
        </w:rPr>
        <w:t xml:space="preserve"> Zhao</w:t>
      </w:r>
      <w:r w:rsidRPr="006D2C1F">
        <w:rPr>
          <w:rFonts w:ascii="Arial" w:hAnsi="Arial" w:cs="Arial"/>
          <w:kern w:val="0"/>
          <w:sz w:val="22"/>
          <w:vertAlign w:val="superscript"/>
        </w:rPr>
        <w:t>5</w:t>
      </w:r>
      <w:r w:rsidRPr="006D2C1F">
        <w:rPr>
          <w:rFonts w:ascii="Arial" w:hAnsi="Arial" w:cs="Arial"/>
          <w:kern w:val="0"/>
          <w:sz w:val="22"/>
        </w:rPr>
        <w:t xml:space="preserve">, </w:t>
      </w:r>
      <w:proofErr w:type="spellStart"/>
      <w:r w:rsidR="00732013" w:rsidRPr="00751EC6">
        <w:rPr>
          <w:rFonts w:ascii="Arial" w:hAnsi="Arial" w:cs="Arial"/>
          <w:kern w:val="0"/>
          <w:sz w:val="22"/>
        </w:rPr>
        <w:t>Changqing</w:t>
      </w:r>
      <w:proofErr w:type="spellEnd"/>
      <w:r w:rsidR="00732013" w:rsidRPr="00751EC6">
        <w:rPr>
          <w:rFonts w:ascii="Arial" w:hAnsi="Arial" w:cs="Arial"/>
          <w:kern w:val="0"/>
          <w:sz w:val="22"/>
        </w:rPr>
        <w:t xml:space="preserve"> Zeng</w:t>
      </w:r>
      <w:r w:rsidR="00732013" w:rsidRPr="00751EC6">
        <w:rPr>
          <w:rFonts w:ascii="Arial" w:hAnsi="Arial" w:cs="Arial"/>
          <w:kern w:val="0"/>
          <w:sz w:val="22"/>
          <w:vertAlign w:val="superscript"/>
        </w:rPr>
        <w:t>1,</w:t>
      </w:r>
      <w:r w:rsidR="00732013" w:rsidRPr="00751EC6">
        <w:rPr>
          <w:rFonts w:ascii="Arial" w:hAnsi="Arial" w:cs="Arial"/>
          <w:kern w:val="0"/>
          <w:sz w:val="22"/>
        </w:rPr>
        <w:t>* ,</w:t>
      </w:r>
      <w:r w:rsidR="00732013" w:rsidRPr="0032649F" w:rsidDel="00732013">
        <w:rPr>
          <w:rFonts w:ascii="Arial" w:hAnsi="Arial" w:cs="Arial"/>
          <w:kern w:val="0"/>
          <w:sz w:val="22"/>
        </w:rPr>
        <w:t xml:space="preserve"> </w:t>
      </w:r>
      <w:r w:rsidRPr="0032649F">
        <w:rPr>
          <w:rFonts w:ascii="Arial" w:hAnsi="Arial" w:cs="Arial"/>
          <w:kern w:val="0"/>
          <w:sz w:val="22"/>
        </w:rPr>
        <w:t>Ulrike Protzer</w:t>
      </w:r>
      <w:r w:rsidRPr="0032649F">
        <w:rPr>
          <w:rFonts w:ascii="Arial" w:hAnsi="Arial" w:cs="Arial"/>
          <w:kern w:val="0"/>
          <w:sz w:val="22"/>
          <w:vertAlign w:val="superscript"/>
        </w:rPr>
        <w:t>2,</w:t>
      </w:r>
      <w:r w:rsidRPr="0032649F">
        <w:rPr>
          <w:rFonts w:ascii="Arial" w:hAnsi="Arial" w:cs="Arial"/>
          <w:kern w:val="0"/>
          <w:sz w:val="22"/>
        </w:rPr>
        <w:t>*,</w:t>
      </w:r>
      <w:r w:rsidR="00732013" w:rsidRPr="0032649F" w:rsidDel="00732013">
        <w:rPr>
          <w:rFonts w:ascii="Arial" w:hAnsi="Arial" w:cs="Arial"/>
          <w:kern w:val="0"/>
          <w:sz w:val="22"/>
        </w:rPr>
        <w:t xml:space="preserve"> </w:t>
      </w:r>
      <w:proofErr w:type="spellStart"/>
      <w:r w:rsidRPr="0032649F">
        <w:rPr>
          <w:rFonts w:ascii="Arial" w:hAnsi="Arial" w:cs="Arial"/>
          <w:kern w:val="0"/>
          <w:sz w:val="22"/>
        </w:rPr>
        <w:t>Dake</w:t>
      </w:r>
      <w:proofErr w:type="spellEnd"/>
      <w:r w:rsidRPr="0032649F">
        <w:rPr>
          <w:rFonts w:ascii="Arial" w:hAnsi="Arial" w:cs="Arial"/>
          <w:kern w:val="0"/>
          <w:sz w:val="22"/>
        </w:rPr>
        <w:t xml:space="preserve"> Zhang</w:t>
      </w:r>
      <w:r w:rsidRPr="0032649F">
        <w:rPr>
          <w:rFonts w:ascii="Arial" w:hAnsi="Arial" w:cs="Arial"/>
          <w:kern w:val="0"/>
          <w:sz w:val="22"/>
          <w:vertAlign w:val="superscript"/>
        </w:rPr>
        <w:t>1,</w:t>
      </w:r>
      <w:r w:rsidRPr="0032649F">
        <w:rPr>
          <w:rFonts w:ascii="Arial" w:hAnsi="Arial" w:cs="Arial"/>
          <w:kern w:val="0"/>
          <w:sz w:val="22"/>
        </w:rPr>
        <w:t>*</w:t>
      </w:r>
    </w:p>
    <w:p w14:paraId="570B44E0" w14:textId="77777777" w:rsidR="002C37F7" w:rsidRPr="000974A6" w:rsidRDefault="002C37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665E34F1" w14:textId="77777777" w:rsidR="00B52FD6" w:rsidRPr="00D40F5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D40F5F">
        <w:rPr>
          <w:rFonts w:ascii="Arial" w:hAnsi="Arial" w:cs="Arial"/>
          <w:kern w:val="0"/>
          <w:sz w:val="22"/>
          <w:vertAlign w:val="superscript"/>
        </w:rPr>
        <w:t>1</w:t>
      </w:r>
      <w:r w:rsidRPr="00D40F5F">
        <w:rPr>
          <w:rFonts w:ascii="Arial" w:hAnsi="Arial" w:cs="Arial"/>
          <w:kern w:val="0"/>
          <w:sz w:val="22"/>
        </w:rPr>
        <w:t>, Key Laboratory of Genomic and Precision Medicine, Beijing Institute of Genomics, Chinese Academy of Sciences, Beijing, 100101, China</w:t>
      </w:r>
    </w:p>
    <w:p w14:paraId="4721ED26" w14:textId="77777777" w:rsidR="00B52FD6" w:rsidRPr="00B628F3"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B628F3">
        <w:rPr>
          <w:rFonts w:ascii="Arial" w:hAnsi="Arial" w:cs="Arial"/>
          <w:kern w:val="0"/>
          <w:sz w:val="22"/>
          <w:vertAlign w:val="superscript"/>
        </w:rPr>
        <w:t>2</w:t>
      </w:r>
      <w:r w:rsidRPr="00B628F3">
        <w:rPr>
          <w:rFonts w:ascii="Arial" w:hAnsi="Arial" w:cs="Arial"/>
          <w:kern w:val="0"/>
          <w:sz w:val="22"/>
        </w:rPr>
        <w:t xml:space="preserve">, Institute of Virology, Technical University of Munich / Helmholtz </w:t>
      </w:r>
      <w:proofErr w:type="spellStart"/>
      <w:r w:rsidRPr="00B628F3">
        <w:rPr>
          <w:rFonts w:ascii="Arial" w:hAnsi="Arial" w:cs="Arial"/>
          <w:kern w:val="0"/>
          <w:sz w:val="22"/>
        </w:rPr>
        <w:t>Zentrum</w:t>
      </w:r>
      <w:proofErr w:type="spellEnd"/>
      <w:r w:rsidRPr="00B628F3">
        <w:rPr>
          <w:rFonts w:ascii="Arial" w:hAnsi="Arial" w:cs="Arial"/>
          <w:kern w:val="0"/>
          <w:sz w:val="22"/>
        </w:rPr>
        <w:t xml:space="preserve"> München, 81675, Munich, Germany</w:t>
      </w:r>
    </w:p>
    <w:p w14:paraId="7B939E59" w14:textId="77777777" w:rsidR="00B52FD6" w:rsidRPr="00185A9C"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B628F3">
        <w:rPr>
          <w:rFonts w:ascii="Arial" w:hAnsi="Arial" w:cs="Arial"/>
          <w:kern w:val="0"/>
          <w:sz w:val="22"/>
          <w:vertAlign w:val="superscript"/>
        </w:rPr>
        <w:t>3</w:t>
      </w:r>
      <w:r w:rsidRPr="0048719D">
        <w:rPr>
          <w:rFonts w:ascii="Arial" w:hAnsi="Arial" w:cs="Arial"/>
          <w:kern w:val="0"/>
          <w:sz w:val="22"/>
        </w:rPr>
        <w:t xml:space="preserve">, Department of Hepatology, Beijing </w:t>
      </w:r>
      <w:proofErr w:type="spellStart"/>
      <w:r w:rsidRPr="0048719D">
        <w:rPr>
          <w:rFonts w:ascii="Arial" w:hAnsi="Arial" w:cs="Arial"/>
          <w:kern w:val="0"/>
          <w:sz w:val="22"/>
        </w:rPr>
        <w:t>You’an</w:t>
      </w:r>
      <w:proofErr w:type="spellEnd"/>
      <w:r w:rsidRPr="0048719D">
        <w:rPr>
          <w:rFonts w:ascii="Arial" w:hAnsi="Arial" w:cs="Arial"/>
          <w:kern w:val="0"/>
          <w:sz w:val="22"/>
        </w:rPr>
        <w:t xml:space="preserve"> Hospital Affiliated with Capital Medical University, Beijing 1</w:t>
      </w:r>
      <w:r w:rsidRPr="00185A9C">
        <w:rPr>
          <w:rFonts w:ascii="Arial" w:hAnsi="Arial" w:cs="Arial"/>
          <w:kern w:val="0"/>
          <w:sz w:val="22"/>
        </w:rPr>
        <w:t>00069, China</w:t>
      </w:r>
    </w:p>
    <w:p w14:paraId="692EAA79" w14:textId="77777777" w:rsidR="00B52FD6" w:rsidRPr="00D40F5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185A9C">
        <w:rPr>
          <w:rFonts w:ascii="Arial" w:hAnsi="Arial" w:cs="Arial"/>
          <w:kern w:val="0"/>
          <w:sz w:val="22"/>
          <w:vertAlign w:val="superscript"/>
        </w:rPr>
        <w:t>4</w:t>
      </w:r>
      <w:r w:rsidR="007F4234" w:rsidRPr="004E0AE0">
        <w:rPr>
          <w:rFonts w:ascii="Arial" w:hAnsi="Arial" w:cs="Arial"/>
          <w:kern w:val="0"/>
          <w:sz w:val="22"/>
        </w:rPr>
        <w:t>,</w:t>
      </w:r>
      <w:r w:rsidR="007F4234" w:rsidRPr="0032649F">
        <w:rPr>
          <w:rFonts w:ascii="Arial" w:hAnsi="Arial" w:cs="Arial"/>
          <w:kern w:val="0"/>
          <w:sz w:val="22"/>
        </w:rPr>
        <w:t xml:space="preserve"> </w:t>
      </w:r>
      <w:r w:rsidRPr="00D40F5F">
        <w:rPr>
          <w:rFonts w:ascii="Arial" w:hAnsi="Arial" w:cs="Arial"/>
          <w:kern w:val="0"/>
          <w:sz w:val="22"/>
        </w:rPr>
        <w:t>Janssen China Research &amp; Development Center, Shanghai 201210, China</w:t>
      </w:r>
    </w:p>
    <w:p w14:paraId="3E4EE4C2" w14:textId="77777777" w:rsidR="00B52FD6" w:rsidRPr="00D40F5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D40F5F">
        <w:rPr>
          <w:rFonts w:ascii="Arial" w:hAnsi="Arial" w:cs="Arial"/>
          <w:kern w:val="0"/>
          <w:sz w:val="22"/>
          <w:vertAlign w:val="superscript"/>
        </w:rPr>
        <w:t>5</w:t>
      </w:r>
      <w:r w:rsidR="007F4234" w:rsidRPr="00D40F5F">
        <w:rPr>
          <w:rFonts w:ascii="Arial" w:hAnsi="Arial" w:cs="Arial"/>
          <w:kern w:val="0"/>
          <w:sz w:val="22"/>
        </w:rPr>
        <w:t>,</w:t>
      </w:r>
      <w:r w:rsidR="007F4234" w:rsidRPr="0032649F">
        <w:rPr>
          <w:rFonts w:ascii="Arial" w:hAnsi="Arial" w:cs="Arial"/>
          <w:kern w:val="0"/>
          <w:sz w:val="22"/>
        </w:rPr>
        <w:t xml:space="preserve"> </w:t>
      </w:r>
      <w:r w:rsidRPr="00D40F5F">
        <w:rPr>
          <w:rFonts w:ascii="Arial" w:hAnsi="Arial" w:cs="Arial"/>
          <w:kern w:val="0"/>
          <w:sz w:val="22"/>
        </w:rPr>
        <w:t xml:space="preserve">Department of Liver Surgery, Peking Union Medical College Hospital, Chinese Academy of Medical Sciences and Peking Union Medical College, Beijing 100730, China </w:t>
      </w:r>
    </w:p>
    <w:p w14:paraId="73AAC987" w14:textId="77777777" w:rsidR="00B52FD6" w:rsidRPr="00B628F3"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B628F3">
        <w:rPr>
          <w:rFonts w:ascii="Arial" w:hAnsi="Arial" w:cs="Arial"/>
          <w:kern w:val="0"/>
          <w:sz w:val="22"/>
          <w:vertAlign w:val="superscript"/>
        </w:rPr>
        <w:t>6</w:t>
      </w:r>
      <w:r w:rsidRPr="00B628F3">
        <w:rPr>
          <w:rFonts w:ascii="Arial" w:hAnsi="Arial" w:cs="Arial"/>
          <w:kern w:val="0"/>
          <w:sz w:val="22"/>
        </w:rPr>
        <w:t>, University of Chinese Academy of Sciences, Beijing 100049, China</w:t>
      </w:r>
    </w:p>
    <w:p w14:paraId="7A024530" w14:textId="16A8F927" w:rsidR="004D4F8B" w:rsidRPr="0048719D" w:rsidRDefault="003B523A" w:rsidP="003F3773">
      <w:pPr>
        <w:jc w:val="left"/>
        <w:rPr>
          <w:rFonts w:ascii="Arial" w:hAnsi="Arial" w:cs="Arial"/>
          <w:sz w:val="22"/>
        </w:rPr>
      </w:pPr>
      <w:r w:rsidRPr="00B628F3">
        <w:rPr>
          <w:rFonts w:ascii="Arial" w:hAnsi="Arial" w:cs="Arial"/>
          <w:kern w:val="0"/>
          <w:sz w:val="22"/>
          <w:vertAlign w:val="superscript"/>
        </w:rPr>
        <w:t>7</w:t>
      </w:r>
      <w:r w:rsidR="00CE6815" w:rsidRPr="00B628F3">
        <w:rPr>
          <w:rFonts w:ascii="Arial" w:hAnsi="Arial" w:cs="Arial"/>
          <w:kern w:val="0"/>
          <w:sz w:val="22"/>
        </w:rPr>
        <w:t xml:space="preserve">, </w:t>
      </w:r>
      <w:r w:rsidR="004D4F8B" w:rsidRPr="0048719D">
        <w:rPr>
          <w:rFonts w:ascii="Arial" w:hAnsi="Arial" w:cs="Arial"/>
          <w:sz w:val="22"/>
        </w:rPr>
        <w:t>Center for Precision Medicine Research, Marshfield Clinic Research Institute, Marshfield, WI, USA</w:t>
      </w:r>
    </w:p>
    <w:p w14:paraId="44253A19" w14:textId="77777777" w:rsidR="003B523A" w:rsidRPr="00CE6815" w:rsidRDefault="003B523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6332AE11" w14:textId="77777777" w:rsidR="00B52FD6" w:rsidRPr="00100F4C"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4E0AE0">
        <w:rPr>
          <w:rFonts w:ascii="Arial" w:hAnsi="Arial" w:cs="Arial"/>
          <w:kern w:val="0"/>
          <w:sz w:val="22"/>
          <w:vertAlign w:val="superscript"/>
        </w:rPr>
        <w:t>#</w:t>
      </w:r>
      <w:r w:rsidRPr="004E0AE0">
        <w:rPr>
          <w:rFonts w:ascii="Arial" w:hAnsi="Arial" w:cs="Arial"/>
          <w:kern w:val="0"/>
          <w:sz w:val="22"/>
        </w:rPr>
        <w:t xml:space="preserve"> </w:t>
      </w:r>
      <w:r w:rsidR="00D32828" w:rsidRPr="00100F4C">
        <w:rPr>
          <w:rFonts w:ascii="Arial" w:hAnsi="Arial" w:cs="Arial"/>
          <w:kern w:val="0"/>
          <w:sz w:val="22"/>
        </w:rPr>
        <w:t>Equal contribution</w:t>
      </w:r>
    </w:p>
    <w:p w14:paraId="2A4CABFA" w14:textId="77777777" w:rsidR="00B52FD6" w:rsidRPr="00AA213F"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100F4C">
        <w:rPr>
          <w:rFonts w:ascii="Arial" w:hAnsi="Arial" w:cs="Arial"/>
          <w:kern w:val="0"/>
          <w:sz w:val="22"/>
        </w:rPr>
        <w:t>*</w:t>
      </w:r>
      <w:r w:rsidRPr="00100F4C">
        <w:rPr>
          <w:rFonts w:ascii="Arial" w:hAnsi="Arial" w:cs="Arial"/>
          <w:kern w:val="0"/>
          <w:sz w:val="22"/>
          <w:vertAlign w:val="superscript"/>
        </w:rPr>
        <w:t xml:space="preserve"> </w:t>
      </w:r>
      <w:r w:rsidRPr="00AA213F">
        <w:rPr>
          <w:rFonts w:ascii="Arial" w:hAnsi="Arial" w:cs="Arial"/>
          <w:kern w:val="0"/>
          <w:sz w:val="22"/>
        </w:rPr>
        <w:t>Corresponding Author</w:t>
      </w:r>
      <w:r w:rsidR="00D32828" w:rsidRPr="00AA213F">
        <w:rPr>
          <w:rFonts w:ascii="Arial" w:hAnsi="Arial" w:cs="Arial"/>
          <w:kern w:val="0"/>
          <w:sz w:val="22"/>
        </w:rPr>
        <w:t>s</w:t>
      </w:r>
    </w:p>
    <w:p w14:paraId="5A6E5B94" w14:textId="77777777" w:rsidR="00E13DC7" w:rsidRPr="006D2C1F" w:rsidRDefault="00E13DC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24D04B39" w14:textId="77777777" w:rsidR="003F3773" w:rsidRDefault="00C37340" w:rsidP="003F3773">
      <w:pPr>
        <w:autoSpaceDE w:val="0"/>
        <w:autoSpaceDN w:val="0"/>
        <w:adjustRightInd w:val="0"/>
        <w:snapToGrid w:val="0"/>
        <w:jc w:val="left"/>
        <w:rPr>
          <w:rFonts w:ascii="Arial" w:hAnsi="Arial" w:cs="Arial"/>
          <w:b/>
          <w:sz w:val="22"/>
        </w:rPr>
      </w:pPr>
      <w:bookmarkStart w:id="5" w:name="OLE_LINK17"/>
      <w:bookmarkStart w:id="6" w:name="OLE_LINK18"/>
      <w:r w:rsidRPr="0032649F">
        <w:rPr>
          <w:rFonts w:ascii="Arial" w:hAnsi="Arial" w:cs="Arial"/>
          <w:b/>
          <w:sz w:val="22"/>
        </w:rPr>
        <w:t xml:space="preserve">Correspondence: </w:t>
      </w:r>
    </w:p>
    <w:p w14:paraId="56BC1ABA" w14:textId="36C782BC" w:rsidR="00C37340" w:rsidRDefault="00C37340" w:rsidP="003F3773">
      <w:pPr>
        <w:autoSpaceDE w:val="0"/>
        <w:autoSpaceDN w:val="0"/>
        <w:adjustRightInd w:val="0"/>
        <w:snapToGrid w:val="0"/>
        <w:jc w:val="left"/>
        <w:rPr>
          <w:rFonts w:ascii="Arial" w:hAnsi="Arial" w:cs="Arial"/>
          <w:kern w:val="0"/>
          <w:sz w:val="22"/>
        </w:rPr>
      </w:pPr>
      <w:proofErr w:type="spellStart"/>
      <w:r w:rsidRPr="0032649F">
        <w:rPr>
          <w:rFonts w:ascii="Arial" w:hAnsi="Arial" w:cs="Arial"/>
          <w:kern w:val="0"/>
          <w:sz w:val="22"/>
        </w:rPr>
        <w:t>Changqing</w:t>
      </w:r>
      <w:proofErr w:type="spellEnd"/>
      <w:r w:rsidRPr="0032649F">
        <w:rPr>
          <w:rFonts w:ascii="Arial" w:hAnsi="Arial" w:cs="Arial"/>
          <w:kern w:val="0"/>
          <w:sz w:val="22"/>
        </w:rPr>
        <w:t xml:space="preserve"> Zeng, Beijing Institute of Genomics, Chinese Academy of Sciences, NO.1 </w:t>
      </w:r>
      <w:proofErr w:type="spellStart"/>
      <w:r w:rsidRPr="0032649F">
        <w:rPr>
          <w:rFonts w:ascii="Arial" w:hAnsi="Arial" w:cs="Arial"/>
          <w:kern w:val="0"/>
          <w:sz w:val="22"/>
        </w:rPr>
        <w:t>Beichen</w:t>
      </w:r>
      <w:proofErr w:type="spellEnd"/>
      <w:r w:rsidRPr="0032649F">
        <w:rPr>
          <w:rFonts w:ascii="Arial" w:hAnsi="Arial" w:cs="Arial"/>
          <w:kern w:val="0"/>
          <w:sz w:val="22"/>
        </w:rPr>
        <w:t xml:space="preserve"> West Road, Chaoyang District, Be</w:t>
      </w:r>
      <w:r w:rsidR="001805F6" w:rsidRPr="0032649F">
        <w:rPr>
          <w:rFonts w:ascii="Arial" w:hAnsi="Arial" w:cs="Arial"/>
          <w:kern w:val="0"/>
          <w:sz w:val="22"/>
        </w:rPr>
        <w:t>ijing 100101, China. Phone: +86-10-84097818; Fax: +86-</w:t>
      </w:r>
      <w:r w:rsidRPr="0032649F">
        <w:rPr>
          <w:rFonts w:ascii="Arial" w:hAnsi="Arial" w:cs="Arial"/>
          <w:kern w:val="0"/>
          <w:sz w:val="22"/>
        </w:rPr>
        <w:t xml:space="preserve">10 </w:t>
      </w:r>
      <w:r w:rsidR="001805F6" w:rsidRPr="0032649F">
        <w:rPr>
          <w:rFonts w:ascii="Arial" w:hAnsi="Arial" w:cs="Arial"/>
          <w:kern w:val="0"/>
          <w:sz w:val="22"/>
        </w:rPr>
        <w:t>-</w:t>
      </w:r>
      <w:r w:rsidRPr="0032649F">
        <w:rPr>
          <w:rFonts w:ascii="Arial" w:hAnsi="Arial" w:cs="Arial"/>
          <w:kern w:val="0"/>
          <w:sz w:val="22"/>
        </w:rPr>
        <w:t xml:space="preserve">84097706; Email: </w:t>
      </w:r>
      <w:hyperlink r:id="rId9" w:history="1">
        <w:r w:rsidR="003F3773" w:rsidRPr="00244A73">
          <w:rPr>
            <w:rStyle w:val="ae"/>
            <w:rFonts w:ascii="Arial" w:hAnsi="Arial" w:cs="Arial"/>
            <w:kern w:val="0"/>
            <w:sz w:val="22"/>
          </w:rPr>
          <w:t>czeng@big.ac.cn</w:t>
        </w:r>
      </w:hyperlink>
      <w:r w:rsidRPr="0032649F">
        <w:rPr>
          <w:rFonts w:ascii="Arial" w:hAnsi="Arial" w:cs="Arial"/>
          <w:kern w:val="0"/>
          <w:sz w:val="22"/>
        </w:rPr>
        <w:t>.</w:t>
      </w:r>
    </w:p>
    <w:p w14:paraId="60B2A3AB" w14:textId="77777777" w:rsidR="003F3773" w:rsidRPr="0032649F" w:rsidRDefault="003F3773" w:rsidP="003F3773">
      <w:pPr>
        <w:autoSpaceDE w:val="0"/>
        <w:autoSpaceDN w:val="0"/>
        <w:adjustRightInd w:val="0"/>
        <w:snapToGrid w:val="0"/>
        <w:jc w:val="left"/>
        <w:rPr>
          <w:rFonts w:ascii="Arial" w:hAnsi="Arial" w:cs="Arial"/>
          <w:b/>
          <w:sz w:val="22"/>
        </w:rPr>
      </w:pPr>
    </w:p>
    <w:p w14:paraId="095A22DF" w14:textId="2E0226D3" w:rsidR="00C37340" w:rsidRDefault="00C37340" w:rsidP="003F3773">
      <w:pPr>
        <w:autoSpaceDE w:val="0"/>
        <w:autoSpaceDN w:val="0"/>
        <w:adjustRightInd w:val="0"/>
        <w:snapToGrid w:val="0"/>
        <w:jc w:val="left"/>
        <w:rPr>
          <w:rFonts w:ascii="Arial" w:hAnsi="Arial" w:cs="Arial"/>
          <w:kern w:val="0"/>
          <w:sz w:val="22"/>
        </w:rPr>
      </w:pPr>
      <w:r w:rsidRPr="0032649F">
        <w:rPr>
          <w:rFonts w:ascii="Arial" w:hAnsi="Arial" w:cs="Arial"/>
          <w:kern w:val="0"/>
          <w:sz w:val="22"/>
        </w:rPr>
        <w:t xml:space="preserve">Ulrike </w:t>
      </w:r>
      <w:proofErr w:type="spellStart"/>
      <w:r w:rsidRPr="0032649F">
        <w:rPr>
          <w:rFonts w:ascii="Arial" w:hAnsi="Arial" w:cs="Arial"/>
          <w:kern w:val="0"/>
          <w:sz w:val="22"/>
        </w:rPr>
        <w:t>Protzer</w:t>
      </w:r>
      <w:proofErr w:type="spellEnd"/>
      <w:r w:rsidRPr="0032649F">
        <w:rPr>
          <w:rFonts w:ascii="Arial" w:hAnsi="Arial" w:cs="Arial"/>
          <w:kern w:val="0"/>
          <w:sz w:val="22"/>
        </w:rPr>
        <w:t xml:space="preserve">, Institute of Virology, </w:t>
      </w:r>
      <w:proofErr w:type="spellStart"/>
      <w:r w:rsidRPr="0032649F">
        <w:rPr>
          <w:rFonts w:ascii="Arial" w:hAnsi="Arial" w:cs="Arial"/>
          <w:kern w:val="0"/>
          <w:sz w:val="22"/>
        </w:rPr>
        <w:t>Technische</w:t>
      </w:r>
      <w:proofErr w:type="spellEnd"/>
      <w:r w:rsidRPr="0032649F">
        <w:rPr>
          <w:rFonts w:ascii="Arial" w:hAnsi="Arial" w:cs="Arial"/>
          <w:kern w:val="0"/>
          <w:sz w:val="22"/>
        </w:rPr>
        <w:t xml:space="preserve"> Universität Mü</w:t>
      </w:r>
      <w:r w:rsidR="009E472B" w:rsidRPr="0032649F">
        <w:rPr>
          <w:rFonts w:ascii="Arial" w:hAnsi="Arial" w:cs="Arial"/>
          <w:kern w:val="0"/>
          <w:sz w:val="22"/>
        </w:rPr>
        <w:t xml:space="preserve">nchen / </w:t>
      </w:r>
      <w:r w:rsidRPr="0032649F">
        <w:rPr>
          <w:rFonts w:ascii="Arial" w:hAnsi="Arial" w:cs="Arial"/>
          <w:kern w:val="0"/>
          <w:sz w:val="22"/>
        </w:rPr>
        <w:t xml:space="preserve">Helmholtz </w:t>
      </w:r>
      <w:proofErr w:type="spellStart"/>
      <w:r w:rsidRPr="0032649F">
        <w:rPr>
          <w:rFonts w:ascii="Arial" w:hAnsi="Arial" w:cs="Arial"/>
          <w:kern w:val="0"/>
          <w:sz w:val="22"/>
        </w:rPr>
        <w:t>Zentrum</w:t>
      </w:r>
      <w:proofErr w:type="spellEnd"/>
      <w:r w:rsidRPr="0032649F">
        <w:rPr>
          <w:rFonts w:ascii="Arial" w:hAnsi="Arial" w:cs="Arial"/>
          <w:kern w:val="0"/>
          <w:sz w:val="22"/>
        </w:rPr>
        <w:t xml:space="preserve"> München, </w:t>
      </w:r>
      <w:proofErr w:type="spellStart"/>
      <w:r w:rsidRPr="0032649F">
        <w:rPr>
          <w:rFonts w:ascii="Arial" w:hAnsi="Arial" w:cs="Arial"/>
          <w:kern w:val="0"/>
          <w:sz w:val="22"/>
        </w:rPr>
        <w:t>Trogerstrasse</w:t>
      </w:r>
      <w:proofErr w:type="spellEnd"/>
      <w:r w:rsidRPr="0032649F">
        <w:rPr>
          <w:rFonts w:ascii="Arial" w:hAnsi="Arial" w:cs="Arial"/>
          <w:kern w:val="0"/>
          <w:sz w:val="22"/>
        </w:rPr>
        <w:t xml:space="preserve"> 30, 81675 Munich, Germany. Phone: +49 89 41406886; Fax: +49 89 41406823; Email:</w:t>
      </w:r>
      <w:hyperlink r:id="rId10" w:tgtFrame="_blank" w:history="1">
        <w:r w:rsidRPr="00D40F5F">
          <w:rPr>
            <w:rFonts w:ascii="Arial" w:hAnsi="Arial" w:cs="Arial"/>
            <w:kern w:val="0"/>
            <w:sz w:val="22"/>
          </w:rPr>
          <w:t xml:space="preserve"> protzer@tum.de</w:t>
        </w:r>
      </w:hyperlink>
    </w:p>
    <w:p w14:paraId="239828D2" w14:textId="77777777" w:rsidR="003F3773" w:rsidRPr="00D40F5F" w:rsidRDefault="003F3773" w:rsidP="003F3773">
      <w:pPr>
        <w:autoSpaceDE w:val="0"/>
        <w:autoSpaceDN w:val="0"/>
        <w:adjustRightInd w:val="0"/>
        <w:snapToGrid w:val="0"/>
        <w:jc w:val="left"/>
        <w:rPr>
          <w:rFonts w:ascii="Arial" w:hAnsi="Arial" w:cs="Arial"/>
          <w:kern w:val="0"/>
          <w:sz w:val="22"/>
        </w:rPr>
      </w:pPr>
    </w:p>
    <w:p w14:paraId="61F87B8F" w14:textId="77777777" w:rsidR="00C37340" w:rsidRPr="00D40F5F" w:rsidRDefault="00C37340" w:rsidP="003F3773">
      <w:pPr>
        <w:autoSpaceDE w:val="0"/>
        <w:autoSpaceDN w:val="0"/>
        <w:adjustRightInd w:val="0"/>
        <w:snapToGrid w:val="0"/>
        <w:jc w:val="left"/>
        <w:rPr>
          <w:rFonts w:ascii="Arial" w:hAnsi="Arial" w:cs="Arial"/>
          <w:kern w:val="0"/>
          <w:sz w:val="22"/>
        </w:rPr>
      </w:pPr>
      <w:proofErr w:type="spellStart"/>
      <w:r w:rsidRPr="00B628F3">
        <w:rPr>
          <w:rFonts w:ascii="Arial" w:hAnsi="Arial" w:cs="Arial"/>
          <w:kern w:val="0"/>
          <w:sz w:val="22"/>
        </w:rPr>
        <w:t>Dake</w:t>
      </w:r>
      <w:proofErr w:type="spellEnd"/>
      <w:r w:rsidRPr="00B628F3">
        <w:rPr>
          <w:rFonts w:ascii="Arial" w:hAnsi="Arial" w:cs="Arial"/>
          <w:kern w:val="0"/>
          <w:sz w:val="22"/>
        </w:rPr>
        <w:t xml:space="preserve"> Zhang, Beijing Institute of Genomics, Chinese Academy of Sciences, NO.1 </w:t>
      </w:r>
      <w:proofErr w:type="spellStart"/>
      <w:r w:rsidRPr="00B628F3">
        <w:rPr>
          <w:rFonts w:ascii="Arial" w:hAnsi="Arial" w:cs="Arial"/>
          <w:kern w:val="0"/>
          <w:sz w:val="22"/>
        </w:rPr>
        <w:t>Beichen</w:t>
      </w:r>
      <w:proofErr w:type="spellEnd"/>
      <w:r w:rsidRPr="00B628F3">
        <w:rPr>
          <w:rFonts w:ascii="Arial" w:hAnsi="Arial" w:cs="Arial"/>
          <w:kern w:val="0"/>
          <w:sz w:val="22"/>
        </w:rPr>
        <w:t xml:space="preserve"> West Road, Chaoyang District, Be</w:t>
      </w:r>
      <w:r w:rsidR="009E472B" w:rsidRPr="00B628F3">
        <w:rPr>
          <w:rFonts w:ascii="Arial" w:hAnsi="Arial" w:cs="Arial"/>
          <w:kern w:val="0"/>
          <w:sz w:val="22"/>
        </w:rPr>
        <w:t>ijing 100101, China. Phone: +86-10-84097566; Fax: +86-10-</w:t>
      </w:r>
      <w:r w:rsidRPr="00B628F3">
        <w:rPr>
          <w:rFonts w:ascii="Arial" w:hAnsi="Arial" w:cs="Arial"/>
          <w:kern w:val="0"/>
          <w:sz w:val="22"/>
        </w:rPr>
        <w:t xml:space="preserve">84097706; Email: </w:t>
      </w:r>
      <w:hyperlink r:id="rId11" w:history="1">
        <w:r w:rsidRPr="00D40F5F">
          <w:rPr>
            <w:rFonts w:ascii="Arial" w:hAnsi="Arial" w:cs="Arial"/>
            <w:kern w:val="0"/>
            <w:sz w:val="22"/>
          </w:rPr>
          <w:t>zhangdk@big.ac.cn</w:t>
        </w:r>
      </w:hyperlink>
      <w:r w:rsidRPr="00D40F5F">
        <w:rPr>
          <w:rFonts w:ascii="Arial" w:hAnsi="Arial" w:cs="Arial"/>
          <w:kern w:val="0"/>
          <w:sz w:val="22"/>
        </w:rPr>
        <w:t>.</w:t>
      </w:r>
    </w:p>
    <w:p w14:paraId="14A8FFC8" w14:textId="77777777" w:rsidR="00D32828" w:rsidRPr="00B628F3" w:rsidRDefault="00D32828" w:rsidP="003F3773">
      <w:pPr>
        <w:autoSpaceDE w:val="0"/>
        <w:autoSpaceDN w:val="0"/>
        <w:adjustRightInd w:val="0"/>
        <w:snapToGrid w:val="0"/>
        <w:jc w:val="left"/>
        <w:rPr>
          <w:rFonts w:ascii="Arial" w:hAnsi="Arial" w:cs="Arial"/>
          <w:kern w:val="0"/>
          <w:sz w:val="22"/>
        </w:rPr>
      </w:pPr>
    </w:p>
    <w:p w14:paraId="32696589" w14:textId="77777777" w:rsidR="00D32828" w:rsidRPr="00185A9C" w:rsidRDefault="00D32828" w:rsidP="003F3773">
      <w:pPr>
        <w:autoSpaceDE w:val="0"/>
        <w:autoSpaceDN w:val="0"/>
        <w:adjustRightInd w:val="0"/>
        <w:snapToGrid w:val="0"/>
        <w:jc w:val="left"/>
        <w:rPr>
          <w:rFonts w:ascii="Arial" w:hAnsi="Arial" w:cs="Arial"/>
          <w:i/>
          <w:kern w:val="0"/>
          <w:sz w:val="22"/>
        </w:rPr>
      </w:pPr>
      <w:r w:rsidRPr="00B628F3">
        <w:rPr>
          <w:rFonts w:ascii="Arial" w:hAnsi="Arial" w:cs="Arial"/>
          <w:kern w:val="0"/>
          <w:sz w:val="22"/>
        </w:rPr>
        <w:t xml:space="preserve">Running title: </w:t>
      </w:r>
      <w:r w:rsidRPr="0048719D">
        <w:rPr>
          <w:rFonts w:ascii="Arial" w:hAnsi="Arial" w:cs="Arial"/>
          <w:i/>
          <w:kern w:val="0"/>
          <w:sz w:val="22"/>
        </w:rPr>
        <w:t>Chen W et al / HBV integration and</w:t>
      </w:r>
      <w:r w:rsidR="00517338" w:rsidRPr="00185A9C">
        <w:rPr>
          <w:rFonts w:ascii="Arial" w:hAnsi="Arial" w:cs="Arial"/>
          <w:i/>
          <w:kern w:val="0"/>
          <w:sz w:val="22"/>
        </w:rPr>
        <w:t xml:space="preserve"> tumor screening</w:t>
      </w:r>
    </w:p>
    <w:p w14:paraId="1069165C" w14:textId="77777777" w:rsidR="00D32828" w:rsidRPr="00100F4C" w:rsidRDefault="00D32828" w:rsidP="003F3773">
      <w:pPr>
        <w:autoSpaceDE w:val="0"/>
        <w:autoSpaceDN w:val="0"/>
        <w:adjustRightInd w:val="0"/>
        <w:snapToGrid w:val="0"/>
        <w:jc w:val="left"/>
        <w:rPr>
          <w:rFonts w:ascii="Arial" w:hAnsi="Arial" w:cs="Arial"/>
          <w:kern w:val="0"/>
          <w:sz w:val="22"/>
        </w:rPr>
      </w:pPr>
      <w:r w:rsidRPr="004E0AE0">
        <w:rPr>
          <w:rFonts w:ascii="Arial" w:hAnsi="Arial" w:cs="Arial"/>
          <w:kern w:val="0"/>
          <w:sz w:val="22"/>
        </w:rPr>
        <w:t>Total word counts:</w:t>
      </w:r>
      <w:r w:rsidR="00A47A13" w:rsidRPr="004E0AE0">
        <w:rPr>
          <w:rFonts w:ascii="Arial" w:hAnsi="Arial" w:cs="Arial"/>
          <w:kern w:val="0"/>
          <w:sz w:val="22"/>
        </w:rPr>
        <w:t xml:space="preserve"> 4971</w:t>
      </w:r>
    </w:p>
    <w:p w14:paraId="2A8B75E1" w14:textId="77777777" w:rsidR="00D32828" w:rsidRPr="00AA213F" w:rsidRDefault="00D32828" w:rsidP="003F3773">
      <w:pPr>
        <w:autoSpaceDE w:val="0"/>
        <w:autoSpaceDN w:val="0"/>
        <w:adjustRightInd w:val="0"/>
        <w:snapToGrid w:val="0"/>
        <w:jc w:val="left"/>
        <w:rPr>
          <w:rFonts w:ascii="Arial" w:hAnsi="Arial" w:cs="Arial"/>
          <w:kern w:val="0"/>
          <w:sz w:val="22"/>
        </w:rPr>
      </w:pPr>
      <w:r w:rsidRPr="00100F4C">
        <w:rPr>
          <w:rFonts w:ascii="Arial" w:hAnsi="Arial" w:cs="Arial"/>
          <w:kern w:val="0"/>
          <w:sz w:val="22"/>
        </w:rPr>
        <w:t xml:space="preserve"># </w:t>
      </w:r>
      <w:r w:rsidR="00E458D6" w:rsidRPr="00100F4C">
        <w:rPr>
          <w:rFonts w:ascii="Arial" w:hAnsi="Arial" w:cs="Arial"/>
          <w:kern w:val="0"/>
          <w:sz w:val="22"/>
        </w:rPr>
        <w:t>F</w:t>
      </w:r>
      <w:r w:rsidRPr="00AA213F">
        <w:rPr>
          <w:rFonts w:ascii="Arial" w:hAnsi="Arial" w:cs="Arial"/>
          <w:kern w:val="0"/>
          <w:sz w:val="22"/>
        </w:rPr>
        <w:t>igures: 6</w:t>
      </w:r>
    </w:p>
    <w:p w14:paraId="433603E4" w14:textId="77777777" w:rsidR="00D32828" w:rsidRPr="00AA213F" w:rsidRDefault="00D32828" w:rsidP="003F3773">
      <w:pPr>
        <w:autoSpaceDE w:val="0"/>
        <w:autoSpaceDN w:val="0"/>
        <w:adjustRightInd w:val="0"/>
        <w:snapToGrid w:val="0"/>
        <w:jc w:val="left"/>
        <w:rPr>
          <w:rFonts w:ascii="Arial" w:hAnsi="Arial" w:cs="Arial"/>
          <w:kern w:val="0"/>
          <w:sz w:val="22"/>
        </w:rPr>
      </w:pPr>
      <w:r w:rsidRPr="00AA213F">
        <w:rPr>
          <w:rFonts w:ascii="Arial" w:hAnsi="Arial" w:cs="Arial"/>
          <w:kern w:val="0"/>
          <w:sz w:val="22"/>
        </w:rPr>
        <w:t>#</w:t>
      </w:r>
      <w:r w:rsidR="00E458D6" w:rsidRPr="00AA213F">
        <w:rPr>
          <w:rFonts w:ascii="Arial" w:hAnsi="Arial" w:cs="Arial"/>
          <w:kern w:val="0"/>
          <w:sz w:val="22"/>
        </w:rPr>
        <w:t xml:space="preserve"> T</w:t>
      </w:r>
      <w:r w:rsidRPr="00AA213F">
        <w:rPr>
          <w:rFonts w:ascii="Arial" w:hAnsi="Arial" w:cs="Arial"/>
          <w:kern w:val="0"/>
          <w:sz w:val="22"/>
        </w:rPr>
        <w:t>ables: 0</w:t>
      </w:r>
    </w:p>
    <w:p w14:paraId="0A4022CA" w14:textId="77777777" w:rsidR="00D32828" w:rsidRPr="0032649F" w:rsidRDefault="00D32828" w:rsidP="003F3773">
      <w:pPr>
        <w:autoSpaceDE w:val="0"/>
        <w:autoSpaceDN w:val="0"/>
        <w:adjustRightInd w:val="0"/>
        <w:snapToGrid w:val="0"/>
        <w:jc w:val="left"/>
        <w:rPr>
          <w:rFonts w:ascii="Arial" w:hAnsi="Arial" w:cs="Arial"/>
          <w:kern w:val="0"/>
          <w:sz w:val="22"/>
        </w:rPr>
      </w:pPr>
      <w:r w:rsidRPr="00AA213F">
        <w:rPr>
          <w:rFonts w:ascii="Arial" w:hAnsi="Arial" w:cs="Arial"/>
          <w:kern w:val="0"/>
          <w:sz w:val="22"/>
        </w:rPr>
        <w:t>#</w:t>
      </w:r>
      <w:r w:rsidR="00E458D6" w:rsidRPr="00AA213F">
        <w:rPr>
          <w:rFonts w:ascii="Arial" w:hAnsi="Arial" w:cs="Arial"/>
          <w:kern w:val="0"/>
          <w:sz w:val="22"/>
        </w:rPr>
        <w:t xml:space="preserve"> </w:t>
      </w:r>
      <w:r w:rsidRPr="006D2C1F">
        <w:rPr>
          <w:rFonts w:ascii="Arial" w:hAnsi="Arial" w:cs="Arial"/>
          <w:kern w:val="0"/>
          <w:sz w:val="22"/>
        </w:rPr>
        <w:t xml:space="preserve">Supplementary figures: </w:t>
      </w:r>
      <w:r w:rsidR="002D5E8C" w:rsidRPr="0032649F">
        <w:rPr>
          <w:rFonts w:ascii="Arial" w:hAnsi="Arial" w:cs="Arial"/>
          <w:kern w:val="0"/>
          <w:sz w:val="22"/>
        </w:rPr>
        <w:t>5</w:t>
      </w:r>
    </w:p>
    <w:p w14:paraId="59835481" w14:textId="77777777" w:rsidR="00D32828" w:rsidRPr="00D40F5F" w:rsidRDefault="00D32828" w:rsidP="003F3773">
      <w:pPr>
        <w:autoSpaceDE w:val="0"/>
        <w:autoSpaceDN w:val="0"/>
        <w:adjustRightInd w:val="0"/>
        <w:snapToGrid w:val="0"/>
        <w:jc w:val="left"/>
        <w:rPr>
          <w:rFonts w:ascii="Arial" w:hAnsi="Arial" w:cs="Arial"/>
          <w:kern w:val="0"/>
          <w:sz w:val="22"/>
        </w:rPr>
      </w:pPr>
      <w:r w:rsidRPr="00D40F5F">
        <w:rPr>
          <w:rFonts w:ascii="Arial" w:hAnsi="Arial" w:cs="Arial"/>
          <w:kern w:val="0"/>
          <w:sz w:val="22"/>
        </w:rPr>
        <w:t xml:space="preserve"># Supplementary tables: </w:t>
      </w:r>
      <w:r w:rsidR="00A06CC6" w:rsidRPr="00D40F5F">
        <w:rPr>
          <w:rFonts w:ascii="Arial" w:hAnsi="Arial" w:cs="Arial"/>
          <w:kern w:val="0"/>
          <w:sz w:val="22"/>
        </w:rPr>
        <w:t>8</w:t>
      </w:r>
    </w:p>
    <w:p w14:paraId="1E4DD0C0" w14:textId="77777777" w:rsidR="001709BD" w:rsidRPr="0032649F" w:rsidRDefault="00C37340" w:rsidP="003F3773">
      <w:pPr>
        <w:pStyle w:val="2"/>
        <w:spacing w:before="0" w:after="0"/>
        <w:jc w:val="left"/>
        <w:rPr>
          <w:rFonts w:ascii="Arial" w:hAnsi="Arial" w:cs="Arial"/>
          <w:b w:val="0"/>
          <w:kern w:val="0"/>
          <w:sz w:val="22"/>
          <w:szCs w:val="22"/>
        </w:rPr>
      </w:pPr>
      <w:r w:rsidRPr="0032649F">
        <w:rPr>
          <w:rFonts w:ascii="Arial" w:hAnsi="Arial" w:cs="Arial"/>
          <w:b w:val="0"/>
          <w:kern w:val="0"/>
          <w:sz w:val="22"/>
          <w:szCs w:val="22"/>
        </w:rPr>
        <w:br w:type="page"/>
      </w:r>
      <w:r w:rsidR="001709BD" w:rsidRPr="0032649F">
        <w:rPr>
          <w:rFonts w:ascii="Arial" w:hAnsi="Arial" w:cs="Arial"/>
          <w:sz w:val="22"/>
          <w:szCs w:val="22"/>
        </w:rPr>
        <w:lastRenderedPageBreak/>
        <w:t>Abstract</w:t>
      </w:r>
      <w:r w:rsidR="00B52FD6" w:rsidRPr="0032649F">
        <w:rPr>
          <w:rFonts w:ascii="Arial" w:hAnsi="Arial" w:cs="Arial"/>
          <w:sz w:val="22"/>
          <w:szCs w:val="22"/>
        </w:rPr>
        <w:t xml:space="preserve"> </w:t>
      </w:r>
    </w:p>
    <w:p w14:paraId="2A4E2134" w14:textId="77777777" w:rsidR="008872E5" w:rsidRPr="0032649F" w:rsidRDefault="008872E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highlight w:val="yellow"/>
        </w:rPr>
      </w:pPr>
      <w:bookmarkStart w:id="7" w:name="OLE_LINK21"/>
      <w:bookmarkStart w:id="8" w:name="OLE_LINK28"/>
      <w:bookmarkStart w:id="9" w:name="OLE_LINK29"/>
    </w:p>
    <w:p w14:paraId="125C9E5C" w14:textId="202D529F" w:rsidR="004E67AD" w:rsidRPr="000974A6" w:rsidRDefault="0070293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0974A6">
        <w:rPr>
          <w:rFonts w:ascii="Arial" w:hAnsi="Arial" w:cs="Arial"/>
          <w:kern w:val="0"/>
          <w:sz w:val="22"/>
        </w:rPr>
        <w:t>HBV-</w:t>
      </w:r>
      <w:r w:rsidR="008468A0" w:rsidRPr="000974A6">
        <w:rPr>
          <w:rFonts w:ascii="Arial" w:hAnsi="Arial" w:cs="Arial"/>
          <w:kern w:val="0"/>
          <w:sz w:val="22"/>
        </w:rPr>
        <w:t xml:space="preserve">host </w:t>
      </w:r>
      <w:r w:rsidRPr="000974A6">
        <w:rPr>
          <w:rFonts w:ascii="Arial" w:hAnsi="Arial" w:cs="Arial"/>
          <w:kern w:val="0"/>
          <w:sz w:val="22"/>
        </w:rPr>
        <w:t xml:space="preserve">integration events that occur </w:t>
      </w:r>
      <w:r w:rsidR="003F683E" w:rsidRPr="000974A6">
        <w:rPr>
          <w:rFonts w:ascii="Arial" w:hAnsi="Arial" w:cs="Arial"/>
          <w:kern w:val="0"/>
          <w:sz w:val="22"/>
        </w:rPr>
        <w:t xml:space="preserve">in liver cells </w:t>
      </w:r>
      <w:r w:rsidRPr="000974A6">
        <w:rPr>
          <w:rFonts w:ascii="Arial" w:hAnsi="Arial" w:cs="Arial"/>
          <w:kern w:val="0"/>
          <w:sz w:val="22"/>
        </w:rPr>
        <w:t xml:space="preserve">during chronic infection are thought to contribute to cancer development. </w:t>
      </w:r>
      <w:r w:rsidR="008468A0" w:rsidRPr="000974A6">
        <w:rPr>
          <w:rFonts w:ascii="Arial" w:hAnsi="Arial" w:cs="Arial"/>
          <w:kern w:val="0"/>
          <w:sz w:val="22"/>
        </w:rPr>
        <w:t>In t</w:t>
      </w:r>
      <w:r w:rsidRPr="000974A6">
        <w:rPr>
          <w:rFonts w:ascii="Arial" w:hAnsi="Arial" w:cs="Arial"/>
          <w:kern w:val="0"/>
          <w:sz w:val="22"/>
        </w:rPr>
        <w:t>his study</w:t>
      </w:r>
      <w:r w:rsidR="008468A0" w:rsidRPr="000974A6">
        <w:rPr>
          <w:rFonts w:ascii="Arial" w:hAnsi="Arial" w:cs="Arial"/>
          <w:kern w:val="0"/>
          <w:sz w:val="22"/>
        </w:rPr>
        <w:t xml:space="preserve">, we </w:t>
      </w:r>
      <w:r w:rsidR="0047596D" w:rsidRPr="000974A6">
        <w:rPr>
          <w:rFonts w:ascii="Arial" w:hAnsi="Arial" w:cs="Arial"/>
          <w:kern w:val="0"/>
          <w:sz w:val="22"/>
        </w:rPr>
        <w:t>developed a</w:t>
      </w:r>
      <w:r w:rsidR="00FA21E3" w:rsidRPr="000974A6">
        <w:rPr>
          <w:rFonts w:ascii="Arial" w:hAnsi="Arial" w:cs="Arial"/>
          <w:kern w:val="0"/>
          <w:sz w:val="22"/>
        </w:rPr>
        <w:t xml:space="preserve"> </w:t>
      </w:r>
      <w:r w:rsidR="0047596D" w:rsidRPr="000974A6">
        <w:rPr>
          <w:rFonts w:ascii="Arial" w:hAnsi="Arial" w:cs="Arial"/>
          <w:kern w:val="0"/>
          <w:sz w:val="22"/>
        </w:rPr>
        <w:t xml:space="preserve">low </w:t>
      </w:r>
      <w:r w:rsidR="00332FDA" w:rsidRPr="000974A6">
        <w:rPr>
          <w:rFonts w:ascii="Arial" w:hAnsi="Arial" w:cs="Arial"/>
          <w:kern w:val="0"/>
          <w:sz w:val="22"/>
        </w:rPr>
        <w:t>pass integrant sequencing</w:t>
      </w:r>
      <w:r w:rsidR="00EE00FE" w:rsidRPr="000974A6">
        <w:rPr>
          <w:rFonts w:ascii="Arial" w:hAnsi="Arial" w:cs="Arial"/>
          <w:kern w:val="0"/>
          <w:sz w:val="22"/>
        </w:rPr>
        <w:t xml:space="preserve"> </w:t>
      </w:r>
      <w:r w:rsidR="0047596D" w:rsidRPr="000974A6">
        <w:rPr>
          <w:rFonts w:ascii="Arial" w:hAnsi="Arial" w:cs="Arial"/>
          <w:kern w:val="0"/>
          <w:sz w:val="22"/>
        </w:rPr>
        <w:t>method</w:t>
      </w:r>
      <w:r w:rsidR="000974A6" w:rsidRPr="000974A6">
        <w:rPr>
          <w:rFonts w:ascii="Arial" w:hAnsi="Arial" w:cs="Arial"/>
          <w:kern w:val="0"/>
          <w:sz w:val="22"/>
        </w:rPr>
        <w:t xml:space="preserve"> </w:t>
      </w:r>
      <w:r w:rsidR="0047596D" w:rsidRPr="000974A6">
        <w:rPr>
          <w:rFonts w:ascii="Arial" w:hAnsi="Arial" w:cs="Arial"/>
          <w:kern w:val="0"/>
          <w:sz w:val="22"/>
        </w:rPr>
        <w:t xml:space="preserve">and </w:t>
      </w:r>
      <w:r w:rsidR="00B578D1" w:rsidRPr="000974A6">
        <w:rPr>
          <w:rFonts w:ascii="Arial" w:hAnsi="Arial" w:cs="Arial"/>
          <w:kern w:val="0"/>
          <w:sz w:val="22"/>
        </w:rPr>
        <w:t xml:space="preserve">achieved </w:t>
      </w:r>
      <w:r w:rsidR="0048719D" w:rsidRPr="000974A6">
        <w:rPr>
          <w:rFonts w:ascii="Arial" w:hAnsi="Arial" w:cs="Arial"/>
          <w:kern w:val="0"/>
          <w:sz w:val="22"/>
        </w:rPr>
        <w:t xml:space="preserve">a </w:t>
      </w:r>
      <w:r w:rsidR="00B578D1" w:rsidRPr="000974A6">
        <w:rPr>
          <w:rFonts w:ascii="Arial" w:hAnsi="Arial" w:cs="Arial"/>
          <w:kern w:val="0"/>
          <w:sz w:val="22"/>
        </w:rPr>
        <w:t>high reso</w:t>
      </w:r>
      <w:r w:rsidR="00B578D1" w:rsidRPr="000974A6">
        <w:rPr>
          <w:rFonts w:ascii="Arial" w:hAnsi="Arial" w:cs="Arial"/>
          <w:color w:val="000000"/>
          <w:kern w:val="0"/>
          <w:sz w:val="22"/>
        </w:rPr>
        <w:t xml:space="preserve">lution of </w:t>
      </w:r>
      <w:r w:rsidR="00E52FF8" w:rsidRPr="000974A6">
        <w:rPr>
          <w:rFonts w:ascii="Arial" w:hAnsi="Arial" w:cs="Arial"/>
          <w:color w:val="000000"/>
          <w:kern w:val="0"/>
          <w:sz w:val="22"/>
        </w:rPr>
        <w:t xml:space="preserve">integrations </w:t>
      </w:r>
      <w:r w:rsidRPr="000974A6">
        <w:rPr>
          <w:rFonts w:ascii="Arial" w:hAnsi="Arial" w:cs="Arial"/>
          <w:color w:val="000000"/>
          <w:kern w:val="0"/>
          <w:sz w:val="22"/>
        </w:rPr>
        <w:t xml:space="preserve">by </w:t>
      </w:r>
      <w:r w:rsidR="008468A0" w:rsidRPr="000974A6">
        <w:rPr>
          <w:rFonts w:ascii="Arial" w:hAnsi="Arial" w:cs="Arial"/>
          <w:color w:val="000000"/>
          <w:kern w:val="0"/>
          <w:sz w:val="22"/>
        </w:rPr>
        <w:t>capture-</w:t>
      </w:r>
      <w:r w:rsidRPr="000974A6">
        <w:rPr>
          <w:rFonts w:ascii="Arial" w:hAnsi="Arial" w:cs="Arial"/>
          <w:color w:val="000000"/>
          <w:kern w:val="0"/>
          <w:sz w:val="22"/>
        </w:rPr>
        <w:t xml:space="preserve">enriching HBV-human junctions in </w:t>
      </w:r>
      <w:r w:rsidR="00ED1CB7" w:rsidRPr="000974A6">
        <w:rPr>
          <w:rFonts w:ascii="Arial" w:hAnsi="Arial" w:cs="Arial"/>
          <w:color w:val="000000"/>
          <w:kern w:val="0"/>
          <w:sz w:val="22"/>
        </w:rPr>
        <w:t xml:space="preserve">plasma </w:t>
      </w:r>
      <w:r w:rsidR="003F683E" w:rsidRPr="000974A6">
        <w:rPr>
          <w:rFonts w:ascii="Arial" w:hAnsi="Arial" w:cs="Arial"/>
          <w:color w:val="000000"/>
          <w:kern w:val="0"/>
          <w:sz w:val="22"/>
        </w:rPr>
        <w:t>to screen for</w:t>
      </w:r>
      <w:r w:rsidR="008468A0" w:rsidRPr="000974A6">
        <w:rPr>
          <w:rFonts w:ascii="Arial" w:hAnsi="Arial" w:cs="Arial"/>
          <w:color w:val="000000"/>
          <w:kern w:val="0"/>
          <w:sz w:val="22"/>
        </w:rPr>
        <w:t xml:space="preserve"> </w:t>
      </w:r>
      <w:r w:rsidR="00AB330E" w:rsidRPr="000974A6">
        <w:rPr>
          <w:rFonts w:ascii="Arial" w:hAnsi="Arial" w:cs="Arial"/>
          <w:color w:val="000000"/>
          <w:kern w:val="0"/>
          <w:sz w:val="22"/>
        </w:rPr>
        <w:t xml:space="preserve">liver </w:t>
      </w:r>
      <w:r w:rsidR="005E3850" w:rsidRPr="000974A6">
        <w:rPr>
          <w:rFonts w:ascii="Arial" w:hAnsi="Arial" w:cs="Arial"/>
          <w:color w:val="000000"/>
          <w:kern w:val="0"/>
          <w:sz w:val="22"/>
        </w:rPr>
        <w:t>cancer</w:t>
      </w:r>
      <w:r w:rsidR="00AB330E" w:rsidRPr="000974A6">
        <w:rPr>
          <w:rFonts w:ascii="Arial" w:hAnsi="Arial" w:cs="Arial"/>
          <w:color w:val="000000"/>
          <w:kern w:val="0"/>
          <w:sz w:val="22"/>
        </w:rPr>
        <w:t xml:space="preserve"> in</w:t>
      </w:r>
      <w:r w:rsidRPr="000974A6">
        <w:rPr>
          <w:rFonts w:ascii="Arial" w:hAnsi="Arial" w:cs="Arial"/>
          <w:color w:val="000000"/>
          <w:kern w:val="0"/>
          <w:sz w:val="22"/>
        </w:rPr>
        <w:t xml:space="preserve"> HBsAg positive individuals</w:t>
      </w:r>
      <w:r w:rsidR="00E52FF8" w:rsidRPr="000974A6">
        <w:rPr>
          <w:rFonts w:ascii="Arial" w:hAnsi="Arial" w:cs="Arial"/>
          <w:color w:val="000000"/>
          <w:kern w:val="0"/>
          <w:sz w:val="22"/>
        </w:rPr>
        <w:t>, and proposed a novel strategy for integrant prediction based on short reads</w:t>
      </w:r>
      <w:r w:rsidR="000E7566" w:rsidRPr="000974A6">
        <w:rPr>
          <w:rFonts w:ascii="Arial" w:hAnsi="Arial" w:cs="Arial"/>
          <w:color w:val="000000"/>
          <w:kern w:val="0"/>
          <w:sz w:val="22"/>
        </w:rPr>
        <w:t xml:space="preserve"> sequencing</w:t>
      </w:r>
      <w:r w:rsidR="00A419AE" w:rsidRPr="000974A6">
        <w:rPr>
          <w:rFonts w:ascii="Arial" w:hAnsi="Arial" w:cs="Arial"/>
          <w:color w:val="000000"/>
          <w:kern w:val="0"/>
          <w:sz w:val="22"/>
        </w:rPr>
        <w:t xml:space="preserve"> in which</w:t>
      </w:r>
      <w:r w:rsidR="00514660" w:rsidRPr="000974A6">
        <w:rPr>
          <w:rFonts w:ascii="Arial" w:hAnsi="Arial" w:cs="Arial"/>
          <w:color w:val="000000"/>
          <w:kern w:val="0"/>
          <w:sz w:val="22"/>
        </w:rPr>
        <w:t xml:space="preserve"> </w:t>
      </w:r>
      <w:r w:rsidR="00F05AAA" w:rsidRPr="000974A6">
        <w:rPr>
          <w:rFonts w:ascii="Arial" w:hAnsi="Arial" w:cs="Arial"/>
          <w:color w:val="000000"/>
          <w:kern w:val="0"/>
          <w:sz w:val="22"/>
        </w:rPr>
        <w:t>require</w:t>
      </w:r>
      <w:r w:rsidR="00A419AE" w:rsidRPr="000974A6">
        <w:rPr>
          <w:rFonts w:ascii="Arial" w:hAnsi="Arial" w:cs="Arial"/>
          <w:color w:val="000000"/>
          <w:kern w:val="0"/>
          <w:sz w:val="22"/>
        </w:rPr>
        <w:t>d</w:t>
      </w:r>
      <w:r w:rsidR="00F05AAA" w:rsidRPr="000974A6">
        <w:rPr>
          <w:rFonts w:ascii="Arial" w:hAnsi="Arial" w:cs="Arial"/>
          <w:color w:val="000000"/>
          <w:kern w:val="0"/>
          <w:sz w:val="22"/>
        </w:rPr>
        <w:t xml:space="preserve"> an extensive reduced sequencing volume to </w:t>
      </w:r>
      <w:r w:rsidRPr="000974A6">
        <w:rPr>
          <w:rFonts w:ascii="Arial" w:hAnsi="Arial" w:cs="Arial"/>
          <w:color w:val="000000"/>
          <w:kern w:val="0"/>
          <w:sz w:val="22"/>
        </w:rPr>
        <w:t xml:space="preserve">detect </w:t>
      </w:r>
      <w:r w:rsidR="004E67AD" w:rsidRPr="000974A6">
        <w:rPr>
          <w:rFonts w:ascii="Arial" w:hAnsi="Arial" w:cs="Arial"/>
          <w:color w:val="000000"/>
          <w:kern w:val="0"/>
          <w:sz w:val="22"/>
        </w:rPr>
        <w:t xml:space="preserve">HBV </w:t>
      </w:r>
      <w:r w:rsidRPr="000974A6">
        <w:rPr>
          <w:rFonts w:ascii="Arial" w:hAnsi="Arial" w:cs="Arial"/>
          <w:color w:val="000000"/>
          <w:kern w:val="0"/>
          <w:sz w:val="22"/>
        </w:rPr>
        <w:t>integration events.</w:t>
      </w:r>
      <w:r w:rsidR="00590820" w:rsidRPr="000974A6">
        <w:rPr>
          <w:rFonts w:ascii="Arial" w:hAnsi="Arial" w:cs="Arial"/>
          <w:color w:val="000000"/>
          <w:kern w:val="0"/>
          <w:sz w:val="22"/>
        </w:rPr>
        <w:t xml:space="preserve"> Particularly, w</w:t>
      </w:r>
      <w:r w:rsidR="004E67AD" w:rsidRPr="000974A6">
        <w:rPr>
          <w:rFonts w:ascii="Arial" w:hAnsi="Arial" w:cs="Arial"/>
          <w:kern w:val="0"/>
          <w:sz w:val="22"/>
        </w:rPr>
        <w:t xml:space="preserve">e </w:t>
      </w:r>
      <w:r w:rsidR="00A419AE" w:rsidRPr="000974A6">
        <w:rPr>
          <w:rFonts w:ascii="Arial" w:hAnsi="Arial" w:cs="Arial"/>
          <w:kern w:val="0"/>
          <w:sz w:val="22"/>
        </w:rPr>
        <w:t>demonstrated</w:t>
      </w:r>
      <w:r w:rsidR="00E75818" w:rsidRPr="000974A6">
        <w:rPr>
          <w:rFonts w:ascii="Arial" w:hAnsi="Arial" w:cs="Arial"/>
          <w:kern w:val="0"/>
          <w:sz w:val="22"/>
        </w:rPr>
        <w:t xml:space="preserve"> </w:t>
      </w:r>
      <w:r w:rsidR="004E67AD" w:rsidRPr="000974A6">
        <w:rPr>
          <w:rFonts w:ascii="Arial" w:hAnsi="Arial" w:cs="Arial"/>
          <w:kern w:val="0"/>
          <w:sz w:val="22"/>
        </w:rPr>
        <w:t>v</w:t>
      </w:r>
      <w:r w:rsidRPr="000974A6">
        <w:rPr>
          <w:rFonts w:ascii="Arial" w:hAnsi="Arial" w:cs="Arial"/>
          <w:kern w:val="0"/>
          <w:sz w:val="22"/>
        </w:rPr>
        <w:t xml:space="preserve">iral integration events detected in plasma were </w:t>
      </w:r>
      <w:r w:rsidR="004E67AD" w:rsidRPr="000974A6">
        <w:rPr>
          <w:rFonts w:ascii="Arial" w:hAnsi="Arial" w:cs="Arial"/>
          <w:kern w:val="0"/>
          <w:sz w:val="22"/>
        </w:rPr>
        <w:t xml:space="preserve">mainly </w:t>
      </w:r>
      <w:r w:rsidRPr="000974A6">
        <w:rPr>
          <w:rFonts w:ascii="Arial" w:hAnsi="Arial" w:cs="Arial"/>
          <w:kern w:val="0"/>
          <w:sz w:val="22"/>
        </w:rPr>
        <w:t>derived from tumor tissues rather than from adjacent liver tissues</w:t>
      </w:r>
      <w:r w:rsidR="00B578D1" w:rsidRPr="000974A6">
        <w:rPr>
          <w:rFonts w:ascii="Arial" w:hAnsi="Arial" w:cs="Arial"/>
          <w:kern w:val="0"/>
          <w:sz w:val="22"/>
        </w:rPr>
        <w:t>.</w:t>
      </w:r>
      <w:r w:rsidR="00A419AE" w:rsidRPr="000974A6">
        <w:rPr>
          <w:rFonts w:ascii="Arial" w:hAnsi="Arial" w:cs="Arial"/>
          <w:kern w:val="0"/>
          <w:sz w:val="22"/>
        </w:rPr>
        <w:t xml:space="preserve"> In addition, we found</w:t>
      </w:r>
      <w:r w:rsidR="00B578D1" w:rsidRPr="000974A6">
        <w:rPr>
          <w:rFonts w:ascii="Arial" w:hAnsi="Arial" w:cs="Arial"/>
          <w:kern w:val="0"/>
          <w:sz w:val="22"/>
        </w:rPr>
        <w:t xml:space="preserve"> </w:t>
      </w:r>
      <w:r w:rsidR="008872E5" w:rsidRPr="000974A6">
        <w:rPr>
          <w:rFonts w:ascii="Arial" w:hAnsi="Arial" w:cs="Arial"/>
          <w:kern w:val="0"/>
          <w:sz w:val="22"/>
        </w:rPr>
        <w:t>most of</w:t>
      </w:r>
      <w:r w:rsidRPr="000974A6">
        <w:rPr>
          <w:rFonts w:ascii="Arial" w:hAnsi="Arial" w:cs="Arial"/>
          <w:kern w:val="0"/>
          <w:sz w:val="22"/>
        </w:rPr>
        <w:t xml:space="preserve"> viral integrations </w:t>
      </w:r>
      <w:r w:rsidR="00A419AE" w:rsidRPr="000974A6">
        <w:rPr>
          <w:rFonts w:ascii="Arial" w:hAnsi="Arial" w:cs="Arial"/>
          <w:kern w:val="0"/>
          <w:sz w:val="22"/>
        </w:rPr>
        <w:t xml:space="preserve">might </w:t>
      </w:r>
      <w:r w:rsidRPr="000974A6">
        <w:rPr>
          <w:rFonts w:ascii="Arial" w:hAnsi="Arial" w:cs="Arial"/>
          <w:kern w:val="0"/>
          <w:sz w:val="22"/>
        </w:rPr>
        <w:t>contain complete opening reading frame of HBV surface proteins</w:t>
      </w:r>
      <w:r w:rsidR="00FA21E3" w:rsidRPr="000974A6">
        <w:rPr>
          <w:rFonts w:ascii="Arial" w:hAnsi="Arial" w:cs="Arial"/>
          <w:kern w:val="0"/>
          <w:sz w:val="22"/>
        </w:rPr>
        <w:t>, about 50% of</w:t>
      </w:r>
      <w:r w:rsidR="00A419AE" w:rsidRPr="000974A6">
        <w:rPr>
          <w:rFonts w:ascii="Arial" w:hAnsi="Arial" w:cs="Arial"/>
          <w:kern w:val="0"/>
          <w:sz w:val="22"/>
        </w:rPr>
        <w:t xml:space="preserve"> which </w:t>
      </w:r>
      <w:r w:rsidR="001C7003" w:rsidRPr="000974A6">
        <w:rPr>
          <w:rFonts w:ascii="Arial" w:hAnsi="Arial" w:cs="Arial"/>
          <w:kern w:val="0"/>
          <w:sz w:val="22"/>
        </w:rPr>
        <w:t>produced viral-human chimeric transcripts detected</w:t>
      </w:r>
      <w:r w:rsidRPr="000974A6">
        <w:rPr>
          <w:rFonts w:ascii="Arial" w:hAnsi="Arial" w:cs="Arial"/>
          <w:kern w:val="0"/>
          <w:sz w:val="22"/>
        </w:rPr>
        <w:t xml:space="preserve"> by deep RNA sequencing in </w:t>
      </w:r>
      <w:r w:rsidR="005E3850" w:rsidRPr="000974A6">
        <w:rPr>
          <w:rFonts w:ascii="Arial" w:hAnsi="Arial" w:cs="Arial"/>
          <w:kern w:val="0"/>
          <w:sz w:val="22"/>
        </w:rPr>
        <w:t>paired tumor tissues</w:t>
      </w:r>
      <w:r w:rsidRPr="000974A6">
        <w:rPr>
          <w:rFonts w:ascii="Arial" w:hAnsi="Arial" w:cs="Arial"/>
          <w:kern w:val="0"/>
          <w:sz w:val="22"/>
        </w:rPr>
        <w:t>.</w:t>
      </w:r>
      <w:r w:rsidR="00B578D1" w:rsidRPr="000974A6">
        <w:rPr>
          <w:rFonts w:ascii="Arial" w:hAnsi="Arial" w:cs="Arial"/>
          <w:kern w:val="0"/>
          <w:sz w:val="22"/>
        </w:rPr>
        <w:t xml:space="preserve"> </w:t>
      </w:r>
      <w:r w:rsidR="00A419AE" w:rsidRPr="000974A6">
        <w:rPr>
          <w:rFonts w:ascii="Arial" w:hAnsi="Arial" w:cs="Arial"/>
          <w:kern w:val="0"/>
          <w:sz w:val="22"/>
        </w:rPr>
        <w:t>In summary, we</w:t>
      </w:r>
      <w:r w:rsidR="00B578D1" w:rsidRPr="000974A6">
        <w:rPr>
          <w:rFonts w:ascii="Arial" w:hAnsi="Arial" w:cs="Arial"/>
          <w:kern w:val="0"/>
          <w:sz w:val="22"/>
        </w:rPr>
        <w:t xml:space="preserve"> demonstrate integration profiling in plasma is the promising </w:t>
      </w:r>
      <w:r w:rsidR="004854D5" w:rsidRPr="000974A6">
        <w:rPr>
          <w:rFonts w:ascii="Arial" w:hAnsi="Arial" w:cs="Arial"/>
          <w:kern w:val="0"/>
          <w:sz w:val="22"/>
        </w:rPr>
        <w:t xml:space="preserve">non-invasive </w:t>
      </w:r>
      <w:r w:rsidR="00A419AE" w:rsidRPr="000974A6">
        <w:rPr>
          <w:rFonts w:ascii="Arial" w:hAnsi="Arial" w:cs="Arial"/>
          <w:kern w:val="0"/>
          <w:sz w:val="22"/>
        </w:rPr>
        <w:t xml:space="preserve">approach </w:t>
      </w:r>
      <w:r w:rsidR="00B578D1" w:rsidRPr="000974A6">
        <w:rPr>
          <w:rFonts w:ascii="Arial" w:hAnsi="Arial" w:cs="Arial"/>
          <w:kern w:val="0"/>
          <w:sz w:val="22"/>
        </w:rPr>
        <w:t>to monitor the liver cancer development</w:t>
      </w:r>
      <w:r w:rsidR="00A419AE" w:rsidRPr="000974A6">
        <w:rPr>
          <w:rFonts w:ascii="Arial" w:hAnsi="Arial" w:cs="Arial"/>
          <w:kern w:val="0"/>
          <w:sz w:val="22"/>
        </w:rPr>
        <w:t xml:space="preserve"> and</w:t>
      </w:r>
      <w:r w:rsidR="00DF0DC9" w:rsidRPr="000974A6">
        <w:rPr>
          <w:rFonts w:ascii="Arial" w:hAnsi="Arial" w:cs="Arial"/>
          <w:kern w:val="0"/>
          <w:sz w:val="22"/>
        </w:rPr>
        <w:t xml:space="preserve"> to </w:t>
      </w:r>
      <w:r w:rsidR="00EF5AC5" w:rsidRPr="000974A6">
        <w:rPr>
          <w:rFonts w:ascii="Arial" w:hAnsi="Arial" w:cs="Arial"/>
          <w:kern w:val="0"/>
          <w:sz w:val="22"/>
        </w:rPr>
        <w:t>evaluate the viral-protein coding ability of integration</w:t>
      </w:r>
      <w:r w:rsidR="00FF08E7" w:rsidRPr="000974A6">
        <w:rPr>
          <w:rFonts w:ascii="Arial" w:hAnsi="Arial" w:cs="Arial"/>
          <w:kern w:val="0"/>
          <w:sz w:val="22"/>
        </w:rPr>
        <w:t>s</w:t>
      </w:r>
      <w:r w:rsidR="00DF0DC9" w:rsidRPr="000974A6">
        <w:rPr>
          <w:rFonts w:ascii="Arial" w:hAnsi="Arial" w:cs="Arial"/>
          <w:kern w:val="0"/>
          <w:sz w:val="22"/>
        </w:rPr>
        <w:t xml:space="preserve"> in tumor cells</w:t>
      </w:r>
      <w:r w:rsidR="00EF5AC5" w:rsidRPr="000974A6">
        <w:rPr>
          <w:rFonts w:ascii="Arial" w:hAnsi="Arial" w:cs="Arial"/>
          <w:kern w:val="0"/>
          <w:sz w:val="22"/>
        </w:rPr>
        <w:t>.</w:t>
      </w:r>
      <w:r w:rsidR="004854D5" w:rsidRPr="000974A6">
        <w:rPr>
          <w:rFonts w:ascii="Arial" w:hAnsi="Arial" w:cs="Arial"/>
          <w:kern w:val="0"/>
          <w:sz w:val="22"/>
        </w:rPr>
        <w:t xml:space="preserve"> </w:t>
      </w:r>
    </w:p>
    <w:bookmarkEnd w:id="7"/>
    <w:p w14:paraId="0633FA6E" w14:textId="77777777" w:rsidR="00702937" w:rsidRPr="00D40F5F" w:rsidRDefault="0070293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131AFA9F" w14:textId="77777777" w:rsidR="00D625CC" w:rsidRPr="0048719D" w:rsidRDefault="0070293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B628F3">
        <w:rPr>
          <w:rFonts w:ascii="Arial" w:hAnsi="Arial" w:cs="Arial"/>
          <w:b/>
          <w:kern w:val="0"/>
          <w:sz w:val="22"/>
        </w:rPr>
        <w:t xml:space="preserve">Keywords: </w:t>
      </w:r>
      <w:r w:rsidR="00007252" w:rsidRPr="00B628F3">
        <w:rPr>
          <w:rFonts w:ascii="Arial" w:hAnsi="Arial" w:cs="Arial"/>
          <w:kern w:val="0"/>
          <w:sz w:val="22"/>
        </w:rPr>
        <w:t xml:space="preserve">Circulating </w:t>
      </w:r>
      <w:r w:rsidRPr="00B628F3">
        <w:rPr>
          <w:rFonts w:ascii="Arial" w:hAnsi="Arial" w:cs="Arial"/>
          <w:kern w:val="0"/>
          <w:sz w:val="22"/>
        </w:rPr>
        <w:t>Cell</w:t>
      </w:r>
      <w:r w:rsidR="00007252" w:rsidRPr="00B628F3">
        <w:rPr>
          <w:rFonts w:ascii="Arial" w:hAnsi="Arial" w:cs="Arial"/>
          <w:kern w:val="0"/>
          <w:sz w:val="22"/>
        </w:rPr>
        <w:t>-</w:t>
      </w:r>
      <w:r w:rsidRPr="00B628F3">
        <w:rPr>
          <w:rFonts w:ascii="Arial" w:hAnsi="Arial" w:cs="Arial"/>
          <w:kern w:val="0"/>
          <w:sz w:val="22"/>
        </w:rPr>
        <w:t>free DNA; Hepatocellular carcino</w:t>
      </w:r>
      <w:r w:rsidRPr="0048719D">
        <w:rPr>
          <w:rFonts w:ascii="Arial" w:hAnsi="Arial" w:cs="Arial"/>
          <w:kern w:val="0"/>
          <w:sz w:val="22"/>
        </w:rPr>
        <w:t>ma; viral integration; repeat elements.</w:t>
      </w:r>
    </w:p>
    <w:bookmarkEnd w:id="5"/>
    <w:bookmarkEnd w:id="6"/>
    <w:bookmarkEnd w:id="8"/>
    <w:bookmarkEnd w:id="9"/>
    <w:p w14:paraId="55A0B9C3" w14:textId="28015D0D" w:rsidR="00056A39" w:rsidRDefault="00F10F34" w:rsidP="00784C3D">
      <w:pPr>
        <w:pStyle w:val="2"/>
        <w:spacing w:before="0" w:after="0"/>
        <w:jc w:val="left"/>
        <w:rPr>
          <w:rFonts w:ascii="Arial" w:hAnsi="Arial" w:cs="Arial"/>
          <w:sz w:val="22"/>
          <w:szCs w:val="22"/>
        </w:rPr>
      </w:pPr>
      <w:r w:rsidRPr="0032649F">
        <w:rPr>
          <w:rFonts w:ascii="Arial" w:hAnsi="Arial" w:cs="Arial"/>
          <w:b w:val="0"/>
          <w:kern w:val="0"/>
          <w:sz w:val="22"/>
          <w:szCs w:val="22"/>
        </w:rPr>
        <w:br w:type="page"/>
      </w:r>
      <w:r w:rsidR="00F75185" w:rsidRPr="0032649F">
        <w:rPr>
          <w:rFonts w:ascii="Arial" w:hAnsi="Arial" w:cs="Arial"/>
          <w:sz w:val="22"/>
          <w:szCs w:val="22"/>
        </w:rPr>
        <w:t>Introduction</w:t>
      </w:r>
    </w:p>
    <w:p w14:paraId="575B7DF5" w14:textId="77777777" w:rsidR="00784C3D" w:rsidRPr="00784C3D" w:rsidRDefault="00784C3D" w:rsidP="00784C3D"/>
    <w:p w14:paraId="1030C136" w14:textId="77A0349D" w:rsidR="00056A39" w:rsidRPr="00D40F5F" w:rsidRDefault="003038B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bookmarkStart w:id="10" w:name="OLE_LINK1"/>
      <w:bookmarkStart w:id="11" w:name="OLE_LINK2"/>
      <w:r w:rsidRPr="0032649F">
        <w:rPr>
          <w:rFonts w:ascii="Arial" w:hAnsi="Arial" w:cs="Arial"/>
          <w:kern w:val="0"/>
          <w:sz w:val="22"/>
        </w:rPr>
        <w:t>H</w:t>
      </w:r>
      <w:r w:rsidR="00B35E6D" w:rsidRPr="0032649F">
        <w:rPr>
          <w:rFonts w:ascii="Arial" w:hAnsi="Arial" w:cs="Arial"/>
          <w:kern w:val="0"/>
          <w:sz w:val="22"/>
        </w:rPr>
        <w:t>epatitis B virus (HBV)</w:t>
      </w:r>
      <w:r w:rsidRPr="0032649F">
        <w:rPr>
          <w:rFonts w:ascii="Arial" w:hAnsi="Arial" w:cs="Arial"/>
          <w:kern w:val="0"/>
          <w:sz w:val="22"/>
        </w:rPr>
        <w:t xml:space="preserve"> integration has been </w:t>
      </w:r>
      <w:r w:rsidR="00EA1705">
        <w:rPr>
          <w:rFonts w:ascii="Arial" w:hAnsi="Arial" w:cs="Arial"/>
          <w:kern w:val="0"/>
          <w:sz w:val="22"/>
        </w:rPr>
        <w:t>known to occur</w:t>
      </w:r>
      <w:r w:rsidR="00EA1705" w:rsidRPr="00EA1705">
        <w:rPr>
          <w:rFonts w:ascii="Arial" w:hAnsi="Arial" w:cs="Arial"/>
          <w:kern w:val="0"/>
          <w:sz w:val="22"/>
        </w:rPr>
        <w:t xml:space="preserve"> </w:t>
      </w:r>
      <w:r w:rsidR="00B35E6D" w:rsidRPr="00EA1705">
        <w:rPr>
          <w:rFonts w:ascii="Arial" w:hAnsi="Arial" w:cs="Arial"/>
          <w:kern w:val="0"/>
          <w:sz w:val="22"/>
        </w:rPr>
        <w:t>in hepatocellular carcinoma</w:t>
      </w:r>
      <w:r w:rsidR="00850AFF" w:rsidRPr="00EA1705">
        <w:rPr>
          <w:rFonts w:ascii="Arial" w:hAnsi="Arial" w:cs="Arial"/>
          <w:kern w:val="0"/>
          <w:sz w:val="22"/>
        </w:rPr>
        <w:t xml:space="preserve"> (HCC)</w:t>
      </w:r>
      <w:r w:rsidR="00491A9C" w:rsidRPr="00EA1705">
        <w:rPr>
          <w:rFonts w:ascii="Arial" w:hAnsi="Arial" w:cs="Arial"/>
          <w:kern w:val="0"/>
          <w:sz w:val="22"/>
        </w:rPr>
        <w:t xml:space="preserve"> </w:t>
      </w:r>
      <w:bookmarkEnd w:id="10"/>
      <w:bookmarkEnd w:id="11"/>
      <w:r w:rsidR="00FB07EB" w:rsidRPr="00EA1705">
        <w:rPr>
          <w:rFonts w:ascii="Arial" w:hAnsi="Arial" w:cs="Arial"/>
          <w:kern w:val="0"/>
          <w:sz w:val="22"/>
        </w:rPr>
        <w:t xml:space="preserve">and </w:t>
      </w:r>
      <w:r w:rsidR="00491A9C" w:rsidRPr="00EA1705">
        <w:rPr>
          <w:rFonts w:ascii="Arial" w:hAnsi="Arial" w:cs="Arial"/>
          <w:kern w:val="0"/>
          <w:sz w:val="22"/>
        </w:rPr>
        <w:t>liver tissues</w:t>
      </w:r>
      <w:r w:rsidR="00EA1705">
        <w:rPr>
          <w:rFonts w:ascii="Arial" w:hAnsi="Arial" w:cs="Arial"/>
          <w:kern w:val="0"/>
          <w:sz w:val="22"/>
        </w:rPr>
        <w:t xml:space="preserve"> for some time</w:t>
      </w:r>
      <w:r w:rsidR="00FB07EB" w:rsidRPr="00D40F5F">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FB07EB" w:rsidRPr="00D40F5F">
        <w:rPr>
          <w:rFonts w:ascii="Arial" w:hAnsi="Arial" w:cs="Arial"/>
          <w:kern w:val="0"/>
          <w:sz w:val="22"/>
        </w:rPr>
      </w:r>
      <w:r w:rsidR="00FB07EB" w:rsidRPr="00D40F5F">
        <w:rPr>
          <w:rFonts w:ascii="Arial" w:hAnsi="Arial" w:cs="Arial"/>
          <w:kern w:val="0"/>
          <w:sz w:val="22"/>
        </w:rPr>
        <w:fldChar w:fldCharType="separate"/>
      </w:r>
      <w:r w:rsidR="006F4933" w:rsidRPr="00D40F5F">
        <w:rPr>
          <w:rFonts w:ascii="Arial" w:hAnsi="Arial" w:cs="Arial"/>
          <w:noProof/>
          <w:kern w:val="0"/>
          <w:sz w:val="22"/>
          <w:vertAlign w:val="superscript"/>
        </w:rPr>
        <w:t>1-9</w:t>
      </w:r>
      <w:r w:rsidR="00FB07EB" w:rsidRPr="00D40F5F">
        <w:rPr>
          <w:rFonts w:ascii="Arial" w:hAnsi="Arial" w:cs="Arial"/>
          <w:kern w:val="0"/>
          <w:sz w:val="22"/>
        </w:rPr>
        <w:fldChar w:fldCharType="end"/>
      </w:r>
      <w:r w:rsidR="00FB07EB" w:rsidRPr="00D40F5F">
        <w:rPr>
          <w:rFonts w:ascii="Arial" w:hAnsi="Arial" w:cs="Arial"/>
          <w:kern w:val="0"/>
          <w:sz w:val="22"/>
        </w:rPr>
        <w:t xml:space="preserve">. It </w:t>
      </w:r>
      <w:r w:rsidR="001A688A" w:rsidRPr="00D40F5F">
        <w:rPr>
          <w:rFonts w:ascii="Arial" w:hAnsi="Arial" w:cs="Arial"/>
          <w:kern w:val="0"/>
          <w:sz w:val="22"/>
        </w:rPr>
        <w:t xml:space="preserve">has </w:t>
      </w:r>
      <w:r w:rsidR="00872779" w:rsidRPr="00D40F5F">
        <w:rPr>
          <w:rFonts w:ascii="Arial" w:hAnsi="Arial" w:cs="Arial"/>
          <w:kern w:val="0"/>
          <w:sz w:val="22"/>
        </w:rPr>
        <w:t>more recently</w:t>
      </w:r>
      <w:r w:rsidR="001A688A" w:rsidRPr="00D40F5F">
        <w:rPr>
          <w:rFonts w:ascii="Arial" w:hAnsi="Arial" w:cs="Arial"/>
          <w:kern w:val="0"/>
          <w:sz w:val="22"/>
        </w:rPr>
        <w:t xml:space="preserve"> been</w:t>
      </w:r>
      <w:r w:rsidR="00872779" w:rsidRPr="00D40F5F">
        <w:rPr>
          <w:rFonts w:ascii="Arial" w:hAnsi="Arial" w:cs="Arial"/>
          <w:kern w:val="0"/>
          <w:sz w:val="22"/>
        </w:rPr>
        <w:t xml:space="preserve"> appreciated as an early event during </w:t>
      </w:r>
      <w:r w:rsidR="004A7228" w:rsidRPr="00B628F3">
        <w:rPr>
          <w:rFonts w:ascii="Arial" w:hAnsi="Arial" w:cs="Arial"/>
          <w:kern w:val="0"/>
          <w:sz w:val="22"/>
        </w:rPr>
        <w:t xml:space="preserve">HBV </w:t>
      </w:r>
      <w:r w:rsidR="00872779" w:rsidRPr="00B628F3">
        <w:rPr>
          <w:rFonts w:ascii="Arial" w:hAnsi="Arial" w:cs="Arial"/>
          <w:kern w:val="0"/>
          <w:sz w:val="22"/>
        </w:rPr>
        <w:t>infection</w:t>
      </w:r>
      <w:r w:rsidR="00A23B7F" w:rsidRPr="00D40F5F">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10</w:t>
      </w:r>
      <w:r w:rsidR="00A23B7F" w:rsidRPr="00D40F5F">
        <w:rPr>
          <w:rFonts w:ascii="Arial" w:hAnsi="Arial" w:cs="Arial"/>
          <w:kern w:val="0"/>
          <w:sz w:val="22"/>
        </w:rPr>
        <w:fldChar w:fldCharType="end"/>
      </w:r>
      <w:r w:rsidR="00847827" w:rsidRPr="00D40F5F">
        <w:rPr>
          <w:rFonts w:ascii="Arial" w:hAnsi="Arial" w:cs="Arial"/>
          <w:kern w:val="0"/>
          <w:sz w:val="22"/>
        </w:rPr>
        <w:t>.</w:t>
      </w:r>
      <w:r w:rsidR="001A688A" w:rsidRPr="00D40F5F">
        <w:rPr>
          <w:rFonts w:ascii="Arial" w:hAnsi="Arial" w:cs="Arial"/>
          <w:kern w:val="0"/>
          <w:sz w:val="22"/>
        </w:rPr>
        <w:t xml:space="preserve"> </w:t>
      </w:r>
      <w:r w:rsidR="005617AE" w:rsidRPr="00D40F5F">
        <w:rPr>
          <w:rFonts w:ascii="Arial" w:hAnsi="Arial" w:cs="Arial"/>
          <w:kern w:val="0"/>
          <w:sz w:val="22"/>
        </w:rPr>
        <w:t xml:space="preserve">The integrated HBV </w:t>
      </w:r>
      <w:r w:rsidR="00624E9D" w:rsidRPr="00B628F3">
        <w:rPr>
          <w:rFonts w:ascii="Arial" w:hAnsi="Arial" w:cs="Arial"/>
          <w:kern w:val="0"/>
          <w:sz w:val="22"/>
        </w:rPr>
        <w:t xml:space="preserve">DNA </w:t>
      </w:r>
      <w:r w:rsidR="00091CE5" w:rsidRPr="00B628F3">
        <w:rPr>
          <w:rFonts w:ascii="Arial" w:hAnsi="Arial" w:cs="Arial"/>
          <w:kern w:val="0"/>
          <w:sz w:val="22"/>
        </w:rPr>
        <w:t xml:space="preserve">may preserve an intact </w:t>
      </w:r>
      <w:r w:rsidR="00AB0517" w:rsidRPr="0048719D">
        <w:rPr>
          <w:rFonts w:ascii="Arial" w:hAnsi="Arial" w:cs="Arial"/>
          <w:kern w:val="0"/>
          <w:sz w:val="22"/>
        </w:rPr>
        <w:t>open reading frame</w:t>
      </w:r>
      <w:r w:rsidR="0083061D" w:rsidRPr="0048719D">
        <w:rPr>
          <w:rFonts w:ascii="Arial" w:hAnsi="Arial" w:cs="Arial"/>
          <w:kern w:val="0"/>
          <w:sz w:val="22"/>
        </w:rPr>
        <w:t xml:space="preserve"> (ORF)</w:t>
      </w:r>
      <w:r w:rsidR="00AB0517" w:rsidRPr="0048719D">
        <w:rPr>
          <w:rFonts w:ascii="Arial" w:hAnsi="Arial" w:cs="Arial"/>
          <w:kern w:val="0"/>
          <w:sz w:val="22"/>
        </w:rPr>
        <w:t xml:space="preserve"> of envelope proteins</w:t>
      </w:r>
      <w:r w:rsidR="001A688A" w:rsidRPr="0048719D">
        <w:rPr>
          <w:rFonts w:ascii="Arial" w:hAnsi="Arial" w:cs="Arial"/>
          <w:kern w:val="0"/>
          <w:sz w:val="22"/>
        </w:rPr>
        <w:t>,</w:t>
      </w:r>
      <w:r w:rsidR="00AB0517" w:rsidRPr="0048719D">
        <w:rPr>
          <w:rFonts w:ascii="Arial" w:hAnsi="Arial" w:cs="Arial"/>
          <w:kern w:val="0"/>
          <w:sz w:val="22"/>
        </w:rPr>
        <w:t xml:space="preserve"> </w:t>
      </w:r>
      <w:r w:rsidR="008E6D8B" w:rsidRPr="0048719D">
        <w:rPr>
          <w:rFonts w:ascii="Arial" w:hAnsi="Arial" w:cs="Arial"/>
          <w:kern w:val="0"/>
          <w:sz w:val="22"/>
        </w:rPr>
        <w:t>and serve as</w:t>
      </w:r>
      <w:r w:rsidR="001A688A" w:rsidRPr="0048719D">
        <w:rPr>
          <w:rFonts w:ascii="Arial" w:hAnsi="Arial" w:cs="Arial"/>
          <w:kern w:val="0"/>
          <w:sz w:val="22"/>
        </w:rPr>
        <w:t xml:space="preserve"> </w:t>
      </w:r>
      <w:r w:rsidR="00CC404E" w:rsidRPr="00EA1705">
        <w:rPr>
          <w:rFonts w:ascii="Arial" w:hAnsi="Arial" w:cs="Arial"/>
          <w:kern w:val="0"/>
          <w:sz w:val="22"/>
        </w:rPr>
        <w:t xml:space="preserve">an </w:t>
      </w:r>
      <w:r w:rsidR="008E6D8B" w:rsidRPr="00EA1705">
        <w:rPr>
          <w:rFonts w:ascii="Arial" w:hAnsi="Arial" w:cs="Arial"/>
          <w:kern w:val="0"/>
          <w:sz w:val="22"/>
        </w:rPr>
        <w:t>additional template</w:t>
      </w:r>
      <w:r w:rsidR="00006A4D" w:rsidRPr="00EA1705">
        <w:rPr>
          <w:rFonts w:ascii="Arial" w:hAnsi="Arial" w:cs="Arial"/>
          <w:kern w:val="0"/>
          <w:sz w:val="22"/>
        </w:rPr>
        <w:t xml:space="preserve"> for transcribing</w:t>
      </w:r>
      <w:r w:rsidR="001A688A" w:rsidRPr="00EA1705">
        <w:rPr>
          <w:rFonts w:ascii="Arial" w:hAnsi="Arial" w:cs="Arial"/>
          <w:kern w:val="0"/>
          <w:sz w:val="22"/>
        </w:rPr>
        <w:t xml:space="preserve"> </w:t>
      </w:r>
      <w:r w:rsidR="00356057" w:rsidRPr="00EA1705">
        <w:rPr>
          <w:rFonts w:ascii="Arial" w:hAnsi="Arial" w:cs="Arial"/>
          <w:kern w:val="0"/>
          <w:sz w:val="22"/>
        </w:rPr>
        <w:t>hepatitis B surface antigen (</w:t>
      </w:r>
      <w:r w:rsidR="00872779" w:rsidRPr="00EA1705">
        <w:rPr>
          <w:rFonts w:ascii="Arial" w:hAnsi="Arial" w:cs="Arial"/>
          <w:kern w:val="0"/>
          <w:sz w:val="22"/>
        </w:rPr>
        <w:t>HBsAg</w:t>
      </w:r>
      <w:r w:rsidR="00356057" w:rsidRPr="00EA1705">
        <w:rPr>
          <w:rFonts w:ascii="Arial" w:hAnsi="Arial" w:cs="Arial"/>
          <w:kern w:val="0"/>
          <w:sz w:val="22"/>
        </w:rPr>
        <w:t>)</w:t>
      </w:r>
      <w:r w:rsidR="00006A4D" w:rsidRPr="00EA1705">
        <w:rPr>
          <w:rFonts w:ascii="Arial" w:hAnsi="Arial" w:cs="Arial"/>
          <w:kern w:val="0"/>
          <w:sz w:val="22"/>
        </w:rPr>
        <w:t xml:space="preserve"> genes</w:t>
      </w:r>
      <w:r w:rsidR="00A23B7F" w:rsidRPr="00D40F5F">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PjExPC9zdHlsZT48L0Rpc3BsYXlUZXh0PjxyZWNvcmQ+PHJlYy1udW1iZXI+OTY8L3JlYy1udW1i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=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PjExPC9zdHlsZT48L0Rpc3BsYXlUZXh0PjxyZWNvcmQ+PHJlYy1udW1iZXI+OTY8L3JlYy1udW1i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=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11</w:t>
      </w:r>
      <w:r w:rsidR="00A23B7F" w:rsidRPr="00D40F5F">
        <w:rPr>
          <w:rFonts w:ascii="Arial" w:hAnsi="Arial" w:cs="Arial"/>
          <w:kern w:val="0"/>
          <w:sz w:val="22"/>
        </w:rPr>
        <w:fldChar w:fldCharType="end"/>
      </w:r>
      <w:r w:rsidR="005D5218" w:rsidRPr="00D40F5F">
        <w:rPr>
          <w:rFonts w:ascii="Arial" w:hAnsi="Arial" w:cs="Arial"/>
          <w:kern w:val="0"/>
          <w:sz w:val="22"/>
        </w:rPr>
        <w:t xml:space="preserve">. </w:t>
      </w:r>
      <w:r w:rsidR="00EA1705">
        <w:rPr>
          <w:rFonts w:ascii="Arial" w:hAnsi="Arial" w:cs="Arial"/>
          <w:kern w:val="0"/>
          <w:sz w:val="22"/>
        </w:rPr>
        <w:t xml:space="preserve"> recent</w:t>
      </w:r>
      <w:r w:rsidR="00362B70" w:rsidRPr="00D40F5F">
        <w:rPr>
          <w:rFonts w:ascii="Arial" w:hAnsi="Arial" w:cs="Arial"/>
          <w:kern w:val="0"/>
          <w:sz w:val="22"/>
        </w:rPr>
        <w:t xml:space="preserve"> </w:t>
      </w:r>
      <w:r w:rsidR="00C63CD7" w:rsidRPr="00D40F5F">
        <w:rPr>
          <w:rFonts w:ascii="Arial" w:hAnsi="Arial" w:cs="Arial"/>
          <w:kern w:val="0"/>
          <w:sz w:val="22"/>
        </w:rPr>
        <w:t>study</w:t>
      </w:r>
      <w:r w:rsidR="00362B70" w:rsidRPr="00D40F5F">
        <w:rPr>
          <w:rFonts w:ascii="Arial" w:hAnsi="Arial" w:cs="Arial"/>
          <w:kern w:val="0"/>
          <w:sz w:val="22"/>
        </w:rPr>
        <w:t xml:space="preserve"> has </w:t>
      </w:r>
      <w:r w:rsidR="00EA1705">
        <w:rPr>
          <w:rFonts w:ascii="Arial" w:hAnsi="Arial" w:cs="Arial"/>
          <w:kern w:val="0"/>
          <w:sz w:val="22"/>
        </w:rPr>
        <w:t>demonstrated</w:t>
      </w:r>
      <w:r w:rsidR="00C63CD7" w:rsidRPr="00B628F3">
        <w:rPr>
          <w:rFonts w:ascii="Arial" w:hAnsi="Arial" w:cs="Arial"/>
          <w:kern w:val="0"/>
          <w:sz w:val="22"/>
        </w:rPr>
        <w:t xml:space="preserve">, </w:t>
      </w:r>
      <w:r w:rsidR="00362B70" w:rsidRPr="00B628F3">
        <w:rPr>
          <w:rFonts w:ascii="Arial" w:hAnsi="Arial" w:cs="Arial"/>
          <w:kern w:val="0"/>
          <w:sz w:val="22"/>
        </w:rPr>
        <w:t>liver cells harboring</w:t>
      </w:r>
      <w:r w:rsidR="00D26D97" w:rsidRPr="0048719D">
        <w:rPr>
          <w:rFonts w:ascii="Arial" w:hAnsi="Arial" w:cs="Arial"/>
          <w:kern w:val="0"/>
          <w:sz w:val="22"/>
        </w:rPr>
        <w:t xml:space="preserve"> integrated HBV</w:t>
      </w:r>
      <w:r w:rsidR="00D27CF4" w:rsidRPr="0048719D">
        <w:rPr>
          <w:rFonts w:ascii="Arial" w:hAnsi="Arial" w:cs="Arial"/>
          <w:kern w:val="0"/>
          <w:sz w:val="22"/>
        </w:rPr>
        <w:t xml:space="preserve"> DNA</w:t>
      </w:r>
      <w:r w:rsidR="00D26D97" w:rsidRPr="0048719D">
        <w:rPr>
          <w:rFonts w:ascii="Arial" w:hAnsi="Arial" w:cs="Arial"/>
          <w:kern w:val="0"/>
          <w:sz w:val="22"/>
        </w:rPr>
        <w:t xml:space="preserve"> sequences</w:t>
      </w:r>
      <w:r w:rsidR="00362B70" w:rsidRPr="0048719D">
        <w:rPr>
          <w:rFonts w:ascii="Arial" w:hAnsi="Arial" w:cs="Arial"/>
          <w:kern w:val="0"/>
          <w:sz w:val="22"/>
        </w:rPr>
        <w:t xml:space="preserve"> can</w:t>
      </w:r>
      <w:r w:rsidR="0044057E" w:rsidRPr="0048719D">
        <w:rPr>
          <w:rFonts w:ascii="Arial" w:hAnsi="Arial" w:cs="Arial"/>
          <w:kern w:val="0"/>
          <w:sz w:val="22"/>
        </w:rPr>
        <w:t xml:space="preserve"> express peptides that can be </w:t>
      </w:r>
      <w:r w:rsidR="00362B70" w:rsidRPr="00EA1705">
        <w:rPr>
          <w:rFonts w:ascii="Arial" w:hAnsi="Arial" w:cs="Arial"/>
          <w:kern w:val="0"/>
          <w:sz w:val="22"/>
        </w:rPr>
        <w:t xml:space="preserve">recognized by </w:t>
      </w:r>
      <w:r w:rsidR="00EA1705">
        <w:rPr>
          <w:rFonts w:ascii="Arial" w:hAnsi="Arial" w:cs="Arial"/>
          <w:kern w:val="0"/>
          <w:sz w:val="22"/>
        </w:rPr>
        <w:t xml:space="preserve">HBsAg specific </w:t>
      </w:r>
      <w:r w:rsidR="00362B70" w:rsidRPr="00EA1705">
        <w:rPr>
          <w:rFonts w:ascii="Arial" w:hAnsi="Arial" w:cs="Arial"/>
          <w:kern w:val="0"/>
          <w:sz w:val="22"/>
        </w:rPr>
        <w:t>T cells</w:t>
      </w:r>
      <w:r w:rsidR="00362B70" w:rsidRPr="00D40F5F">
        <w:rPr>
          <w:rFonts w:ascii="Arial" w:hAnsi="Arial" w:cs="Arial"/>
          <w:kern w:val="0"/>
          <w:sz w:val="22"/>
        </w:rPr>
        <w:fldChar w:fldCharType="begin">
          <w:fldData xml:space="preserve">PEVuZE5vdGU+PENpdGU+PEF1dGhvcj5UYW48L0F1dGhvcj48WWVhcj4yMDE5PC9ZZWFyPjxSZWNO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PEVuZE5vdGU+PENpdGU+PEF1dGhvcj5UYW48L0F1dGhvcj48WWVhcj4yMDE5PC9ZZWFyPjxSZWNO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362B70" w:rsidRPr="00D40F5F">
        <w:rPr>
          <w:rFonts w:ascii="Arial" w:hAnsi="Arial" w:cs="Arial"/>
          <w:kern w:val="0"/>
          <w:sz w:val="22"/>
        </w:rPr>
      </w:r>
      <w:r w:rsidR="00362B70" w:rsidRPr="00D40F5F">
        <w:rPr>
          <w:rFonts w:ascii="Arial" w:hAnsi="Arial" w:cs="Arial"/>
          <w:kern w:val="0"/>
          <w:sz w:val="22"/>
        </w:rPr>
        <w:fldChar w:fldCharType="separate"/>
      </w:r>
      <w:r w:rsidR="006F4933" w:rsidRPr="00D40F5F">
        <w:rPr>
          <w:rFonts w:ascii="Arial" w:hAnsi="Arial" w:cs="Arial"/>
          <w:noProof/>
          <w:kern w:val="0"/>
          <w:sz w:val="22"/>
          <w:vertAlign w:val="superscript"/>
        </w:rPr>
        <w:t>12</w:t>
      </w:r>
      <w:r w:rsidR="00362B70" w:rsidRPr="00D40F5F">
        <w:rPr>
          <w:rFonts w:ascii="Arial" w:hAnsi="Arial" w:cs="Arial"/>
          <w:kern w:val="0"/>
          <w:sz w:val="22"/>
        </w:rPr>
        <w:fldChar w:fldCharType="end"/>
      </w:r>
      <w:r w:rsidR="00872779" w:rsidRPr="00D40F5F">
        <w:rPr>
          <w:rFonts w:ascii="Arial" w:hAnsi="Arial" w:cs="Arial"/>
          <w:kern w:val="0"/>
          <w:sz w:val="22"/>
        </w:rPr>
        <w:t xml:space="preserve">. </w:t>
      </w:r>
      <w:r w:rsidR="0070089B" w:rsidRPr="00D40F5F">
        <w:rPr>
          <w:rFonts w:ascii="Arial" w:hAnsi="Arial" w:cs="Arial"/>
          <w:kern w:val="0"/>
          <w:sz w:val="22"/>
        </w:rPr>
        <w:t>Unlike retroviruses</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&lt;EndNote&gt;&lt;Cite&gt;&lt;Author&gt;Lesbats&lt;/Author&gt;&lt;Year&gt;2016&lt;/Year&gt;&lt;RecNum&gt;83&lt;/RecNum&gt;&lt;DisplayText&gt;&lt;style face="superscript"&gt;13&lt;/style&gt;&lt;/DisplayText&gt;&lt;record&gt;&lt;rec-number&gt;83&lt;/rec-number&gt;&lt;foreign-keys&gt;&lt;key app="EN" db-id="xstxpzswefzer2extfzptepwd299pp0t9wa9" timestamp="1503465362"&gt;83&lt;/key&gt;&lt;/foreign-keys&gt;&lt;ref-type name="Journal Article"&gt;17&lt;/ref-type&gt;&lt;contributors&gt;&lt;authors&gt;&lt;author&gt;Lesbats, P.&lt;/author&gt;&lt;author&gt;Engelman, A. N.&lt;/author&gt;&lt;author&gt;Cherepanov, P.&lt;/author&gt;&lt;/authors&gt;&lt;/contributors&gt;&lt;auth-address&gt;Clare Hall Laboratories, The Francis Crick Institute , Blanche Lane, South Mimms, EN6 3LD, U.K.&amp;#xD;Department of Cancer Immunology and Virology, Dana-Farber Cancer Institute and Department of Medicine, Harvard Medical School , 450 Brookline Avenue, Boston, Massachusetts 02215 United States.&amp;#xD;Imperial College London , St-Mary&amp;apos;s Campus, Norfolk Place, London, W2 1PG, U.K.&lt;/auth-address&gt;&lt;titles&gt;&lt;title&gt;Retroviral DNA Integration&lt;/title&gt;&lt;secondary-title&gt;Chem Rev&lt;/secondary-title&gt;&lt;/titles&gt;&lt;periodical&gt;&lt;full-title&gt;Chem Rev&lt;/full-title&gt;&lt;/periodical&gt;&lt;pages&gt;12730-12757&lt;/pages&gt;&lt;volume&gt;116&lt;/volume&gt;&lt;number&gt;20&lt;/number&gt;&lt;keywords&gt;&lt;keyword&gt;DNA Repair&lt;/keyword&gt;&lt;keyword&gt;DNA, Viral/*genetics&lt;/keyword&gt;&lt;keyword&gt;Drug Design&lt;/keyword&gt;&lt;keyword&gt;HIV Integrase/chemistry&lt;/keyword&gt;&lt;keyword&gt;HIV Integrase Inhibitors&lt;/keyword&gt;&lt;keyword&gt;HIV-1/enzymology/*genetics&lt;/keyword&gt;&lt;keyword&gt;Protein Conformation&lt;/keyword&gt;&lt;keyword&gt;*Virus Integration&lt;/keyword&gt;&lt;/keywords&gt;&lt;dates&gt;&lt;year&gt;2016&lt;/year&gt;&lt;pub-dates&gt;&lt;date&gt;Oct 26&lt;/date&gt;&lt;/pub-dates&gt;&lt;/dates&gt;&lt;isbn&gt;1520-6890 (Electronic)&amp;#xD;0009-2665 (Linking)&lt;/isbn&gt;&lt;accession-num&gt;27198982&lt;/accession-num&gt;&lt;urls&gt;&lt;related-urls&gt;&lt;url&gt;https://www.ncbi.nlm.nih.gov/pubmed/27198982&lt;/url&gt;&lt;/related-urls&gt;&lt;/urls&gt;&lt;custom2&gt;PMC5084067&lt;/custom2&gt;&lt;electronic-resource-num&gt;10.1021/acs.chemrev.6b00125&lt;/electronic-resource-num&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13</w:t>
      </w:r>
      <w:r w:rsidR="00A23B7F" w:rsidRPr="00D40F5F">
        <w:rPr>
          <w:rFonts w:ascii="Arial" w:hAnsi="Arial" w:cs="Arial"/>
          <w:kern w:val="0"/>
          <w:sz w:val="22"/>
        </w:rPr>
        <w:fldChar w:fldCharType="end"/>
      </w:r>
      <w:r w:rsidR="0070089B" w:rsidRPr="00D40F5F">
        <w:rPr>
          <w:rFonts w:ascii="Arial" w:hAnsi="Arial" w:cs="Arial"/>
          <w:kern w:val="0"/>
          <w:sz w:val="22"/>
        </w:rPr>
        <w:t>, v</w:t>
      </w:r>
      <w:r w:rsidR="00872779" w:rsidRPr="00D40F5F">
        <w:rPr>
          <w:rFonts w:ascii="Arial" w:hAnsi="Arial" w:cs="Arial"/>
          <w:kern w:val="0"/>
          <w:sz w:val="22"/>
        </w:rPr>
        <w:t>iral</w:t>
      </w:r>
      <w:r w:rsidRPr="00D40F5F">
        <w:rPr>
          <w:rFonts w:ascii="Arial" w:hAnsi="Arial" w:cs="Arial"/>
          <w:kern w:val="0"/>
          <w:sz w:val="22"/>
        </w:rPr>
        <w:t xml:space="preserve"> integration is </w:t>
      </w:r>
      <w:r w:rsidR="00A17BDF" w:rsidRPr="00D40F5F">
        <w:rPr>
          <w:rFonts w:ascii="Arial" w:hAnsi="Arial" w:cs="Arial"/>
          <w:kern w:val="0"/>
          <w:sz w:val="22"/>
        </w:rPr>
        <w:t xml:space="preserve">not </w:t>
      </w:r>
      <w:r w:rsidR="00501C04" w:rsidRPr="00D40F5F">
        <w:rPr>
          <w:rFonts w:ascii="Arial" w:hAnsi="Arial" w:cs="Arial"/>
          <w:kern w:val="0"/>
          <w:sz w:val="22"/>
        </w:rPr>
        <w:t>required</w:t>
      </w:r>
      <w:r w:rsidRPr="00D40F5F">
        <w:rPr>
          <w:rFonts w:ascii="Arial" w:hAnsi="Arial" w:cs="Arial"/>
          <w:kern w:val="0"/>
          <w:sz w:val="22"/>
        </w:rPr>
        <w:t xml:space="preserve"> for</w:t>
      </w:r>
      <w:r w:rsidR="001A688A" w:rsidRPr="00B628F3">
        <w:rPr>
          <w:rFonts w:ascii="Arial" w:hAnsi="Arial" w:cs="Arial"/>
          <w:kern w:val="0"/>
          <w:sz w:val="22"/>
        </w:rPr>
        <w:t xml:space="preserve"> </w:t>
      </w:r>
      <w:r w:rsidR="00501C04" w:rsidRPr="00B628F3">
        <w:rPr>
          <w:rFonts w:ascii="Arial" w:hAnsi="Arial" w:cs="Arial"/>
          <w:kern w:val="0"/>
          <w:sz w:val="22"/>
        </w:rPr>
        <w:t xml:space="preserve">HBV </w:t>
      </w:r>
      <w:r w:rsidR="00B35E6D" w:rsidRPr="0048719D">
        <w:rPr>
          <w:rFonts w:ascii="Arial" w:hAnsi="Arial" w:cs="Arial"/>
          <w:kern w:val="0"/>
          <w:sz w:val="22"/>
        </w:rPr>
        <w:t>replication</w:t>
      </w:r>
      <w:r w:rsidR="00A17BDF" w:rsidRPr="0048719D">
        <w:rPr>
          <w:rFonts w:ascii="Arial" w:hAnsi="Arial" w:cs="Arial"/>
          <w:kern w:val="0"/>
          <w:sz w:val="22"/>
        </w:rPr>
        <w:t xml:space="preserve">, </w:t>
      </w:r>
      <w:r w:rsidR="00872779" w:rsidRPr="0048719D">
        <w:rPr>
          <w:rFonts w:ascii="Arial" w:hAnsi="Arial" w:cs="Arial"/>
          <w:kern w:val="0"/>
          <w:sz w:val="22"/>
        </w:rPr>
        <w:t>and</w:t>
      </w:r>
      <w:r w:rsidR="001A688A" w:rsidRPr="0048719D">
        <w:rPr>
          <w:rFonts w:ascii="Arial" w:hAnsi="Arial" w:cs="Arial"/>
          <w:kern w:val="0"/>
          <w:sz w:val="22"/>
        </w:rPr>
        <w:t xml:space="preserve"> </w:t>
      </w:r>
      <w:r w:rsidR="00872779" w:rsidRPr="0048719D">
        <w:rPr>
          <w:rFonts w:ascii="Arial" w:hAnsi="Arial" w:cs="Arial"/>
          <w:kern w:val="0"/>
          <w:sz w:val="22"/>
        </w:rPr>
        <w:t>n</w:t>
      </w:r>
      <w:r w:rsidR="00B35E6D" w:rsidRPr="0048719D">
        <w:rPr>
          <w:rFonts w:ascii="Arial" w:hAnsi="Arial" w:cs="Arial"/>
          <w:kern w:val="0"/>
          <w:sz w:val="22"/>
        </w:rPr>
        <w:t xml:space="preserve">o </w:t>
      </w:r>
      <w:r w:rsidR="00501C04" w:rsidRPr="0048719D">
        <w:rPr>
          <w:rFonts w:ascii="Arial" w:hAnsi="Arial" w:cs="Arial"/>
          <w:kern w:val="0"/>
          <w:sz w:val="22"/>
        </w:rPr>
        <w:t xml:space="preserve">HBV </w:t>
      </w:r>
      <w:r w:rsidR="00B35E6D" w:rsidRPr="00EA1705">
        <w:rPr>
          <w:rFonts w:ascii="Arial" w:hAnsi="Arial" w:cs="Arial"/>
          <w:kern w:val="0"/>
          <w:sz w:val="22"/>
        </w:rPr>
        <w:t>proteins ar</w:t>
      </w:r>
      <w:r w:rsidR="00872779" w:rsidRPr="00EA1705">
        <w:rPr>
          <w:rFonts w:ascii="Arial" w:hAnsi="Arial" w:cs="Arial"/>
          <w:kern w:val="0"/>
          <w:sz w:val="22"/>
        </w:rPr>
        <w:t xml:space="preserve">e known to have </w:t>
      </w:r>
      <w:r w:rsidR="00B35E6D" w:rsidRPr="00EA1705">
        <w:rPr>
          <w:rFonts w:ascii="Arial" w:hAnsi="Arial" w:cs="Arial"/>
          <w:kern w:val="0"/>
          <w:sz w:val="22"/>
        </w:rPr>
        <w:t xml:space="preserve">integrase </w:t>
      </w:r>
      <w:r w:rsidR="00356057" w:rsidRPr="00EA1705">
        <w:rPr>
          <w:rFonts w:ascii="Arial" w:hAnsi="Arial" w:cs="Arial"/>
          <w:kern w:val="0"/>
          <w:sz w:val="22"/>
        </w:rPr>
        <w:t>activity</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&lt;EndNote&gt;&lt;Cite&gt;&lt;Author&gt;Andrake&lt;/Author&gt;&lt;Year&gt;2015&lt;/Year&gt;&lt;RecNum&gt;86&lt;/RecNum&gt;&lt;DisplayText&gt;&lt;style face="superscript"&gt;14&lt;/style&gt;&lt;/DisplayText&gt;&lt;record&gt;&lt;rec-number&gt;86&lt;/rec-number&gt;&lt;foreign-keys&gt;&lt;key app="EN" db-id="xstxpzswefzer2extfzptepwd299pp0t9wa9" timestamp="1503558329"&gt;86&lt;/key&gt;&lt;/foreign-keys&gt;&lt;ref-type name="Journal Article"&gt;17&lt;/ref-type&gt;&lt;contributors&gt;&lt;authors&gt;&lt;author&gt;Andrake, M. D.&lt;/author&gt;&lt;author&gt;Skalka, A. M.&lt;/author&gt;&lt;/authors&gt;&lt;/contributors&gt;&lt;auth-address&gt;Institute for Cancer Research, Fox Chase Cancer Center, Philadelphia, Pennsylvania 19111; email: mark.andrake@fccc.edu , am_skalka@fccc.edu.&lt;/auth-address&gt;&lt;titles&gt;&lt;title&gt;Retroviral Integrase: Then and Now&lt;/title&gt;&lt;secondary-title&gt;Annu Rev Virol&lt;/secondary-title&gt;&lt;/titles&gt;&lt;periodical&gt;&lt;full-title&gt;Annu Rev Virol&lt;/full-title&gt;&lt;/periodical&gt;&lt;pages&gt;241-64&lt;/pages&gt;&lt;volume&gt;2&lt;/volume&gt;&lt;number&gt;1&lt;/number&gt;&lt;keywords&gt;&lt;keyword&gt;Animals&lt;/keyword&gt;&lt;keyword&gt;Humans&lt;/keyword&gt;&lt;keyword&gt;Integrases/chemistry/genetics/*metabolism&lt;/keyword&gt;&lt;keyword&gt;Models, Molecular&lt;/keyword&gt;&lt;keyword&gt;Retroviridae/*enzymology/genetics/physiology&lt;/keyword&gt;&lt;keyword&gt;Retroviridae Infections/*virology&lt;/keyword&gt;&lt;keyword&gt;Viral Proteins/chemistry/genetics/*metabolism&lt;/keyword&gt;&lt;keyword&gt;Virus Integration&lt;/keyword&gt;&lt;keyword&gt;core dimer&lt;/keyword&gt;&lt;keyword&gt;intasome&lt;/keyword&gt;&lt;keyword&gt;integrase&lt;/keyword&gt;&lt;keyword&gt;prophage&lt;/keyword&gt;&lt;keyword&gt;provirus&lt;/keyword&gt;&lt;keyword&gt;reaching dimer&lt;/keyword&gt;&lt;/keywords&gt;&lt;dates&gt;&lt;year&gt;2015&lt;/year&gt;&lt;pub-dates&gt;&lt;date&gt;Nov&lt;/date&gt;&lt;/pub-dates&gt;&lt;/dates&gt;&lt;isbn&gt;2327-0578 (Electronic)&amp;#xD;2327-056X (Linking)&lt;/isbn&gt;&lt;accession-num&gt;26958915&lt;/accession-num&gt;&lt;urls&gt;&lt;related-urls&gt;&lt;url&gt;https://www.ncbi.nlm.nih.gov/pubmed/26958915&lt;/url&gt;&lt;/related-urls&gt;&lt;/urls&gt;&lt;custom2&gt;PMC4810031&lt;/custom2&gt;&lt;electronic-resource-num&gt;10.1146/annurev-virology-100114-055043&lt;/electronic-resource-num&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14</w:t>
      </w:r>
      <w:r w:rsidR="00A23B7F" w:rsidRPr="00D40F5F">
        <w:rPr>
          <w:rFonts w:ascii="Arial" w:hAnsi="Arial" w:cs="Arial"/>
          <w:kern w:val="0"/>
          <w:sz w:val="22"/>
        </w:rPr>
        <w:fldChar w:fldCharType="end"/>
      </w:r>
      <w:r w:rsidR="00B35E6D" w:rsidRPr="00D40F5F">
        <w:rPr>
          <w:rFonts w:ascii="Arial" w:hAnsi="Arial" w:cs="Arial"/>
          <w:kern w:val="0"/>
          <w:sz w:val="22"/>
        </w:rPr>
        <w:t>.</w:t>
      </w:r>
      <w:r w:rsidR="001A688A" w:rsidRPr="00D40F5F">
        <w:rPr>
          <w:rFonts w:ascii="Arial" w:hAnsi="Arial" w:cs="Arial"/>
          <w:kern w:val="0"/>
          <w:sz w:val="22"/>
        </w:rPr>
        <w:t xml:space="preserve"> </w:t>
      </w:r>
      <w:r w:rsidR="00430B8D" w:rsidRPr="00D40F5F">
        <w:rPr>
          <w:rFonts w:ascii="Arial" w:hAnsi="Arial" w:cs="Arial"/>
          <w:kern w:val="0"/>
          <w:sz w:val="22"/>
        </w:rPr>
        <w:t xml:space="preserve">Experimental </w:t>
      </w:r>
      <w:r w:rsidR="00872779" w:rsidRPr="00D40F5F">
        <w:rPr>
          <w:rFonts w:ascii="Arial" w:hAnsi="Arial" w:cs="Arial"/>
          <w:kern w:val="0"/>
          <w:sz w:val="22"/>
        </w:rPr>
        <w:t xml:space="preserve">evidence </w:t>
      </w:r>
      <w:r w:rsidR="001A688A" w:rsidRPr="00D40F5F">
        <w:rPr>
          <w:rFonts w:ascii="Arial" w:hAnsi="Arial" w:cs="Arial"/>
          <w:kern w:val="0"/>
          <w:sz w:val="22"/>
        </w:rPr>
        <w:t xml:space="preserve">has </w:t>
      </w:r>
      <w:r w:rsidR="00872779" w:rsidRPr="00D40F5F">
        <w:rPr>
          <w:rFonts w:ascii="Arial" w:hAnsi="Arial" w:cs="Arial"/>
          <w:kern w:val="0"/>
          <w:sz w:val="22"/>
        </w:rPr>
        <w:t>indicate</w:t>
      </w:r>
      <w:r w:rsidR="001A688A" w:rsidRPr="00B628F3">
        <w:rPr>
          <w:rFonts w:ascii="Arial" w:hAnsi="Arial" w:cs="Arial"/>
          <w:kern w:val="0"/>
          <w:sz w:val="22"/>
        </w:rPr>
        <w:t>d that</w:t>
      </w:r>
      <w:r w:rsidR="00872779" w:rsidRPr="00B628F3">
        <w:rPr>
          <w:rFonts w:ascii="Arial" w:hAnsi="Arial" w:cs="Arial"/>
          <w:kern w:val="0"/>
          <w:sz w:val="22"/>
        </w:rPr>
        <w:t xml:space="preserve"> </w:t>
      </w:r>
      <w:bookmarkStart w:id="12" w:name="OLE_LINK3"/>
      <w:bookmarkStart w:id="13" w:name="OLE_LINK4"/>
      <w:r w:rsidR="00347300" w:rsidRPr="0048719D">
        <w:rPr>
          <w:rFonts w:ascii="Arial" w:hAnsi="Arial" w:cs="Arial"/>
          <w:kern w:val="0"/>
          <w:sz w:val="22"/>
        </w:rPr>
        <w:t>double</w:t>
      </w:r>
      <w:r w:rsidR="001A688A" w:rsidRPr="0048719D">
        <w:rPr>
          <w:rFonts w:ascii="Arial" w:hAnsi="Arial" w:cs="Arial"/>
          <w:kern w:val="0"/>
          <w:sz w:val="22"/>
        </w:rPr>
        <w:t xml:space="preserve"> </w:t>
      </w:r>
      <w:r w:rsidR="00347300" w:rsidRPr="0048719D">
        <w:rPr>
          <w:rFonts w:ascii="Arial" w:hAnsi="Arial" w:cs="Arial"/>
          <w:kern w:val="0"/>
          <w:sz w:val="22"/>
        </w:rPr>
        <w:t>stranded linear DNA (</w:t>
      </w:r>
      <w:proofErr w:type="spellStart"/>
      <w:r w:rsidR="00347300" w:rsidRPr="0048719D">
        <w:rPr>
          <w:rFonts w:ascii="Arial" w:hAnsi="Arial" w:cs="Arial"/>
          <w:kern w:val="0"/>
          <w:sz w:val="22"/>
        </w:rPr>
        <w:t>dslDNA</w:t>
      </w:r>
      <w:proofErr w:type="spellEnd"/>
      <w:r w:rsidR="00347300" w:rsidRPr="0048719D">
        <w:rPr>
          <w:rFonts w:ascii="Arial" w:hAnsi="Arial" w:cs="Arial"/>
          <w:kern w:val="0"/>
          <w:sz w:val="22"/>
        </w:rPr>
        <w:t>)</w:t>
      </w:r>
      <w:bookmarkEnd w:id="12"/>
      <w:bookmarkEnd w:id="13"/>
      <w:r w:rsidR="0070089B" w:rsidRPr="0048719D">
        <w:rPr>
          <w:rFonts w:ascii="Arial" w:hAnsi="Arial" w:cs="Arial"/>
          <w:kern w:val="0"/>
          <w:sz w:val="22"/>
        </w:rPr>
        <w:t xml:space="preserve"> is </w:t>
      </w:r>
      <w:r w:rsidR="001A688A" w:rsidRPr="0048719D">
        <w:rPr>
          <w:rFonts w:ascii="Arial" w:hAnsi="Arial" w:cs="Arial"/>
          <w:kern w:val="0"/>
          <w:sz w:val="22"/>
        </w:rPr>
        <w:t>the</w:t>
      </w:r>
      <w:r w:rsidR="00610C84" w:rsidRPr="0048719D">
        <w:rPr>
          <w:rFonts w:ascii="Arial" w:hAnsi="Arial" w:cs="Arial"/>
          <w:kern w:val="0"/>
          <w:sz w:val="22"/>
        </w:rPr>
        <w:t xml:space="preserve"> preferred DNA</w:t>
      </w:r>
      <w:r w:rsidR="00D154BA" w:rsidRPr="0048719D">
        <w:rPr>
          <w:rFonts w:ascii="Arial" w:hAnsi="Arial" w:cs="Arial"/>
          <w:kern w:val="0"/>
          <w:sz w:val="22"/>
        </w:rPr>
        <w:t xml:space="preserve"> substrate</w:t>
      </w:r>
      <w:r w:rsidR="00BE7496" w:rsidRPr="00EA1705">
        <w:rPr>
          <w:rFonts w:ascii="Arial" w:hAnsi="Arial" w:cs="Arial"/>
          <w:kern w:val="0"/>
          <w:sz w:val="22"/>
        </w:rPr>
        <w:t xml:space="preserve"> for integration</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&lt;EndNote&gt;&lt;Cite&gt;&lt;Author&gt;Yang&lt;/Author&gt;&lt;Year&gt;1999&lt;/Year&gt;&lt;RecNum&gt;92&lt;/RecNum&gt;&lt;DisplayText&gt;&lt;style face="superscript"&gt;15&lt;/style&gt;&lt;/DisplayText&gt;&lt;record&gt;&lt;rec-number&gt;92&lt;/rec-number&gt;&lt;foreign-keys&gt;&lt;key app="EN" db-id="xstxpzswefzer2extfzptepwd299pp0t9wa9" timestamp="1503824412"&gt;92&lt;/key&gt;&lt;/foreign-keys&gt;&lt;ref-type name="Journal Article"&gt;17&lt;/ref-type&gt;&lt;contributors&gt;&lt;authors&gt;&lt;author&gt;Yang, W.&lt;/author&gt;&lt;author&gt;Summers, J.&lt;/author&gt;&lt;/authors&gt;&lt;/contributors&gt;&lt;auth-address&gt;Department of Molecular Genetics, The University of New Mexico, Albuquerque, New Mexico 87131, USA.&lt;/auth-address&gt;&lt;titles&gt;&lt;title&gt;Integration of hepadnavirus DNA in infected liver: evidence for a linear precursor&lt;/title&gt;&lt;secondary-title&gt;J Virol&lt;/secondary-title&gt;&lt;/titles&gt;&lt;periodical&gt;&lt;full-title&gt;J Virol&lt;/full-title&gt;&lt;/periodical&gt;&lt;pages&gt;9710-7&lt;/pages&gt;&lt;volume&gt;73&lt;/volume&gt;&lt;number&gt;12&lt;/number&gt;&lt;keywords&gt;&lt;keyword&gt;Animals&lt;/keyword&gt;&lt;keyword&gt;DNA, Single-Stranded&lt;/keyword&gt;&lt;keyword&gt;DNA, Viral/*genetics&lt;/keyword&gt;&lt;keyword&gt;Ducks&lt;/keyword&gt;&lt;keyword&gt;Hepadnaviridae Infections/pathology/*virology&lt;/keyword&gt;&lt;keyword&gt;Hepatitis B Virus, Duck/*genetics&lt;/keyword&gt;&lt;keyword&gt;Liver/pathology/*virology&lt;/keyword&gt;&lt;keyword&gt;Polymerase Chain Reaction&lt;/keyword&gt;&lt;keyword&gt;Recombination, Genetic&lt;/keyword&gt;&lt;keyword&gt;Virus Integration/*physiology&lt;/keyword&gt;&lt;/keywords&gt;&lt;dates&gt;&lt;year&gt;1999&lt;/year&gt;&lt;pub-dates&gt;&lt;date&gt;Dec&lt;/date&gt;&lt;/pub-dates&gt;&lt;/dates&gt;&lt;isbn&gt;0022-538X (Print)&amp;#xD;0022-538X (Linking)&lt;/isbn&gt;&lt;accession-num&gt;10559280&lt;/accession-num&gt;&lt;urls&gt;&lt;related-urls&gt;&lt;url&gt;https://www.ncbi.nlm.nih.gov/pubmed/10559280&lt;/url&gt;&lt;/related-urls&gt;&lt;/urls&gt;&lt;custom2&gt;PMC113017&lt;/custom2&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15</w:t>
      </w:r>
      <w:r w:rsidR="00A23B7F" w:rsidRPr="00D40F5F">
        <w:rPr>
          <w:rFonts w:ascii="Arial" w:hAnsi="Arial" w:cs="Arial"/>
          <w:kern w:val="0"/>
          <w:sz w:val="22"/>
        </w:rPr>
        <w:fldChar w:fldCharType="end"/>
      </w:r>
      <w:r w:rsidR="00347300" w:rsidRPr="00D40F5F">
        <w:rPr>
          <w:rFonts w:ascii="Arial" w:hAnsi="Arial" w:cs="Arial"/>
          <w:kern w:val="0"/>
          <w:sz w:val="22"/>
        </w:rPr>
        <w:t>.</w:t>
      </w:r>
      <w:r w:rsidR="001A688A" w:rsidRPr="00D40F5F">
        <w:rPr>
          <w:rFonts w:ascii="Arial" w:hAnsi="Arial" w:cs="Arial"/>
          <w:kern w:val="0"/>
          <w:sz w:val="22"/>
        </w:rPr>
        <w:t xml:space="preserve"> </w:t>
      </w:r>
      <w:r w:rsidR="0070089B" w:rsidRPr="00D40F5F">
        <w:rPr>
          <w:rFonts w:ascii="Arial" w:hAnsi="Arial" w:cs="Arial"/>
          <w:kern w:val="0"/>
          <w:sz w:val="22"/>
        </w:rPr>
        <w:t xml:space="preserve">Despite the attention </w:t>
      </w:r>
      <w:r w:rsidR="005172D9" w:rsidRPr="00D40F5F">
        <w:rPr>
          <w:rFonts w:ascii="Arial" w:hAnsi="Arial" w:cs="Arial"/>
          <w:kern w:val="0"/>
          <w:sz w:val="22"/>
        </w:rPr>
        <w:t xml:space="preserve">that </w:t>
      </w:r>
      <w:r w:rsidR="008C7D92" w:rsidRPr="00B628F3">
        <w:rPr>
          <w:rFonts w:ascii="Arial" w:hAnsi="Arial" w:cs="Arial"/>
          <w:kern w:val="0"/>
          <w:sz w:val="22"/>
        </w:rPr>
        <w:t xml:space="preserve">HBV integration </w:t>
      </w:r>
      <w:r w:rsidR="0070089B" w:rsidRPr="00B628F3">
        <w:rPr>
          <w:rFonts w:ascii="Arial" w:hAnsi="Arial" w:cs="Arial"/>
          <w:kern w:val="0"/>
          <w:sz w:val="22"/>
        </w:rPr>
        <w:t xml:space="preserve">has received in </w:t>
      </w:r>
      <w:r w:rsidR="00EA1705">
        <w:rPr>
          <w:rFonts w:ascii="Arial" w:hAnsi="Arial" w:cs="Arial"/>
          <w:kern w:val="0"/>
          <w:sz w:val="22"/>
        </w:rPr>
        <w:t xml:space="preserve">the </w:t>
      </w:r>
      <w:r w:rsidR="0070089B" w:rsidRPr="00B628F3">
        <w:rPr>
          <w:rFonts w:ascii="Arial" w:hAnsi="Arial" w:cs="Arial"/>
          <w:kern w:val="0"/>
          <w:sz w:val="22"/>
        </w:rPr>
        <w:t>HCC</w:t>
      </w:r>
      <w:r w:rsidR="005172D9" w:rsidRPr="0048719D">
        <w:rPr>
          <w:rFonts w:ascii="Arial" w:hAnsi="Arial" w:cs="Arial"/>
          <w:kern w:val="0"/>
          <w:sz w:val="22"/>
        </w:rPr>
        <w:t xml:space="preserve"> and</w:t>
      </w:r>
      <w:r w:rsidR="0070089B" w:rsidRPr="0048719D">
        <w:rPr>
          <w:rFonts w:ascii="Arial" w:hAnsi="Arial" w:cs="Arial"/>
          <w:kern w:val="0"/>
          <w:sz w:val="22"/>
        </w:rPr>
        <w:t xml:space="preserve"> HBV </w:t>
      </w:r>
      <w:r w:rsidR="00EA1705">
        <w:rPr>
          <w:rFonts w:ascii="Arial" w:hAnsi="Arial" w:cs="Arial"/>
          <w:kern w:val="0"/>
          <w:sz w:val="22"/>
        </w:rPr>
        <w:t>literature</w:t>
      </w:r>
      <w:r w:rsidR="005172D9" w:rsidRPr="0048719D">
        <w:rPr>
          <w:rFonts w:ascii="Arial" w:hAnsi="Arial" w:cs="Arial"/>
          <w:kern w:val="0"/>
          <w:sz w:val="22"/>
        </w:rPr>
        <w:t>,</w:t>
      </w:r>
      <w:r w:rsidR="0070089B" w:rsidRPr="0048719D">
        <w:rPr>
          <w:rFonts w:ascii="Arial" w:hAnsi="Arial" w:cs="Arial"/>
          <w:kern w:val="0"/>
          <w:sz w:val="22"/>
        </w:rPr>
        <w:t xml:space="preserve"> the process and </w:t>
      </w:r>
      <w:r w:rsidR="00DF52DD" w:rsidRPr="0048719D">
        <w:rPr>
          <w:rFonts w:ascii="Arial" w:hAnsi="Arial" w:cs="Arial"/>
          <w:kern w:val="0"/>
          <w:sz w:val="22"/>
        </w:rPr>
        <w:t xml:space="preserve">implication </w:t>
      </w:r>
      <w:r w:rsidR="0070089B" w:rsidRPr="00EA1705">
        <w:rPr>
          <w:rFonts w:ascii="Arial" w:hAnsi="Arial" w:cs="Arial"/>
          <w:kern w:val="0"/>
          <w:sz w:val="22"/>
        </w:rPr>
        <w:t>of th</w:t>
      </w:r>
      <w:r w:rsidR="001A688A" w:rsidRPr="00EA1705">
        <w:rPr>
          <w:rFonts w:ascii="Arial" w:hAnsi="Arial" w:cs="Arial"/>
          <w:kern w:val="0"/>
          <w:sz w:val="22"/>
        </w:rPr>
        <w:t>e</w:t>
      </w:r>
      <w:r w:rsidR="0070089B" w:rsidRPr="00EA1705">
        <w:rPr>
          <w:rFonts w:ascii="Arial" w:hAnsi="Arial" w:cs="Arial"/>
          <w:kern w:val="0"/>
          <w:sz w:val="22"/>
        </w:rPr>
        <w:t xml:space="preserve"> “side product”</w:t>
      </w:r>
      <w:r w:rsidR="001A688A" w:rsidRPr="00EA1705">
        <w:rPr>
          <w:rFonts w:ascii="Arial" w:hAnsi="Arial" w:cs="Arial"/>
          <w:kern w:val="0"/>
          <w:sz w:val="22"/>
        </w:rPr>
        <w:t xml:space="preserve"> </w:t>
      </w:r>
      <w:r w:rsidR="0070089B" w:rsidRPr="00EA1705">
        <w:rPr>
          <w:rFonts w:ascii="Arial" w:hAnsi="Arial" w:cs="Arial"/>
          <w:kern w:val="0"/>
          <w:sz w:val="22"/>
        </w:rPr>
        <w:t>of infection</w:t>
      </w:r>
      <w:r w:rsidR="001A688A" w:rsidRPr="00EA1705">
        <w:rPr>
          <w:rFonts w:ascii="Arial" w:hAnsi="Arial" w:cs="Arial"/>
          <w:kern w:val="0"/>
          <w:sz w:val="22"/>
        </w:rPr>
        <w:t xml:space="preserve"> </w:t>
      </w:r>
      <w:r w:rsidR="0070089B" w:rsidRPr="00EA1705">
        <w:rPr>
          <w:rFonts w:ascii="Arial" w:hAnsi="Arial" w:cs="Arial"/>
          <w:kern w:val="0"/>
          <w:sz w:val="22"/>
        </w:rPr>
        <w:t>remains</w:t>
      </w:r>
      <w:r w:rsidR="00347300" w:rsidRPr="00EA1705">
        <w:rPr>
          <w:rFonts w:ascii="Arial" w:hAnsi="Arial" w:cs="Arial"/>
          <w:kern w:val="0"/>
          <w:sz w:val="22"/>
        </w:rPr>
        <w:t xml:space="preserve"> largely unknown</w:t>
      </w:r>
      <w:r w:rsidR="00A23B7F" w:rsidRPr="00D40F5F">
        <w:rPr>
          <w:rFonts w:ascii="Arial" w:hAnsi="Arial" w:cs="Arial"/>
          <w:kern w:val="0"/>
          <w:sz w:val="22"/>
        </w:rPr>
        <w:fldChar w:fldCharType="begin">
          <w:fldData xml:space="preserve">PEVuZE5vdGU+PENpdGU+PEF1dGhvcj5UdTwvQXV0aG9yPjxZZWFyPjIwMTc8L1llYXI+PFJlY051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PEVuZE5vdGU+PENpdGU+PEF1dGhvcj5UdTwvQXV0aG9yPjxZZWFyPjIwMTc8L1llYXI+PFJlY051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16</w:t>
      </w:r>
      <w:r w:rsidR="00A23B7F" w:rsidRPr="00D40F5F">
        <w:rPr>
          <w:rFonts w:ascii="Arial" w:hAnsi="Arial" w:cs="Arial"/>
          <w:kern w:val="0"/>
          <w:sz w:val="22"/>
        </w:rPr>
        <w:fldChar w:fldCharType="end"/>
      </w:r>
      <w:r w:rsidR="000D19C5" w:rsidRPr="00D40F5F">
        <w:rPr>
          <w:rFonts w:ascii="Arial" w:hAnsi="Arial" w:cs="Arial"/>
          <w:kern w:val="0"/>
          <w:sz w:val="22"/>
        </w:rPr>
        <w:t xml:space="preserve">. </w:t>
      </w:r>
      <w:r w:rsidR="00A04830" w:rsidRPr="00D40F5F">
        <w:rPr>
          <w:rFonts w:ascii="Arial" w:hAnsi="Arial" w:cs="Arial"/>
          <w:kern w:val="0"/>
          <w:sz w:val="22"/>
        </w:rPr>
        <w:t>During</w:t>
      </w:r>
      <w:r w:rsidR="001A688A" w:rsidRPr="00D40F5F">
        <w:rPr>
          <w:rFonts w:ascii="Arial" w:hAnsi="Arial" w:cs="Arial"/>
          <w:kern w:val="0"/>
          <w:sz w:val="22"/>
        </w:rPr>
        <w:t xml:space="preserve"> </w:t>
      </w:r>
      <w:r w:rsidR="008744D3" w:rsidRPr="00D40F5F">
        <w:rPr>
          <w:rFonts w:ascii="Arial" w:hAnsi="Arial" w:cs="Arial"/>
          <w:kern w:val="0"/>
          <w:sz w:val="22"/>
        </w:rPr>
        <w:t xml:space="preserve">the </w:t>
      </w:r>
      <w:r w:rsidR="005D32C3" w:rsidRPr="00D40F5F">
        <w:rPr>
          <w:rFonts w:ascii="Arial" w:hAnsi="Arial" w:cs="Arial"/>
          <w:kern w:val="0"/>
          <w:sz w:val="22"/>
        </w:rPr>
        <w:t>1980s,</w:t>
      </w:r>
      <w:r w:rsidR="001A688A" w:rsidRPr="00D40F5F">
        <w:rPr>
          <w:rFonts w:ascii="Arial" w:hAnsi="Arial" w:cs="Arial"/>
          <w:kern w:val="0"/>
          <w:sz w:val="22"/>
        </w:rPr>
        <w:t xml:space="preserve"> </w:t>
      </w:r>
      <w:r w:rsidR="00693BD2" w:rsidRPr="00B628F3">
        <w:rPr>
          <w:rFonts w:ascii="Arial" w:hAnsi="Arial" w:cs="Arial"/>
          <w:kern w:val="0"/>
          <w:sz w:val="22"/>
        </w:rPr>
        <w:t xml:space="preserve">HBV </w:t>
      </w:r>
      <w:r w:rsidR="006811CB" w:rsidRPr="00B628F3">
        <w:rPr>
          <w:rFonts w:ascii="Arial" w:hAnsi="Arial" w:cs="Arial"/>
          <w:kern w:val="0"/>
          <w:sz w:val="22"/>
        </w:rPr>
        <w:t xml:space="preserve">integration events in HCC </w:t>
      </w:r>
      <w:r w:rsidR="00986521" w:rsidRPr="0048719D">
        <w:rPr>
          <w:rFonts w:ascii="Arial" w:hAnsi="Arial" w:cs="Arial"/>
          <w:kern w:val="0"/>
          <w:sz w:val="22"/>
        </w:rPr>
        <w:t xml:space="preserve">liver tissues </w:t>
      </w:r>
      <w:r w:rsidR="0070089B" w:rsidRPr="0048719D">
        <w:rPr>
          <w:rFonts w:ascii="Arial" w:hAnsi="Arial" w:cs="Arial"/>
          <w:kern w:val="0"/>
          <w:sz w:val="22"/>
        </w:rPr>
        <w:t xml:space="preserve">were </w:t>
      </w:r>
      <w:r w:rsidR="00986521" w:rsidRPr="0048719D">
        <w:rPr>
          <w:rFonts w:ascii="Arial" w:hAnsi="Arial" w:cs="Arial"/>
          <w:kern w:val="0"/>
          <w:sz w:val="22"/>
        </w:rPr>
        <w:t>assessed</w:t>
      </w:r>
      <w:r w:rsidR="001A688A" w:rsidRPr="0048719D">
        <w:rPr>
          <w:rFonts w:ascii="Arial" w:hAnsi="Arial" w:cs="Arial"/>
          <w:kern w:val="0"/>
          <w:sz w:val="22"/>
        </w:rPr>
        <w:t xml:space="preserve"> </w:t>
      </w:r>
      <w:r w:rsidR="00986521" w:rsidRPr="0048719D">
        <w:rPr>
          <w:rFonts w:ascii="Arial" w:hAnsi="Arial" w:cs="Arial"/>
          <w:kern w:val="0"/>
          <w:sz w:val="22"/>
        </w:rPr>
        <w:t>with a co</w:t>
      </w:r>
      <w:r w:rsidR="006D2B20" w:rsidRPr="0048719D">
        <w:rPr>
          <w:rFonts w:ascii="Arial" w:hAnsi="Arial" w:cs="Arial"/>
          <w:kern w:val="0"/>
          <w:sz w:val="22"/>
        </w:rPr>
        <w:t>mbination of</w:t>
      </w:r>
      <w:r w:rsidR="001A688A" w:rsidRPr="0048719D">
        <w:rPr>
          <w:rFonts w:ascii="Arial" w:hAnsi="Arial" w:cs="Arial"/>
          <w:kern w:val="0"/>
          <w:sz w:val="22"/>
        </w:rPr>
        <w:t xml:space="preserve"> </w:t>
      </w:r>
      <w:r w:rsidR="005D32C3" w:rsidRPr="00EA1705">
        <w:rPr>
          <w:rFonts w:ascii="Arial" w:hAnsi="Arial" w:cs="Arial"/>
          <w:kern w:val="0"/>
          <w:sz w:val="22"/>
        </w:rPr>
        <w:t xml:space="preserve">restriction enzyme </w:t>
      </w:r>
      <w:r w:rsidR="00400909" w:rsidRPr="00EA1705">
        <w:rPr>
          <w:rFonts w:ascii="Arial" w:hAnsi="Arial" w:cs="Arial"/>
          <w:kern w:val="0"/>
          <w:sz w:val="22"/>
        </w:rPr>
        <w:t>digestion</w:t>
      </w:r>
      <w:r w:rsidR="001A688A" w:rsidRPr="00EA1705">
        <w:rPr>
          <w:rFonts w:ascii="Arial" w:hAnsi="Arial" w:cs="Arial"/>
          <w:kern w:val="0"/>
          <w:sz w:val="22"/>
        </w:rPr>
        <w:t xml:space="preserve"> </w:t>
      </w:r>
      <w:r w:rsidR="005D32C3" w:rsidRPr="00EA1705">
        <w:rPr>
          <w:rFonts w:ascii="Arial" w:hAnsi="Arial" w:cs="Arial"/>
          <w:kern w:val="0"/>
          <w:sz w:val="22"/>
        </w:rPr>
        <w:t xml:space="preserve">and southern </w:t>
      </w:r>
      <w:r w:rsidR="00EA1705">
        <w:rPr>
          <w:rFonts w:ascii="Arial" w:hAnsi="Arial" w:cs="Arial"/>
          <w:kern w:val="0"/>
          <w:sz w:val="22"/>
        </w:rPr>
        <w:t xml:space="preserve">blot </w:t>
      </w:r>
      <w:r w:rsidR="005D32C3" w:rsidRPr="00EA1705">
        <w:rPr>
          <w:rFonts w:ascii="Arial" w:hAnsi="Arial" w:cs="Arial"/>
          <w:kern w:val="0"/>
          <w:sz w:val="22"/>
        </w:rPr>
        <w:t>hybridization</w:t>
      </w:r>
      <w:r w:rsidR="00517FCE" w:rsidRPr="00EA1705">
        <w:rPr>
          <w:rFonts w:ascii="Arial" w:hAnsi="Arial" w:cs="Arial"/>
          <w:kern w:val="0"/>
          <w:sz w:val="22"/>
        </w:rPr>
        <w:t>,</w:t>
      </w:r>
      <w:r w:rsidR="005D32C3" w:rsidRPr="00EA1705">
        <w:rPr>
          <w:rFonts w:ascii="Arial" w:hAnsi="Arial" w:cs="Arial"/>
          <w:kern w:val="0"/>
          <w:sz w:val="22"/>
        </w:rPr>
        <w:t xml:space="preserve"> and </w:t>
      </w:r>
      <w:r w:rsidR="00517FCE" w:rsidRPr="00EA1705">
        <w:rPr>
          <w:rFonts w:ascii="Arial" w:hAnsi="Arial" w:cs="Arial"/>
          <w:kern w:val="0"/>
          <w:sz w:val="22"/>
        </w:rPr>
        <w:t>the isolated</w:t>
      </w:r>
      <w:r w:rsidR="001A688A" w:rsidRPr="00EA1705">
        <w:rPr>
          <w:rFonts w:ascii="Arial" w:hAnsi="Arial" w:cs="Arial"/>
          <w:kern w:val="0"/>
          <w:sz w:val="22"/>
        </w:rPr>
        <w:t xml:space="preserve"> </w:t>
      </w:r>
      <w:r w:rsidR="00D27CF4" w:rsidRPr="00EA1705">
        <w:rPr>
          <w:rFonts w:ascii="Arial" w:hAnsi="Arial" w:cs="Arial"/>
          <w:kern w:val="0"/>
          <w:sz w:val="22"/>
        </w:rPr>
        <w:t>HBV-human</w:t>
      </w:r>
      <w:r w:rsidR="005D32C3" w:rsidRPr="00EA1705">
        <w:rPr>
          <w:rFonts w:ascii="Arial" w:hAnsi="Arial" w:cs="Arial"/>
          <w:kern w:val="0"/>
          <w:sz w:val="22"/>
        </w:rPr>
        <w:t xml:space="preserve"> DNA junctions were </w:t>
      </w:r>
      <w:r w:rsidR="00EA1705">
        <w:rPr>
          <w:rFonts w:ascii="Arial" w:hAnsi="Arial" w:cs="Arial"/>
          <w:kern w:val="0"/>
          <w:sz w:val="22"/>
        </w:rPr>
        <w:t>sequenced by the</w:t>
      </w:r>
      <w:r w:rsidR="000974A6">
        <w:rPr>
          <w:rFonts w:ascii="Arial" w:hAnsi="Arial" w:cs="Arial"/>
          <w:kern w:val="0"/>
          <w:sz w:val="22"/>
        </w:rPr>
        <w:t xml:space="preserve"> </w:t>
      </w:r>
      <w:r w:rsidR="005D32C3" w:rsidRPr="00EA1705">
        <w:rPr>
          <w:rFonts w:ascii="Arial" w:hAnsi="Arial" w:cs="Arial"/>
          <w:kern w:val="0"/>
          <w:sz w:val="22"/>
        </w:rPr>
        <w:t>Sange</w:t>
      </w:r>
      <w:r w:rsidR="00EA1705">
        <w:rPr>
          <w:rFonts w:ascii="Arial" w:hAnsi="Arial" w:cs="Arial"/>
          <w:kern w:val="0"/>
          <w:sz w:val="22"/>
        </w:rPr>
        <w:t>r method</w:t>
      </w:r>
      <w:r w:rsidR="00A23B7F" w:rsidRPr="00D40F5F">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1-9</w:t>
      </w:r>
      <w:r w:rsidR="00A23B7F" w:rsidRPr="00D40F5F">
        <w:rPr>
          <w:rFonts w:ascii="Arial" w:hAnsi="Arial" w:cs="Arial"/>
          <w:kern w:val="0"/>
          <w:sz w:val="22"/>
        </w:rPr>
        <w:fldChar w:fldCharType="end"/>
      </w:r>
      <w:r w:rsidR="0070089B" w:rsidRPr="00D40F5F">
        <w:rPr>
          <w:rFonts w:ascii="Arial" w:hAnsi="Arial" w:cs="Arial"/>
          <w:kern w:val="0"/>
          <w:sz w:val="22"/>
        </w:rPr>
        <w:t xml:space="preserve">. </w:t>
      </w:r>
      <w:r w:rsidR="001A688A" w:rsidRPr="00D40F5F">
        <w:rPr>
          <w:rFonts w:ascii="Arial" w:hAnsi="Arial" w:cs="Arial"/>
          <w:kern w:val="0"/>
          <w:sz w:val="22"/>
        </w:rPr>
        <w:t xml:space="preserve">However, these procedures are </w:t>
      </w:r>
      <w:r w:rsidR="0070089B" w:rsidRPr="00B628F3">
        <w:rPr>
          <w:rFonts w:ascii="Arial" w:hAnsi="Arial" w:cs="Arial"/>
          <w:kern w:val="0"/>
          <w:sz w:val="22"/>
        </w:rPr>
        <w:t xml:space="preserve">difficult to scale </w:t>
      </w:r>
      <w:r w:rsidR="003A0E1E" w:rsidRPr="00B628F3">
        <w:rPr>
          <w:rFonts w:ascii="Arial" w:hAnsi="Arial" w:cs="Arial"/>
          <w:kern w:val="0"/>
          <w:sz w:val="22"/>
        </w:rPr>
        <w:t>up for clinical stud</w:t>
      </w:r>
      <w:r w:rsidR="001A688A" w:rsidRPr="0048719D">
        <w:rPr>
          <w:rFonts w:ascii="Arial" w:hAnsi="Arial" w:cs="Arial"/>
          <w:kern w:val="0"/>
          <w:sz w:val="22"/>
        </w:rPr>
        <w:t>ies</w:t>
      </w:r>
      <w:r w:rsidR="00826BFE" w:rsidRPr="0048719D">
        <w:rPr>
          <w:rFonts w:ascii="Arial" w:hAnsi="Arial" w:cs="Arial"/>
          <w:kern w:val="0"/>
          <w:sz w:val="22"/>
        </w:rPr>
        <w:t xml:space="preserve">. </w:t>
      </w:r>
      <w:r w:rsidR="00A57BD0" w:rsidRPr="0048719D">
        <w:rPr>
          <w:rFonts w:ascii="Arial" w:hAnsi="Arial" w:cs="Arial"/>
          <w:kern w:val="0"/>
          <w:sz w:val="22"/>
        </w:rPr>
        <w:t>I</w:t>
      </w:r>
      <w:r w:rsidR="00BB6019" w:rsidRPr="0048719D">
        <w:rPr>
          <w:rFonts w:ascii="Arial" w:hAnsi="Arial" w:cs="Arial"/>
          <w:kern w:val="0"/>
          <w:sz w:val="22"/>
        </w:rPr>
        <w:t xml:space="preserve">n 1995, </w:t>
      </w:r>
      <w:r w:rsidR="00F22614" w:rsidRPr="0048719D">
        <w:rPr>
          <w:rFonts w:ascii="Arial" w:hAnsi="Arial" w:cs="Arial"/>
          <w:kern w:val="0"/>
          <w:sz w:val="22"/>
        </w:rPr>
        <w:t>Minami</w:t>
      </w:r>
      <w:r w:rsidR="001A688A" w:rsidRPr="0048719D">
        <w:rPr>
          <w:rFonts w:ascii="Arial" w:hAnsi="Arial" w:cs="Arial"/>
          <w:kern w:val="0"/>
          <w:sz w:val="22"/>
        </w:rPr>
        <w:t xml:space="preserve"> </w:t>
      </w:r>
      <w:r w:rsidR="00472088" w:rsidRPr="00EA1705">
        <w:rPr>
          <w:rFonts w:ascii="Arial" w:hAnsi="Arial" w:cs="Arial"/>
          <w:i/>
          <w:kern w:val="0"/>
          <w:sz w:val="22"/>
        </w:rPr>
        <w:t>et al</w:t>
      </w:r>
      <w:r w:rsidR="001A688A" w:rsidRPr="00EA1705">
        <w:rPr>
          <w:rFonts w:ascii="Arial" w:hAnsi="Arial" w:cs="Arial"/>
          <w:i/>
          <w:kern w:val="0"/>
          <w:sz w:val="22"/>
        </w:rPr>
        <w:t>.</w:t>
      </w:r>
      <w:r w:rsidR="00F22614" w:rsidRPr="00EA1705">
        <w:rPr>
          <w:rFonts w:ascii="Arial" w:hAnsi="Arial" w:cs="Arial"/>
          <w:kern w:val="0"/>
          <w:sz w:val="22"/>
        </w:rPr>
        <w:t xml:space="preserve"> developed</w:t>
      </w:r>
      <w:r w:rsidR="001A688A" w:rsidRPr="00EA1705">
        <w:rPr>
          <w:rFonts w:ascii="Arial" w:hAnsi="Arial" w:cs="Arial"/>
          <w:kern w:val="0"/>
          <w:sz w:val="22"/>
        </w:rPr>
        <w:t xml:space="preserve"> </w:t>
      </w:r>
      <w:r w:rsidR="00621A57" w:rsidRPr="00EA1705">
        <w:rPr>
          <w:rFonts w:ascii="Arial" w:hAnsi="Arial" w:cs="Arial"/>
          <w:kern w:val="0"/>
          <w:sz w:val="22"/>
        </w:rPr>
        <w:t>an</w:t>
      </w:r>
      <w:r w:rsidR="001A688A" w:rsidRPr="00EA1705">
        <w:rPr>
          <w:rFonts w:ascii="Arial" w:hAnsi="Arial" w:cs="Arial"/>
          <w:kern w:val="0"/>
          <w:sz w:val="22"/>
        </w:rPr>
        <w:t xml:space="preserve"> </w:t>
      </w:r>
      <w:r w:rsidR="006811CB" w:rsidRPr="00EA1705">
        <w:rPr>
          <w:rFonts w:ascii="Arial" w:hAnsi="Arial" w:cs="Arial"/>
          <w:kern w:val="0"/>
          <w:sz w:val="22"/>
        </w:rPr>
        <w:t>A</w:t>
      </w:r>
      <w:r w:rsidR="001A688A" w:rsidRPr="00EA1705">
        <w:rPr>
          <w:rFonts w:ascii="Arial" w:hAnsi="Arial" w:cs="Arial"/>
          <w:kern w:val="0"/>
          <w:sz w:val="22"/>
        </w:rPr>
        <w:t>lu-</w:t>
      </w:r>
      <w:r w:rsidR="006811CB" w:rsidRPr="00EA1705">
        <w:rPr>
          <w:rFonts w:ascii="Arial" w:hAnsi="Arial" w:cs="Arial"/>
          <w:kern w:val="0"/>
          <w:sz w:val="22"/>
        </w:rPr>
        <w:t>PCR strategy</w:t>
      </w:r>
      <w:r w:rsidR="001A688A" w:rsidRPr="00EA1705">
        <w:rPr>
          <w:rFonts w:ascii="Arial" w:hAnsi="Arial" w:cs="Arial"/>
          <w:kern w:val="0"/>
          <w:sz w:val="22"/>
        </w:rPr>
        <w:t xml:space="preserve">, which </w:t>
      </w:r>
      <w:r w:rsidR="00F22614" w:rsidRPr="00EA1705">
        <w:rPr>
          <w:rFonts w:ascii="Arial" w:hAnsi="Arial" w:cs="Arial"/>
          <w:kern w:val="0"/>
          <w:sz w:val="22"/>
        </w:rPr>
        <w:t>enabl</w:t>
      </w:r>
      <w:r w:rsidR="001A688A" w:rsidRPr="00EA1705">
        <w:rPr>
          <w:rFonts w:ascii="Arial" w:hAnsi="Arial" w:cs="Arial"/>
          <w:kern w:val="0"/>
          <w:sz w:val="22"/>
        </w:rPr>
        <w:t>ed for the</w:t>
      </w:r>
      <w:r w:rsidR="00103E6E" w:rsidRPr="00EA1705">
        <w:rPr>
          <w:rFonts w:ascii="Arial" w:hAnsi="Arial" w:cs="Arial"/>
          <w:kern w:val="0"/>
          <w:sz w:val="22"/>
        </w:rPr>
        <w:t xml:space="preserve"> </w:t>
      </w:r>
      <w:r w:rsidR="001A688A" w:rsidRPr="00EA1705">
        <w:rPr>
          <w:rFonts w:ascii="Arial" w:hAnsi="Arial" w:cs="Arial"/>
          <w:kern w:val="0"/>
          <w:sz w:val="22"/>
        </w:rPr>
        <w:t xml:space="preserve">more practical </w:t>
      </w:r>
      <w:r w:rsidR="00103E6E" w:rsidRPr="00EA1705">
        <w:rPr>
          <w:rFonts w:ascii="Arial" w:hAnsi="Arial" w:cs="Arial"/>
          <w:kern w:val="0"/>
          <w:sz w:val="22"/>
        </w:rPr>
        <w:t>screen</w:t>
      </w:r>
      <w:r w:rsidR="001A688A" w:rsidRPr="00EA1705">
        <w:rPr>
          <w:rFonts w:ascii="Arial" w:hAnsi="Arial" w:cs="Arial"/>
          <w:kern w:val="0"/>
          <w:sz w:val="22"/>
        </w:rPr>
        <w:t xml:space="preserve">ing </w:t>
      </w:r>
      <w:r w:rsidR="00EA1705">
        <w:rPr>
          <w:rFonts w:ascii="Arial" w:hAnsi="Arial" w:cs="Arial"/>
          <w:kern w:val="0"/>
          <w:sz w:val="22"/>
        </w:rPr>
        <w:t xml:space="preserve">for viral </w:t>
      </w:r>
      <w:r w:rsidR="0070089B" w:rsidRPr="00EA1705">
        <w:rPr>
          <w:rFonts w:ascii="Arial" w:hAnsi="Arial" w:cs="Arial"/>
          <w:kern w:val="0"/>
          <w:sz w:val="22"/>
        </w:rPr>
        <w:t>integrations</w:t>
      </w:r>
      <w:r w:rsidR="00A23B7F" w:rsidRPr="00D40F5F">
        <w:rPr>
          <w:rFonts w:ascii="Arial" w:hAnsi="Arial" w:cs="Arial"/>
          <w:kern w:val="0"/>
          <w:sz w:val="22"/>
        </w:rPr>
        <w:fldChar w:fldCharType="begin"/>
      </w:r>
      <w:r w:rsidR="00004CF4" w:rsidRPr="0032649F">
        <w:rPr>
          <w:rFonts w:ascii="Arial" w:hAnsi="Arial" w:cs="Arial"/>
          <w:kern w:val="0"/>
          <w:sz w:val="22"/>
        </w:rPr>
        <w:instrText xml:space="preserve"> ADDIN EN.CITE &lt;EndNote&gt;&lt;Cite&gt;&lt;Author&gt;Minami&lt;/Author&gt;&lt;Year&gt;1995&lt;/Year&gt;&lt;RecNum&gt;81&lt;/RecNum&gt;&lt;DisplayText&gt;&lt;style face="superscript"&gt;17,18&lt;/style&gt;&lt;/DisplayText&gt;&lt;record&gt;&lt;rec-number&gt;81&lt;/rec-number&gt;&lt;foreign-keys&gt;&lt;key app="EN" db-id="xstxpzswefzer2extfzptepwd299pp0t9wa9" timestamp="1502780622"&gt;81&lt;/key&gt;&lt;/foreign-keys&gt;&lt;ref-type name="Journal Article"&gt;17&lt;/ref-type&gt;&lt;contributors&gt;&lt;authors&gt;&lt;author&gt;Minami, Masahito&lt;/author&gt;&lt;author&gt;Poussin, Karine&lt;/author&gt;&lt;author&gt;Brechot, Christian&lt;/author&gt;&lt;author&gt;Paterlini, Patrizia&lt;/author&gt;&lt;/authors&gt;&lt;/contributors&gt;&lt;titles&gt;&lt;title&gt;A Novel PCR Technique UsingAlu-Specific Primers to Identify Unknown Flanking Sequences from the Human Genome&lt;/title&gt;&lt;secondary-title&gt;Genomics&lt;/secondary-title&gt;&lt;/titles&gt;&lt;periodical&gt;&lt;full-title&gt;Genomics&lt;/full-title&gt;&lt;/periodical&gt;&lt;pages&gt;403-408&lt;/pages&gt;&lt;volume&gt;29&lt;/volume&gt;&lt;number&gt;2&lt;/number&gt;&lt;dates&gt;&lt;year&gt;1995&lt;/year&gt;&lt;/dates&gt;&lt;isbn&gt;0888-7543&lt;/isbn&gt;&lt;urls&gt;&lt;/urls&gt;&lt;/record&gt;&lt;/Cite&gt;&lt;Cite&gt;&lt;Author&gt;Murakami&lt;/Author&gt;&lt;Year&gt;2005&lt;/Year&gt;&lt;RecNum&gt;43&lt;/RecNum&gt;&lt;record&gt;&lt;rec-number&gt;43&lt;/rec-number&gt;&lt;foreign-keys&gt;&lt;key app="EN" db-id="xstxpzswefzer2extfzptepwd299pp0t9wa9" timestamp="1502780612"&gt;43&lt;/key&gt;&lt;/foreign-keys&gt;&lt;ref-type name="Journal Article"&gt;17&lt;/ref-type&gt;&lt;contributors&gt;&lt;authors&gt;&lt;author&gt;Murakami, Y&lt;/author&gt;&lt;author&gt;Saigo, K&lt;/author&gt;&lt;author&gt;Takashima, H&lt;/author&gt;&lt;author&gt;Minami, M&lt;/author&gt;&lt;author&gt;Okanoue, T&lt;/author&gt;&lt;author&gt;Brechot, C&lt;/author&gt;&lt;author&gt;Paterlini-Brechot, P&lt;/author&gt;&lt;/authors&gt;&lt;/contributors&gt;&lt;titles&gt;&lt;title&gt;Large scaled analysis of hepatitis B virus (HBV) DNA integration in HBV related hepatocellular carcinomas&lt;/title&gt;&lt;secondary-title&gt;Gut&lt;/secondary-title&gt;&lt;/titles&gt;&lt;periodical&gt;&lt;full-title&gt;Gut&lt;/full-title&gt;&lt;/periodical&gt;&lt;pages&gt;1162-1168&lt;/pages&gt;&lt;volume&gt;54&lt;/volume&gt;&lt;number&gt;8&lt;/number&gt;&lt;dates&gt;&lt;year&gt;2005&lt;/year&gt;&lt;/dates&gt;&lt;isbn&gt;0017-5749&lt;/isbn&gt;&lt;urls&gt;&lt;related-urls&gt;&lt;url&gt;https://www.ncbi.nlm.nih.gov/pmc/articles/PMC1774867/pdf/gut05401162.pdf&lt;/url&gt;&lt;/related-urls&gt;&lt;/urls&gt;&lt;/record&gt;&lt;/Cite&gt;&lt;/EndNote&gt;</w:instrText>
      </w:r>
      <w:r w:rsidR="00A23B7F" w:rsidRPr="00D40F5F">
        <w:rPr>
          <w:rFonts w:ascii="Arial" w:hAnsi="Arial" w:cs="Arial"/>
          <w:kern w:val="0"/>
          <w:sz w:val="22"/>
        </w:rPr>
        <w:fldChar w:fldCharType="separate"/>
      </w:r>
      <w:r w:rsidR="00004CF4" w:rsidRPr="00D40F5F">
        <w:rPr>
          <w:rFonts w:ascii="Arial" w:hAnsi="Arial" w:cs="Arial"/>
          <w:noProof/>
          <w:kern w:val="0"/>
          <w:sz w:val="22"/>
          <w:vertAlign w:val="superscript"/>
        </w:rPr>
        <w:t>17,18</w:t>
      </w:r>
      <w:r w:rsidR="00A23B7F" w:rsidRPr="00D40F5F">
        <w:rPr>
          <w:rFonts w:ascii="Arial" w:hAnsi="Arial" w:cs="Arial"/>
          <w:kern w:val="0"/>
          <w:sz w:val="22"/>
        </w:rPr>
        <w:fldChar w:fldCharType="end"/>
      </w:r>
      <w:r w:rsidR="00DB2AE3" w:rsidRPr="00D40F5F">
        <w:rPr>
          <w:rFonts w:ascii="Arial" w:hAnsi="Arial" w:cs="Arial"/>
          <w:kern w:val="0"/>
          <w:sz w:val="22"/>
        </w:rPr>
        <w:t>.</w:t>
      </w:r>
      <w:r w:rsidR="001A688A" w:rsidRPr="00D40F5F">
        <w:rPr>
          <w:rFonts w:ascii="Arial" w:hAnsi="Arial" w:cs="Arial"/>
          <w:kern w:val="0"/>
          <w:sz w:val="22"/>
        </w:rPr>
        <w:t xml:space="preserve"> </w:t>
      </w:r>
      <w:r w:rsidR="00587EC5">
        <w:rPr>
          <w:rFonts w:ascii="Arial" w:hAnsi="Arial" w:cs="Arial" w:hint="eastAsia"/>
          <w:kern w:val="0"/>
          <w:sz w:val="22"/>
        </w:rPr>
        <w:t>Nevertheless</w:t>
      </w:r>
      <w:r w:rsidR="001A688A" w:rsidRPr="00D40F5F">
        <w:rPr>
          <w:rFonts w:ascii="Arial" w:hAnsi="Arial" w:cs="Arial"/>
          <w:kern w:val="0"/>
          <w:sz w:val="22"/>
        </w:rPr>
        <w:t>, this</w:t>
      </w:r>
      <w:r w:rsidR="0070089B" w:rsidRPr="00D40F5F">
        <w:rPr>
          <w:rFonts w:ascii="Arial" w:hAnsi="Arial" w:cs="Arial"/>
          <w:kern w:val="0"/>
          <w:sz w:val="22"/>
        </w:rPr>
        <w:t xml:space="preserve"> method f</w:t>
      </w:r>
      <w:r w:rsidR="001A688A" w:rsidRPr="00D40F5F">
        <w:rPr>
          <w:rFonts w:ascii="Arial" w:hAnsi="Arial" w:cs="Arial"/>
          <w:kern w:val="0"/>
          <w:sz w:val="22"/>
        </w:rPr>
        <w:t>e</w:t>
      </w:r>
      <w:r w:rsidR="0070089B" w:rsidRPr="00D40F5F">
        <w:rPr>
          <w:rFonts w:ascii="Arial" w:hAnsi="Arial" w:cs="Arial"/>
          <w:kern w:val="0"/>
          <w:sz w:val="22"/>
        </w:rPr>
        <w:t xml:space="preserve">ll short of </w:t>
      </w:r>
      <w:r w:rsidR="001A688A" w:rsidRPr="00B628F3">
        <w:rPr>
          <w:rFonts w:ascii="Arial" w:hAnsi="Arial" w:cs="Arial"/>
          <w:kern w:val="0"/>
          <w:sz w:val="22"/>
        </w:rPr>
        <w:t>the</w:t>
      </w:r>
      <w:r w:rsidR="0070089B" w:rsidRPr="00B628F3">
        <w:rPr>
          <w:rFonts w:ascii="Arial" w:hAnsi="Arial" w:cs="Arial"/>
          <w:kern w:val="0"/>
          <w:sz w:val="22"/>
        </w:rPr>
        <w:t xml:space="preserve"> </w:t>
      </w:r>
      <w:r w:rsidR="004509BB" w:rsidRPr="0048719D">
        <w:rPr>
          <w:rFonts w:ascii="Arial" w:hAnsi="Arial" w:cs="Arial"/>
          <w:kern w:val="0"/>
          <w:sz w:val="22"/>
        </w:rPr>
        <w:t>full</w:t>
      </w:r>
      <w:r w:rsidR="001A688A" w:rsidRPr="0048719D">
        <w:rPr>
          <w:rFonts w:ascii="Arial" w:hAnsi="Arial" w:cs="Arial"/>
          <w:kern w:val="0"/>
          <w:sz w:val="22"/>
        </w:rPr>
        <w:t xml:space="preserve"> </w:t>
      </w:r>
      <w:r w:rsidR="0070089B" w:rsidRPr="00EA1705">
        <w:rPr>
          <w:rFonts w:ascii="Arial" w:hAnsi="Arial" w:cs="Arial"/>
          <w:kern w:val="0"/>
          <w:sz w:val="22"/>
        </w:rPr>
        <w:t xml:space="preserve">evaluation of </w:t>
      </w:r>
      <w:r w:rsidR="009D2B54" w:rsidRPr="00EA1705">
        <w:rPr>
          <w:rFonts w:ascii="Arial" w:hAnsi="Arial" w:cs="Arial"/>
          <w:kern w:val="0"/>
          <w:sz w:val="22"/>
        </w:rPr>
        <w:t xml:space="preserve">all </w:t>
      </w:r>
      <w:r w:rsidR="0070089B" w:rsidRPr="00EA1705">
        <w:rPr>
          <w:rFonts w:ascii="Arial" w:hAnsi="Arial" w:cs="Arial"/>
          <w:kern w:val="0"/>
          <w:sz w:val="22"/>
        </w:rPr>
        <w:t xml:space="preserve">integration sites </w:t>
      </w:r>
      <w:r w:rsidR="001A688A" w:rsidRPr="00EA1705">
        <w:rPr>
          <w:rFonts w:ascii="Arial" w:hAnsi="Arial" w:cs="Arial"/>
          <w:kern w:val="0"/>
          <w:sz w:val="22"/>
        </w:rPr>
        <w:t xml:space="preserve">due to the </w:t>
      </w:r>
      <w:r w:rsidR="00EA1705">
        <w:rPr>
          <w:rFonts w:ascii="Arial" w:hAnsi="Arial" w:cs="Arial"/>
          <w:kern w:val="0"/>
          <w:sz w:val="22"/>
        </w:rPr>
        <w:t>pre-</w:t>
      </w:r>
      <w:r w:rsidR="004F3B94" w:rsidRPr="00EA1705">
        <w:rPr>
          <w:rFonts w:ascii="Arial" w:hAnsi="Arial" w:cs="Arial"/>
          <w:kern w:val="0"/>
          <w:sz w:val="22"/>
        </w:rPr>
        <w:t xml:space="preserve">selective amplification of known </w:t>
      </w:r>
      <w:r w:rsidR="009A57F4" w:rsidRPr="00EA1705">
        <w:rPr>
          <w:rFonts w:ascii="Arial" w:hAnsi="Arial" w:cs="Arial"/>
          <w:kern w:val="0"/>
          <w:sz w:val="22"/>
        </w:rPr>
        <w:t>viral fragments and host genome regions</w:t>
      </w:r>
      <w:r w:rsidR="00EA1705">
        <w:rPr>
          <w:rFonts w:ascii="Arial" w:hAnsi="Arial" w:cs="Arial"/>
          <w:kern w:val="0"/>
          <w:sz w:val="22"/>
        </w:rPr>
        <w:t>.</w:t>
      </w:r>
      <w:r w:rsidR="000974A6">
        <w:rPr>
          <w:rFonts w:ascii="Arial" w:hAnsi="Arial" w:cs="Arial"/>
          <w:kern w:val="0"/>
          <w:sz w:val="22"/>
        </w:rPr>
        <w:t xml:space="preserve"> </w:t>
      </w:r>
      <w:r w:rsidR="00EA1705">
        <w:rPr>
          <w:rFonts w:ascii="Arial" w:hAnsi="Arial" w:cs="Arial"/>
          <w:kern w:val="0"/>
          <w:sz w:val="22"/>
        </w:rPr>
        <w:t>There was also the</w:t>
      </w:r>
      <w:r w:rsidR="001A688A" w:rsidRPr="00EA1705">
        <w:rPr>
          <w:rFonts w:ascii="Arial" w:hAnsi="Arial" w:cs="Arial"/>
          <w:kern w:val="0"/>
          <w:sz w:val="22"/>
        </w:rPr>
        <w:t xml:space="preserve"> </w:t>
      </w:r>
      <w:r w:rsidR="0070089B" w:rsidRPr="00EA1705">
        <w:rPr>
          <w:rFonts w:ascii="Arial" w:hAnsi="Arial" w:cs="Arial"/>
          <w:kern w:val="0"/>
          <w:sz w:val="22"/>
        </w:rPr>
        <w:t>added technical complication of t</w:t>
      </w:r>
      <w:r w:rsidR="0081198B" w:rsidRPr="00EA1705">
        <w:rPr>
          <w:rFonts w:ascii="Arial" w:hAnsi="Arial" w:cs="Arial"/>
          <w:kern w:val="0"/>
          <w:sz w:val="22"/>
        </w:rPr>
        <w:t>emplate switch</w:t>
      </w:r>
      <w:r w:rsidR="0070089B" w:rsidRPr="00EA1705">
        <w:rPr>
          <w:rFonts w:ascii="Arial" w:hAnsi="Arial" w:cs="Arial"/>
          <w:kern w:val="0"/>
          <w:sz w:val="22"/>
        </w:rPr>
        <w:t>ing</w:t>
      </w:r>
      <w:r w:rsidR="0081198B" w:rsidRPr="00EA1705">
        <w:rPr>
          <w:rFonts w:ascii="Arial" w:hAnsi="Arial" w:cs="Arial"/>
          <w:kern w:val="0"/>
          <w:sz w:val="22"/>
        </w:rPr>
        <w:t xml:space="preserve"> during amplification</w:t>
      </w:r>
      <w:r w:rsidR="001A688A" w:rsidRPr="00EA1705">
        <w:rPr>
          <w:rFonts w:ascii="Arial" w:hAnsi="Arial" w:cs="Arial"/>
          <w:kern w:val="0"/>
          <w:sz w:val="22"/>
        </w:rPr>
        <w:t>, which</w:t>
      </w:r>
      <w:r w:rsidR="0081198B" w:rsidRPr="00EA1705">
        <w:rPr>
          <w:rFonts w:ascii="Arial" w:hAnsi="Arial" w:cs="Arial"/>
          <w:kern w:val="0"/>
          <w:sz w:val="22"/>
        </w:rPr>
        <w:t xml:space="preserve"> </w:t>
      </w:r>
      <w:r w:rsidR="00B2528A" w:rsidRPr="00EA1705">
        <w:rPr>
          <w:rFonts w:ascii="Arial" w:hAnsi="Arial" w:cs="Arial"/>
          <w:kern w:val="0"/>
          <w:sz w:val="22"/>
        </w:rPr>
        <w:t>create</w:t>
      </w:r>
      <w:r w:rsidR="001A688A" w:rsidRPr="00EA1705">
        <w:rPr>
          <w:rFonts w:ascii="Arial" w:hAnsi="Arial" w:cs="Arial"/>
          <w:kern w:val="0"/>
          <w:sz w:val="22"/>
        </w:rPr>
        <w:t xml:space="preserve">d </w:t>
      </w:r>
      <w:r w:rsidR="00FE3C95" w:rsidRPr="00EA1705">
        <w:rPr>
          <w:rFonts w:ascii="Arial" w:hAnsi="Arial" w:cs="Arial"/>
          <w:kern w:val="0"/>
          <w:sz w:val="22"/>
        </w:rPr>
        <w:t>artifact</w:t>
      </w:r>
      <w:r w:rsidR="00C54037" w:rsidRPr="0032649F">
        <w:rPr>
          <w:rFonts w:ascii="Arial" w:hAnsi="Arial" w:cs="Arial"/>
          <w:kern w:val="0"/>
          <w:sz w:val="22"/>
        </w:rPr>
        <w:t xml:space="preserve"> </w:t>
      </w:r>
      <w:r w:rsidR="006811CB" w:rsidRPr="00D40F5F">
        <w:rPr>
          <w:rFonts w:ascii="Arial" w:hAnsi="Arial" w:cs="Arial"/>
          <w:kern w:val="0"/>
          <w:sz w:val="22"/>
        </w:rPr>
        <w:t>chimeric products</w:t>
      </w:r>
      <w:r w:rsidR="00A23B7F" w:rsidRPr="00D40F5F">
        <w:rPr>
          <w:rFonts w:ascii="Arial" w:hAnsi="Arial" w:cs="Arial"/>
          <w:kern w:val="0"/>
          <w:sz w:val="22"/>
        </w:rPr>
        <w:fldChar w:fldCharType="begin">
          <w:fldData xml:space="preserve">PEVuZE5vdGU+PENpdGU+PEF1dGhvcj5LYW5hZ2F3YTwvQXV0aG9yPjxZZWFyPjIwMDM8L1llYXI+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=
</w:fldData>
        </w:fldChar>
      </w:r>
      <w:r w:rsidR="00004CF4" w:rsidRPr="0032649F">
        <w:rPr>
          <w:rFonts w:ascii="Arial" w:hAnsi="Arial" w:cs="Arial"/>
          <w:kern w:val="0"/>
          <w:sz w:val="22"/>
        </w:rPr>
        <w:instrText xml:space="preserve"> ADDIN EN.CITE </w:instrText>
      </w:r>
      <w:r w:rsidR="00004CF4" w:rsidRPr="000974A6">
        <w:rPr>
          <w:rFonts w:ascii="Arial" w:hAnsi="Arial" w:cs="Arial"/>
          <w:kern w:val="0"/>
          <w:sz w:val="22"/>
        </w:rPr>
        <w:fldChar w:fldCharType="begin">
          <w:fldData xml:space="preserve">PEVuZE5vdGU+PENpdGU+PEF1dGhvcj5LYW5hZ2F3YTwvQXV0aG9yPjxZZWFyPjIwMDM8L1llYXI+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=
</w:fldData>
        </w:fldChar>
      </w:r>
      <w:r w:rsidR="00004CF4" w:rsidRPr="0032649F">
        <w:rPr>
          <w:rFonts w:ascii="Arial" w:hAnsi="Arial" w:cs="Arial"/>
          <w:kern w:val="0"/>
          <w:sz w:val="22"/>
        </w:rPr>
        <w:instrText xml:space="preserve"> ADDIN EN.CITE.DATA </w:instrText>
      </w:r>
      <w:r w:rsidR="00004CF4" w:rsidRPr="000974A6">
        <w:rPr>
          <w:rFonts w:ascii="Arial" w:hAnsi="Arial" w:cs="Arial"/>
          <w:kern w:val="0"/>
          <w:sz w:val="22"/>
        </w:rPr>
      </w:r>
      <w:r w:rsidR="00004CF4"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004CF4" w:rsidRPr="00D40F5F">
        <w:rPr>
          <w:rFonts w:ascii="Arial" w:hAnsi="Arial" w:cs="Arial"/>
          <w:noProof/>
          <w:kern w:val="0"/>
          <w:sz w:val="22"/>
          <w:vertAlign w:val="superscript"/>
        </w:rPr>
        <w:t>19,20</w:t>
      </w:r>
      <w:r w:rsidR="00A23B7F" w:rsidRPr="00D40F5F">
        <w:rPr>
          <w:rFonts w:ascii="Arial" w:hAnsi="Arial" w:cs="Arial"/>
          <w:kern w:val="0"/>
          <w:sz w:val="22"/>
        </w:rPr>
        <w:fldChar w:fldCharType="end"/>
      </w:r>
      <w:r w:rsidR="006811CB" w:rsidRPr="00D40F5F">
        <w:rPr>
          <w:rFonts w:ascii="Arial" w:hAnsi="Arial" w:cs="Arial"/>
          <w:kern w:val="0"/>
          <w:sz w:val="22"/>
        </w:rPr>
        <w:t>.</w:t>
      </w:r>
      <w:r w:rsidR="001A688A" w:rsidRPr="00D40F5F">
        <w:rPr>
          <w:rFonts w:ascii="Arial" w:hAnsi="Arial" w:cs="Arial"/>
          <w:kern w:val="0"/>
          <w:sz w:val="22"/>
        </w:rPr>
        <w:t xml:space="preserve"> </w:t>
      </w:r>
      <w:r w:rsidR="00DF1313" w:rsidRPr="00D40F5F">
        <w:rPr>
          <w:rFonts w:ascii="Arial" w:hAnsi="Arial" w:cs="Arial"/>
          <w:kern w:val="0"/>
          <w:sz w:val="22"/>
        </w:rPr>
        <w:t>Recently</w:t>
      </w:r>
      <w:r w:rsidR="00AC6EE2" w:rsidRPr="00D40F5F">
        <w:rPr>
          <w:rFonts w:ascii="Arial" w:hAnsi="Arial" w:cs="Arial"/>
          <w:kern w:val="0"/>
          <w:sz w:val="22"/>
        </w:rPr>
        <w:t xml:space="preserve">, </w:t>
      </w:r>
      <w:r w:rsidR="001A688A" w:rsidRPr="00D40F5F">
        <w:rPr>
          <w:rFonts w:ascii="Arial" w:hAnsi="Arial" w:cs="Arial"/>
          <w:kern w:val="0"/>
          <w:sz w:val="22"/>
        </w:rPr>
        <w:t xml:space="preserve">the </w:t>
      </w:r>
      <w:r w:rsidR="00610299" w:rsidRPr="00D40F5F">
        <w:rPr>
          <w:rFonts w:ascii="Arial" w:hAnsi="Arial" w:cs="Arial"/>
          <w:kern w:val="0"/>
          <w:sz w:val="22"/>
        </w:rPr>
        <w:t xml:space="preserve">resequencing of </w:t>
      </w:r>
      <w:r w:rsidR="0081198B" w:rsidRPr="00B628F3">
        <w:rPr>
          <w:rFonts w:ascii="Arial" w:hAnsi="Arial" w:cs="Arial"/>
          <w:kern w:val="0"/>
          <w:sz w:val="22"/>
        </w:rPr>
        <w:t>HCC</w:t>
      </w:r>
      <w:r w:rsidR="006C05FC" w:rsidRPr="00B628F3">
        <w:rPr>
          <w:rFonts w:ascii="Arial" w:hAnsi="Arial" w:cs="Arial"/>
          <w:kern w:val="0"/>
          <w:sz w:val="22"/>
        </w:rPr>
        <w:t xml:space="preserve"> genome</w:t>
      </w:r>
      <w:r w:rsidR="008A4AF7" w:rsidRPr="0048719D">
        <w:rPr>
          <w:rFonts w:ascii="Arial" w:hAnsi="Arial" w:cs="Arial"/>
          <w:kern w:val="0"/>
          <w:sz w:val="22"/>
        </w:rPr>
        <w:t>s</w:t>
      </w:r>
      <w:r w:rsidR="001A688A" w:rsidRPr="0048719D">
        <w:rPr>
          <w:rFonts w:ascii="Arial" w:hAnsi="Arial" w:cs="Arial"/>
          <w:kern w:val="0"/>
          <w:sz w:val="22"/>
        </w:rPr>
        <w:t xml:space="preserve"> </w:t>
      </w:r>
      <w:r w:rsidR="008A4AF7" w:rsidRPr="0048719D">
        <w:rPr>
          <w:rFonts w:ascii="Arial" w:hAnsi="Arial" w:cs="Arial"/>
          <w:kern w:val="0"/>
          <w:sz w:val="22"/>
        </w:rPr>
        <w:t>has identified</w:t>
      </w:r>
      <w:r w:rsidR="001A688A" w:rsidRPr="0048719D">
        <w:rPr>
          <w:rFonts w:ascii="Arial" w:hAnsi="Arial" w:cs="Arial"/>
          <w:kern w:val="0"/>
          <w:sz w:val="22"/>
        </w:rPr>
        <w:t xml:space="preserve"> </w:t>
      </w:r>
      <w:r w:rsidR="00587EC5">
        <w:rPr>
          <w:rFonts w:ascii="Arial" w:hAnsi="Arial" w:cs="Arial"/>
          <w:kern w:val="0"/>
          <w:sz w:val="22"/>
        </w:rPr>
        <w:t>hundreds of</w:t>
      </w:r>
      <w:r w:rsidR="0081198B" w:rsidRPr="0048719D">
        <w:rPr>
          <w:rFonts w:ascii="Arial" w:hAnsi="Arial" w:cs="Arial" w:hint="eastAsia"/>
          <w:kern w:val="0"/>
          <w:sz w:val="22"/>
        </w:rPr>
        <w:t xml:space="preserve"> </w:t>
      </w:r>
      <w:r w:rsidR="0081198B" w:rsidRPr="0048719D">
        <w:rPr>
          <w:rFonts w:ascii="Arial" w:hAnsi="Arial" w:cs="Arial"/>
          <w:kern w:val="0"/>
          <w:sz w:val="22"/>
        </w:rPr>
        <w:t xml:space="preserve">integration </w:t>
      </w:r>
      <w:r w:rsidR="00EA1705">
        <w:rPr>
          <w:rFonts w:ascii="Arial" w:hAnsi="Arial" w:cs="Arial"/>
          <w:kern w:val="0"/>
          <w:sz w:val="22"/>
        </w:rPr>
        <w:t xml:space="preserve">sites in the </w:t>
      </w:r>
      <w:r w:rsidR="002B4D69">
        <w:rPr>
          <w:rFonts w:ascii="Arial" w:hAnsi="Arial" w:cs="Arial"/>
          <w:kern w:val="0"/>
          <w:sz w:val="22"/>
        </w:rPr>
        <w:t xml:space="preserve">human genome </w:t>
      </w:r>
      <w:r w:rsidR="00092505" w:rsidRPr="00EA1705">
        <w:rPr>
          <w:rFonts w:ascii="Arial" w:hAnsi="Arial" w:cs="Arial"/>
          <w:kern w:val="0"/>
          <w:sz w:val="22"/>
        </w:rPr>
        <w:t>implicat</w:t>
      </w:r>
      <w:r w:rsidR="002B4D69">
        <w:rPr>
          <w:rFonts w:ascii="Arial" w:hAnsi="Arial" w:cs="Arial"/>
          <w:kern w:val="0"/>
          <w:sz w:val="22"/>
        </w:rPr>
        <w:t>ing</w:t>
      </w:r>
      <w:r w:rsidR="00092505" w:rsidRPr="00EA1705">
        <w:rPr>
          <w:rFonts w:ascii="Arial" w:hAnsi="Arial" w:cs="Arial"/>
          <w:kern w:val="0"/>
          <w:sz w:val="22"/>
        </w:rPr>
        <w:t xml:space="preserve"> many cellular genes</w:t>
      </w:r>
      <w:r w:rsidR="00A23B7F" w:rsidRPr="00D40F5F">
        <w:rPr>
          <w:rFonts w:ascii="Arial" w:hAnsi="Arial" w:cs="Arial"/>
          <w:kern w:val="0"/>
          <w:sz w:val="22"/>
        </w:rPr>
        <w:fldChar w:fldCharType="begin">
          <w:fldData xml:space="preserve">PEVuZE5vdGU+PENpdGU+PEF1dGhvcj5TdW5nPC9BdXRob3I+PFllYXI+MjAxMjwvWWVhcj48UmVj
TnVtPjIyPC9SZWNOdW0+PERpc3BsYXlUZXh0PjxzdHlsZSBmYWNlPSJzdXBlcnNjcmlwdCI+MjEt
MjQ8L3N0eWxlPjwvRGlzcGxheVRleHQ+PHJlY29yZD48cmVjLW51bWJlcj4yMjwvcmVjLW51bWJl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Y29yZD48L0NpdGU+PC9FbmROb3RlPgB=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PEVuZE5vdGU+PENpdGU+PEF1dGhvcj5TdW5nPC9BdXRob3I+PFllYXI+MjAxMjwvWWVhcj48UmVj
TnVtPjIyPC9SZWNOdW0+PERpc3BsYXlUZXh0PjxzdHlsZSBmYWNlPSJzdXBlcnNjcmlwdCI+MjEt
MjQ8L3N0eWxlPjwvRGlzcGxheVRleHQ+PHJlY29yZD48cmVjLW51bWJlcj4yMjwvcmVjLW51bWJl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Y29yZD48L0NpdGU+PC9FbmROb3RlPgB=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21-24</w:t>
      </w:r>
      <w:r w:rsidR="00A23B7F" w:rsidRPr="00D40F5F">
        <w:rPr>
          <w:rFonts w:ascii="Arial" w:hAnsi="Arial" w:cs="Arial"/>
          <w:kern w:val="0"/>
          <w:sz w:val="22"/>
        </w:rPr>
        <w:fldChar w:fldCharType="end"/>
      </w:r>
      <w:r w:rsidR="001A688A" w:rsidRPr="00D40F5F">
        <w:rPr>
          <w:rFonts w:ascii="Arial" w:hAnsi="Arial" w:cs="Arial"/>
          <w:kern w:val="0"/>
          <w:sz w:val="22"/>
        </w:rPr>
        <w:t>. A</w:t>
      </w:r>
      <w:r w:rsidR="006A0EAB" w:rsidRPr="00D40F5F">
        <w:rPr>
          <w:rFonts w:ascii="Arial" w:hAnsi="Arial" w:cs="Arial"/>
          <w:kern w:val="0"/>
          <w:sz w:val="22"/>
        </w:rPr>
        <w:t xml:space="preserve">mong </w:t>
      </w:r>
      <w:r w:rsidR="001A688A" w:rsidRPr="00D40F5F">
        <w:rPr>
          <w:rFonts w:ascii="Arial" w:hAnsi="Arial" w:cs="Arial"/>
          <w:kern w:val="0"/>
          <w:sz w:val="22"/>
        </w:rPr>
        <w:t xml:space="preserve">these, </w:t>
      </w:r>
      <w:r w:rsidR="00AA3062" w:rsidRPr="00D40F5F">
        <w:rPr>
          <w:rFonts w:ascii="Arial" w:hAnsi="Arial" w:cs="Arial"/>
          <w:i/>
          <w:kern w:val="0"/>
          <w:sz w:val="22"/>
        </w:rPr>
        <w:t>TERT</w:t>
      </w:r>
      <w:r w:rsidR="00AA3062" w:rsidRPr="00D40F5F">
        <w:rPr>
          <w:rFonts w:ascii="Arial" w:hAnsi="Arial" w:cs="Arial"/>
          <w:kern w:val="0"/>
          <w:sz w:val="22"/>
        </w:rPr>
        <w:t xml:space="preserve">, </w:t>
      </w:r>
      <w:r w:rsidR="00AA3062" w:rsidRPr="00B628F3">
        <w:rPr>
          <w:rFonts w:ascii="Arial" w:hAnsi="Arial" w:cs="Arial"/>
          <w:i/>
          <w:kern w:val="0"/>
          <w:sz w:val="22"/>
        </w:rPr>
        <w:t>MLL4</w:t>
      </w:r>
      <w:r w:rsidR="00AA3062" w:rsidRPr="00B628F3">
        <w:rPr>
          <w:rFonts w:ascii="Arial" w:hAnsi="Arial" w:cs="Arial"/>
          <w:kern w:val="0"/>
          <w:sz w:val="22"/>
        </w:rPr>
        <w:t xml:space="preserve"> </w:t>
      </w:r>
      <w:r w:rsidR="006A0EAB" w:rsidRPr="0048719D">
        <w:rPr>
          <w:rFonts w:ascii="Arial" w:hAnsi="Arial" w:cs="Arial"/>
          <w:kern w:val="0"/>
          <w:sz w:val="22"/>
        </w:rPr>
        <w:t xml:space="preserve">and </w:t>
      </w:r>
      <w:r w:rsidR="00AA3062" w:rsidRPr="0048719D">
        <w:rPr>
          <w:rFonts w:ascii="Arial" w:hAnsi="Arial" w:cs="Arial"/>
          <w:i/>
          <w:kern w:val="0"/>
          <w:sz w:val="22"/>
        </w:rPr>
        <w:t>CCNE1</w:t>
      </w:r>
      <w:r w:rsidR="006A0EAB" w:rsidRPr="0048719D">
        <w:rPr>
          <w:rFonts w:ascii="Arial" w:hAnsi="Arial" w:cs="Arial"/>
          <w:kern w:val="0"/>
          <w:sz w:val="22"/>
        </w:rPr>
        <w:t xml:space="preserve"> were the most frequently </w:t>
      </w:r>
      <w:r w:rsidR="002B4D69">
        <w:rPr>
          <w:rFonts w:ascii="Arial" w:hAnsi="Arial" w:cs="Arial"/>
          <w:kern w:val="0"/>
          <w:sz w:val="22"/>
        </w:rPr>
        <w:t>identified genes located near viral integrations</w:t>
      </w:r>
      <w:r w:rsidR="00A23B7F" w:rsidRPr="00D40F5F">
        <w:rPr>
          <w:rFonts w:ascii="Arial" w:hAnsi="Arial" w:cs="Arial"/>
          <w:kern w:val="0"/>
          <w:sz w:val="22"/>
        </w:rPr>
        <w:fldChar w:fldCharType="begin">
          <w:fldData xml:space="preserve">PEVuZE5vdGU+PENpdGU+PEF1dGhvcj5TdW5nPC9BdXRob3I+PFllYXI+MjAxMjwvWWVhcj48UmVj
TnVtPjIyPC9SZWNOdW0+PERpc3BsYXlUZXh0PjxzdHlsZSBmYWNlPSJzdXBlcnNjcmlwdCI+MjEt
MjU8L3N0eWxlPjwvRGlzcGxheVRleHQ+PHJlY29yZD48cmVjLW51bWJlcj4yMjwvcmVjLW51bWJl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Y29yZD48L0NpdGU+PENpdGU+PEF1dGhvcj5GdXJ1dGE8L0F1dGhvcj48WWVhcj4yMDE4PC9ZZWFy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PEVuZE5vdGU+PENpdGU+PEF1dGhvcj5TdW5nPC9BdXRob3I+PFllYXI+MjAxMjwvWWVhcj48UmVj
TnVtPjIyPC9SZWNOdW0+PERpc3BsYXlUZXh0PjxzdHlsZSBmYWNlPSJzdXBlcnNjcmlwdCI+MjEt
MjU8L3N0eWxlPjwvRGlzcGxheVRleHQ+PHJlY29yZD48cmVjLW51bWJlcj4yMjwvcmVjLW51bWJl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Y29yZD48L0NpdGU+PENpdGU+PEF1dGhvcj5GdXJ1dGE8L0F1dGhvcj48WWVhcj4yMDE4PC9ZZWFy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21-25</w:t>
      </w:r>
      <w:r w:rsidR="00A23B7F" w:rsidRPr="00D40F5F">
        <w:rPr>
          <w:rFonts w:ascii="Arial" w:hAnsi="Arial" w:cs="Arial"/>
          <w:kern w:val="0"/>
          <w:sz w:val="22"/>
        </w:rPr>
        <w:fldChar w:fldCharType="end"/>
      </w:r>
      <w:r w:rsidR="00AA3062" w:rsidRPr="00D40F5F">
        <w:rPr>
          <w:rFonts w:ascii="Arial" w:hAnsi="Arial" w:cs="Arial"/>
          <w:kern w:val="0"/>
          <w:sz w:val="22"/>
        </w:rPr>
        <w:t xml:space="preserve">. </w:t>
      </w:r>
      <w:r w:rsidR="009E712A" w:rsidRPr="00D40F5F">
        <w:rPr>
          <w:rFonts w:ascii="Arial" w:hAnsi="Arial" w:cs="Arial"/>
          <w:kern w:val="0"/>
          <w:sz w:val="22"/>
        </w:rPr>
        <w:t xml:space="preserve">HBV </w:t>
      </w:r>
      <w:r w:rsidR="001A688A" w:rsidRPr="00D40F5F">
        <w:rPr>
          <w:rFonts w:ascii="Arial" w:hAnsi="Arial" w:cs="Arial"/>
          <w:kern w:val="0"/>
          <w:sz w:val="22"/>
        </w:rPr>
        <w:t>i</w:t>
      </w:r>
      <w:r w:rsidR="0047218C" w:rsidRPr="00D40F5F">
        <w:rPr>
          <w:rFonts w:ascii="Arial" w:hAnsi="Arial" w:cs="Arial"/>
          <w:kern w:val="0"/>
          <w:sz w:val="22"/>
        </w:rPr>
        <w:t>ntegration</w:t>
      </w:r>
      <w:r w:rsidR="00FE3C95" w:rsidRPr="00D40F5F">
        <w:rPr>
          <w:rFonts w:ascii="Arial" w:hAnsi="Arial" w:cs="Arial"/>
          <w:kern w:val="0"/>
          <w:sz w:val="22"/>
        </w:rPr>
        <w:t>s</w:t>
      </w:r>
      <w:r w:rsidR="001A688A" w:rsidRPr="00D40F5F">
        <w:rPr>
          <w:rFonts w:ascii="Arial" w:hAnsi="Arial" w:cs="Arial"/>
          <w:kern w:val="0"/>
          <w:sz w:val="22"/>
        </w:rPr>
        <w:t xml:space="preserve"> </w:t>
      </w:r>
      <w:r w:rsidR="00FE3C95" w:rsidRPr="00B628F3">
        <w:rPr>
          <w:rFonts w:ascii="Arial" w:hAnsi="Arial" w:cs="Arial"/>
          <w:kern w:val="0"/>
          <w:sz w:val="22"/>
        </w:rPr>
        <w:t>were more</w:t>
      </w:r>
      <w:r w:rsidR="0047218C" w:rsidRPr="00B628F3">
        <w:rPr>
          <w:rFonts w:ascii="Arial" w:hAnsi="Arial" w:cs="Arial"/>
          <w:kern w:val="0"/>
          <w:sz w:val="22"/>
        </w:rPr>
        <w:t xml:space="preserve"> likely to occur in</w:t>
      </w:r>
      <w:r w:rsidR="001A688A" w:rsidRPr="0048719D">
        <w:rPr>
          <w:rFonts w:ascii="Arial" w:hAnsi="Arial" w:cs="Arial"/>
          <w:kern w:val="0"/>
          <w:sz w:val="22"/>
        </w:rPr>
        <w:t xml:space="preserve"> </w:t>
      </w:r>
      <w:r w:rsidR="00B064E0" w:rsidRPr="0048719D">
        <w:rPr>
          <w:rFonts w:ascii="Arial" w:hAnsi="Arial" w:cs="Arial"/>
          <w:kern w:val="0"/>
          <w:sz w:val="22"/>
        </w:rPr>
        <w:t xml:space="preserve">chromosome </w:t>
      </w:r>
      <w:r w:rsidR="00FE3C95" w:rsidRPr="0048719D">
        <w:rPr>
          <w:rFonts w:ascii="Arial" w:hAnsi="Arial" w:cs="Arial"/>
          <w:kern w:val="0"/>
          <w:sz w:val="22"/>
        </w:rPr>
        <w:t>sites</w:t>
      </w:r>
      <w:r w:rsidR="00356057" w:rsidRPr="0048719D">
        <w:rPr>
          <w:rFonts w:ascii="Arial" w:hAnsi="Arial" w:cs="Arial"/>
          <w:kern w:val="0"/>
          <w:sz w:val="22"/>
        </w:rPr>
        <w:t xml:space="preserve"> </w:t>
      </w:r>
      <w:r w:rsidR="002B4D69">
        <w:rPr>
          <w:rFonts w:ascii="Arial" w:hAnsi="Arial" w:cs="Arial"/>
          <w:kern w:val="0"/>
          <w:sz w:val="22"/>
        </w:rPr>
        <w:t>of</w:t>
      </w:r>
      <w:r w:rsidR="001A688A" w:rsidRPr="00EA1705">
        <w:rPr>
          <w:rFonts w:ascii="Arial" w:hAnsi="Arial" w:cs="Arial"/>
          <w:kern w:val="0"/>
          <w:sz w:val="22"/>
        </w:rPr>
        <w:t xml:space="preserve"> </w:t>
      </w:r>
      <w:r w:rsidR="00FE3C95" w:rsidRPr="00EA1705">
        <w:rPr>
          <w:rFonts w:ascii="Arial" w:hAnsi="Arial" w:cs="Arial"/>
          <w:kern w:val="0"/>
          <w:sz w:val="22"/>
        </w:rPr>
        <w:t xml:space="preserve">genomic </w:t>
      </w:r>
      <w:r w:rsidR="003F3773" w:rsidRPr="00EA1705">
        <w:rPr>
          <w:rFonts w:ascii="Arial" w:hAnsi="Arial" w:cs="Arial"/>
          <w:kern w:val="0"/>
          <w:sz w:val="22"/>
        </w:rPr>
        <w:t>instability</w:t>
      </w:r>
      <w:r w:rsidR="003F3773">
        <w:rPr>
          <w:rFonts w:ascii="Arial" w:hAnsi="Arial" w:cs="Arial"/>
          <w:kern w:val="0"/>
          <w:sz w:val="22"/>
        </w:rPr>
        <w:t xml:space="preserve"> </w:t>
      </w:r>
      <w:r w:rsidR="009E712A" w:rsidRPr="00EA1705">
        <w:rPr>
          <w:rFonts w:ascii="Arial" w:hAnsi="Arial" w:cs="Arial"/>
          <w:kern w:val="0"/>
          <w:sz w:val="22"/>
        </w:rPr>
        <w:t xml:space="preserve">such as </w:t>
      </w:r>
      <w:bookmarkStart w:id="14" w:name="OLE_LINK5"/>
      <w:bookmarkStart w:id="15" w:name="OLE_LINK6"/>
      <w:r w:rsidR="009E712A" w:rsidRPr="00EA1705">
        <w:rPr>
          <w:rFonts w:ascii="Arial" w:hAnsi="Arial" w:cs="Arial"/>
          <w:kern w:val="0"/>
          <w:sz w:val="22"/>
        </w:rPr>
        <w:t>long interspersed nuclear element</w:t>
      </w:r>
      <w:r w:rsidR="001A688A" w:rsidRPr="00EA1705">
        <w:rPr>
          <w:rFonts w:ascii="Arial" w:hAnsi="Arial" w:cs="Arial"/>
          <w:kern w:val="0"/>
          <w:sz w:val="22"/>
        </w:rPr>
        <w:t>s</w:t>
      </w:r>
      <w:r w:rsidR="009E712A" w:rsidRPr="00EA1705">
        <w:rPr>
          <w:rFonts w:ascii="Arial" w:hAnsi="Arial" w:cs="Arial"/>
          <w:kern w:val="0"/>
          <w:sz w:val="22"/>
        </w:rPr>
        <w:t xml:space="preserve"> (LINEs), short interspersed nuclear elements (SINEs)</w:t>
      </w:r>
      <w:bookmarkEnd w:id="14"/>
      <w:bookmarkEnd w:id="15"/>
      <w:r w:rsidR="001A688A" w:rsidRPr="00EA1705">
        <w:rPr>
          <w:rFonts w:ascii="Arial" w:hAnsi="Arial" w:cs="Arial"/>
          <w:kern w:val="0"/>
          <w:sz w:val="22"/>
        </w:rPr>
        <w:t>,</w:t>
      </w:r>
      <w:r w:rsidR="00FE3C95" w:rsidRPr="00EA1705">
        <w:rPr>
          <w:rFonts w:ascii="Arial" w:hAnsi="Arial" w:cs="Arial"/>
          <w:kern w:val="0"/>
          <w:sz w:val="22"/>
        </w:rPr>
        <w:t xml:space="preserve"> microsatellites </w:t>
      </w:r>
      <w:r w:rsidR="009E712A" w:rsidRPr="00EA1705">
        <w:rPr>
          <w:rFonts w:ascii="Arial" w:hAnsi="Arial" w:cs="Arial"/>
          <w:kern w:val="0"/>
          <w:sz w:val="22"/>
        </w:rPr>
        <w:t>and telomeres</w:t>
      </w:r>
      <w:r w:rsidR="00A23B7F" w:rsidRPr="00D40F5F">
        <w:rPr>
          <w:rFonts w:ascii="Arial" w:hAnsi="Arial" w:cs="Arial"/>
          <w:kern w:val="0"/>
          <w:sz w:val="22"/>
        </w:rPr>
        <w:fldChar w:fldCharType="begin">
          <w:fldData xml:space="preserve">PEVuZE5vdGU+PENpdGU+PEF1dGhvcj5UdTwvQXV0aG9yPjxZZWFyPjIwMTc8L1llYXI+PFJlY051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</w:fldData>
        </w:fldChar>
      </w:r>
      <w:r w:rsidR="00004CF4" w:rsidRPr="0032649F">
        <w:rPr>
          <w:rFonts w:ascii="Arial" w:hAnsi="Arial" w:cs="Arial"/>
          <w:kern w:val="0"/>
          <w:sz w:val="22"/>
        </w:rPr>
        <w:instrText xml:space="preserve"> ADDIN EN.CITE </w:instrText>
      </w:r>
      <w:r w:rsidR="00004CF4" w:rsidRPr="000974A6">
        <w:rPr>
          <w:rFonts w:ascii="Arial" w:hAnsi="Arial" w:cs="Arial"/>
          <w:kern w:val="0"/>
          <w:sz w:val="22"/>
        </w:rPr>
        <w:fldChar w:fldCharType="begin">
          <w:fldData xml:space="preserve">PEVuZE5vdGU+PENpdGU+PEF1dGhvcj5UdTwvQXV0aG9yPjxZZWFyPjIwMTc8L1llYXI+PFJlY051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</w:fldData>
        </w:fldChar>
      </w:r>
      <w:r w:rsidR="00004CF4" w:rsidRPr="0032649F">
        <w:rPr>
          <w:rFonts w:ascii="Arial" w:hAnsi="Arial" w:cs="Arial"/>
          <w:kern w:val="0"/>
          <w:sz w:val="22"/>
        </w:rPr>
        <w:instrText xml:space="preserve"> ADDIN EN.CITE.DATA </w:instrText>
      </w:r>
      <w:r w:rsidR="00004CF4" w:rsidRPr="000974A6">
        <w:rPr>
          <w:rFonts w:ascii="Arial" w:hAnsi="Arial" w:cs="Arial"/>
          <w:kern w:val="0"/>
          <w:sz w:val="22"/>
        </w:rPr>
      </w:r>
      <w:r w:rsidR="00004CF4"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004CF4" w:rsidRPr="00D40F5F">
        <w:rPr>
          <w:rFonts w:ascii="Arial" w:hAnsi="Arial" w:cs="Arial"/>
          <w:noProof/>
          <w:kern w:val="0"/>
          <w:sz w:val="22"/>
          <w:vertAlign w:val="superscript"/>
        </w:rPr>
        <w:t>16,26</w:t>
      </w:r>
      <w:r w:rsidR="00A23B7F" w:rsidRPr="00D40F5F">
        <w:rPr>
          <w:rFonts w:ascii="Arial" w:hAnsi="Arial" w:cs="Arial"/>
          <w:kern w:val="0"/>
          <w:sz w:val="22"/>
        </w:rPr>
        <w:fldChar w:fldCharType="end"/>
      </w:r>
      <w:r w:rsidR="009E712A" w:rsidRPr="00D40F5F">
        <w:rPr>
          <w:rFonts w:ascii="Arial" w:hAnsi="Arial" w:cs="Arial"/>
          <w:kern w:val="0"/>
          <w:sz w:val="22"/>
        </w:rPr>
        <w:t>.</w:t>
      </w:r>
      <w:r w:rsidR="008B3D57" w:rsidRPr="00D40F5F">
        <w:rPr>
          <w:rFonts w:ascii="Arial" w:hAnsi="Arial" w:cs="Arial"/>
          <w:kern w:val="0"/>
          <w:sz w:val="22"/>
        </w:rPr>
        <w:t xml:space="preserve"> </w:t>
      </w:r>
      <w:r w:rsidR="00E34D69" w:rsidRPr="00D40F5F">
        <w:rPr>
          <w:rFonts w:ascii="Arial" w:hAnsi="Arial" w:cs="Arial"/>
          <w:kern w:val="0"/>
          <w:sz w:val="22"/>
        </w:rPr>
        <w:t xml:space="preserve">A </w:t>
      </w:r>
      <w:r w:rsidR="00DE4133" w:rsidRPr="00D40F5F">
        <w:rPr>
          <w:rFonts w:ascii="Arial" w:hAnsi="Arial" w:cs="Arial"/>
          <w:kern w:val="0"/>
          <w:sz w:val="22"/>
        </w:rPr>
        <w:t>causal</w:t>
      </w:r>
      <w:r w:rsidR="001A688A" w:rsidRPr="00B628F3">
        <w:rPr>
          <w:rFonts w:ascii="Arial" w:hAnsi="Arial" w:cs="Arial"/>
          <w:kern w:val="0"/>
          <w:sz w:val="22"/>
        </w:rPr>
        <w:t xml:space="preserve"> </w:t>
      </w:r>
      <w:r w:rsidR="001B18A6" w:rsidRPr="00B628F3">
        <w:rPr>
          <w:rFonts w:ascii="Arial" w:hAnsi="Arial" w:cs="Arial"/>
          <w:kern w:val="0"/>
          <w:sz w:val="22"/>
        </w:rPr>
        <w:t>i</w:t>
      </w:r>
      <w:r w:rsidR="00801CBA" w:rsidRPr="0048719D">
        <w:rPr>
          <w:rFonts w:ascii="Arial" w:hAnsi="Arial" w:cs="Arial"/>
          <w:kern w:val="0"/>
          <w:sz w:val="22"/>
        </w:rPr>
        <w:t>mpact</w:t>
      </w:r>
      <w:r w:rsidR="00B76C90" w:rsidRPr="0048719D">
        <w:rPr>
          <w:rFonts w:ascii="Arial" w:hAnsi="Arial" w:cs="Arial"/>
          <w:kern w:val="0"/>
          <w:sz w:val="22"/>
        </w:rPr>
        <w:t xml:space="preserve"> of</w:t>
      </w:r>
      <w:r w:rsidR="00D158AB" w:rsidRPr="0048719D">
        <w:rPr>
          <w:rFonts w:ascii="Arial" w:hAnsi="Arial" w:cs="Arial"/>
          <w:kern w:val="0"/>
          <w:sz w:val="22"/>
        </w:rPr>
        <w:t xml:space="preserve"> HBV integration </w:t>
      </w:r>
      <w:r w:rsidR="001B18A6" w:rsidRPr="0048719D">
        <w:rPr>
          <w:rFonts w:ascii="Arial" w:hAnsi="Arial" w:cs="Arial"/>
          <w:kern w:val="0"/>
          <w:sz w:val="22"/>
        </w:rPr>
        <w:t xml:space="preserve">on </w:t>
      </w:r>
      <w:r w:rsidR="00B76C90" w:rsidRPr="0048719D">
        <w:rPr>
          <w:rFonts w:ascii="Arial" w:hAnsi="Arial" w:cs="Arial"/>
          <w:kern w:val="0"/>
          <w:sz w:val="22"/>
        </w:rPr>
        <w:t>tumorigenesis</w:t>
      </w:r>
      <w:r w:rsidR="001A688A" w:rsidRPr="0048719D">
        <w:rPr>
          <w:rFonts w:ascii="Arial" w:hAnsi="Arial" w:cs="Arial"/>
          <w:kern w:val="0"/>
          <w:sz w:val="22"/>
        </w:rPr>
        <w:t xml:space="preserve"> </w:t>
      </w:r>
      <w:r w:rsidR="00E34D69" w:rsidRPr="0048719D">
        <w:rPr>
          <w:rFonts w:ascii="Arial" w:hAnsi="Arial" w:cs="Arial"/>
          <w:kern w:val="0"/>
          <w:sz w:val="22"/>
        </w:rPr>
        <w:t>has always been asserted</w:t>
      </w:r>
      <w:r w:rsidR="001A688A" w:rsidRPr="00EA1705">
        <w:rPr>
          <w:rFonts w:ascii="Arial" w:hAnsi="Arial" w:cs="Arial"/>
          <w:kern w:val="0"/>
          <w:sz w:val="22"/>
        </w:rPr>
        <w:t>,</w:t>
      </w:r>
      <w:r w:rsidR="00E34D69" w:rsidRPr="00EA1705">
        <w:rPr>
          <w:rFonts w:ascii="Arial" w:hAnsi="Arial" w:cs="Arial"/>
          <w:kern w:val="0"/>
          <w:sz w:val="22"/>
        </w:rPr>
        <w:t xml:space="preserve"> </w:t>
      </w:r>
      <w:r w:rsidR="00423917" w:rsidRPr="00EA1705">
        <w:rPr>
          <w:rFonts w:ascii="Arial" w:hAnsi="Arial" w:cs="Arial"/>
          <w:kern w:val="0"/>
          <w:sz w:val="22"/>
        </w:rPr>
        <w:t xml:space="preserve">since </w:t>
      </w:r>
      <w:r w:rsidR="00D158AB" w:rsidRPr="00EA1705">
        <w:rPr>
          <w:rFonts w:ascii="Arial" w:hAnsi="Arial" w:cs="Arial"/>
          <w:kern w:val="0"/>
          <w:sz w:val="22"/>
        </w:rPr>
        <w:t>these</w:t>
      </w:r>
      <w:r w:rsidR="001A688A" w:rsidRPr="00EA1705">
        <w:rPr>
          <w:rFonts w:ascii="Arial" w:hAnsi="Arial" w:cs="Arial"/>
          <w:kern w:val="0"/>
          <w:sz w:val="22"/>
        </w:rPr>
        <w:t xml:space="preserve"> </w:t>
      </w:r>
      <w:r w:rsidR="00042D92" w:rsidRPr="002B4D69">
        <w:rPr>
          <w:rFonts w:ascii="Arial" w:hAnsi="Arial" w:cs="Arial"/>
          <w:kern w:val="0"/>
          <w:sz w:val="22"/>
        </w:rPr>
        <w:t>integrations</w:t>
      </w:r>
      <w:r w:rsidR="001A688A" w:rsidRPr="002B4D69">
        <w:rPr>
          <w:rFonts w:ascii="Arial" w:hAnsi="Arial" w:cs="Arial"/>
          <w:kern w:val="0"/>
          <w:sz w:val="22"/>
        </w:rPr>
        <w:t xml:space="preserve"> </w:t>
      </w:r>
      <w:r w:rsidR="004925B7" w:rsidRPr="002B4D69">
        <w:rPr>
          <w:rFonts w:ascii="Arial" w:hAnsi="Arial" w:cs="Arial"/>
          <w:kern w:val="0"/>
          <w:sz w:val="22"/>
        </w:rPr>
        <w:t xml:space="preserve">may interrupt functions of </w:t>
      </w:r>
      <w:r w:rsidR="00522CF0" w:rsidRPr="002B4D69">
        <w:rPr>
          <w:rFonts w:ascii="Arial" w:hAnsi="Arial" w:cs="Arial"/>
          <w:kern w:val="0"/>
          <w:sz w:val="22"/>
        </w:rPr>
        <w:t xml:space="preserve">cellular </w:t>
      </w:r>
      <w:r w:rsidR="004925B7" w:rsidRPr="002B4D69">
        <w:rPr>
          <w:rFonts w:ascii="Arial" w:hAnsi="Arial" w:cs="Arial"/>
          <w:kern w:val="0"/>
          <w:sz w:val="22"/>
        </w:rPr>
        <w:t>genes around the integration sites</w:t>
      </w:r>
      <w:r w:rsidR="00985FDB" w:rsidRPr="002B4D69">
        <w:rPr>
          <w:rFonts w:ascii="Arial" w:hAnsi="Arial" w:cs="Arial"/>
          <w:kern w:val="0"/>
          <w:sz w:val="22"/>
        </w:rPr>
        <w:t xml:space="preserve"> </w:t>
      </w:r>
      <w:r w:rsidR="004925B7" w:rsidRPr="002B4D69">
        <w:rPr>
          <w:rFonts w:ascii="Arial" w:hAnsi="Arial" w:cs="Arial"/>
          <w:kern w:val="0"/>
          <w:sz w:val="22"/>
        </w:rPr>
        <w:t xml:space="preserve">and </w:t>
      </w:r>
      <w:r w:rsidR="00E30A8C" w:rsidRPr="002B4D69">
        <w:rPr>
          <w:rFonts w:ascii="Arial" w:hAnsi="Arial" w:cs="Arial"/>
          <w:kern w:val="0"/>
          <w:sz w:val="22"/>
        </w:rPr>
        <w:t>become dominant in</w:t>
      </w:r>
      <w:r w:rsidR="00D47DD7" w:rsidRPr="002B4D69">
        <w:rPr>
          <w:rFonts w:ascii="Arial" w:hAnsi="Arial" w:cs="Arial"/>
          <w:kern w:val="0"/>
          <w:sz w:val="22"/>
        </w:rPr>
        <w:t xml:space="preserve"> tumor</w:t>
      </w:r>
      <w:r w:rsidR="00E30A8C" w:rsidRPr="00185A9C">
        <w:rPr>
          <w:rFonts w:ascii="Arial" w:hAnsi="Arial" w:cs="Arial"/>
          <w:kern w:val="0"/>
          <w:sz w:val="22"/>
        </w:rPr>
        <w:t xml:space="preserve"> cell po</w:t>
      </w:r>
      <w:r w:rsidR="00D158AB" w:rsidRPr="00185A9C">
        <w:rPr>
          <w:rFonts w:ascii="Arial" w:hAnsi="Arial" w:cs="Arial"/>
          <w:kern w:val="0"/>
          <w:sz w:val="22"/>
        </w:rPr>
        <w:t>pulations after clon</w:t>
      </w:r>
      <w:r w:rsidR="0023472C" w:rsidRPr="00185A9C">
        <w:rPr>
          <w:rFonts w:ascii="Arial" w:hAnsi="Arial" w:cs="Arial"/>
          <w:kern w:val="0"/>
          <w:sz w:val="22"/>
        </w:rPr>
        <w:t>al</w:t>
      </w:r>
      <w:r w:rsidR="00D158AB" w:rsidRPr="00185A9C">
        <w:rPr>
          <w:rFonts w:ascii="Arial" w:hAnsi="Arial" w:cs="Arial"/>
          <w:kern w:val="0"/>
          <w:sz w:val="22"/>
        </w:rPr>
        <w:t xml:space="preserve"> expansion, </w:t>
      </w:r>
      <w:r w:rsidR="004925B7" w:rsidRPr="00185A9C">
        <w:rPr>
          <w:rFonts w:ascii="Arial" w:hAnsi="Arial" w:cs="Arial"/>
          <w:kern w:val="0"/>
          <w:sz w:val="22"/>
        </w:rPr>
        <w:t xml:space="preserve">possibly conferring </w:t>
      </w:r>
      <w:r w:rsidR="00E30A8C" w:rsidRPr="00185A9C">
        <w:rPr>
          <w:rFonts w:ascii="Arial" w:hAnsi="Arial" w:cs="Arial"/>
          <w:kern w:val="0"/>
          <w:sz w:val="22"/>
        </w:rPr>
        <w:t xml:space="preserve">growth and survival advantages </w:t>
      </w:r>
      <w:r w:rsidR="004925B7" w:rsidRPr="00185A9C">
        <w:rPr>
          <w:rFonts w:ascii="Arial" w:hAnsi="Arial" w:cs="Arial"/>
          <w:kern w:val="0"/>
          <w:sz w:val="22"/>
        </w:rPr>
        <w:t>to affected cells</w:t>
      </w:r>
      <w:r w:rsidR="00E30A8C" w:rsidRPr="004E0AE0">
        <w:rPr>
          <w:rFonts w:ascii="Arial" w:hAnsi="Arial" w:cs="Arial"/>
          <w:kern w:val="0"/>
          <w:sz w:val="22"/>
        </w:rPr>
        <w:t xml:space="preserve">. </w:t>
      </w:r>
      <w:r w:rsidR="000858AD" w:rsidRPr="004E0AE0">
        <w:rPr>
          <w:rFonts w:ascii="Arial" w:hAnsi="Arial" w:cs="Arial"/>
          <w:kern w:val="0"/>
          <w:sz w:val="22"/>
        </w:rPr>
        <w:t>Although</w:t>
      </w:r>
      <w:r w:rsidR="001A688A" w:rsidRPr="004E0AE0">
        <w:rPr>
          <w:rFonts w:ascii="Arial" w:hAnsi="Arial" w:cs="Arial"/>
          <w:kern w:val="0"/>
          <w:sz w:val="22"/>
        </w:rPr>
        <w:t xml:space="preserve"> </w:t>
      </w:r>
      <w:r w:rsidR="00645038" w:rsidRPr="004E0AE0">
        <w:rPr>
          <w:rFonts w:ascii="Arial" w:hAnsi="Arial" w:cs="Arial"/>
          <w:kern w:val="0"/>
          <w:sz w:val="22"/>
        </w:rPr>
        <w:t xml:space="preserve">HBV integration </w:t>
      </w:r>
      <w:r w:rsidR="001A688A" w:rsidRPr="004E0AE0">
        <w:rPr>
          <w:rFonts w:ascii="Arial" w:hAnsi="Arial" w:cs="Arial"/>
          <w:kern w:val="0"/>
          <w:sz w:val="22"/>
        </w:rPr>
        <w:t xml:space="preserve">has been considered </w:t>
      </w:r>
      <w:r w:rsidR="007B4672" w:rsidRPr="004E0AE0">
        <w:rPr>
          <w:rFonts w:ascii="Arial" w:hAnsi="Arial" w:cs="Arial"/>
          <w:kern w:val="0"/>
          <w:sz w:val="22"/>
        </w:rPr>
        <w:t xml:space="preserve">to </w:t>
      </w:r>
      <w:r w:rsidR="001A688A" w:rsidRPr="004E0AE0">
        <w:rPr>
          <w:rFonts w:ascii="Arial" w:hAnsi="Arial" w:cs="Arial"/>
          <w:kern w:val="0"/>
          <w:sz w:val="22"/>
        </w:rPr>
        <w:t xml:space="preserve">randomly </w:t>
      </w:r>
      <w:r w:rsidR="007B4672" w:rsidRPr="004E0AE0">
        <w:rPr>
          <w:rFonts w:ascii="Arial" w:hAnsi="Arial" w:cs="Arial"/>
          <w:kern w:val="0"/>
          <w:sz w:val="22"/>
        </w:rPr>
        <w:t>occur</w:t>
      </w:r>
      <w:r w:rsidR="000974A6" w:rsidRPr="004E0AE0">
        <w:rPr>
          <w:rFonts w:ascii="Arial" w:hAnsi="Arial" w:cs="Arial"/>
          <w:kern w:val="0"/>
          <w:sz w:val="22"/>
        </w:rPr>
        <w:t>,</w:t>
      </w:r>
      <w:r w:rsidR="000974A6">
        <w:rPr>
          <w:rFonts w:ascii="Arial" w:hAnsi="Arial" w:cs="Arial"/>
          <w:kern w:val="0"/>
          <w:sz w:val="22"/>
        </w:rPr>
        <w:t xml:space="preserve"> </w:t>
      </w:r>
      <w:r w:rsidR="005863FF" w:rsidRPr="004E0AE0">
        <w:rPr>
          <w:rFonts w:ascii="Arial" w:hAnsi="Arial" w:cs="Arial"/>
          <w:kern w:val="0"/>
          <w:sz w:val="22"/>
        </w:rPr>
        <w:t xml:space="preserve">viral integrations </w:t>
      </w:r>
      <w:r w:rsidR="009A49A0" w:rsidRPr="004E0AE0">
        <w:rPr>
          <w:rFonts w:ascii="Arial" w:hAnsi="Arial" w:cs="Arial"/>
          <w:kern w:val="0"/>
          <w:sz w:val="22"/>
        </w:rPr>
        <w:t>i</w:t>
      </w:r>
      <w:r w:rsidR="009A49A0" w:rsidRPr="00100F4C">
        <w:rPr>
          <w:rFonts w:ascii="Arial" w:hAnsi="Arial" w:cs="Arial"/>
          <w:kern w:val="0"/>
          <w:sz w:val="22"/>
        </w:rPr>
        <w:t>n</w:t>
      </w:r>
      <w:r w:rsidR="000974A6">
        <w:rPr>
          <w:rFonts w:ascii="Arial" w:hAnsi="Arial" w:cs="Arial"/>
          <w:kern w:val="0"/>
          <w:sz w:val="22"/>
        </w:rPr>
        <w:t xml:space="preserve"> </w:t>
      </w:r>
      <w:r w:rsidR="00D14299" w:rsidRPr="00100F4C">
        <w:rPr>
          <w:rFonts w:ascii="Arial" w:hAnsi="Arial" w:cs="Arial"/>
          <w:kern w:val="0"/>
          <w:sz w:val="22"/>
        </w:rPr>
        <w:t>chromosome</w:t>
      </w:r>
      <w:r w:rsidR="009A49A0" w:rsidRPr="00100F4C">
        <w:rPr>
          <w:rFonts w:ascii="Arial" w:hAnsi="Arial" w:cs="Arial"/>
          <w:kern w:val="0"/>
          <w:sz w:val="22"/>
        </w:rPr>
        <w:t>s</w:t>
      </w:r>
      <w:r w:rsidR="00D14299" w:rsidRPr="00100F4C">
        <w:rPr>
          <w:rFonts w:ascii="Arial" w:hAnsi="Arial" w:cs="Arial"/>
          <w:kern w:val="0"/>
          <w:sz w:val="22"/>
        </w:rPr>
        <w:t xml:space="preserve"> 5, 16, 17 and 19</w:t>
      </w:r>
      <w:r w:rsidR="00AF2DC7" w:rsidRPr="00100F4C">
        <w:rPr>
          <w:rFonts w:ascii="Arial" w:hAnsi="Arial" w:cs="Arial"/>
          <w:kern w:val="0"/>
          <w:sz w:val="22"/>
        </w:rPr>
        <w:t xml:space="preserve"> </w:t>
      </w:r>
      <w:r w:rsidR="00173941">
        <w:rPr>
          <w:rFonts w:ascii="Arial" w:hAnsi="Arial" w:cs="Arial"/>
          <w:kern w:val="0"/>
          <w:sz w:val="22"/>
        </w:rPr>
        <w:t xml:space="preserve">are frequently </w:t>
      </w:r>
      <w:r w:rsidR="00AF2DC7" w:rsidRPr="00173941">
        <w:rPr>
          <w:rFonts w:ascii="Arial" w:hAnsi="Arial" w:cs="Arial"/>
          <w:kern w:val="0"/>
          <w:sz w:val="22"/>
        </w:rPr>
        <w:t>reported</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&lt;EndNote&gt;&lt;Cite&gt;&lt;Author&gt;Zhao&lt;/Author&gt;&lt;Year&gt;2016&lt;/Year&gt;&lt;RecNum&gt;71&lt;/RecNum&gt;&lt;DisplayText&gt;&lt;style face="superscript"&gt;24&lt;/style&gt;&lt;/DisplayText&gt;&lt;record&gt;&lt;rec-number&gt;71&lt;/rec-number&gt;&lt;foreign-keys&gt;&lt;key app="EN" db-id="xstxpzswefzer2extfzptepwd299pp0t9wa9" timestamp="1502780622"&gt;71&lt;/key&gt;&lt;/foreign-keys&gt;&lt;ref-type name="Journal Article"&gt;17&lt;/ref-type&gt;&lt;contributors&gt;&lt;authors&gt;&lt;author&gt;Zhao, Ling-Hao&lt;/author&gt;&lt;author&gt;Liu, Xiao&lt;/author&gt;&lt;author&gt;Yan, He-Xin&lt;/author&gt;&lt;author&gt;Li, Wei-Yang&lt;/author&gt;&lt;author&gt;Zeng, Xi&lt;/author&gt;&lt;author&gt;Yang, Yuan&lt;/author&gt;&lt;author&gt;Zhao, Jie&lt;/author&gt;&lt;author&gt;Liu, Shi-Ping&lt;/author&gt;&lt;author&gt;Zhuang, Xue-Han&lt;/author&gt;&lt;author&gt;Lin, Chuan&lt;/author&gt;&lt;/authors&gt;&lt;/contributors&gt;&lt;titles&gt;&lt;title&gt;Genomic and oncogenic preference of HBV integration in hepatocellular carcinoma&lt;/title&gt;&lt;secondary-title&gt;Nature communications&lt;/secondary-title&gt;&lt;/titles&gt;&lt;periodical&gt;&lt;full-title&gt;Nature communications&lt;/full-title&gt;&lt;/periodical&gt;&lt;pages&gt;12992&lt;/pages&gt;&lt;volume&gt;7&lt;/volume&gt;&lt;dates&gt;&lt;year&gt;2016&lt;/year&gt;&lt;/dates&gt;&lt;isbn&gt;2041-1723&lt;/isbn&gt;&lt;urls&gt;&lt;related-urls&gt;&lt;url&gt;https://www.ncbi.nlm.nih.gov/pmc/articles/PMC5059470/pdf/ncomms12992.pdf&lt;/url&gt;&lt;/related-urls&gt;&lt;/urls&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24</w:t>
      </w:r>
      <w:r w:rsidR="00A23B7F" w:rsidRPr="00D40F5F">
        <w:rPr>
          <w:rFonts w:ascii="Arial" w:hAnsi="Arial" w:cs="Arial"/>
          <w:kern w:val="0"/>
          <w:sz w:val="22"/>
        </w:rPr>
        <w:fldChar w:fldCharType="end"/>
      </w:r>
      <w:r w:rsidR="00D14299" w:rsidRPr="00D40F5F">
        <w:rPr>
          <w:rFonts w:ascii="Arial" w:hAnsi="Arial" w:cs="Arial"/>
          <w:kern w:val="0"/>
          <w:sz w:val="22"/>
        </w:rPr>
        <w:t xml:space="preserve">. </w:t>
      </w:r>
      <w:r w:rsidR="009A49A0" w:rsidRPr="00D40F5F">
        <w:rPr>
          <w:rFonts w:ascii="Arial" w:hAnsi="Arial" w:cs="Arial"/>
          <w:kern w:val="0"/>
          <w:sz w:val="22"/>
        </w:rPr>
        <w:t>In p</w:t>
      </w:r>
      <w:r w:rsidR="00860FE5" w:rsidRPr="00D40F5F">
        <w:rPr>
          <w:rFonts w:ascii="Arial" w:hAnsi="Arial" w:cs="Arial"/>
          <w:kern w:val="0"/>
          <w:sz w:val="22"/>
        </w:rPr>
        <w:t>articula</w:t>
      </w:r>
      <w:r w:rsidR="003966D0" w:rsidRPr="0032649F">
        <w:rPr>
          <w:rFonts w:ascii="Arial" w:hAnsi="Arial" w:cs="Arial"/>
          <w:kern w:val="0"/>
          <w:sz w:val="22"/>
        </w:rPr>
        <w:t>r,</w:t>
      </w:r>
      <w:r w:rsidR="00860FE5" w:rsidRPr="00D40F5F">
        <w:rPr>
          <w:rFonts w:ascii="Arial" w:hAnsi="Arial" w:cs="Arial"/>
          <w:kern w:val="0"/>
          <w:sz w:val="22"/>
        </w:rPr>
        <w:t xml:space="preserve"> </w:t>
      </w:r>
      <w:r w:rsidR="009A49A0" w:rsidRPr="00D40F5F">
        <w:rPr>
          <w:rFonts w:ascii="Arial" w:hAnsi="Arial" w:cs="Arial"/>
          <w:kern w:val="0"/>
          <w:sz w:val="22"/>
        </w:rPr>
        <w:t xml:space="preserve">these </w:t>
      </w:r>
      <w:r w:rsidR="00860FE5" w:rsidRPr="00D40F5F">
        <w:rPr>
          <w:rFonts w:ascii="Arial" w:hAnsi="Arial" w:cs="Arial"/>
          <w:kern w:val="0"/>
          <w:sz w:val="22"/>
        </w:rPr>
        <w:t xml:space="preserve">integration sites </w:t>
      </w:r>
      <w:r w:rsidR="009A49A0" w:rsidRPr="00D40F5F">
        <w:rPr>
          <w:rFonts w:ascii="Arial" w:hAnsi="Arial" w:cs="Arial"/>
          <w:kern w:val="0"/>
          <w:sz w:val="22"/>
        </w:rPr>
        <w:t>we</w:t>
      </w:r>
      <w:r w:rsidR="00D158AB" w:rsidRPr="00D40F5F">
        <w:rPr>
          <w:rFonts w:ascii="Arial" w:hAnsi="Arial" w:cs="Arial"/>
          <w:kern w:val="0"/>
          <w:sz w:val="22"/>
        </w:rPr>
        <w:t xml:space="preserve">re </w:t>
      </w:r>
      <w:r w:rsidR="00860FE5" w:rsidRPr="00D40F5F">
        <w:rPr>
          <w:rFonts w:ascii="Arial" w:hAnsi="Arial" w:cs="Arial"/>
          <w:kern w:val="0"/>
          <w:sz w:val="22"/>
        </w:rPr>
        <w:t xml:space="preserve">associated with structural variations in tumor </w:t>
      </w:r>
      <w:r w:rsidR="00BA0478" w:rsidRPr="00B628F3">
        <w:rPr>
          <w:rFonts w:ascii="Arial" w:hAnsi="Arial" w:cs="Arial"/>
          <w:kern w:val="0"/>
          <w:sz w:val="22"/>
        </w:rPr>
        <w:t xml:space="preserve">cellular </w:t>
      </w:r>
      <w:r w:rsidR="00160F06" w:rsidRPr="00B628F3">
        <w:rPr>
          <w:rFonts w:ascii="Arial" w:hAnsi="Arial" w:cs="Arial"/>
          <w:kern w:val="0"/>
          <w:sz w:val="22"/>
        </w:rPr>
        <w:t>genome</w:t>
      </w:r>
      <w:r w:rsidR="00BA0478" w:rsidRPr="0048719D">
        <w:rPr>
          <w:rFonts w:ascii="Arial" w:hAnsi="Arial" w:cs="Arial"/>
          <w:kern w:val="0"/>
          <w:sz w:val="22"/>
        </w:rPr>
        <w:t>s</w:t>
      </w:r>
      <w:r w:rsidR="00A23B7F" w:rsidRPr="00D40F5F">
        <w:rPr>
          <w:rFonts w:ascii="Arial" w:hAnsi="Arial" w:cs="Arial"/>
          <w:kern w:val="0"/>
          <w:sz w:val="22"/>
        </w:rPr>
        <w:fldChar w:fldCharType="begin">
          <w:fldData xml:space="preserve">PEVuZE5vdGU+PENpdGU+PEF1dGhvcj5QaW5lYXU8L0F1dGhvcj48WWVhcj4xOTk2PC9ZZWFyPjxS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</w:fldData>
        </w:fldChar>
      </w:r>
      <w:r w:rsidR="006F4933" w:rsidRPr="0032649F">
        <w:rPr>
          <w:rFonts w:ascii="Arial" w:hAnsi="Arial" w:cs="Arial"/>
          <w:kern w:val="0"/>
          <w:sz w:val="22"/>
        </w:rPr>
        <w:instrText xml:space="preserve"> ADDIN EN.CITE </w:instrText>
      </w:r>
      <w:r w:rsidR="006F4933" w:rsidRPr="000974A6">
        <w:rPr>
          <w:rFonts w:ascii="Arial" w:hAnsi="Arial" w:cs="Arial"/>
          <w:kern w:val="0"/>
          <w:sz w:val="22"/>
        </w:rPr>
        <w:fldChar w:fldCharType="begin">
          <w:fldData xml:space="preserve">PEVuZE5vdGU+PENpdGU+PEF1dGhvcj5QaW5lYXU8L0F1dGhvcj48WWVhcj4xOTk2PC9ZZWFyPjxS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</w:fldData>
        </w:fldChar>
      </w:r>
      <w:r w:rsidR="006F4933" w:rsidRPr="0032649F">
        <w:rPr>
          <w:rFonts w:ascii="Arial" w:hAnsi="Arial" w:cs="Arial"/>
          <w:kern w:val="0"/>
          <w:sz w:val="22"/>
        </w:rPr>
        <w:instrText xml:space="preserve"> ADDIN EN.CITE.DATA </w:instrText>
      </w:r>
      <w:r w:rsidR="006F4933" w:rsidRPr="000974A6">
        <w:rPr>
          <w:rFonts w:ascii="Arial" w:hAnsi="Arial" w:cs="Arial"/>
          <w:kern w:val="0"/>
          <w:sz w:val="22"/>
        </w:rPr>
      </w:r>
      <w:r w:rsidR="006F4933"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27-31</w:t>
      </w:r>
      <w:r w:rsidR="00A23B7F" w:rsidRPr="00D40F5F">
        <w:rPr>
          <w:rFonts w:ascii="Arial" w:hAnsi="Arial" w:cs="Arial"/>
          <w:kern w:val="0"/>
          <w:sz w:val="22"/>
        </w:rPr>
        <w:fldChar w:fldCharType="end"/>
      </w:r>
      <w:r w:rsidR="00860FE5" w:rsidRPr="00D40F5F">
        <w:rPr>
          <w:rFonts w:ascii="Arial" w:hAnsi="Arial" w:cs="Arial"/>
          <w:kern w:val="0"/>
          <w:sz w:val="22"/>
        </w:rPr>
        <w:t xml:space="preserve">. </w:t>
      </w:r>
      <w:r w:rsidR="008B3D57" w:rsidRPr="00D40F5F">
        <w:rPr>
          <w:rFonts w:ascii="Arial" w:hAnsi="Arial" w:cs="Arial"/>
          <w:kern w:val="0"/>
          <w:sz w:val="22"/>
        </w:rPr>
        <w:t xml:space="preserve">Evidences also showed </w:t>
      </w:r>
      <w:r w:rsidR="00860FE5" w:rsidRPr="0048719D">
        <w:rPr>
          <w:rFonts w:ascii="Arial" w:hAnsi="Arial" w:cs="Arial"/>
          <w:kern w:val="0"/>
          <w:sz w:val="22"/>
        </w:rPr>
        <w:t xml:space="preserve">integration sites tend to </w:t>
      </w:r>
      <w:r w:rsidR="00ED6075" w:rsidRPr="0048719D">
        <w:rPr>
          <w:rFonts w:ascii="Arial" w:hAnsi="Arial" w:cs="Arial"/>
          <w:kern w:val="0"/>
          <w:sz w:val="22"/>
        </w:rPr>
        <w:t>occur</w:t>
      </w:r>
      <w:r w:rsidR="009A49A0" w:rsidRPr="00EA1705">
        <w:rPr>
          <w:rFonts w:ascii="Arial" w:hAnsi="Arial" w:cs="Arial"/>
          <w:kern w:val="0"/>
          <w:sz w:val="22"/>
        </w:rPr>
        <w:t xml:space="preserve"> </w:t>
      </w:r>
      <w:r w:rsidR="00025E8E" w:rsidRPr="00EA1705">
        <w:rPr>
          <w:rFonts w:ascii="Arial" w:hAnsi="Arial" w:cs="Arial"/>
          <w:kern w:val="0"/>
          <w:sz w:val="22"/>
        </w:rPr>
        <w:t>within</w:t>
      </w:r>
      <w:r w:rsidR="009A49A0" w:rsidRPr="00EA1705">
        <w:rPr>
          <w:rFonts w:ascii="Arial" w:hAnsi="Arial" w:cs="Arial"/>
          <w:kern w:val="0"/>
          <w:sz w:val="22"/>
        </w:rPr>
        <w:t xml:space="preserve"> </w:t>
      </w:r>
      <w:r w:rsidR="00860FE5" w:rsidRPr="00EA1705">
        <w:rPr>
          <w:rFonts w:ascii="Arial" w:hAnsi="Arial" w:cs="Arial"/>
          <w:kern w:val="0"/>
          <w:sz w:val="22"/>
        </w:rPr>
        <w:t xml:space="preserve">boundaries of </w:t>
      </w:r>
      <w:r w:rsidR="00921A1D" w:rsidRPr="00EA1705">
        <w:rPr>
          <w:rFonts w:ascii="Arial" w:hAnsi="Arial" w:cs="Arial"/>
          <w:kern w:val="0"/>
          <w:sz w:val="22"/>
        </w:rPr>
        <w:t xml:space="preserve">the </w:t>
      </w:r>
      <w:r w:rsidR="00EC3A2D" w:rsidRPr="00EA1705">
        <w:rPr>
          <w:rFonts w:ascii="Arial" w:hAnsi="Arial" w:cs="Arial"/>
          <w:kern w:val="0"/>
          <w:sz w:val="22"/>
        </w:rPr>
        <w:t xml:space="preserve">altered </w:t>
      </w:r>
      <w:r w:rsidR="00860FE5" w:rsidRPr="00EA1705">
        <w:rPr>
          <w:rFonts w:ascii="Arial" w:hAnsi="Arial" w:cs="Arial"/>
          <w:kern w:val="0"/>
          <w:sz w:val="22"/>
        </w:rPr>
        <w:t>copy number</w:t>
      </w:r>
      <w:r w:rsidR="00EC3A2D" w:rsidRPr="00173941">
        <w:rPr>
          <w:rFonts w:ascii="Arial" w:hAnsi="Arial" w:cs="Arial"/>
          <w:kern w:val="0"/>
          <w:sz w:val="22"/>
        </w:rPr>
        <w:t xml:space="preserve">s of </w:t>
      </w:r>
      <w:r w:rsidR="00BE72F0" w:rsidRPr="00173941">
        <w:rPr>
          <w:rFonts w:ascii="Arial" w:hAnsi="Arial" w:cs="Arial"/>
          <w:kern w:val="0"/>
          <w:sz w:val="22"/>
        </w:rPr>
        <w:t xml:space="preserve">a </w:t>
      </w:r>
      <w:r w:rsidR="00EC3A2D" w:rsidRPr="00173941">
        <w:rPr>
          <w:rFonts w:ascii="Arial" w:hAnsi="Arial" w:cs="Arial"/>
          <w:kern w:val="0"/>
          <w:sz w:val="22"/>
        </w:rPr>
        <w:t>gene</w:t>
      </w:r>
      <w:r w:rsidR="009A49A0" w:rsidRPr="00173941">
        <w:rPr>
          <w:rFonts w:ascii="Arial" w:hAnsi="Arial" w:cs="Arial"/>
          <w:kern w:val="0"/>
          <w:sz w:val="22"/>
        </w:rPr>
        <w:t xml:space="preserve">, </w:t>
      </w:r>
      <w:r w:rsidR="00D158AB" w:rsidRPr="00173941">
        <w:rPr>
          <w:rFonts w:ascii="Arial" w:hAnsi="Arial" w:cs="Arial"/>
          <w:kern w:val="0"/>
          <w:sz w:val="22"/>
        </w:rPr>
        <w:t xml:space="preserve">and </w:t>
      </w:r>
      <w:r w:rsidR="00DF1313" w:rsidRPr="00173941">
        <w:rPr>
          <w:rFonts w:ascii="Arial" w:hAnsi="Arial" w:cs="Arial"/>
          <w:kern w:val="0"/>
          <w:sz w:val="22"/>
        </w:rPr>
        <w:t>may lead to</w:t>
      </w:r>
      <w:r w:rsidR="009A49A0" w:rsidRPr="00173941">
        <w:rPr>
          <w:rFonts w:ascii="Arial" w:hAnsi="Arial" w:cs="Arial"/>
          <w:kern w:val="0"/>
          <w:sz w:val="22"/>
        </w:rPr>
        <w:t xml:space="preserve"> </w:t>
      </w:r>
      <w:r w:rsidR="00D158AB" w:rsidRPr="00173941">
        <w:rPr>
          <w:rFonts w:ascii="Arial" w:hAnsi="Arial" w:cs="Arial"/>
          <w:kern w:val="0"/>
          <w:sz w:val="22"/>
        </w:rPr>
        <w:t>genomic instability</w:t>
      </w:r>
      <w:r w:rsidR="00DF1313" w:rsidRPr="00173941">
        <w:rPr>
          <w:rFonts w:ascii="Arial" w:hAnsi="Arial" w:cs="Arial"/>
          <w:kern w:val="0"/>
          <w:sz w:val="22"/>
        </w:rPr>
        <w:t xml:space="preserve"> of</w:t>
      </w:r>
      <w:r w:rsidR="00D158AB" w:rsidRPr="00173941">
        <w:rPr>
          <w:rFonts w:ascii="Arial" w:hAnsi="Arial" w:cs="Arial"/>
          <w:kern w:val="0"/>
          <w:sz w:val="22"/>
        </w:rPr>
        <w:t xml:space="preserve"> the</w:t>
      </w:r>
      <w:r w:rsidR="00FD278B" w:rsidRPr="00173941">
        <w:rPr>
          <w:rFonts w:ascii="Arial" w:hAnsi="Arial" w:cs="Arial"/>
          <w:kern w:val="0"/>
          <w:sz w:val="22"/>
        </w:rPr>
        <w:t xml:space="preserve"> infected hepatocyte</w:t>
      </w:r>
      <w:r w:rsidR="00786BF8" w:rsidRPr="00173941">
        <w:rPr>
          <w:rFonts w:ascii="Arial" w:hAnsi="Arial" w:cs="Arial"/>
          <w:kern w:val="0"/>
          <w:sz w:val="22"/>
        </w:rPr>
        <w:t>, which</w:t>
      </w:r>
      <w:r w:rsidR="00FD278B" w:rsidRPr="00173941">
        <w:rPr>
          <w:rFonts w:ascii="Arial" w:hAnsi="Arial" w:cs="Arial"/>
          <w:kern w:val="0"/>
          <w:sz w:val="22"/>
        </w:rPr>
        <w:t xml:space="preserve"> is one of the oncogenic roles of viral integration</w:t>
      </w:r>
      <w:r w:rsidR="00A23B7F" w:rsidRPr="00D40F5F">
        <w:rPr>
          <w:rFonts w:ascii="Arial" w:hAnsi="Arial" w:cs="Arial"/>
          <w:kern w:val="0"/>
          <w:sz w:val="22"/>
        </w:rPr>
        <w:fldChar w:fldCharType="begin"/>
      </w:r>
      <w:r w:rsidR="006F4933" w:rsidRPr="0032649F">
        <w:rPr>
          <w:rFonts w:ascii="Arial" w:hAnsi="Arial" w:cs="Arial"/>
          <w:kern w:val="0"/>
          <w:sz w:val="22"/>
        </w:rPr>
        <w:instrText xml:space="preserve"> ADDIN EN.CITE &lt;EndNote&gt;&lt;Cite&gt;&lt;Author&gt;Jiang&lt;/Author&gt;&lt;Year&gt;2012&lt;/Year&gt;&lt;RecNum&gt;50&lt;/RecNum&gt;&lt;DisplayText&gt;&lt;style face="superscript"&gt;22&lt;/style&gt;&lt;/DisplayText&gt;&lt;record&gt;&lt;rec-number&gt;50&lt;/rec-number&gt;&lt;foreign-keys&gt;&lt;key app="EN" db-id="xstxpzswefzer2extfzptepwd299pp0t9wa9" timestamp="1502780612"&gt;50&lt;/key&gt;&lt;/foreign-keys&gt;&lt;ref-type name="Journal Article"&gt;17&lt;/ref-type&gt;&lt;contributors&gt;&lt;authors&gt;&lt;author&gt;Jiang, Zhaoshi&lt;/author&gt;&lt;author&gt;Jhunjhunwala, Suchit&lt;/author&gt;&lt;author&gt;Liu, Jinfeng&lt;/author&gt;&lt;author&gt;Haverty, Peter M&lt;/author&gt;&lt;author&gt;Kennemer, Michael I&lt;/author&gt;&lt;author&gt;Guan, Yinghui&lt;/author&gt;&lt;author&gt;Lee, William&lt;/author&gt;&lt;author&gt;Carnevali, Paolo&lt;/author&gt;&lt;author&gt;Stinson, Jeremy&lt;/author&gt;&lt;author&gt;Johnson, Stephanie&lt;/author&gt;&lt;/authors&gt;&lt;/contributors&gt;&lt;titles&gt;&lt;title&gt;The effects of hepatitis B virus integration into the genomes of hepatocellular carcinoma patients&lt;/title&gt;&lt;secondary-title&gt;Genome research&lt;/secondary-title&gt;&lt;/titles&gt;&lt;periodical&gt;&lt;full-title&gt;Genome research&lt;/full-title&gt;&lt;/periodical&gt;&lt;pages&gt;593-601&lt;/pages&gt;&lt;volume&gt;22&lt;/volume&gt;&lt;number&gt;4&lt;/number&gt;&lt;dates&gt;&lt;year&gt;2012&lt;/year&gt;&lt;/dates&gt;&lt;isbn&gt;1088-9051&lt;/isbn&gt;&lt;urls&gt;&lt;related-urls&gt;&lt;url&gt;http://genome.cshlp.org/content/22/4/593.full.pdf&lt;/url&gt;&lt;/related-urls&gt;&lt;/urls&gt;&lt;/record&gt;&lt;/Cite&gt;&lt;/EndNote&gt;</w:instrText>
      </w:r>
      <w:r w:rsidR="00A23B7F" w:rsidRPr="00D40F5F">
        <w:rPr>
          <w:rFonts w:ascii="Arial" w:hAnsi="Arial" w:cs="Arial"/>
          <w:kern w:val="0"/>
          <w:sz w:val="22"/>
        </w:rPr>
        <w:fldChar w:fldCharType="separate"/>
      </w:r>
      <w:r w:rsidR="006F4933" w:rsidRPr="00D40F5F">
        <w:rPr>
          <w:rFonts w:ascii="Arial" w:hAnsi="Arial" w:cs="Arial"/>
          <w:noProof/>
          <w:kern w:val="0"/>
          <w:sz w:val="22"/>
          <w:vertAlign w:val="superscript"/>
        </w:rPr>
        <w:t>22</w:t>
      </w:r>
      <w:r w:rsidR="00A23B7F" w:rsidRPr="00D40F5F">
        <w:rPr>
          <w:rFonts w:ascii="Arial" w:hAnsi="Arial" w:cs="Arial"/>
          <w:kern w:val="0"/>
          <w:sz w:val="22"/>
        </w:rPr>
        <w:fldChar w:fldCharType="end"/>
      </w:r>
      <w:r w:rsidR="00FD278B" w:rsidRPr="00D40F5F">
        <w:rPr>
          <w:rFonts w:ascii="Arial" w:hAnsi="Arial" w:cs="Arial"/>
          <w:kern w:val="0"/>
          <w:sz w:val="22"/>
        </w:rPr>
        <w:t>.</w:t>
      </w:r>
      <w:r w:rsidR="00173941">
        <w:rPr>
          <w:rFonts w:ascii="Arial" w:hAnsi="Arial" w:cs="Arial"/>
          <w:kern w:val="0"/>
          <w:sz w:val="22"/>
        </w:rPr>
        <w:t xml:space="preserve"> It is unclear at this point in time whether dominant integration sites exist because of a chromosome structure that facilitated integration or if the integration event itself provided </w:t>
      </w:r>
      <w:r w:rsidR="003F3773">
        <w:rPr>
          <w:rFonts w:ascii="Arial" w:hAnsi="Arial" w:cs="Arial"/>
          <w:kern w:val="0"/>
          <w:sz w:val="22"/>
        </w:rPr>
        <w:t>tumorigenic</w:t>
      </w:r>
      <w:r w:rsidR="00173941">
        <w:rPr>
          <w:rFonts w:ascii="Arial" w:hAnsi="Arial" w:cs="Arial"/>
          <w:kern w:val="0"/>
          <w:sz w:val="22"/>
        </w:rPr>
        <w:t xml:space="preserve"> potential. Both likely play a role and as such at a minimum </w:t>
      </w:r>
      <w:r w:rsidR="00417D8F" w:rsidRPr="00D40F5F">
        <w:rPr>
          <w:rFonts w:ascii="Arial" w:hAnsi="Arial" w:cs="Arial"/>
          <w:kern w:val="0"/>
          <w:sz w:val="22"/>
        </w:rPr>
        <w:t xml:space="preserve">integration patterns </w:t>
      </w:r>
      <w:r w:rsidR="009B068F" w:rsidRPr="00D40F5F">
        <w:rPr>
          <w:rFonts w:ascii="Arial" w:hAnsi="Arial" w:cs="Arial"/>
          <w:kern w:val="0"/>
          <w:sz w:val="22"/>
        </w:rPr>
        <w:t xml:space="preserve">serve as </w:t>
      </w:r>
      <w:r w:rsidR="006764BF" w:rsidRPr="00D40F5F">
        <w:rPr>
          <w:rFonts w:ascii="Arial" w:hAnsi="Arial" w:cs="Arial"/>
          <w:kern w:val="0"/>
          <w:sz w:val="22"/>
        </w:rPr>
        <w:t>bio</w:t>
      </w:r>
      <w:r w:rsidR="009B068F" w:rsidRPr="00D40F5F">
        <w:rPr>
          <w:rFonts w:ascii="Arial" w:hAnsi="Arial" w:cs="Arial"/>
          <w:kern w:val="0"/>
          <w:sz w:val="22"/>
        </w:rPr>
        <w:t xml:space="preserve">markers </w:t>
      </w:r>
      <w:r w:rsidR="00994387" w:rsidRPr="00B628F3">
        <w:rPr>
          <w:rFonts w:ascii="Arial" w:hAnsi="Arial" w:cs="Arial"/>
          <w:kern w:val="0"/>
          <w:sz w:val="22"/>
        </w:rPr>
        <w:t>that</w:t>
      </w:r>
      <w:r w:rsidR="009B5231" w:rsidRPr="00B628F3">
        <w:rPr>
          <w:rFonts w:ascii="Arial" w:hAnsi="Arial" w:cs="Arial"/>
          <w:kern w:val="0"/>
          <w:sz w:val="22"/>
        </w:rPr>
        <w:t xml:space="preserve"> can detect</w:t>
      </w:r>
      <w:r w:rsidR="009A49A0" w:rsidRPr="0048719D">
        <w:rPr>
          <w:rFonts w:ascii="Arial" w:hAnsi="Arial" w:cs="Arial"/>
          <w:kern w:val="0"/>
          <w:sz w:val="22"/>
        </w:rPr>
        <w:t xml:space="preserve"> </w:t>
      </w:r>
      <w:r w:rsidR="009B5231" w:rsidRPr="0048719D">
        <w:rPr>
          <w:rFonts w:ascii="Arial" w:hAnsi="Arial" w:cs="Arial"/>
          <w:kern w:val="0"/>
          <w:sz w:val="22"/>
        </w:rPr>
        <w:t xml:space="preserve">cell </w:t>
      </w:r>
      <w:r w:rsidR="00417D8F" w:rsidRPr="0048719D">
        <w:rPr>
          <w:rFonts w:ascii="Arial" w:hAnsi="Arial" w:cs="Arial"/>
          <w:kern w:val="0"/>
          <w:sz w:val="22"/>
        </w:rPr>
        <w:t xml:space="preserve">clonal expansion in both tumor and </w:t>
      </w:r>
      <w:r w:rsidR="00173941">
        <w:rPr>
          <w:rFonts w:ascii="Arial" w:hAnsi="Arial" w:cs="Arial"/>
          <w:kern w:val="0"/>
          <w:sz w:val="22"/>
        </w:rPr>
        <w:t>non-tumor tissue</w:t>
      </w:r>
      <w:r w:rsidR="00A23B7F" w:rsidRPr="00D40F5F">
        <w:rPr>
          <w:rFonts w:ascii="Arial" w:hAnsi="Arial" w:cs="Arial"/>
          <w:kern w:val="0"/>
          <w:sz w:val="22"/>
        </w:rPr>
        <w:fldChar w:fldCharType="begin">
          <w:fldData xml:space="preserve">PEVuZE5vdGU+PENpdGU+PEF1dGhvcj5EYW5kcmk8L0F1dGhvcj48WWVhcj4yMDEyPC9ZZWFyPjxS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</w:fldData>
        </w:fldChar>
      </w:r>
      <w:r w:rsidR="00004CF4" w:rsidRPr="0032649F">
        <w:rPr>
          <w:rFonts w:ascii="Arial" w:hAnsi="Arial" w:cs="Arial"/>
          <w:kern w:val="0"/>
          <w:sz w:val="22"/>
        </w:rPr>
        <w:instrText xml:space="preserve"> ADDIN EN.CITE </w:instrText>
      </w:r>
      <w:r w:rsidR="00004CF4" w:rsidRPr="000974A6">
        <w:rPr>
          <w:rFonts w:ascii="Arial" w:hAnsi="Arial" w:cs="Arial"/>
          <w:kern w:val="0"/>
          <w:sz w:val="22"/>
        </w:rPr>
        <w:fldChar w:fldCharType="begin">
          <w:fldData xml:space="preserve">PEVuZE5vdGU+PENpdGU+PEF1dGhvcj5EYW5kcmk8L0F1dGhvcj48WWVhcj4yMDEyPC9ZZWFyPjxS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</w:fldData>
        </w:fldChar>
      </w:r>
      <w:r w:rsidR="00004CF4" w:rsidRPr="0032649F">
        <w:rPr>
          <w:rFonts w:ascii="Arial" w:hAnsi="Arial" w:cs="Arial"/>
          <w:kern w:val="0"/>
          <w:sz w:val="22"/>
        </w:rPr>
        <w:instrText xml:space="preserve"> ADDIN EN.CITE.DATA </w:instrText>
      </w:r>
      <w:r w:rsidR="00004CF4" w:rsidRPr="000974A6">
        <w:rPr>
          <w:rFonts w:ascii="Arial" w:hAnsi="Arial" w:cs="Arial"/>
          <w:kern w:val="0"/>
          <w:sz w:val="22"/>
        </w:rPr>
      </w:r>
      <w:r w:rsidR="00004CF4"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004CF4" w:rsidRPr="00D40F5F">
        <w:rPr>
          <w:rFonts w:ascii="Arial" w:hAnsi="Arial" w:cs="Arial"/>
          <w:noProof/>
          <w:kern w:val="0"/>
          <w:sz w:val="22"/>
          <w:vertAlign w:val="superscript"/>
        </w:rPr>
        <w:t>10,32</w:t>
      </w:r>
      <w:r w:rsidR="00A23B7F" w:rsidRPr="00D40F5F">
        <w:rPr>
          <w:rFonts w:ascii="Arial" w:hAnsi="Arial" w:cs="Arial"/>
          <w:kern w:val="0"/>
          <w:sz w:val="22"/>
        </w:rPr>
        <w:fldChar w:fldCharType="end"/>
      </w:r>
      <w:r w:rsidR="00417D8F" w:rsidRPr="00D40F5F">
        <w:rPr>
          <w:rFonts w:ascii="Arial" w:hAnsi="Arial" w:cs="Arial"/>
          <w:kern w:val="0"/>
          <w:sz w:val="22"/>
        </w:rPr>
        <w:t>.</w:t>
      </w:r>
      <w:r w:rsidR="00056A39" w:rsidRPr="00D40F5F">
        <w:rPr>
          <w:rFonts w:ascii="Arial" w:hAnsi="Arial" w:cs="Arial"/>
          <w:kern w:val="0"/>
          <w:sz w:val="22"/>
        </w:rPr>
        <w:t xml:space="preserve"> </w:t>
      </w:r>
    </w:p>
    <w:p w14:paraId="3970DE21" w14:textId="77777777" w:rsidR="003F683E" w:rsidRPr="00B628F3" w:rsidRDefault="003F683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color w:val="000000"/>
          <w:kern w:val="0"/>
          <w:sz w:val="22"/>
        </w:rPr>
      </w:pPr>
    </w:p>
    <w:p w14:paraId="5FD6D919" w14:textId="7B3F12ED" w:rsidR="00CC102B" w:rsidRPr="00C62A96" w:rsidRDefault="00EB21D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sidRPr="0048719D">
        <w:rPr>
          <w:rFonts w:ascii="Arial" w:hAnsi="Arial" w:cs="Arial"/>
          <w:color w:val="000000"/>
          <w:kern w:val="0"/>
          <w:sz w:val="22"/>
        </w:rPr>
        <w:t xml:space="preserve">A </w:t>
      </w:r>
      <w:r w:rsidR="00092222" w:rsidRPr="0048719D">
        <w:rPr>
          <w:rFonts w:ascii="Arial" w:hAnsi="Arial" w:cs="Arial"/>
          <w:color w:val="000000"/>
          <w:kern w:val="0"/>
          <w:sz w:val="22"/>
        </w:rPr>
        <w:t xml:space="preserve">major obstacle </w:t>
      </w:r>
      <w:r w:rsidR="009A49A0" w:rsidRPr="0048719D">
        <w:rPr>
          <w:rFonts w:ascii="Arial" w:hAnsi="Arial" w:cs="Arial"/>
          <w:color w:val="000000"/>
          <w:kern w:val="0"/>
          <w:sz w:val="22"/>
        </w:rPr>
        <w:t>for</w:t>
      </w:r>
      <w:r w:rsidRPr="0048719D">
        <w:rPr>
          <w:rFonts w:ascii="Arial" w:hAnsi="Arial" w:cs="Arial"/>
          <w:color w:val="000000"/>
          <w:kern w:val="0"/>
          <w:sz w:val="22"/>
        </w:rPr>
        <w:t xml:space="preserve"> us</w:t>
      </w:r>
      <w:r w:rsidR="009A49A0" w:rsidRPr="0048719D">
        <w:rPr>
          <w:rFonts w:ascii="Arial" w:hAnsi="Arial" w:cs="Arial"/>
          <w:color w:val="000000"/>
          <w:kern w:val="0"/>
          <w:sz w:val="22"/>
        </w:rPr>
        <w:t>ing</w:t>
      </w:r>
      <w:r w:rsidRPr="0048719D">
        <w:rPr>
          <w:rFonts w:ascii="Arial" w:hAnsi="Arial" w:cs="Arial"/>
          <w:color w:val="000000"/>
          <w:kern w:val="0"/>
          <w:sz w:val="22"/>
        </w:rPr>
        <w:t xml:space="preserve"> </w:t>
      </w:r>
      <w:r w:rsidR="002C3DE6" w:rsidRPr="0048719D">
        <w:rPr>
          <w:rFonts w:ascii="Arial" w:hAnsi="Arial" w:cs="Arial"/>
          <w:color w:val="000000"/>
          <w:kern w:val="0"/>
          <w:sz w:val="22"/>
        </w:rPr>
        <w:t xml:space="preserve">viral integration as </w:t>
      </w:r>
      <w:r w:rsidR="00741662" w:rsidRPr="00EA1705">
        <w:rPr>
          <w:rFonts w:ascii="Arial" w:hAnsi="Arial" w:cs="Arial"/>
          <w:color w:val="000000"/>
          <w:kern w:val="0"/>
          <w:sz w:val="22"/>
        </w:rPr>
        <w:t xml:space="preserve">a tumor </w:t>
      </w:r>
      <w:r w:rsidRPr="00EA1705">
        <w:rPr>
          <w:rFonts w:ascii="Arial" w:hAnsi="Arial" w:cs="Arial"/>
          <w:color w:val="000000"/>
          <w:kern w:val="0"/>
          <w:sz w:val="22"/>
        </w:rPr>
        <w:t>marker</w:t>
      </w:r>
      <w:r w:rsidR="002C3DE6" w:rsidRPr="00EA1705">
        <w:rPr>
          <w:rFonts w:ascii="Arial" w:hAnsi="Arial" w:cs="Arial"/>
          <w:color w:val="000000"/>
          <w:kern w:val="0"/>
          <w:sz w:val="22"/>
        </w:rPr>
        <w:t xml:space="preserve"> is </w:t>
      </w:r>
      <w:r w:rsidR="009A49A0" w:rsidRPr="00EA1705">
        <w:rPr>
          <w:rFonts w:ascii="Arial" w:hAnsi="Arial" w:cs="Arial"/>
          <w:color w:val="000000"/>
          <w:kern w:val="0"/>
          <w:sz w:val="22"/>
        </w:rPr>
        <w:t xml:space="preserve">that it is </w:t>
      </w:r>
      <w:r w:rsidR="00092222" w:rsidRPr="00EA1705">
        <w:rPr>
          <w:rFonts w:ascii="Arial" w:hAnsi="Arial" w:cs="Arial"/>
          <w:color w:val="000000"/>
          <w:kern w:val="0"/>
          <w:sz w:val="22"/>
        </w:rPr>
        <w:t>live</w:t>
      </w:r>
      <w:r w:rsidR="002C3DE6" w:rsidRPr="00EA1705">
        <w:rPr>
          <w:rFonts w:ascii="Arial" w:hAnsi="Arial" w:cs="Arial"/>
          <w:color w:val="000000"/>
          <w:kern w:val="0"/>
          <w:sz w:val="22"/>
        </w:rPr>
        <w:t>r biop</w:t>
      </w:r>
      <w:r w:rsidR="002C3DE6" w:rsidRPr="00EA1705">
        <w:rPr>
          <w:rFonts w:ascii="Arial" w:hAnsi="Arial" w:cs="Arial"/>
          <w:kern w:val="0"/>
          <w:sz w:val="22"/>
        </w:rPr>
        <w:t>sy</w:t>
      </w:r>
      <w:r w:rsidR="002D3C18" w:rsidRPr="00EA1705">
        <w:rPr>
          <w:rFonts w:ascii="Arial" w:hAnsi="Arial" w:cs="Arial"/>
          <w:kern w:val="0"/>
          <w:sz w:val="22"/>
        </w:rPr>
        <w:t xml:space="preserve"> d</w:t>
      </w:r>
      <w:r w:rsidR="008279CC" w:rsidRPr="00EA1705">
        <w:rPr>
          <w:rFonts w:ascii="Arial" w:hAnsi="Arial" w:cs="Arial"/>
          <w:kern w:val="0"/>
          <w:sz w:val="22"/>
        </w:rPr>
        <w:t>ependent</w:t>
      </w:r>
      <w:r w:rsidR="009A49A0" w:rsidRPr="00EA1705">
        <w:rPr>
          <w:rFonts w:ascii="Arial" w:hAnsi="Arial" w:cs="Arial"/>
          <w:kern w:val="0"/>
          <w:sz w:val="22"/>
        </w:rPr>
        <w:t>,</w:t>
      </w:r>
      <w:r w:rsidR="006A41EC" w:rsidRPr="00EA1705">
        <w:rPr>
          <w:rFonts w:ascii="Arial" w:hAnsi="Arial" w:cs="Arial"/>
          <w:kern w:val="0"/>
          <w:sz w:val="22"/>
        </w:rPr>
        <w:t xml:space="preserve"> and </w:t>
      </w:r>
      <w:r w:rsidR="00063348" w:rsidRPr="00EA1705">
        <w:rPr>
          <w:rFonts w:ascii="Arial" w:hAnsi="Arial" w:cs="Arial"/>
          <w:kern w:val="0"/>
          <w:sz w:val="22"/>
        </w:rPr>
        <w:t xml:space="preserve">liver tissue availability </w:t>
      </w:r>
      <w:r w:rsidR="00ED04DA" w:rsidRPr="00EA1705">
        <w:rPr>
          <w:rFonts w:ascii="Arial" w:hAnsi="Arial" w:cs="Arial"/>
          <w:kern w:val="0"/>
          <w:sz w:val="22"/>
        </w:rPr>
        <w:t xml:space="preserve">becomes </w:t>
      </w:r>
      <w:r w:rsidR="009A49A0" w:rsidRPr="00EA1705">
        <w:rPr>
          <w:rFonts w:ascii="Arial" w:hAnsi="Arial" w:cs="Arial"/>
          <w:kern w:val="0"/>
          <w:sz w:val="22"/>
        </w:rPr>
        <w:t xml:space="preserve">a </w:t>
      </w:r>
      <w:r w:rsidR="00ED04DA" w:rsidRPr="00EA1705">
        <w:rPr>
          <w:rFonts w:ascii="Arial" w:hAnsi="Arial" w:cs="Arial"/>
          <w:kern w:val="0"/>
          <w:sz w:val="22"/>
        </w:rPr>
        <w:t>bottleneck</w:t>
      </w:r>
      <w:r w:rsidR="00461FFF" w:rsidRPr="00EA1705">
        <w:rPr>
          <w:rFonts w:ascii="Arial" w:hAnsi="Arial" w:cs="Arial"/>
          <w:kern w:val="0"/>
          <w:sz w:val="22"/>
        </w:rPr>
        <w:t xml:space="preserve"> in clinical application</w:t>
      </w:r>
      <w:r w:rsidR="00C43452" w:rsidRPr="00D40F5F">
        <w:rPr>
          <w:rFonts w:ascii="Arial" w:hAnsi="Arial" w:cs="Arial"/>
          <w:kern w:val="0"/>
          <w:sz w:val="22"/>
        </w:rPr>
        <w:fldChar w:fldCharType="begin">
          <w:fldData xml:space="preserve">PEVuZE5vdGU+PENpdGU+PEF1dGhvcj5aaGFvPC9BdXRob3I+PFllYXI+MjAxNDwvWWVhcj48UmVj
TnVtPjE2Mjc8L1JlY051bT48RGlzcGxheVRleHQ+PHN0eWxlIGZhY2U9InN1cGVyc2NyaXB0Ij4z
Mzwvc3R5bGU+PC9EaXNwbGF5VGV4dD48cmVjb3JkPjxyZWMtbnVtYmVyPjE2Mjc8L3JlYy1udW1i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C43452" w:rsidRPr="0032649F">
        <w:rPr>
          <w:rFonts w:ascii="Arial" w:hAnsi="Arial" w:cs="Arial"/>
          <w:kern w:val="0"/>
          <w:sz w:val="22"/>
        </w:rPr>
        <w:instrText xml:space="preserve"> ADDIN EN.CITE </w:instrText>
      </w:r>
      <w:r w:rsidR="00C43452" w:rsidRPr="000974A6">
        <w:rPr>
          <w:rFonts w:ascii="Arial" w:hAnsi="Arial" w:cs="Arial"/>
          <w:kern w:val="0"/>
          <w:sz w:val="22"/>
        </w:rPr>
        <w:fldChar w:fldCharType="begin">
          <w:fldData xml:space="preserve">PEVuZE5vdGU+PENpdGU+PEF1dGhvcj5aaGFvPC9BdXRob3I+PFllYXI+MjAxNDwvWWVhcj48UmVj
TnVtPjE2Mjc8L1JlY051bT48RGlzcGxheVRleHQ+PHN0eWxlIGZhY2U9InN1cGVyc2NyaXB0Ij4z
Mzwvc3R5bGU+PC9EaXNwbGF5VGV4dD48cmVjb3JkPjxyZWMtbnVtYmVyPjE2Mjc8L3JlYy1udW1i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C43452" w:rsidRPr="0032649F">
        <w:rPr>
          <w:rFonts w:ascii="Arial" w:hAnsi="Arial" w:cs="Arial"/>
          <w:kern w:val="0"/>
          <w:sz w:val="22"/>
        </w:rPr>
        <w:instrText xml:space="preserve"> ADDIN EN.CITE.DATA </w:instrText>
      </w:r>
      <w:r w:rsidR="00C43452" w:rsidRPr="000974A6">
        <w:rPr>
          <w:rFonts w:ascii="Arial" w:hAnsi="Arial" w:cs="Arial"/>
          <w:kern w:val="0"/>
          <w:sz w:val="22"/>
        </w:rPr>
      </w:r>
      <w:r w:rsidR="00C43452" w:rsidRPr="000974A6">
        <w:rPr>
          <w:rFonts w:ascii="Arial" w:hAnsi="Arial" w:cs="Arial"/>
          <w:kern w:val="0"/>
          <w:sz w:val="22"/>
        </w:rPr>
        <w:fldChar w:fldCharType="end"/>
      </w:r>
      <w:r w:rsidR="00C43452" w:rsidRPr="00D40F5F">
        <w:rPr>
          <w:rFonts w:ascii="Arial" w:hAnsi="Arial" w:cs="Arial"/>
          <w:kern w:val="0"/>
          <w:sz w:val="22"/>
        </w:rPr>
      </w:r>
      <w:r w:rsidR="00C43452" w:rsidRPr="00D40F5F">
        <w:rPr>
          <w:rFonts w:ascii="Arial" w:hAnsi="Arial" w:cs="Arial"/>
          <w:kern w:val="0"/>
          <w:sz w:val="22"/>
        </w:rPr>
        <w:fldChar w:fldCharType="separate"/>
      </w:r>
      <w:r w:rsidR="00C43452" w:rsidRPr="00D40F5F">
        <w:rPr>
          <w:rFonts w:ascii="Arial" w:hAnsi="Arial" w:cs="Arial"/>
          <w:noProof/>
          <w:kern w:val="0"/>
          <w:sz w:val="22"/>
          <w:vertAlign w:val="superscript"/>
        </w:rPr>
        <w:t>33</w:t>
      </w:r>
      <w:r w:rsidR="00C43452" w:rsidRPr="00D40F5F">
        <w:rPr>
          <w:rFonts w:ascii="Arial" w:hAnsi="Arial" w:cs="Arial"/>
          <w:kern w:val="0"/>
          <w:sz w:val="22"/>
        </w:rPr>
        <w:fldChar w:fldCharType="end"/>
      </w:r>
      <w:r w:rsidR="00CA096D" w:rsidRPr="00D40F5F">
        <w:rPr>
          <w:rFonts w:ascii="Arial" w:hAnsi="Arial" w:cs="Arial"/>
          <w:kern w:val="0"/>
          <w:sz w:val="22"/>
        </w:rPr>
        <w:t>.</w:t>
      </w:r>
      <w:r w:rsidR="009A49A0" w:rsidRPr="00D40F5F">
        <w:rPr>
          <w:rFonts w:ascii="Arial" w:hAnsi="Arial" w:cs="Arial"/>
          <w:kern w:val="0"/>
          <w:sz w:val="22"/>
        </w:rPr>
        <w:t xml:space="preserve"> </w:t>
      </w:r>
      <w:r w:rsidR="007920EA" w:rsidRPr="00D40F5F">
        <w:rPr>
          <w:rFonts w:ascii="Arial" w:hAnsi="Arial" w:cs="Arial"/>
          <w:kern w:val="0"/>
          <w:sz w:val="22"/>
        </w:rPr>
        <w:t>Integrated</w:t>
      </w:r>
      <w:r w:rsidR="00CE7AFA" w:rsidRPr="00D40F5F">
        <w:rPr>
          <w:rFonts w:ascii="Arial" w:hAnsi="Arial" w:cs="Arial"/>
          <w:kern w:val="0"/>
          <w:sz w:val="22"/>
        </w:rPr>
        <w:t xml:space="preserve"> viral DNA </w:t>
      </w:r>
      <w:r w:rsidR="00860F3A" w:rsidRPr="00D40F5F">
        <w:rPr>
          <w:rFonts w:ascii="Arial" w:hAnsi="Arial" w:cs="Arial"/>
          <w:kern w:val="0"/>
          <w:sz w:val="22"/>
        </w:rPr>
        <w:t xml:space="preserve">is expected to </w:t>
      </w:r>
      <w:r w:rsidR="005A6D9A" w:rsidRPr="00B628F3">
        <w:rPr>
          <w:rFonts w:ascii="Arial" w:hAnsi="Arial" w:cs="Arial"/>
          <w:kern w:val="0"/>
          <w:sz w:val="22"/>
        </w:rPr>
        <w:t>form</w:t>
      </w:r>
      <w:r w:rsidR="00CE7AFA" w:rsidRPr="00B628F3">
        <w:rPr>
          <w:rFonts w:ascii="Arial" w:hAnsi="Arial" w:cs="Arial"/>
          <w:kern w:val="0"/>
          <w:sz w:val="22"/>
        </w:rPr>
        <w:t xml:space="preserve"> nucleosomes</w:t>
      </w:r>
      <w:r w:rsidR="003F67F5" w:rsidRPr="0048719D">
        <w:rPr>
          <w:rFonts w:ascii="Arial" w:hAnsi="Arial" w:cs="Arial"/>
          <w:kern w:val="0"/>
          <w:sz w:val="22"/>
        </w:rPr>
        <w:t xml:space="preserve"> that are nuclease</w:t>
      </w:r>
      <w:r w:rsidR="00437A5C" w:rsidRPr="0048719D">
        <w:rPr>
          <w:rFonts w:ascii="Arial" w:hAnsi="Arial" w:cs="Arial"/>
          <w:kern w:val="0"/>
          <w:sz w:val="22"/>
        </w:rPr>
        <w:t xml:space="preserve">-degradation </w:t>
      </w:r>
      <w:r w:rsidR="00DB52B7" w:rsidRPr="0048719D">
        <w:rPr>
          <w:rFonts w:ascii="Arial" w:hAnsi="Arial" w:cs="Arial"/>
          <w:kern w:val="0"/>
          <w:sz w:val="22"/>
        </w:rPr>
        <w:t>proof and</w:t>
      </w:r>
      <w:r w:rsidR="00841572" w:rsidRPr="0048719D">
        <w:rPr>
          <w:rFonts w:ascii="Arial" w:hAnsi="Arial" w:cs="Arial"/>
          <w:kern w:val="0"/>
          <w:sz w:val="22"/>
        </w:rPr>
        <w:t xml:space="preserve"> resembl</w:t>
      </w:r>
      <w:r w:rsidR="009A49A0" w:rsidRPr="0048719D">
        <w:rPr>
          <w:rFonts w:ascii="Arial" w:hAnsi="Arial" w:cs="Arial"/>
          <w:kern w:val="0"/>
          <w:sz w:val="22"/>
        </w:rPr>
        <w:t>es</w:t>
      </w:r>
      <w:r w:rsidR="00841572" w:rsidRPr="0048719D">
        <w:rPr>
          <w:rFonts w:ascii="Arial" w:hAnsi="Arial" w:cs="Arial"/>
          <w:kern w:val="0"/>
          <w:sz w:val="22"/>
        </w:rPr>
        <w:t xml:space="preserve"> </w:t>
      </w:r>
      <w:r w:rsidR="00437A5C" w:rsidRPr="0048719D">
        <w:rPr>
          <w:rFonts w:ascii="Arial" w:hAnsi="Arial" w:cs="Arial"/>
          <w:kern w:val="0"/>
          <w:sz w:val="22"/>
        </w:rPr>
        <w:t xml:space="preserve">the </w:t>
      </w:r>
      <w:proofErr w:type="spellStart"/>
      <w:r w:rsidR="00437A5C" w:rsidRPr="0048719D">
        <w:rPr>
          <w:rFonts w:ascii="Arial" w:hAnsi="Arial" w:cs="Arial"/>
          <w:kern w:val="0"/>
          <w:sz w:val="22"/>
        </w:rPr>
        <w:t>minichromosomes</w:t>
      </w:r>
      <w:proofErr w:type="spellEnd"/>
      <w:r w:rsidR="00437A5C" w:rsidRPr="0048719D">
        <w:rPr>
          <w:rFonts w:ascii="Arial" w:hAnsi="Arial" w:cs="Arial"/>
          <w:kern w:val="0"/>
          <w:sz w:val="22"/>
        </w:rPr>
        <w:t xml:space="preserve"> of </w:t>
      </w:r>
      <w:r w:rsidR="00860F3A" w:rsidRPr="00EA1705">
        <w:rPr>
          <w:rFonts w:ascii="Arial" w:hAnsi="Arial" w:cs="Arial"/>
          <w:kern w:val="0"/>
          <w:sz w:val="22"/>
        </w:rPr>
        <w:t>HBV</w:t>
      </w:r>
      <w:bookmarkStart w:id="16" w:name="OLE_LINK7"/>
      <w:bookmarkStart w:id="17" w:name="OLE_LINK8"/>
      <w:r w:rsidR="00860F3A" w:rsidRPr="00EA1705">
        <w:rPr>
          <w:rFonts w:ascii="Arial" w:hAnsi="Arial" w:cs="Arial"/>
          <w:kern w:val="0"/>
          <w:sz w:val="22"/>
        </w:rPr>
        <w:t xml:space="preserve"> covalently closed circular DNA (</w:t>
      </w:r>
      <w:proofErr w:type="spellStart"/>
      <w:r w:rsidR="00860F3A" w:rsidRPr="00EA1705">
        <w:rPr>
          <w:rFonts w:ascii="Arial" w:hAnsi="Arial" w:cs="Arial"/>
          <w:kern w:val="0"/>
          <w:sz w:val="22"/>
        </w:rPr>
        <w:t>cccDNA</w:t>
      </w:r>
      <w:proofErr w:type="spellEnd"/>
      <w:r w:rsidR="00860F3A" w:rsidRPr="00EA1705">
        <w:rPr>
          <w:rFonts w:ascii="Arial" w:hAnsi="Arial" w:cs="Arial"/>
          <w:kern w:val="0"/>
          <w:sz w:val="22"/>
        </w:rPr>
        <w:t xml:space="preserve">) </w:t>
      </w:r>
      <w:bookmarkEnd w:id="16"/>
      <w:bookmarkEnd w:id="17"/>
      <w:r w:rsidR="008471EA" w:rsidRPr="00EA1705">
        <w:rPr>
          <w:rFonts w:ascii="Arial" w:hAnsi="Arial" w:cs="Arial"/>
          <w:kern w:val="0"/>
          <w:sz w:val="22"/>
        </w:rPr>
        <w:t>in liver cells</w:t>
      </w:r>
      <w:r w:rsidR="00A23B7F" w:rsidRPr="00D40F5F">
        <w:rPr>
          <w:rFonts w:ascii="Arial" w:hAnsi="Arial" w:cs="Arial"/>
          <w:kern w:val="0"/>
          <w:sz w:val="22"/>
        </w:rPr>
        <w:fldChar w:fldCharType="begin">
          <w:fldData xml:space="preserve">PEVuZE5vdGU+PENpdGU+PEF1dGhvcj5TaGk8L0F1dGhvcj48WWVhcj4yMDEyPC9ZZWFyPjxSZWNO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</w:fldData>
        </w:fldChar>
      </w:r>
      <w:r w:rsidR="00C43452" w:rsidRPr="0032649F">
        <w:rPr>
          <w:rFonts w:ascii="Arial" w:hAnsi="Arial" w:cs="Arial"/>
          <w:kern w:val="0"/>
          <w:sz w:val="22"/>
        </w:rPr>
        <w:instrText xml:space="preserve"> ADDIN EN.CITE </w:instrText>
      </w:r>
      <w:r w:rsidR="00C43452" w:rsidRPr="000974A6">
        <w:rPr>
          <w:rFonts w:ascii="Arial" w:hAnsi="Arial" w:cs="Arial"/>
          <w:kern w:val="0"/>
          <w:sz w:val="22"/>
        </w:rPr>
        <w:fldChar w:fldCharType="begin">
          <w:fldData xml:space="preserve">PEVuZE5vdGU+PENpdGU+PEF1dGhvcj5TaGk8L0F1dGhvcj48WWVhcj4yMDEyPC9ZZWFyPjxSZWNO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</w:fldData>
        </w:fldChar>
      </w:r>
      <w:r w:rsidR="00C43452" w:rsidRPr="0032649F">
        <w:rPr>
          <w:rFonts w:ascii="Arial" w:hAnsi="Arial" w:cs="Arial"/>
          <w:kern w:val="0"/>
          <w:sz w:val="22"/>
        </w:rPr>
        <w:instrText xml:space="preserve"> ADDIN EN.CITE.DATA </w:instrText>
      </w:r>
      <w:r w:rsidR="00C43452" w:rsidRPr="000974A6">
        <w:rPr>
          <w:rFonts w:ascii="Arial" w:hAnsi="Arial" w:cs="Arial"/>
          <w:kern w:val="0"/>
          <w:sz w:val="22"/>
        </w:rPr>
      </w:r>
      <w:r w:rsidR="00C43452" w:rsidRPr="000974A6">
        <w:rPr>
          <w:rFonts w:ascii="Arial" w:hAnsi="Arial" w:cs="Arial"/>
          <w:kern w:val="0"/>
          <w:sz w:val="22"/>
        </w:rPr>
        <w:fldChar w:fldCharType="end"/>
      </w:r>
      <w:r w:rsidR="00A23B7F" w:rsidRPr="00D40F5F">
        <w:rPr>
          <w:rFonts w:ascii="Arial" w:hAnsi="Arial" w:cs="Arial"/>
          <w:kern w:val="0"/>
          <w:sz w:val="22"/>
        </w:rPr>
      </w:r>
      <w:r w:rsidR="00A23B7F" w:rsidRPr="00D40F5F">
        <w:rPr>
          <w:rFonts w:ascii="Arial" w:hAnsi="Arial" w:cs="Arial"/>
          <w:kern w:val="0"/>
          <w:sz w:val="22"/>
        </w:rPr>
        <w:fldChar w:fldCharType="separate"/>
      </w:r>
      <w:r w:rsidR="00C43452" w:rsidRPr="00D40F5F">
        <w:rPr>
          <w:rFonts w:ascii="Arial" w:hAnsi="Arial" w:cs="Arial"/>
          <w:noProof/>
          <w:kern w:val="0"/>
          <w:sz w:val="22"/>
          <w:vertAlign w:val="superscript"/>
        </w:rPr>
        <w:t>34</w:t>
      </w:r>
      <w:r w:rsidR="00A23B7F" w:rsidRPr="00D40F5F">
        <w:rPr>
          <w:rFonts w:ascii="Arial" w:hAnsi="Arial" w:cs="Arial"/>
          <w:kern w:val="0"/>
          <w:sz w:val="22"/>
        </w:rPr>
        <w:fldChar w:fldCharType="end"/>
      </w:r>
      <w:r w:rsidR="00860F3A" w:rsidRPr="00D40F5F">
        <w:rPr>
          <w:rFonts w:ascii="Arial" w:hAnsi="Arial" w:cs="Arial"/>
          <w:kern w:val="0"/>
          <w:sz w:val="22"/>
        </w:rPr>
        <w:t>.</w:t>
      </w:r>
      <w:r w:rsidR="009A49A0" w:rsidRPr="00D40F5F">
        <w:rPr>
          <w:rFonts w:ascii="Arial" w:hAnsi="Arial" w:cs="Arial"/>
          <w:kern w:val="0"/>
          <w:sz w:val="22"/>
        </w:rPr>
        <w:t xml:space="preserve"> </w:t>
      </w:r>
      <w:r w:rsidR="00D67F16" w:rsidRPr="00D40F5F">
        <w:rPr>
          <w:rFonts w:ascii="Arial" w:hAnsi="Arial" w:cs="Arial"/>
          <w:kern w:val="0"/>
          <w:sz w:val="22"/>
        </w:rPr>
        <w:t>Thus</w:t>
      </w:r>
      <w:r w:rsidR="004925B7" w:rsidRPr="00D40F5F">
        <w:rPr>
          <w:rFonts w:ascii="Arial" w:hAnsi="Arial" w:cs="Arial"/>
          <w:kern w:val="0"/>
          <w:sz w:val="22"/>
        </w:rPr>
        <w:t xml:space="preserve">, </w:t>
      </w:r>
      <w:r w:rsidR="00D67F16" w:rsidRPr="00D40F5F">
        <w:rPr>
          <w:rFonts w:ascii="Arial" w:hAnsi="Arial" w:cs="Arial"/>
          <w:kern w:val="0"/>
          <w:sz w:val="22"/>
        </w:rPr>
        <w:t xml:space="preserve">a </w:t>
      </w:r>
      <w:r w:rsidR="007920EA" w:rsidRPr="00D40F5F">
        <w:rPr>
          <w:rFonts w:ascii="Arial" w:hAnsi="Arial" w:cs="Arial"/>
          <w:kern w:val="0"/>
          <w:sz w:val="22"/>
        </w:rPr>
        <w:t>plasma</w:t>
      </w:r>
      <w:bookmarkStart w:id="18" w:name="OLE_LINK9"/>
      <w:bookmarkStart w:id="19" w:name="OLE_LINK10"/>
      <w:r w:rsidR="007920EA" w:rsidRPr="00D40F5F">
        <w:rPr>
          <w:rFonts w:ascii="Arial" w:hAnsi="Arial" w:cs="Arial"/>
          <w:kern w:val="0"/>
          <w:sz w:val="22"/>
        </w:rPr>
        <w:t xml:space="preserve"> </w:t>
      </w:r>
      <w:r w:rsidR="00743A2C" w:rsidRPr="00B628F3">
        <w:rPr>
          <w:rFonts w:ascii="Arial" w:hAnsi="Arial" w:cs="Arial"/>
          <w:kern w:val="0"/>
          <w:sz w:val="22"/>
        </w:rPr>
        <w:t>cell free DNA</w:t>
      </w:r>
      <w:r w:rsidR="009A49A0" w:rsidRPr="00B628F3">
        <w:rPr>
          <w:rFonts w:ascii="Arial" w:hAnsi="Arial" w:cs="Arial"/>
          <w:kern w:val="0"/>
          <w:sz w:val="22"/>
        </w:rPr>
        <w:t xml:space="preserve"> </w:t>
      </w:r>
      <w:r w:rsidR="005025EF" w:rsidRPr="0048719D">
        <w:rPr>
          <w:rFonts w:ascii="Arial" w:hAnsi="Arial" w:cs="Arial"/>
          <w:kern w:val="0"/>
          <w:sz w:val="22"/>
        </w:rPr>
        <w:t>(</w:t>
      </w:r>
      <w:proofErr w:type="spellStart"/>
      <w:r w:rsidR="005025EF" w:rsidRPr="0048719D">
        <w:rPr>
          <w:rFonts w:ascii="Arial" w:hAnsi="Arial" w:cs="Arial"/>
          <w:kern w:val="0"/>
          <w:sz w:val="22"/>
        </w:rPr>
        <w:t>cfDNA</w:t>
      </w:r>
      <w:proofErr w:type="spellEnd"/>
      <w:r w:rsidR="005025EF" w:rsidRPr="0048719D">
        <w:rPr>
          <w:rFonts w:ascii="Arial" w:hAnsi="Arial" w:cs="Arial"/>
          <w:kern w:val="0"/>
          <w:sz w:val="22"/>
        </w:rPr>
        <w:t>)</w:t>
      </w:r>
      <w:bookmarkEnd w:id="18"/>
      <w:bookmarkEnd w:id="19"/>
      <w:r w:rsidR="005025EF" w:rsidRPr="0048719D">
        <w:rPr>
          <w:rFonts w:ascii="Arial" w:hAnsi="Arial" w:cs="Arial"/>
          <w:kern w:val="0"/>
          <w:sz w:val="22"/>
        </w:rPr>
        <w:t xml:space="preserve"> </w:t>
      </w:r>
      <w:r w:rsidR="00D67F16" w:rsidRPr="0048719D">
        <w:rPr>
          <w:rFonts w:ascii="Arial" w:hAnsi="Arial" w:cs="Arial"/>
          <w:kern w:val="0"/>
          <w:sz w:val="22"/>
        </w:rPr>
        <w:t>pool</w:t>
      </w:r>
      <w:r w:rsidR="009A49A0" w:rsidRPr="0048719D">
        <w:rPr>
          <w:rFonts w:ascii="Arial" w:hAnsi="Arial" w:cs="Arial"/>
          <w:kern w:val="0"/>
          <w:sz w:val="22"/>
        </w:rPr>
        <w:t xml:space="preserve"> </w:t>
      </w:r>
      <w:r w:rsidR="009A2326" w:rsidRPr="0048719D">
        <w:rPr>
          <w:rFonts w:ascii="Arial" w:hAnsi="Arial" w:cs="Arial"/>
          <w:kern w:val="0"/>
          <w:sz w:val="22"/>
        </w:rPr>
        <w:t xml:space="preserve">may </w:t>
      </w:r>
      <w:r w:rsidR="00246643" w:rsidRPr="00185A9C">
        <w:rPr>
          <w:rFonts w:ascii="Arial" w:hAnsi="Arial" w:cs="Arial"/>
          <w:kern w:val="0"/>
          <w:sz w:val="22"/>
        </w:rPr>
        <w:t xml:space="preserve">contain </w:t>
      </w:r>
      <w:r w:rsidR="007920EA" w:rsidRPr="00185A9C">
        <w:rPr>
          <w:rFonts w:ascii="Arial" w:hAnsi="Arial" w:cs="Arial"/>
          <w:kern w:val="0"/>
          <w:sz w:val="22"/>
        </w:rPr>
        <w:t>virus-host junction fragments</w:t>
      </w:r>
      <w:r w:rsidR="009A49A0" w:rsidRPr="00185A9C">
        <w:rPr>
          <w:rFonts w:ascii="Arial" w:hAnsi="Arial" w:cs="Arial"/>
          <w:kern w:val="0"/>
          <w:sz w:val="22"/>
        </w:rPr>
        <w:t xml:space="preserve"> that</w:t>
      </w:r>
      <w:r w:rsidR="00F02EB7" w:rsidRPr="00185A9C">
        <w:rPr>
          <w:rFonts w:ascii="Arial" w:hAnsi="Arial" w:cs="Arial"/>
          <w:kern w:val="0"/>
          <w:sz w:val="22"/>
        </w:rPr>
        <w:t xml:space="preserve"> may serve </w:t>
      </w:r>
      <w:r w:rsidR="00503BD1" w:rsidRPr="00185A9C">
        <w:rPr>
          <w:rFonts w:ascii="Arial" w:hAnsi="Arial" w:cs="Arial"/>
          <w:kern w:val="0"/>
          <w:sz w:val="22"/>
        </w:rPr>
        <w:t>as a biomarker</w:t>
      </w:r>
      <w:r w:rsidR="009A49A0" w:rsidRPr="00185A9C">
        <w:rPr>
          <w:rFonts w:ascii="Arial" w:hAnsi="Arial" w:cs="Arial"/>
          <w:kern w:val="0"/>
          <w:sz w:val="22"/>
        </w:rPr>
        <w:t>, and</w:t>
      </w:r>
      <w:r w:rsidR="00371D2D" w:rsidRPr="00185A9C">
        <w:rPr>
          <w:rFonts w:ascii="Arial" w:hAnsi="Arial" w:cs="Arial"/>
          <w:kern w:val="0"/>
          <w:sz w:val="22"/>
        </w:rPr>
        <w:t xml:space="preserve"> reflect </w:t>
      </w:r>
      <w:r w:rsidR="003F01E7" w:rsidRPr="00185A9C">
        <w:rPr>
          <w:rFonts w:ascii="Arial" w:hAnsi="Arial" w:cs="Arial"/>
          <w:kern w:val="0"/>
          <w:sz w:val="22"/>
        </w:rPr>
        <w:t xml:space="preserve">a part of </w:t>
      </w:r>
      <w:r w:rsidR="009A49A0" w:rsidRPr="00185A9C">
        <w:rPr>
          <w:rFonts w:ascii="Arial" w:hAnsi="Arial" w:cs="Arial"/>
          <w:kern w:val="0"/>
          <w:sz w:val="22"/>
        </w:rPr>
        <w:t xml:space="preserve">the </w:t>
      </w:r>
      <w:r w:rsidR="003F01E7" w:rsidRPr="00185A9C">
        <w:rPr>
          <w:rFonts w:ascii="Arial" w:hAnsi="Arial" w:cs="Arial"/>
          <w:kern w:val="0"/>
          <w:sz w:val="22"/>
        </w:rPr>
        <w:t>genetic changes</w:t>
      </w:r>
      <w:r w:rsidR="009A49A0" w:rsidRPr="00185A9C">
        <w:rPr>
          <w:rFonts w:ascii="Arial" w:hAnsi="Arial" w:cs="Arial"/>
          <w:kern w:val="0"/>
          <w:sz w:val="22"/>
        </w:rPr>
        <w:t xml:space="preserve"> </w:t>
      </w:r>
      <w:r w:rsidR="00F20AA3" w:rsidRPr="00185A9C">
        <w:rPr>
          <w:rFonts w:ascii="Arial" w:hAnsi="Arial" w:cs="Arial"/>
          <w:kern w:val="0"/>
          <w:sz w:val="22"/>
        </w:rPr>
        <w:t>in tumor genome</w:t>
      </w:r>
      <w:r w:rsidR="00D67F16" w:rsidRPr="00185A9C">
        <w:rPr>
          <w:rFonts w:ascii="Arial" w:hAnsi="Arial" w:cs="Arial"/>
          <w:kern w:val="0"/>
          <w:sz w:val="22"/>
        </w:rPr>
        <w:t>s</w:t>
      </w:r>
      <w:r w:rsidR="005B133E" w:rsidRPr="00D40F5F">
        <w:rPr>
          <w:rFonts w:ascii="Arial" w:hAnsi="Arial" w:cs="Arial"/>
          <w:kern w:val="0"/>
          <w:sz w:val="22"/>
        </w:rPr>
        <w:fldChar w:fldCharType="begin">
          <w:fldData xml:space="preserve">PEVuZE5vdGU+PENpdGU+PEF1dGhvcj5aaGFvPC9BdXRob3I+PFllYXI+MjAxNDwvWWVhcj48UmVj
TnVtPjE2Mjc8L1JlY051bT48RGlzcGxheVRleHQ+PHN0eWxlIGZhY2U9InN1cGVyc2NyaXB0Ij4z
Mzwvc3R5bGU+PC9EaXNwbGF5VGV4dD48cmVjb3JkPjxyZWMtbnVtYmVyPjE2Mjc8L3JlYy1udW1i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C43452" w:rsidRPr="0032649F">
        <w:rPr>
          <w:rFonts w:ascii="Arial" w:hAnsi="Arial" w:cs="Arial"/>
          <w:kern w:val="0"/>
          <w:sz w:val="22"/>
        </w:rPr>
        <w:instrText xml:space="preserve"> ADDIN EN.CITE </w:instrText>
      </w:r>
      <w:r w:rsidR="00C43452" w:rsidRPr="000974A6">
        <w:rPr>
          <w:rFonts w:ascii="Arial" w:hAnsi="Arial" w:cs="Arial"/>
          <w:kern w:val="0"/>
          <w:sz w:val="22"/>
        </w:rPr>
        <w:fldChar w:fldCharType="begin">
          <w:fldData xml:space="preserve">PEVuZE5vdGU+PENpdGU+PEF1dGhvcj5aaGFvPC9BdXRob3I+PFllYXI+MjAxNDwvWWVhcj48UmVj
TnVtPjE2Mjc8L1JlY051bT48RGlzcGxheVRleHQ+PHN0eWxlIGZhY2U9InN1cGVyc2NyaXB0Ij4z
Mzwvc3R5bGU+PC9EaXNwbGF5VGV4dD48cmVjb3JkPjxyZWMtbnVtYmVyPjE2Mjc8L3JlYy1udW1i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C43452" w:rsidRPr="0032649F">
        <w:rPr>
          <w:rFonts w:ascii="Arial" w:hAnsi="Arial" w:cs="Arial"/>
          <w:kern w:val="0"/>
          <w:sz w:val="22"/>
        </w:rPr>
        <w:instrText xml:space="preserve"> ADDIN EN.CITE.DATA </w:instrText>
      </w:r>
      <w:r w:rsidR="00C43452" w:rsidRPr="000974A6">
        <w:rPr>
          <w:rFonts w:ascii="Arial" w:hAnsi="Arial" w:cs="Arial"/>
          <w:kern w:val="0"/>
          <w:sz w:val="22"/>
        </w:rPr>
      </w:r>
      <w:r w:rsidR="00C43452" w:rsidRPr="000974A6">
        <w:rPr>
          <w:rFonts w:ascii="Arial" w:hAnsi="Arial" w:cs="Arial"/>
          <w:kern w:val="0"/>
          <w:sz w:val="22"/>
        </w:rPr>
        <w:fldChar w:fldCharType="end"/>
      </w:r>
      <w:r w:rsidR="005B133E" w:rsidRPr="00D40F5F">
        <w:rPr>
          <w:rFonts w:ascii="Arial" w:hAnsi="Arial" w:cs="Arial"/>
          <w:kern w:val="0"/>
          <w:sz w:val="22"/>
        </w:rPr>
      </w:r>
      <w:r w:rsidR="005B133E" w:rsidRPr="00D40F5F">
        <w:rPr>
          <w:rFonts w:ascii="Arial" w:hAnsi="Arial" w:cs="Arial"/>
          <w:kern w:val="0"/>
          <w:sz w:val="22"/>
        </w:rPr>
        <w:fldChar w:fldCharType="separate"/>
      </w:r>
      <w:r w:rsidR="00C43452" w:rsidRPr="00D40F5F">
        <w:rPr>
          <w:rFonts w:ascii="Arial" w:hAnsi="Arial" w:cs="Arial"/>
          <w:noProof/>
          <w:kern w:val="0"/>
          <w:sz w:val="22"/>
          <w:vertAlign w:val="superscript"/>
        </w:rPr>
        <w:t>33</w:t>
      </w:r>
      <w:r w:rsidR="005B133E" w:rsidRPr="00D40F5F">
        <w:rPr>
          <w:rFonts w:ascii="Arial" w:hAnsi="Arial" w:cs="Arial"/>
          <w:kern w:val="0"/>
          <w:sz w:val="22"/>
        </w:rPr>
        <w:fldChar w:fldCharType="end"/>
      </w:r>
      <w:r w:rsidR="009F2B90" w:rsidRPr="00D40F5F">
        <w:rPr>
          <w:rFonts w:ascii="Arial" w:hAnsi="Arial" w:cs="Arial"/>
          <w:kern w:val="0"/>
          <w:sz w:val="22"/>
        </w:rPr>
        <w:t xml:space="preserve">. </w:t>
      </w:r>
      <w:r w:rsidR="00994975" w:rsidRPr="00D40F5F">
        <w:rPr>
          <w:rFonts w:ascii="Arial" w:hAnsi="Arial" w:cs="Arial"/>
          <w:kern w:val="0"/>
          <w:sz w:val="22"/>
        </w:rPr>
        <w:t xml:space="preserve">The detection of </w:t>
      </w:r>
      <w:r w:rsidR="00EE367C" w:rsidRPr="00D40F5F">
        <w:rPr>
          <w:rFonts w:ascii="Arial" w:hAnsi="Arial" w:cs="Arial"/>
          <w:kern w:val="0"/>
          <w:sz w:val="22"/>
        </w:rPr>
        <w:t>plasma</w:t>
      </w:r>
      <w:r w:rsidR="00994975" w:rsidRPr="00D40F5F">
        <w:rPr>
          <w:rFonts w:ascii="Arial" w:hAnsi="Arial" w:cs="Arial"/>
          <w:kern w:val="0"/>
          <w:sz w:val="22"/>
        </w:rPr>
        <w:t xml:space="preserve"> </w:t>
      </w:r>
      <w:proofErr w:type="spellStart"/>
      <w:r w:rsidR="00994975" w:rsidRPr="00D40F5F">
        <w:rPr>
          <w:rFonts w:ascii="Arial" w:hAnsi="Arial" w:cs="Arial"/>
          <w:kern w:val="0"/>
          <w:sz w:val="22"/>
        </w:rPr>
        <w:t>integrants</w:t>
      </w:r>
      <w:proofErr w:type="spellEnd"/>
      <w:r w:rsidR="00CE274F" w:rsidRPr="00D40F5F">
        <w:rPr>
          <w:rFonts w:ascii="Arial" w:hAnsi="Arial" w:cs="Arial"/>
          <w:kern w:val="0"/>
          <w:sz w:val="22"/>
        </w:rPr>
        <w:t xml:space="preserve"> </w:t>
      </w:r>
      <w:r w:rsidR="009A49A0" w:rsidRPr="00D40F5F">
        <w:rPr>
          <w:rFonts w:ascii="Arial" w:hAnsi="Arial" w:cs="Arial"/>
          <w:kern w:val="0"/>
          <w:sz w:val="22"/>
        </w:rPr>
        <w:t xml:space="preserve">was </w:t>
      </w:r>
      <w:r w:rsidR="00CE274F" w:rsidRPr="00B628F3">
        <w:rPr>
          <w:rFonts w:ascii="Arial" w:hAnsi="Arial" w:cs="Arial"/>
          <w:kern w:val="0"/>
          <w:sz w:val="22"/>
        </w:rPr>
        <w:t>dubbed as</w:t>
      </w:r>
      <w:r w:rsidR="009A49A0" w:rsidRPr="0048719D">
        <w:rPr>
          <w:rFonts w:ascii="Arial" w:hAnsi="Arial" w:cs="Arial"/>
          <w:kern w:val="0"/>
          <w:sz w:val="22"/>
        </w:rPr>
        <w:t xml:space="preserve"> </w:t>
      </w:r>
      <w:r w:rsidR="00F20AA3" w:rsidRPr="0048719D">
        <w:rPr>
          <w:rFonts w:ascii="Arial" w:hAnsi="Arial" w:cs="Arial"/>
          <w:kern w:val="0"/>
          <w:sz w:val="22"/>
        </w:rPr>
        <w:t xml:space="preserve">liquid biopsy </w:t>
      </w:r>
      <w:r w:rsidR="00CE274F" w:rsidRPr="0048719D">
        <w:rPr>
          <w:rFonts w:ascii="Arial" w:hAnsi="Arial" w:cs="Arial"/>
          <w:kern w:val="0"/>
          <w:sz w:val="22"/>
        </w:rPr>
        <w:t>without invasiveness</w:t>
      </w:r>
      <w:r w:rsidR="00121136" w:rsidRPr="00D40F5F">
        <w:rPr>
          <w:rFonts w:ascii="Arial" w:hAnsi="Arial" w:cs="Arial"/>
          <w:kern w:val="0"/>
          <w:sz w:val="22"/>
        </w:rPr>
        <w:fldChar w:fldCharType="begin"/>
      </w:r>
      <w:r w:rsidR="00121136" w:rsidRPr="0032649F">
        <w:rPr>
          <w:rFonts w:ascii="Arial" w:hAnsi="Arial" w:cs="Arial"/>
          <w:kern w:val="0"/>
          <w:sz w:val="22"/>
        </w:rPr>
        <w:instrText xml:space="preserve"> ADDIN EN.CITE &lt;EndNote&gt;&lt;Cite&gt;&lt;Author&gt;Zhang&lt;/Author&gt;&lt;Year&gt;2018&lt;/Year&gt;&lt;RecNum&gt;117&lt;/RecNum&gt;&lt;DisplayText&gt;&lt;style face="superscript"&gt;35&lt;/style&gt;&lt;/DisplayText&gt;&lt;record&gt;&lt;rec-number&gt;117&lt;/rec-number&gt;&lt;foreign-keys&gt;&lt;key app="EN" db-id="v9x92wat9r2pt6e2p5h5xdxo0ptffpw2trf5" timestamp="1554280679"&gt;117&lt;/key&gt;&lt;/foreign-keys&gt;&lt;ref-type name="Journal Article"&gt;17&lt;/ref-type&gt;&lt;contributors&gt;&lt;authors&gt;&lt;author&gt;Zhang, D.&lt;/author&gt;&lt;author&gt;Chen, W.&lt;/author&gt;&lt;author&gt;Zhang, K.&lt;/author&gt;&lt;author&gt;Dong, P.&lt;/author&gt;&lt;author&gt;Protzer, U.&lt;/author&gt;&lt;author&gt;Zeng, C.&lt;/author&gt;&lt;/authors&gt;&lt;/contributors&gt;&lt;auth-address&gt;Chinese Acad Sci, Beijing Inst Genom, Key Lab Genom &amp;amp; Precis Med, Beijing, Peoples R China&amp;#xD;Tech Univ Munich, Helmholtz Zentrum Munchen, Inst Virol, Munich, Germany&amp;#xD;Capital Med Univ, Beijing Youan Hosp, Dept Hepatol, Beijing, Peoples R China&lt;/auth-address&gt;&lt;titles&gt;&lt;title&gt;Viral integration profiles in the plasma cell-free DNA from patients with HBV infection well represent tumor clone compositions during HCC development&lt;/title&gt;&lt;secondary-title&gt;Journal of Hepatology&lt;/secondary-title&gt;&lt;alt-title&gt;J Hepatol&lt;/alt-title&gt;&lt;/titles&gt;&lt;periodical&gt;&lt;full-title&gt;Journal of Hepatology&lt;/full-title&gt;&lt;abbr-1&gt;J Hepatol&lt;/abbr-1&gt;&lt;/periodical&gt;&lt;alt-periodical&gt;&lt;full-title&gt;Journal of Hepatology&lt;/full-title&gt;&lt;abbr-1&gt;J Hepatol&lt;/abbr-1&gt;&lt;/alt-periodical&gt;&lt;pages&gt;S121-S122&lt;/pages&gt;&lt;volume&gt;68&lt;/volume&gt;&lt;dates&gt;&lt;year&gt;2018&lt;/year&gt;&lt;pub-dates&gt;&lt;date&gt;Apr&lt;/date&gt;&lt;/pub-dates&gt;&lt;/dates&gt;&lt;isbn&gt;0168-8278&lt;/isbn&gt;&lt;accession-num&gt;WOS:000461068600239&lt;/accession-num&gt;&lt;urls&gt;&lt;related-urls&gt;&lt;url&gt;&amp;lt;Go to ISI&amp;gt;://WOS:000461068600239&lt;/url&gt;&lt;/related-urls&gt;&lt;/urls&gt;&lt;electronic-resource-num&gt;Doi 10.1016/S0168-8278(18)30456-2&lt;/electronic-resource-num&gt;&lt;language&gt;English&lt;/language&gt;&lt;/record&gt;&lt;/Cite&gt;&lt;/EndNote&gt;</w:instrText>
      </w:r>
      <w:r w:rsidR="00121136" w:rsidRPr="00D40F5F">
        <w:rPr>
          <w:rFonts w:ascii="Arial" w:hAnsi="Arial" w:cs="Arial"/>
          <w:kern w:val="0"/>
          <w:sz w:val="22"/>
        </w:rPr>
        <w:fldChar w:fldCharType="separate"/>
      </w:r>
      <w:r w:rsidR="00121136" w:rsidRPr="00D40F5F">
        <w:rPr>
          <w:rFonts w:ascii="Arial" w:hAnsi="Arial" w:cs="Arial"/>
          <w:noProof/>
          <w:kern w:val="0"/>
          <w:sz w:val="22"/>
          <w:vertAlign w:val="superscript"/>
        </w:rPr>
        <w:t>35</w:t>
      </w:r>
      <w:r w:rsidR="00121136" w:rsidRPr="00D40F5F">
        <w:rPr>
          <w:rFonts w:ascii="Arial" w:hAnsi="Arial" w:cs="Arial"/>
          <w:kern w:val="0"/>
          <w:sz w:val="22"/>
        </w:rPr>
        <w:fldChar w:fldCharType="end"/>
      </w:r>
      <w:r w:rsidR="00121136" w:rsidRPr="00D40F5F">
        <w:rPr>
          <w:rFonts w:ascii="Arial" w:hAnsi="Arial" w:cs="Arial"/>
          <w:kern w:val="0"/>
          <w:sz w:val="22"/>
        </w:rPr>
        <w:t>.</w:t>
      </w:r>
      <w:r w:rsidR="004925B7" w:rsidRPr="00D40F5F">
        <w:rPr>
          <w:rFonts w:ascii="Arial" w:hAnsi="Arial" w:cs="Arial"/>
          <w:kern w:val="0"/>
          <w:sz w:val="22"/>
        </w:rPr>
        <w:t xml:space="preserve">Theoretically, </w:t>
      </w:r>
      <w:r w:rsidR="009A49A0" w:rsidRPr="00D40F5F">
        <w:rPr>
          <w:rFonts w:ascii="Arial" w:hAnsi="Arial" w:cs="Arial"/>
          <w:kern w:val="0"/>
          <w:sz w:val="22"/>
        </w:rPr>
        <w:t xml:space="preserve">the </w:t>
      </w:r>
      <w:r w:rsidR="00D60242" w:rsidRPr="00D40F5F">
        <w:rPr>
          <w:rFonts w:ascii="Arial" w:hAnsi="Arial" w:cs="Arial"/>
          <w:kern w:val="0"/>
          <w:sz w:val="22"/>
        </w:rPr>
        <w:t>analysis of</w:t>
      </w:r>
      <w:r w:rsidR="009A49A0" w:rsidRPr="00D40F5F">
        <w:rPr>
          <w:rFonts w:ascii="Arial" w:hAnsi="Arial" w:cs="Arial"/>
          <w:kern w:val="0"/>
          <w:sz w:val="22"/>
        </w:rPr>
        <w:t xml:space="preserve"> the </w:t>
      </w:r>
      <w:r w:rsidR="00B76C90" w:rsidRPr="00B628F3">
        <w:rPr>
          <w:rFonts w:ascii="Arial" w:hAnsi="Arial" w:cs="Arial"/>
          <w:kern w:val="0"/>
          <w:sz w:val="22"/>
        </w:rPr>
        <w:t xml:space="preserve">plasma </w:t>
      </w:r>
      <w:proofErr w:type="spellStart"/>
      <w:r w:rsidR="00743A2C" w:rsidRPr="00B628F3">
        <w:rPr>
          <w:rFonts w:ascii="Arial" w:hAnsi="Arial" w:cs="Arial"/>
          <w:kern w:val="0"/>
          <w:sz w:val="22"/>
        </w:rPr>
        <w:t>cfDNA</w:t>
      </w:r>
      <w:proofErr w:type="spellEnd"/>
      <w:r w:rsidR="009A49A0" w:rsidRPr="0048719D">
        <w:rPr>
          <w:rFonts w:ascii="Arial" w:hAnsi="Arial" w:cs="Arial"/>
          <w:kern w:val="0"/>
          <w:sz w:val="22"/>
        </w:rPr>
        <w:t xml:space="preserve"> </w:t>
      </w:r>
      <w:r w:rsidR="00D60242" w:rsidRPr="0048719D">
        <w:rPr>
          <w:rFonts w:ascii="Arial" w:hAnsi="Arial" w:cs="Arial"/>
          <w:kern w:val="0"/>
          <w:sz w:val="22"/>
        </w:rPr>
        <w:t>pool</w:t>
      </w:r>
      <w:r w:rsidR="009A49A0" w:rsidRPr="0048719D">
        <w:rPr>
          <w:rFonts w:ascii="Arial" w:hAnsi="Arial" w:cs="Arial"/>
          <w:kern w:val="0"/>
          <w:sz w:val="22"/>
        </w:rPr>
        <w:t xml:space="preserve"> </w:t>
      </w:r>
      <w:r w:rsidR="00D60242" w:rsidRPr="0048719D">
        <w:rPr>
          <w:rFonts w:ascii="Arial" w:hAnsi="Arial" w:cs="Arial"/>
          <w:kern w:val="0"/>
          <w:sz w:val="22"/>
        </w:rPr>
        <w:t>is</w:t>
      </w:r>
      <w:r w:rsidR="00587EC5">
        <w:rPr>
          <w:rFonts w:ascii="Arial" w:hAnsi="Arial" w:cs="Arial"/>
          <w:kern w:val="0"/>
          <w:sz w:val="22"/>
        </w:rPr>
        <w:t xml:space="preserve"> </w:t>
      </w:r>
      <w:r w:rsidR="006154F5" w:rsidRPr="0048719D">
        <w:rPr>
          <w:rFonts w:ascii="Arial" w:hAnsi="Arial" w:cs="Arial"/>
          <w:kern w:val="0"/>
          <w:sz w:val="22"/>
        </w:rPr>
        <w:t xml:space="preserve">more accessible and </w:t>
      </w:r>
      <w:r w:rsidR="00C62A96">
        <w:rPr>
          <w:rFonts w:ascii="Arial" w:hAnsi="Arial" w:cs="Arial"/>
          <w:kern w:val="0"/>
          <w:sz w:val="22"/>
        </w:rPr>
        <w:t xml:space="preserve">representative of the entire liver than independent </w:t>
      </w:r>
      <w:r w:rsidR="00587EC5">
        <w:rPr>
          <w:rFonts w:ascii="Arial" w:hAnsi="Arial" w:cs="Arial"/>
          <w:kern w:val="0"/>
          <w:sz w:val="22"/>
        </w:rPr>
        <w:t xml:space="preserve">biopsies, </w:t>
      </w:r>
      <w:r w:rsidR="00C62A96">
        <w:rPr>
          <w:rFonts w:ascii="Arial" w:hAnsi="Arial" w:cs="Arial"/>
          <w:kern w:val="0"/>
          <w:sz w:val="22"/>
        </w:rPr>
        <w:t>and</w:t>
      </w:r>
      <w:r w:rsidR="00B76C90" w:rsidRPr="00C62A96">
        <w:rPr>
          <w:rFonts w:ascii="Arial" w:hAnsi="Arial" w:cs="Arial"/>
          <w:kern w:val="0"/>
          <w:sz w:val="22"/>
        </w:rPr>
        <w:t xml:space="preserve"> </w:t>
      </w:r>
      <w:r w:rsidR="00587EC5">
        <w:rPr>
          <w:rFonts w:ascii="Arial" w:hAnsi="Arial" w:cs="Arial"/>
          <w:kern w:val="0"/>
          <w:sz w:val="22"/>
        </w:rPr>
        <w:t xml:space="preserve">it </w:t>
      </w:r>
      <w:r w:rsidR="00BE55C1" w:rsidRPr="00C62A96">
        <w:rPr>
          <w:rFonts w:ascii="Arial" w:hAnsi="Arial" w:cs="Arial"/>
          <w:kern w:val="0"/>
          <w:sz w:val="22"/>
        </w:rPr>
        <w:t>can</w:t>
      </w:r>
      <w:r w:rsidR="00B76C90" w:rsidRPr="00C62A96">
        <w:rPr>
          <w:rFonts w:ascii="Arial" w:hAnsi="Arial" w:cs="Arial"/>
          <w:kern w:val="0"/>
          <w:sz w:val="22"/>
        </w:rPr>
        <w:t xml:space="preserve"> be performed </w:t>
      </w:r>
      <w:r w:rsidR="00E328E9" w:rsidRPr="00C62A96">
        <w:rPr>
          <w:rFonts w:ascii="Arial" w:hAnsi="Arial" w:cs="Arial"/>
          <w:kern w:val="0"/>
          <w:sz w:val="22"/>
        </w:rPr>
        <w:t xml:space="preserve">upon </w:t>
      </w:r>
      <w:r w:rsidR="006154F5" w:rsidRPr="00C62A96">
        <w:rPr>
          <w:rFonts w:ascii="Arial" w:hAnsi="Arial" w:cs="Arial"/>
          <w:kern w:val="0"/>
          <w:sz w:val="22"/>
        </w:rPr>
        <w:t>each patient visit</w:t>
      </w:r>
      <w:r w:rsidR="007B4672" w:rsidRPr="00C62A96">
        <w:rPr>
          <w:rFonts w:ascii="Arial" w:hAnsi="Arial" w:cs="Arial"/>
          <w:kern w:val="0"/>
          <w:sz w:val="22"/>
        </w:rPr>
        <w:t>.</w:t>
      </w:r>
      <w:r w:rsidR="001D60FA" w:rsidRPr="00C62A96">
        <w:rPr>
          <w:rFonts w:ascii="Arial" w:hAnsi="Arial" w:cs="Arial"/>
          <w:kern w:val="0"/>
          <w:sz w:val="22"/>
        </w:rPr>
        <w:t xml:space="preserve"> </w:t>
      </w:r>
      <w:r w:rsidR="00C62A96">
        <w:rPr>
          <w:rFonts w:ascii="Arial" w:hAnsi="Arial" w:cs="Arial"/>
          <w:kern w:val="0"/>
          <w:sz w:val="22"/>
        </w:rPr>
        <w:t xml:space="preserve">The challenge is that </w:t>
      </w:r>
      <w:r w:rsidR="001D60FA" w:rsidRPr="00C62A96">
        <w:rPr>
          <w:rFonts w:ascii="Arial" w:hAnsi="Arial" w:cs="Arial"/>
          <w:kern w:val="0"/>
          <w:sz w:val="22"/>
        </w:rPr>
        <w:t xml:space="preserve">the </w:t>
      </w:r>
      <w:r w:rsidR="00AE7B0A" w:rsidRPr="00C62A96">
        <w:rPr>
          <w:rFonts w:ascii="Arial" w:hAnsi="Arial" w:cs="Arial"/>
          <w:kern w:val="0"/>
          <w:sz w:val="22"/>
        </w:rPr>
        <w:t>level</w:t>
      </w:r>
      <w:r w:rsidR="009A49A0" w:rsidRPr="00C62A96">
        <w:rPr>
          <w:rFonts w:ascii="Arial" w:hAnsi="Arial" w:cs="Arial"/>
          <w:kern w:val="0"/>
          <w:sz w:val="22"/>
        </w:rPr>
        <w:t xml:space="preserve"> </w:t>
      </w:r>
      <w:r w:rsidR="001D60FA" w:rsidRPr="00C62A96">
        <w:rPr>
          <w:rFonts w:ascii="Arial" w:hAnsi="Arial" w:cs="Arial"/>
          <w:kern w:val="0"/>
          <w:sz w:val="22"/>
        </w:rPr>
        <w:t xml:space="preserve">of </w:t>
      </w:r>
      <w:r w:rsidR="00D27CF4" w:rsidRPr="00C62A96">
        <w:rPr>
          <w:rFonts w:ascii="Arial" w:hAnsi="Arial" w:cs="Arial"/>
          <w:kern w:val="0"/>
          <w:sz w:val="22"/>
        </w:rPr>
        <w:t xml:space="preserve">virus-host </w:t>
      </w:r>
      <w:r w:rsidR="001D60FA" w:rsidRPr="00C62A96">
        <w:rPr>
          <w:rFonts w:ascii="Arial" w:hAnsi="Arial" w:cs="Arial"/>
          <w:kern w:val="0"/>
          <w:sz w:val="22"/>
        </w:rPr>
        <w:t xml:space="preserve">junctions </w:t>
      </w:r>
      <w:r w:rsidR="007817EB" w:rsidRPr="00C62A96">
        <w:rPr>
          <w:rFonts w:ascii="Arial" w:hAnsi="Arial" w:cs="Arial"/>
          <w:kern w:val="0"/>
          <w:sz w:val="22"/>
        </w:rPr>
        <w:t>is expected to</w:t>
      </w:r>
      <w:r w:rsidR="009A49A0" w:rsidRPr="00C62A96">
        <w:rPr>
          <w:rFonts w:ascii="Arial" w:hAnsi="Arial" w:cs="Arial"/>
          <w:kern w:val="0"/>
          <w:sz w:val="22"/>
        </w:rPr>
        <w:t xml:space="preserve"> </w:t>
      </w:r>
      <w:r w:rsidR="001D60FA" w:rsidRPr="00C62A96">
        <w:rPr>
          <w:rFonts w:ascii="Arial" w:hAnsi="Arial" w:cs="Arial"/>
          <w:kern w:val="0"/>
          <w:sz w:val="22"/>
        </w:rPr>
        <w:t xml:space="preserve">be similar to </w:t>
      </w:r>
      <w:r w:rsidR="002765C8" w:rsidRPr="00C62A96">
        <w:rPr>
          <w:rFonts w:ascii="Arial" w:hAnsi="Arial" w:cs="Arial"/>
          <w:kern w:val="0"/>
          <w:sz w:val="22"/>
        </w:rPr>
        <w:t xml:space="preserve">the amount of </w:t>
      </w:r>
      <w:r w:rsidR="001D60FA" w:rsidRPr="00C62A96">
        <w:rPr>
          <w:rFonts w:ascii="Arial" w:hAnsi="Arial" w:cs="Arial"/>
          <w:kern w:val="0"/>
          <w:sz w:val="22"/>
        </w:rPr>
        <w:t>circulating tumor DNA</w:t>
      </w:r>
      <w:r w:rsidR="009A49A0" w:rsidRPr="00C62A96">
        <w:rPr>
          <w:rFonts w:ascii="Arial" w:hAnsi="Arial" w:cs="Arial"/>
          <w:kern w:val="0"/>
          <w:sz w:val="22"/>
        </w:rPr>
        <w:t>,</w:t>
      </w:r>
      <w:r w:rsidR="001D60FA" w:rsidRPr="00C62A96">
        <w:rPr>
          <w:rFonts w:ascii="Arial" w:hAnsi="Arial" w:cs="Arial"/>
          <w:kern w:val="0"/>
          <w:sz w:val="22"/>
        </w:rPr>
        <w:t xml:space="preserve"> accounting for </w:t>
      </w:r>
      <w:r w:rsidR="009A49A0" w:rsidRPr="00C62A96">
        <w:rPr>
          <w:rFonts w:ascii="Arial" w:hAnsi="Arial" w:cs="Arial"/>
          <w:kern w:val="0"/>
          <w:sz w:val="22"/>
        </w:rPr>
        <w:t xml:space="preserve">approximately </w:t>
      </w:r>
      <w:r w:rsidR="001D60FA" w:rsidRPr="00C62A96">
        <w:rPr>
          <w:rFonts w:ascii="Arial" w:hAnsi="Arial" w:cs="Arial"/>
          <w:kern w:val="0"/>
          <w:sz w:val="22"/>
        </w:rPr>
        <w:t xml:space="preserve">1% of </w:t>
      </w:r>
      <w:r w:rsidR="009A49A0" w:rsidRPr="00C62A96">
        <w:rPr>
          <w:rFonts w:ascii="Arial" w:hAnsi="Arial" w:cs="Arial"/>
          <w:kern w:val="0"/>
          <w:sz w:val="22"/>
        </w:rPr>
        <w:t xml:space="preserve">the </w:t>
      </w:r>
      <w:r w:rsidR="001D60FA" w:rsidRPr="00C62A96">
        <w:rPr>
          <w:rFonts w:ascii="Arial" w:hAnsi="Arial" w:cs="Arial"/>
          <w:kern w:val="0"/>
          <w:sz w:val="22"/>
        </w:rPr>
        <w:t xml:space="preserve">total </w:t>
      </w:r>
      <w:r w:rsidR="00306691" w:rsidRPr="00C62A96">
        <w:rPr>
          <w:rFonts w:ascii="Arial" w:hAnsi="Arial" w:cs="Arial"/>
          <w:kern w:val="0"/>
          <w:sz w:val="22"/>
        </w:rPr>
        <w:t>cfDNA</w:t>
      </w:r>
      <w:r w:rsidR="005B133E" w:rsidRPr="00D40F5F">
        <w:rPr>
          <w:rFonts w:ascii="Arial" w:hAnsi="Arial" w:cs="Arial"/>
          <w:kern w:val="0"/>
          <w:sz w:val="22"/>
        </w:rPr>
        <w:fldChar w:fldCharType="begin">
          <w:fldData xml:space="preserve">PEVuZE5vdGU+PENpdGU+PEF1dGhvcj5HdW88L0F1dGhvcj48WWVhcj4yMDE3PC9ZZWFyPjxSZWNO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</w:fldData>
        </w:fldChar>
      </w:r>
      <w:r w:rsidR="00121136" w:rsidRPr="0032649F">
        <w:rPr>
          <w:rFonts w:ascii="Arial" w:hAnsi="Arial" w:cs="Arial"/>
          <w:kern w:val="0"/>
          <w:sz w:val="22"/>
        </w:rPr>
        <w:instrText xml:space="preserve"> ADDIN EN.CITE </w:instrText>
      </w:r>
      <w:r w:rsidR="00121136" w:rsidRPr="000974A6">
        <w:rPr>
          <w:rFonts w:ascii="Arial" w:hAnsi="Arial" w:cs="Arial"/>
          <w:kern w:val="0"/>
          <w:sz w:val="22"/>
        </w:rPr>
        <w:fldChar w:fldCharType="begin">
          <w:fldData xml:space="preserve">PEVuZE5vdGU+PENpdGU+PEF1dGhvcj5HdW88L0F1dGhvcj48WWVhcj4yMDE3PC9ZZWFyPjxSZWNO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</w:fldData>
        </w:fldChar>
      </w:r>
      <w:r w:rsidR="00121136" w:rsidRPr="0032649F">
        <w:rPr>
          <w:rFonts w:ascii="Arial" w:hAnsi="Arial" w:cs="Arial"/>
          <w:kern w:val="0"/>
          <w:sz w:val="22"/>
        </w:rPr>
        <w:instrText xml:space="preserve"> ADDIN EN.CITE.DATA </w:instrText>
      </w:r>
      <w:r w:rsidR="00121136" w:rsidRPr="000974A6">
        <w:rPr>
          <w:rFonts w:ascii="Arial" w:hAnsi="Arial" w:cs="Arial"/>
          <w:kern w:val="0"/>
          <w:sz w:val="22"/>
        </w:rPr>
      </w:r>
      <w:r w:rsidR="00121136" w:rsidRPr="000974A6">
        <w:rPr>
          <w:rFonts w:ascii="Arial" w:hAnsi="Arial" w:cs="Arial"/>
          <w:kern w:val="0"/>
          <w:sz w:val="22"/>
        </w:rPr>
        <w:fldChar w:fldCharType="end"/>
      </w:r>
      <w:r w:rsidR="005B133E" w:rsidRPr="00D40F5F">
        <w:rPr>
          <w:rFonts w:ascii="Arial" w:hAnsi="Arial" w:cs="Arial"/>
          <w:kern w:val="0"/>
          <w:sz w:val="22"/>
        </w:rPr>
      </w:r>
      <w:r w:rsidR="005B133E" w:rsidRPr="00D40F5F">
        <w:rPr>
          <w:rFonts w:ascii="Arial" w:hAnsi="Arial" w:cs="Arial"/>
          <w:kern w:val="0"/>
          <w:sz w:val="22"/>
        </w:rPr>
        <w:fldChar w:fldCharType="separate"/>
      </w:r>
      <w:r w:rsidR="00121136" w:rsidRPr="00D40F5F">
        <w:rPr>
          <w:rFonts w:ascii="Arial" w:hAnsi="Arial" w:cs="Arial"/>
          <w:noProof/>
          <w:kern w:val="0"/>
          <w:sz w:val="22"/>
          <w:vertAlign w:val="superscript"/>
        </w:rPr>
        <w:t>36</w:t>
      </w:r>
      <w:r w:rsidR="005B133E" w:rsidRPr="00D40F5F">
        <w:rPr>
          <w:rFonts w:ascii="Arial" w:hAnsi="Arial" w:cs="Arial"/>
          <w:kern w:val="0"/>
          <w:sz w:val="22"/>
        </w:rPr>
        <w:fldChar w:fldCharType="end"/>
      </w:r>
      <w:r w:rsidR="001D60FA" w:rsidRPr="00D40F5F">
        <w:rPr>
          <w:rFonts w:ascii="Arial" w:hAnsi="Arial" w:cs="Arial"/>
          <w:kern w:val="0"/>
          <w:sz w:val="22"/>
        </w:rPr>
        <w:t>, and</w:t>
      </w:r>
      <w:r w:rsidR="009A49A0" w:rsidRPr="00D40F5F">
        <w:rPr>
          <w:rFonts w:ascii="Arial" w:hAnsi="Arial" w:cs="Arial"/>
          <w:kern w:val="0"/>
          <w:sz w:val="22"/>
        </w:rPr>
        <w:t xml:space="preserve"> the</w:t>
      </w:r>
      <w:r w:rsidR="00A44566" w:rsidRPr="00D40F5F">
        <w:rPr>
          <w:rFonts w:ascii="Arial" w:hAnsi="Arial" w:cs="Arial"/>
          <w:kern w:val="0"/>
          <w:sz w:val="22"/>
        </w:rPr>
        <w:t xml:space="preserve"> deep sequencing of </w:t>
      </w:r>
      <w:proofErr w:type="spellStart"/>
      <w:r w:rsidR="00A44566" w:rsidRPr="00D40F5F">
        <w:rPr>
          <w:rFonts w:ascii="Arial" w:hAnsi="Arial" w:cs="Arial"/>
          <w:kern w:val="0"/>
          <w:sz w:val="22"/>
        </w:rPr>
        <w:t>cfDNA</w:t>
      </w:r>
      <w:proofErr w:type="spellEnd"/>
      <w:r w:rsidR="009A49A0" w:rsidRPr="00B628F3">
        <w:rPr>
          <w:rFonts w:ascii="Arial" w:hAnsi="Arial" w:cs="Arial"/>
          <w:kern w:val="0"/>
          <w:sz w:val="22"/>
        </w:rPr>
        <w:t xml:space="preserve"> </w:t>
      </w:r>
      <w:r w:rsidR="00210A54" w:rsidRPr="00B628F3">
        <w:rPr>
          <w:rFonts w:ascii="Arial" w:hAnsi="Arial" w:cs="Arial"/>
          <w:kern w:val="0"/>
          <w:sz w:val="22"/>
        </w:rPr>
        <w:t>is</w:t>
      </w:r>
      <w:r w:rsidR="00A44566" w:rsidRPr="0048719D">
        <w:rPr>
          <w:rFonts w:ascii="Arial" w:hAnsi="Arial" w:cs="Arial"/>
          <w:kern w:val="0"/>
          <w:sz w:val="22"/>
        </w:rPr>
        <w:t xml:space="preserve"> cost prohibitive</w:t>
      </w:r>
      <w:r w:rsidR="001D60FA" w:rsidRPr="0048719D">
        <w:rPr>
          <w:rFonts w:ascii="Arial" w:hAnsi="Arial" w:cs="Arial"/>
          <w:kern w:val="0"/>
          <w:sz w:val="22"/>
        </w:rPr>
        <w:t>.</w:t>
      </w:r>
      <w:r w:rsidR="003F3773">
        <w:rPr>
          <w:rFonts w:ascii="Arial" w:hAnsi="Arial" w:cs="Arial"/>
          <w:kern w:val="0"/>
          <w:sz w:val="22"/>
        </w:rPr>
        <w:t xml:space="preserve"> </w:t>
      </w:r>
      <w:r w:rsidR="00587EC5" w:rsidRPr="0048719D">
        <w:rPr>
          <w:rFonts w:ascii="Arial" w:hAnsi="Arial" w:cs="Arial"/>
          <w:kern w:val="0"/>
          <w:sz w:val="22"/>
        </w:rPr>
        <w:t>Therefore,</w:t>
      </w:r>
      <w:r w:rsidR="00185A9C">
        <w:rPr>
          <w:rFonts w:ascii="Arial" w:hAnsi="Arial" w:cs="Arial"/>
          <w:kern w:val="0"/>
          <w:sz w:val="22"/>
        </w:rPr>
        <w:t xml:space="preserve"> we </w:t>
      </w:r>
      <w:r w:rsidR="003F3773">
        <w:rPr>
          <w:rFonts w:ascii="Arial" w:hAnsi="Arial" w:cs="Arial"/>
          <w:kern w:val="0"/>
          <w:sz w:val="22"/>
        </w:rPr>
        <w:t xml:space="preserve">enriched </w:t>
      </w:r>
      <w:r w:rsidR="00A44566" w:rsidRPr="00C62A96">
        <w:rPr>
          <w:rFonts w:ascii="Arial" w:hAnsi="Arial" w:cs="Arial"/>
          <w:kern w:val="0"/>
          <w:sz w:val="22"/>
        </w:rPr>
        <w:t>viral-host fragments</w:t>
      </w:r>
      <w:r w:rsidR="00121136" w:rsidRPr="00C62A96">
        <w:rPr>
          <w:rFonts w:ascii="Arial" w:hAnsi="Arial" w:cs="Arial"/>
          <w:kern w:val="0"/>
          <w:sz w:val="22"/>
        </w:rPr>
        <w:t xml:space="preserve"> </w:t>
      </w:r>
      <w:r w:rsidR="00185A9C">
        <w:rPr>
          <w:rFonts w:ascii="Arial" w:hAnsi="Arial" w:cs="Arial"/>
          <w:kern w:val="0"/>
          <w:sz w:val="22"/>
        </w:rPr>
        <w:t>using capture probes prior to deep sequencing</w:t>
      </w:r>
      <w:r w:rsidR="003F3773">
        <w:rPr>
          <w:rFonts w:ascii="Arial" w:hAnsi="Arial" w:cs="Arial"/>
          <w:kern w:val="0"/>
          <w:sz w:val="22"/>
        </w:rPr>
        <w:t xml:space="preserve"> t</w:t>
      </w:r>
      <w:r w:rsidR="004E0AE0">
        <w:rPr>
          <w:rFonts w:ascii="Arial" w:hAnsi="Arial" w:cs="Arial" w:hint="eastAsia"/>
          <w:kern w:val="0"/>
          <w:sz w:val="22"/>
        </w:rPr>
        <w:t>o</w:t>
      </w:r>
      <w:r w:rsidR="00185A9C">
        <w:rPr>
          <w:rFonts w:ascii="Arial" w:hAnsi="Arial" w:cs="Arial"/>
          <w:kern w:val="0"/>
          <w:sz w:val="22"/>
        </w:rPr>
        <w:t xml:space="preserve"> </w:t>
      </w:r>
      <w:r w:rsidR="00A44566" w:rsidRPr="00C62A96">
        <w:rPr>
          <w:rFonts w:ascii="Arial" w:hAnsi="Arial" w:cs="Arial"/>
          <w:kern w:val="0"/>
          <w:sz w:val="22"/>
        </w:rPr>
        <w:t xml:space="preserve">reduce the sequencing </w:t>
      </w:r>
      <w:r w:rsidR="00F5227E" w:rsidRPr="00C62A96">
        <w:rPr>
          <w:rFonts w:ascii="Arial" w:hAnsi="Arial" w:cs="Arial"/>
          <w:kern w:val="0"/>
          <w:sz w:val="22"/>
        </w:rPr>
        <w:t>volume</w:t>
      </w:r>
      <w:r w:rsidR="00121136" w:rsidRPr="00C62A96">
        <w:rPr>
          <w:rFonts w:ascii="Arial" w:hAnsi="Arial" w:cs="Arial"/>
          <w:kern w:val="0"/>
          <w:sz w:val="22"/>
        </w:rPr>
        <w:t xml:space="preserve"> and increase the sensitivity</w:t>
      </w:r>
      <w:r w:rsidR="00A44566" w:rsidRPr="00C62A96">
        <w:rPr>
          <w:rFonts w:ascii="Arial" w:hAnsi="Arial" w:cs="Arial"/>
          <w:kern w:val="0"/>
          <w:sz w:val="22"/>
        </w:rPr>
        <w:t>.</w:t>
      </w:r>
    </w:p>
    <w:p w14:paraId="3083B0AB" w14:textId="77777777" w:rsidR="005B133E" w:rsidRPr="00B628F3" w:rsidRDefault="005B133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71D5E0C" w14:textId="5EB7F995" w:rsidR="00BF4669" w:rsidRPr="00D40F5F" w:rsidRDefault="00EF507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sidRPr="00B628F3">
        <w:rPr>
          <w:rFonts w:ascii="Arial" w:hAnsi="Arial" w:cs="Arial"/>
          <w:kern w:val="0"/>
          <w:sz w:val="22"/>
        </w:rPr>
        <w:t>H</w:t>
      </w:r>
      <w:r w:rsidR="00335EF5" w:rsidRPr="0048719D">
        <w:rPr>
          <w:rFonts w:ascii="Arial" w:hAnsi="Arial" w:cs="Arial"/>
          <w:kern w:val="0"/>
          <w:sz w:val="22"/>
        </w:rPr>
        <w:t xml:space="preserve">ere </w:t>
      </w:r>
      <w:r w:rsidR="00130EF1" w:rsidRPr="0048719D">
        <w:rPr>
          <w:rFonts w:ascii="Arial" w:hAnsi="Arial" w:cs="Arial"/>
          <w:kern w:val="0"/>
          <w:sz w:val="22"/>
        </w:rPr>
        <w:t>we design</w:t>
      </w:r>
      <w:r w:rsidR="00741662" w:rsidRPr="0048719D">
        <w:rPr>
          <w:rFonts w:ascii="Arial" w:hAnsi="Arial" w:cs="Arial"/>
          <w:kern w:val="0"/>
          <w:sz w:val="22"/>
        </w:rPr>
        <w:t>ed</w:t>
      </w:r>
      <w:r w:rsidR="00130EF1" w:rsidRPr="0048719D">
        <w:rPr>
          <w:rFonts w:ascii="Arial" w:hAnsi="Arial" w:cs="Arial"/>
          <w:kern w:val="0"/>
          <w:sz w:val="22"/>
        </w:rPr>
        <w:t xml:space="preserve"> </w:t>
      </w:r>
      <w:r w:rsidR="009D0E68" w:rsidRPr="0048719D">
        <w:rPr>
          <w:rFonts w:ascii="Arial" w:hAnsi="Arial" w:cs="Arial"/>
          <w:kern w:val="0"/>
          <w:sz w:val="22"/>
        </w:rPr>
        <w:t>D</w:t>
      </w:r>
      <w:r w:rsidR="009D0E68" w:rsidRPr="0032649F">
        <w:rPr>
          <w:rFonts w:ascii="Arial" w:hAnsi="Arial" w:cs="Arial"/>
          <w:kern w:val="0"/>
          <w:sz w:val="22"/>
        </w:rPr>
        <w:t>NA</w:t>
      </w:r>
      <w:r w:rsidR="009D0E68" w:rsidRPr="00D40F5F">
        <w:rPr>
          <w:rFonts w:ascii="Arial" w:hAnsi="Arial" w:cs="Arial"/>
          <w:kern w:val="0"/>
          <w:sz w:val="22"/>
        </w:rPr>
        <w:t xml:space="preserve"> </w:t>
      </w:r>
      <w:r w:rsidR="00130EF1" w:rsidRPr="00D40F5F">
        <w:rPr>
          <w:rFonts w:ascii="Arial" w:hAnsi="Arial" w:cs="Arial"/>
          <w:kern w:val="0"/>
          <w:sz w:val="22"/>
        </w:rPr>
        <w:t xml:space="preserve">probes to </w:t>
      </w:r>
      <w:r w:rsidR="00455346" w:rsidRPr="0032649F">
        <w:rPr>
          <w:rFonts w:ascii="Arial" w:hAnsi="Arial" w:cs="Arial"/>
          <w:kern w:val="0"/>
          <w:sz w:val="22"/>
        </w:rPr>
        <w:t>capture</w:t>
      </w:r>
      <w:r w:rsidR="00AB49B0" w:rsidRPr="00D40F5F">
        <w:rPr>
          <w:rFonts w:ascii="Arial" w:hAnsi="Arial" w:cs="Arial"/>
          <w:kern w:val="0"/>
          <w:sz w:val="22"/>
        </w:rPr>
        <w:t xml:space="preserve"> </w:t>
      </w:r>
      <w:r w:rsidR="00130EF1" w:rsidRPr="00D40F5F">
        <w:rPr>
          <w:rFonts w:ascii="Arial" w:hAnsi="Arial" w:cs="Arial"/>
          <w:kern w:val="0"/>
          <w:sz w:val="22"/>
        </w:rPr>
        <w:t>the whole HBV genome</w:t>
      </w:r>
      <w:r w:rsidR="00AB49B0" w:rsidRPr="00D40F5F">
        <w:rPr>
          <w:rFonts w:ascii="Arial" w:hAnsi="Arial" w:cs="Arial"/>
          <w:kern w:val="0"/>
          <w:sz w:val="22"/>
        </w:rPr>
        <w:t xml:space="preserve"> so</w:t>
      </w:r>
      <w:r w:rsidR="00130EF1" w:rsidRPr="00D40F5F">
        <w:rPr>
          <w:rFonts w:ascii="Arial" w:hAnsi="Arial" w:cs="Arial"/>
          <w:kern w:val="0"/>
          <w:sz w:val="22"/>
        </w:rPr>
        <w:t xml:space="preserve"> that we could</w:t>
      </w:r>
      <w:r w:rsidRPr="00D40F5F">
        <w:rPr>
          <w:rFonts w:ascii="Arial" w:hAnsi="Arial" w:cs="Arial"/>
          <w:kern w:val="0"/>
          <w:sz w:val="22"/>
        </w:rPr>
        <w:t xml:space="preserve"> </w:t>
      </w:r>
      <w:r w:rsidR="00335EF5" w:rsidRPr="00D40F5F">
        <w:rPr>
          <w:rFonts w:ascii="Arial" w:hAnsi="Arial" w:cs="Arial"/>
          <w:kern w:val="0"/>
          <w:sz w:val="22"/>
        </w:rPr>
        <w:t xml:space="preserve">enrich </w:t>
      </w:r>
      <w:r w:rsidR="00100F4C">
        <w:rPr>
          <w:rFonts w:ascii="Arial" w:hAnsi="Arial" w:cs="Arial"/>
          <w:kern w:val="0"/>
          <w:sz w:val="22"/>
        </w:rPr>
        <w:t xml:space="preserve">our sample for </w:t>
      </w:r>
      <w:r w:rsidR="00335EF5" w:rsidRPr="00D40F5F">
        <w:rPr>
          <w:rFonts w:ascii="Arial" w:hAnsi="Arial" w:cs="Arial"/>
          <w:kern w:val="0"/>
          <w:sz w:val="22"/>
        </w:rPr>
        <w:t>HBV</w:t>
      </w:r>
      <w:r w:rsidR="00100F4C">
        <w:rPr>
          <w:rFonts w:ascii="Arial" w:hAnsi="Arial" w:cs="Arial"/>
          <w:kern w:val="0"/>
          <w:sz w:val="22"/>
        </w:rPr>
        <w:t xml:space="preserve"> containing </w:t>
      </w:r>
      <w:r w:rsidR="000974A6">
        <w:rPr>
          <w:rFonts w:ascii="Arial" w:hAnsi="Arial" w:cs="Arial"/>
          <w:kern w:val="0"/>
          <w:sz w:val="22"/>
        </w:rPr>
        <w:t xml:space="preserve">sequences </w:t>
      </w:r>
      <w:r w:rsidR="00100F4C">
        <w:rPr>
          <w:rFonts w:ascii="Arial" w:hAnsi="Arial" w:cs="Arial"/>
          <w:kern w:val="0"/>
          <w:sz w:val="22"/>
        </w:rPr>
        <w:t xml:space="preserve">from </w:t>
      </w:r>
      <w:r w:rsidR="00130EF1" w:rsidRPr="0048719D">
        <w:rPr>
          <w:rFonts w:ascii="Arial" w:hAnsi="Arial" w:cs="Arial"/>
          <w:kern w:val="0"/>
          <w:sz w:val="22"/>
        </w:rPr>
        <w:t xml:space="preserve">human </w:t>
      </w:r>
      <w:r w:rsidRPr="0048719D">
        <w:rPr>
          <w:rFonts w:ascii="Arial" w:hAnsi="Arial" w:cs="Arial"/>
          <w:kern w:val="0"/>
          <w:sz w:val="22"/>
        </w:rPr>
        <w:t xml:space="preserve">circulating </w:t>
      </w:r>
      <w:proofErr w:type="spellStart"/>
      <w:r w:rsidR="004B77A2">
        <w:rPr>
          <w:rFonts w:ascii="Arial" w:hAnsi="Arial" w:cs="Arial"/>
          <w:kern w:val="0"/>
          <w:sz w:val="22"/>
        </w:rPr>
        <w:t>cf</w:t>
      </w:r>
      <w:r w:rsidRPr="0048719D">
        <w:rPr>
          <w:rFonts w:ascii="Arial" w:hAnsi="Arial" w:cs="Arial"/>
          <w:kern w:val="0"/>
          <w:sz w:val="22"/>
        </w:rPr>
        <w:t>DNA</w:t>
      </w:r>
      <w:r w:rsidR="00130EF1" w:rsidRPr="0048719D">
        <w:rPr>
          <w:rFonts w:ascii="Arial" w:hAnsi="Arial" w:cs="Arial"/>
          <w:kern w:val="0"/>
          <w:sz w:val="22"/>
        </w:rPr>
        <w:t>s</w:t>
      </w:r>
      <w:proofErr w:type="spellEnd"/>
      <w:r w:rsidR="00130EF1" w:rsidRPr="0048719D">
        <w:rPr>
          <w:rFonts w:ascii="Arial" w:hAnsi="Arial" w:cs="Arial"/>
          <w:kern w:val="0"/>
          <w:sz w:val="22"/>
        </w:rPr>
        <w:t xml:space="preserve"> for deep sequencing.</w:t>
      </w:r>
      <w:r w:rsidR="004702FB" w:rsidRPr="0048719D">
        <w:rPr>
          <w:rFonts w:ascii="Arial" w:hAnsi="Arial" w:cs="Arial"/>
          <w:kern w:val="0"/>
          <w:sz w:val="22"/>
        </w:rPr>
        <w:t xml:space="preserve"> The small size of HBV genome enable</w:t>
      </w:r>
      <w:r w:rsidR="004E0AE0">
        <w:rPr>
          <w:rFonts w:ascii="Arial" w:hAnsi="Arial" w:cs="Arial"/>
          <w:kern w:val="0"/>
          <w:sz w:val="22"/>
        </w:rPr>
        <w:t>d</w:t>
      </w:r>
      <w:r w:rsidR="004702FB" w:rsidRPr="0048719D">
        <w:rPr>
          <w:rFonts w:ascii="Arial" w:hAnsi="Arial" w:cs="Arial"/>
          <w:kern w:val="0"/>
          <w:sz w:val="22"/>
        </w:rPr>
        <w:t xml:space="preserve"> </w:t>
      </w:r>
      <w:r w:rsidR="00182B53" w:rsidRPr="0032649F">
        <w:rPr>
          <w:rFonts w:ascii="Arial" w:hAnsi="Arial" w:cs="Arial"/>
          <w:kern w:val="0"/>
          <w:sz w:val="22"/>
        </w:rPr>
        <w:t xml:space="preserve">us </w:t>
      </w:r>
      <w:r w:rsidR="004702FB" w:rsidRPr="00D40F5F">
        <w:rPr>
          <w:rFonts w:ascii="Arial" w:hAnsi="Arial" w:cs="Arial"/>
          <w:kern w:val="0"/>
          <w:sz w:val="22"/>
        </w:rPr>
        <w:t xml:space="preserve">to achieve a deep sequencing coverage </w:t>
      </w:r>
      <w:r w:rsidR="00182B53" w:rsidRPr="0032649F">
        <w:rPr>
          <w:rFonts w:ascii="Arial" w:hAnsi="Arial" w:cs="Arial"/>
          <w:kern w:val="0"/>
          <w:sz w:val="22"/>
        </w:rPr>
        <w:t>at</w:t>
      </w:r>
      <w:r w:rsidR="00182B53" w:rsidRPr="00D40F5F">
        <w:rPr>
          <w:rFonts w:ascii="Arial" w:hAnsi="Arial" w:cs="Arial"/>
          <w:kern w:val="0"/>
          <w:sz w:val="22"/>
        </w:rPr>
        <w:t xml:space="preserve"> </w:t>
      </w:r>
      <w:r w:rsidR="004E0AE0">
        <w:rPr>
          <w:rFonts w:ascii="Arial" w:hAnsi="Arial" w:cs="Arial"/>
          <w:kern w:val="0"/>
          <w:sz w:val="22"/>
        </w:rPr>
        <w:t xml:space="preserve">a </w:t>
      </w:r>
      <w:r w:rsidR="004702FB" w:rsidRPr="00D40F5F">
        <w:rPr>
          <w:rFonts w:ascii="Arial" w:hAnsi="Arial" w:cs="Arial"/>
          <w:kern w:val="0"/>
          <w:sz w:val="22"/>
        </w:rPr>
        <w:t xml:space="preserve">small sequencing volume, </w:t>
      </w:r>
      <w:r w:rsidR="000974A6" w:rsidRPr="00D40F5F">
        <w:rPr>
          <w:rFonts w:ascii="Arial" w:hAnsi="Arial" w:cs="Arial"/>
          <w:kern w:val="0"/>
          <w:sz w:val="22"/>
        </w:rPr>
        <w:t>with</w:t>
      </w:r>
      <w:r w:rsidR="000974A6">
        <w:rPr>
          <w:rFonts w:ascii="Arial" w:hAnsi="Arial" w:cs="Arial"/>
          <w:kern w:val="0"/>
          <w:sz w:val="22"/>
        </w:rPr>
        <w:t xml:space="preserve"> </w:t>
      </w:r>
      <w:r w:rsidR="004E0AE0">
        <w:rPr>
          <w:rFonts w:ascii="Arial" w:hAnsi="Arial" w:cs="Arial"/>
          <w:kern w:val="0"/>
          <w:sz w:val="22"/>
        </w:rPr>
        <w:t xml:space="preserve">a </w:t>
      </w:r>
      <w:r w:rsidR="004702FB" w:rsidRPr="00D40F5F">
        <w:rPr>
          <w:rFonts w:ascii="Arial" w:hAnsi="Arial" w:cs="Arial"/>
          <w:kern w:val="0"/>
          <w:sz w:val="22"/>
        </w:rPr>
        <w:t xml:space="preserve">significantly increased ability to detect viral </w:t>
      </w:r>
      <w:proofErr w:type="spellStart"/>
      <w:r w:rsidR="004702FB" w:rsidRPr="00D40F5F">
        <w:rPr>
          <w:rFonts w:ascii="Arial" w:hAnsi="Arial" w:cs="Arial"/>
          <w:kern w:val="0"/>
          <w:sz w:val="22"/>
        </w:rPr>
        <w:t>integrants</w:t>
      </w:r>
      <w:proofErr w:type="spellEnd"/>
      <w:r w:rsidR="004702FB" w:rsidRPr="00D40F5F">
        <w:rPr>
          <w:rFonts w:ascii="Arial" w:hAnsi="Arial" w:cs="Arial"/>
          <w:kern w:val="0"/>
          <w:sz w:val="22"/>
        </w:rPr>
        <w:t>.</w:t>
      </w:r>
      <w:r w:rsidR="00130EF1" w:rsidRPr="00D40F5F">
        <w:rPr>
          <w:rFonts w:ascii="Arial" w:hAnsi="Arial" w:cs="Arial"/>
          <w:kern w:val="0"/>
          <w:sz w:val="22"/>
        </w:rPr>
        <w:t xml:space="preserve"> </w:t>
      </w:r>
      <w:r w:rsidR="00790A4B" w:rsidRPr="00D40F5F">
        <w:rPr>
          <w:rFonts w:ascii="Arial" w:hAnsi="Arial" w:cs="Arial"/>
          <w:kern w:val="0"/>
          <w:sz w:val="22"/>
        </w:rPr>
        <w:t>In this study,</w:t>
      </w:r>
      <w:r w:rsidR="009D0E68" w:rsidRPr="00D40F5F">
        <w:rPr>
          <w:rFonts w:ascii="Arial" w:hAnsi="Arial" w:cs="Arial"/>
          <w:kern w:val="0"/>
          <w:sz w:val="22"/>
        </w:rPr>
        <w:t xml:space="preserve"> we </w:t>
      </w:r>
      <w:r w:rsidR="00455346" w:rsidRPr="0032649F">
        <w:rPr>
          <w:rFonts w:ascii="Arial" w:hAnsi="Arial" w:cs="Arial"/>
          <w:kern w:val="0"/>
          <w:sz w:val="22"/>
        </w:rPr>
        <w:t>analyzed</w:t>
      </w:r>
      <w:r w:rsidR="00455346" w:rsidRPr="00D40F5F">
        <w:rPr>
          <w:rFonts w:ascii="Arial" w:hAnsi="Arial" w:cs="Arial"/>
          <w:kern w:val="0"/>
          <w:sz w:val="22"/>
        </w:rPr>
        <w:t xml:space="preserve"> </w:t>
      </w:r>
      <w:r w:rsidR="004E0AE0">
        <w:rPr>
          <w:rFonts w:ascii="Arial" w:hAnsi="Arial" w:cs="Arial"/>
          <w:kern w:val="0"/>
          <w:sz w:val="22"/>
        </w:rPr>
        <w:t>tumor an</w:t>
      </w:r>
      <w:r w:rsidR="00D413CC">
        <w:rPr>
          <w:rFonts w:ascii="Arial" w:hAnsi="Arial" w:cs="Arial"/>
          <w:kern w:val="0"/>
          <w:sz w:val="22"/>
        </w:rPr>
        <w:t xml:space="preserve">d adjacent </w:t>
      </w:r>
      <w:r w:rsidR="004E0AE0">
        <w:rPr>
          <w:rFonts w:ascii="Arial" w:hAnsi="Arial" w:cs="Arial"/>
          <w:kern w:val="0"/>
          <w:sz w:val="22"/>
        </w:rPr>
        <w:t xml:space="preserve">non-tumor </w:t>
      </w:r>
      <w:r w:rsidR="00D413CC">
        <w:rPr>
          <w:rFonts w:ascii="Arial" w:hAnsi="Arial" w:cs="Arial"/>
          <w:kern w:val="0"/>
          <w:sz w:val="22"/>
        </w:rPr>
        <w:t xml:space="preserve">liver </w:t>
      </w:r>
      <w:r w:rsidR="009D0E68" w:rsidRPr="00D40F5F">
        <w:rPr>
          <w:rFonts w:ascii="Arial" w:hAnsi="Arial" w:cs="Arial"/>
          <w:kern w:val="0"/>
          <w:sz w:val="22"/>
        </w:rPr>
        <w:t>samples</w:t>
      </w:r>
      <w:r w:rsidR="00D413CC">
        <w:rPr>
          <w:rFonts w:ascii="Arial" w:hAnsi="Arial" w:cs="Arial"/>
          <w:kern w:val="0"/>
          <w:sz w:val="22"/>
        </w:rPr>
        <w:t xml:space="preserve"> alongside </w:t>
      </w:r>
      <w:proofErr w:type="spellStart"/>
      <w:r w:rsidR="00D413CC">
        <w:rPr>
          <w:rFonts w:ascii="Arial" w:hAnsi="Arial" w:cs="Arial"/>
          <w:kern w:val="0"/>
          <w:sz w:val="22"/>
        </w:rPr>
        <w:t>cfDNA</w:t>
      </w:r>
      <w:proofErr w:type="spellEnd"/>
      <w:r w:rsidR="00D413CC">
        <w:rPr>
          <w:rFonts w:ascii="Arial" w:hAnsi="Arial" w:cs="Arial"/>
          <w:kern w:val="0"/>
          <w:sz w:val="22"/>
        </w:rPr>
        <w:t xml:space="preserve"> derived from either plasma</w:t>
      </w:r>
      <w:r w:rsidR="009D0E68" w:rsidRPr="00D40F5F">
        <w:rPr>
          <w:rFonts w:ascii="Arial" w:hAnsi="Arial" w:cs="Arial"/>
          <w:kern w:val="0"/>
          <w:sz w:val="22"/>
        </w:rPr>
        <w:t xml:space="preserve"> </w:t>
      </w:r>
      <w:r w:rsidR="00D413CC">
        <w:rPr>
          <w:rFonts w:ascii="Arial" w:hAnsi="Arial" w:cs="Arial"/>
          <w:kern w:val="0"/>
          <w:sz w:val="22"/>
        </w:rPr>
        <w:t>or saliva sampled from the same patient</w:t>
      </w:r>
      <w:r w:rsidR="004702FB" w:rsidRPr="0048719D">
        <w:rPr>
          <w:rFonts w:ascii="Arial" w:hAnsi="Arial" w:cs="Arial"/>
          <w:kern w:val="0"/>
          <w:sz w:val="22"/>
        </w:rPr>
        <w:t>.</w:t>
      </w:r>
      <w:r w:rsidR="000974A6">
        <w:rPr>
          <w:rFonts w:ascii="Arial" w:hAnsi="Arial" w:cs="Arial"/>
          <w:kern w:val="0"/>
          <w:sz w:val="22"/>
        </w:rPr>
        <w:t xml:space="preserve"> </w:t>
      </w:r>
      <w:r w:rsidR="00100F4C">
        <w:rPr>
          <w:rFonts w:ascii="Arial" w:hAnsi="Arial" w:cs="Arial"/>
          <w:kern w:val="0"/>
          <w:sz w:val="22"/>
        </w:rPr>
        <w:t xml:space="preserve">We </w:t>
      </w:r>
      <w:r w:rsidR="004702FB" w:rsidRPr="00EA1705">
        <w:rPr>
          <w:rFonts w:ascii="Arial" w:hAnsi="Arial" w:cs="Arial"/>
          <w:kern w:val="0"/>
          <w:sz w:val="22"/>
        </w:rPr>
        <w:t xml:space="preserve">show this </w:t>
      </w:r>
      <w:r w:rsidR="00435771" w:rsidRPr="0032649F">
        <w:rPr>
          <w:rFonts w:ascii="Arial" w:hAnsi="Arial" w:cs="Arial"/>
          <w:kern w:val="0"/>
          <w:sz w:val="22"/>
        </w:rPr>
        <w:t>approach</w:t>
      </w:r>
      <w:r w:rsidR="00435771" w:rsidRPr="00D40F5F">
        <w:rPr>
          <w:rFonts w:ascii="Arial" w:hAnsi="Arial" w:cs="Arial"/>
          <w:kern w:val="0"/>
          <w:sz w:val="22"/>
        </w:rPr>
        <w:t xml:space="preserve"> </w:t>
      </w:r>
      <w:r w:rsidR="00AA213F">
        <w:rPr>
          <w:rFonts w:ascii="Arial" w:hAnsi="Arial" w:cs="Arial"/>
          <w:kern w:val="0"/>
          <w:sz w:val="22"/>
        </w:rPr>
        <w:t>to</w:t>
      </w:r>
      <w:r w:rsidR="00AA213F" w:rsidRPr="00D40F5F">
        <w:rPr>
          <w:rFonts w:ascii="Arial" w:hAnsi="Arial" w:cs="Arial"/>
          <w:kern w:val="0"/>
          <w:sz w:val="22"/>
        </w:rPr>
        <w:t xml:space="preserve"> </w:t>
      </w:r>
      <w:r w:rsidR="004702FB" w:rsidRPr="00D40F5F">
        <w:rPr>
          <w:rFonts w:ascii="Arial" w:hAnsi="Arial" w:cs="Arial"/>
          <w:kern w:val="0"/>
          <w:sz w:val="22"/>
        </w:rPr>
        <w:t>be a</w:t>
      </w:r>
      <w:r w:rsidR="00435771" w:rsidRPr="0032649F">
        <w:rPr>
          <w:rFonts w:ascii="Arial" w:hAnsi="Arial" w:cs="Arial"/>
          <w:kern w:val="0"/>
          <w:sz w:val="22"/>
        </w:rPr>
        <w:t xml:space="preserve">n efficient </w:t>
      </w:r>
      <w:r w:rsidR="004702FB" w:rsidRPr="00D40F5F">
        <w:rPr>
          <w:rFonts w:ascii="Arial" w:hAnsi="Arial" w:cs="Arial"/>
          <w:kern w:val="0"/>
          <w:sz w:val="22"/>
        </w:rPr>
        <w:t xml:space="preserve">strategy to characterize the viral </w:t>
      </w:r>
      <w:r w:rsidR="003F3773" w:rsidRPr="00D40F5F">
        <w:rPr>
          <w:rFonts w:ascii="Arial" w:hAnsi="Arial" w:cs="Arial"/>
          <w:kern w:val="0"/>
          <w:sz w:val="22"/>
        </w:rPr>
        <w:t>integrati</w:t>
      </w:r>
      <w:r w:rsidR="003F3773">
        <w:rPr>
          <w:rFonts w:ascii="Arial" w:hAnsi="Arial" w:cs="Arial"/>
          <w:kern w:val="0"/>
          <w:sz w:val="22"/>
        </w:rPr>
        <w:t>ons</w:t>
      </w:r>
      <w:r w:rsidR="00AA213F">
        <w:rPr>
          <w:rFonts w:ascii="Arial" w:hAnsi="Arial" w:cs="Arial"/>
          <w:kern w:val="0"/>
          <w:sz w:val="22"/>
        </w:rPr>
        <w:t xml:space="preserve"> from tumors</w:t>
      </w:r>
      <w:r w:rsidR="004702FB" w:rsidRPr="00D40F5F">
        <w:rPr>
          <w:rFonts w:ascii="Arial" w:hAnsi="Arial" w:cs="Arial"/>
          <w:kern w:val="0"/>
          <w:sz w:val="22"/>
        </w:rPr>
        <w:t xml:space="preserve"> in pla</w:t>
      </w:r>
      <w:r w:rsidR="00AA213F">
        <w:rPr>
          <w:rFonts w:ascii="Arial" w:hAnsi="Arial" w:cs="Arial"/>
          <w:kern w:val="0"/>
          <w:sz w:val="22"/>
        </w:rPr>
        <w:t>s</w:t>
      </w:r>
      <w:r w:rsidR="004702FB" w:rsidRPr="00D40F5F">
        <w:rPr>
          <w:rFonts w:ascii="Arial" w:hAnsi="Arial" w:cs="Arial"/>
          <w:kern w:val="0"/>
          <w:sz w:val="22"/>
        </w:rPr>
        <w:t>ma</w:t>
      </w:r>
      <w:r w:rsidR="00435771" w:rsidRPr="0032649F">
        <w:rPr>
          <w:rFonts w:ascii="Arial" w:hAnsi="Arial" w:cs="Arial"/>
          <w:kern w:val="0"/>
          <w:sz w:val="22"/>
        </w:rPr>
        <w:t xml:space="preserve"> </w:t>
      </w:r>
      <w:r w:rsidR="00AA213F">
        <w:rPr>
          <w:rFonts w:ascii="Arial" w:hAnsi="Arial" w:cs="Arial"/>
          <w:kern w:val="0"/>
          <w:sz w:val="22"/>
        </w:rPr>
        <w:t xml:space="preserve">with a potential use </w:t>
      </w:r>
      <w:r w:rsidR="00435771" w:rsidRPr="0032649F">
        <w:rPr>
          <w:rFonts w:ascii="Arial" w:hAnsi="Arial" w:cs="Arial"/>
          <w:kern w:val="0"/>
          <w:sz w:val="22"/>
        </w:rPr>
        <w:t xml:space="preserve">to screen for </w:t>
      </w:r>
      <w:r w:rsidR="00435771" w:rsidRPr="00D40F5F">
        <w:rPr>
          <w:rFonts w:ascii="Arial" w:hAnsi="Arial" w:cs="Arial"/>
          <w:kern w:val="0"/>
          <w:sz w:val="22"/>
        </w:rPr>
        <w:t>liver cancer in patients with HBV infection</w:t>
      </w:r>
      <w:r w:rsidR="00AA213F">
        <w:rPr>
          <w:rFonts w:ascii="Arial" w:hAnsi="Arial" w:cs="Arial"/>
          <w:kern w:val="0"/>
          <w:sz w:val="22"/>
        </w:rPr>
        <w:t>.</w:t>
      </w:r>
      <w:r w:rsidR="004702FB" w:rsidRPr="00D40F5F">
        <w:rPr>
          <w:rFonts w:ascii="Arial" w:hAnsi="Arial" w:cs="Arial"/>
          <w:kern w:val="0"/>
          <w:sz w:val="22"/>
        </w:rPr>
        <w:t xml:space="preserve"> </w:t>
      </w:r>
      <w:r w:rsidR="00AA213F">
        <w:rPr>
          <w:rFonts w:ascii="Arial" w:hAnsi="Arial" w:cs="Arial"/>
          <w:kern w:val="0"/>
          <w:sz w:val="22"/>
        </w:rPr>
        <w:t xml:space="preserve">In </w:t>
      </w:r>
      <w:r w:rsidR="003F3773">
        <w:rPr>
          <w:rFonts w:ascii="Arial" w:hAnsi="Arial" w:cs="Arial"/>
          <w:kern w:val="0"/>
          <w:sz w:val="22"/>
        </w:rPr>
        <w:t>addition,</w:t>
      </w:r>
      <w:r w:rsidR="00AA213F">
        <w:rPr>
          <w:rFonts w:ascii="Arial" w:hAnsi="Arial" w:cs="Arial"/>
          <w:kern w:val="0"/>
          <w:sz w:val="22"/>
        </w:rPr>
        <w:t xml:space="preserve"> we use the</w:t>
      </w:r>
      <w:r w:rsidR="00AA213F" w:rsidRPr="00D40F5F">
        <w:rPr>
          <w:rFonts w:ascii="Arial" w:hAnsi="Arial" w:cs="Arial"/>
          <w:kern w:val="0"/>
          <w:sz w:val="22"/>
        </w:rPr>
        <w:t xml:space="preserve"> </w:t>
      </w:r>
      <w:r w:rsidR="00435771" w:rsidRPr="0032649F">
        <w:rPr>
          <w:rFonts w:ascii="Arial" w:hAnsi="Arial" w:cs="Arial"/>
          <w:kern w:val="0"/>
          <w:sz w:val="22"/>
        </w:rPr>
        <w:t xml:space="preserve">short reads sequencing </w:t>
      </w:r>
      <w:r w:rsidR="003F3773" w:rsidRPr="0032649F">
        <w:rPr>
          <w:rFonts w:ascii="Arial" w:hAnsi="Arial" w:cs="Arial"/>
          <w:kern w:val="0"/>
          <w:sz w:val="22"/>
        </w:rPr>
        <w:t>data to</w:t>
      </w:r>
      <w:r w:rsidR="00435771" w:rsidRPr="0032649F">
        <w:rPr>
          <w:rFonts w:ascii="Arial" w:hAnsi="Arial" w:cs="Arial"/>
          <w:kern w:val="0"/>
          <w:sz w:val="22"/>
        </w:rPr>
        <w:t xml:space="preserve"> predict the </w:t>
      </w:r>
      <w:r w:rsidR="00AA213F">
        <w:rPr>
          <w:rFonts w:ascii="Arial" w:hAnsi="Arial" w:cs="Arial"/>
          <w:kern w:val="0"/>
          <w:sz w:val="22"/>
        </w:rPr>
        <w:t xml:space="preserve">orientation and length </w:t>
      </w:r>
      <w:r w:rsidR="00435771" w:rsidRPr="0032649F">
        <w:rPr>
          <w:rFonts w:ascii="Arial" w:hAnsi="Arial" w:cs="Arial"/>
          <w:kern w:val="0"/>
          <w:sz w:val="22"/>
        </w:rPr>
        <w:t>of integration by pairing the two ends of each integrant</w:t>
      </w:r>
      <w:r w:rsidR="004702FB" w:rsidRPr="00D40F5F">
        <w:rPr>
          <w:rFonts w:ascii="Arial" w:hAnsi="Arial" w:cs="Arial"/>
          <w:kern w:val="0"/>
          <w:sz w:val="22"/>
        </w:rPr>
        <w:t>.</w:t>
      </w:r>
    </w:p>
    <w:p w14:paraId="4CADC89A" w14:textId="77777777" w:rsidR="00130EF1" w:rsidRPr="00B628F3" w:rsidRDefault="00130EF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1F59868" w14:textId="77777777" w:rsidR="006B5F73" w:rsidRPr="0048719D" w:rsidRDefault="006B5F73" w:rsidP="003F3773">
      <w:pPr>
        <w:pStyle w:val="2"/>
        <w:spacing w:before="0" w:after="0"/>
        <w:jc w:val="left"/>
        <w:rPr>
          <w:rFonts w:ascii="Arial" w:hAnsi="Arial" w:cs="Arial"/>
          <w:sz w:val="22"/>
          <w:szCs w:val="22"/>
        </w:rPr>
      </w:pPr>
      <w:r w:rsidRPr="0048719D">
        <w:rPr>
          <w:rFonts w:ascii="Arial" w:hAnsi="Arial" w:cs="Arial"/>
          <w:sz w:val="22"/>
          <w:szCs w:val="22"/>
        </w:rPr>
        <w:t>Results</w:t>
      </w:r>
    </w:p>
    <w:p w14:paraId="05E4AD2B" w14:textId="77777777" w:rsidR="00BF4669" w:rsidRPr="00185A9C" w:rsidRDefault="00BF4669"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30FE6C63" w14:textId="1CAEC854" w:rsidR="000974A6" w:rsidRDefault="0029387C" w:rsidP="00587EC5">
      <w:pPr>
        <w:pStyle w:val="3"/>
        <w:spacing w:before="0" w:after="0"/>
        <w:jc w:val="left"/>
      </w:pPr>
      <w:r w:rsidRPr="004E0AE0">
        <w:rPr>
          <w:rFonts w:ascii="Arial" w:hAnsi="Arial" w:cs="Arial"/>
          <w:sz w:val="22"/>
          <w:szCs w:val="22"/>
        </w:rPr>
        <w:t xml:space="preserve">Landscape </w:t>
      </w:r>
      <w:r w:rsidR="006B5F73" w:rsidRPr="004E0AE0">
        <w:rPr>
          <w:rFonts w:ascii="Arial" w:hAnsi="Arial" w:cs="Arial"/>
          <w:sz w:val="22"/>
          <w:szCs w:val="22"/>
        </w:rPr>
        <w:t xml:space="preserve">of HBV integration in cancer and adjacent non-cancer liver tissues </w:t>
      </w:r>
    </w:p>
    <w:p w14:paraId="781C88E2" w14:textId="6E761248" w:rsidR="00FC33F3" w:rsidRDefault="00DB4412" w:rsidP="003F3773">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0974A6">
        <w:rPr>
          <w:rFonts w:ascii="Arial" w:hAnsi="Arial" w:cs="Arial"/>
          <w:kern w:val="0"/>
          <w:sz w:val="22"/>
        </w:rPr>
        <w:t xml:space="preserve">To enrich </w:t>
      </w:r>
      <w:r w:rsidR="00AA213F" w:rsidRPr="000974A6">
        <w:rPr>
          <w:rFonts w:ascii="Arial" w:hAnsi="Arial" w:cs="Arial"/>
          <w:kern w:val="0"/>
          <w:sz w:val="22"/>
        </w:rPr>
        <w:t>for</w:t>
      </w:r>
      <w:r w:rsidRPr="000974A6">
        <w:rPr>
          <w:rFonts w:ascii="Arial" w:hAnsi="Arial" w:cs="Arial"/>
          <w:kern w:val="0"/>
          <w:sz w:val="22"/>
        </w:rPr>
        <w:t xml:space="preserve"> </w:t>
      </w:r>
      <w:r w:rsidR="00AA213F" w:rsidRPr="000974A6">
        <w:rPr>
          <w:rFonts w:ascii="Arial" w:hAnsi="Arial" w:cs="Arial"/>
          <w:kern w:val="0"/>
          <w:sz w:val="22"/>
        </w:rPr>
        <w:t xml:space="preserve">viral </w:t>
      </w:r>
      <w:proofErr w:type="spellStart"/>
      <w:r w:rsidRPr="000974A6">
        <w:rPr>
          <w:rFonts w:ascii="Arial" w:hAnsi="Arial" w:cs="Arial"/>
          <w:kern w:val="0"/>
          <w:sz w:val="22"/>
        </w:rPr>
        <w:t>integrants</w:t>
      </w:r>
      <w:proofErr w:type="spellEnd"/>
      <w:r w:rsidRPr="000974A6">
        <w:rPr>
          <w:rFonts w:ascii="Arial" w:hAnsi="Arial" w:cs="Arial"/>
          <w:kern w:val="0"/>
          <w:sz w:val="22"/>
        </w:rPr>
        <w:t xml:space="preserve"> </w:t>
      </w:r>
      <w:r w:rsidR="000974A6" w:rsidRPr="000974A6">
        <w:rPr>
          <w:rFonts w:ascii="Arial" w:hAnsi="Arial" w:cs="Arial"/>
          <w:kern w:val="0"/>
          <w:sz w:val="22"/>
        </w:rPr>
        <w:t xml:space="preserve">in </w:t>
      </w:r>
      <w:proofErr w:type="spellStart"/>
      <w:r w:rsidR="00AA213F" w:rsidRPr="000974A6">
        <w:rPr>
          <w:rFonts w:ascii="Arial" w:hAnsi="Arial" w:cs="Arial"/>
          <w:kern w:val="0"/>
          <w:sz w:val="22"/>
        </w:rPr>
        <w:t>cfDNA</w:t>
      </w:r>
      <w:proofErr w:type="spellEnd"/>
      <w:r w:rsidR="00FC33F3" w:rsidRPr="000974A6">
        <w:rPr>
          <w:rFonts w:ascii="Arial" w:hAnsi="Arial" w:cs="Arial"/>
          <w:kern w:val="0"/>
          <w:sz w:val="22"/>
        </w:rPr>
        <w:t xml:space="preserve"> isolated from plasma</w:t>
      </w:r>
      <w:r w:rsidR="00AA213F" w:rsidRPr="000974A6">
        <w:rPr>
          <w:rFonts w:ascii="Arial" w:hAnsi="Arial" w:cs="Arial"/>
          <w:kern w:val="0"/>
          <w:sz w:val="22"/>
        </w:rPr>
        <w:t xml:space="preserve"> </w:t>
      </w:r>
      <w:r w:rsidRPr="000974A6">
        <w:rPr>
          <w:rFonts w:ascii="Arial" w:hAnsi="Arial" w:cs="Arial"/>
          <w:kern w:val="0"/>
          <w:sz w:val="22"/>
        </w:rPr>
        <w:t>and reduce the</w:t>
      </w:r>
      <w:r w:rsidR="00AA213F" w:rsidRPr="000974A6">
        <w:rPr>
          <w:rFonts w:ascii="Arial" w:hAnsi="Arial" w:cs="Arial"/>
          <w:kern w:val="0"/>
          <w:sz w:val="22"/>
        </w:rPr>
        <w:t xml:space="preserve"> volume </w:t>
      </w:r>
      <w:r w:rsidR="00FC33F3" w:rsidRPr="000974A6">
        <w:rPr>
          <w:rFonts w:ascii="Arial" w:hAnsi="Arial" w:cs="Arial"/>
          <w:kern w:val="0"/>
          <w:sz w:val="22"/>
        </w:rPr>
        <w:t>of sample for</w:t>
      </w:r>
      <w:r w:rsidRPr="000974A6">
        <w:rPr>
          <w:rFonts w:ascii="Arial" w:hAnsi="Arial" w:cs="Arial"/>
          <w:kern w:val="0"/>
          <w:sz w:val="22"/>
        </w:rPr>
        <w:t xml:space="preserve"> sequencing, we designed </w:t>
      </w:r>
      <w:r w:rsidR="00AA213F" w:rsidRPr="000974A6">
        <w:rPr>
          <w:rFonts w:ascii="Arial" w:hAnsi="Arial" w:cs="Arial"/>
          <w:kern w:val="0"/>
          <w:sz w:val="22"/>
        </w:rPr>
        <w:t xml:space="preserve">DNA </w:t>
      </w:r>
      <w:r w:rsidRPr="000974A6">
        <w:rPr>
          <w:rFonts w:ascii="Arial" w:hAnsi="Arial" w:cs="Arial"/>
          <w:kern w:val="0"/>
          <w:sz w:val="22"/>
        </w:rPr>
        <w:t xml:space="preserve">probes </w:t>
      </w:r>
      <w:r w:rsidR="00AA213F" w:rsidRPr="000974A6">
        <w:rPr>
          <w:rFonts w:ascii="Arial" w:hAnsi="Arial" w:cs="Arial"/>
          <w:kern w:val="0"/>
          <w:sz w:val="22"/>
        </w:rPr>
        <w:t xml:space="preserve">specific for </w:t>
      </w:r>
      <w:r w:rsidR="009A49EB" w:rsidRPr="000974A6">
        <w:rPr>
          <w:rFonts w:ascii="Arial" w:hAnsi="Arial" w:cs="Arial"/>
          <w:kern w:val="0"/>
          <w:sz w:val="22"/>
        </w:rPr>
        <w:t xml:space="preserve">HBV DNA </w:t>
      </w:r>
      <w:r w:rsidR="009F45D9" w:rsidRPr="000974A6">
        <w:rPr>
          <w:rFonts w:ascii="Arial" w:hAnsi="Arial" w:cs="Arial"/>
          <w:kern w:val="0"/>
          <w:sz w:val="22"/>
        </w:rPr>
        <w:t>sequences</w:t>
      </w:r>
      <w:r w:rsidR="009A49EB" w:rsidRPr="000974A6">
        <w:rPr>
          <w:rFonts w:ascii="Arial" w:hAnsi="Arial" w:cs="Arial"/>
          <w:kern w:val="0"/>
          <w:sz w:val="22"/>
        </w:rPr>
        <w:t xml:space="preserve"> (</w:t>
      </w:r>
      <w:r w:rsidR="009A49EB" w:rsidRPr="000974A6">
        <w:rPr>
          <w:rFonts w:ascii="Arial" w:hAnsi="Arial" w:cs="Arial"/>
          <w:color w:val="0070C0"/>
          <w:kern w:val="0"/>
          <w:sz w:val="22"/>
        </w:rPr>
        <w:t>Method</w:t>
      </w:r>
      <w:r w:rsidR="009A49EB" w:rsidRPr="000974A6">
        <w:rPr>
          <w:rFonts w:ascii="Arial" w:hAnsi="Arial" w:cs="Arial"/>
          <w:kern w:val="0"/>
          <w:sz w:val="22"/>
        </w:rPr>
        <w:t xml:space="preserve">). </w:t>
      </w:r>
      <w:r w:rsidR="006B5F73" w:rsidRPr="000974A6">
        <w:rPr>
          <w:rFonts w:ascii="Arial" w:hAnsi="Arial" w:cs="Arial"/>
          <w:kern w:val="0"/>
          <w:sz w:val="22"/>
        </w:rPr>
        <w:t>T</w:t>
      </w:r>
      <w:r w:rsidR="006B5F73" w:rsidRPr="00D40F5F">
        <w:rPr>
          <w:rFonts w:ascii="Arial" w:hAnsi="Arial" w:cs="Arial"/>
          <w:kern w:val="0"/>
          <w:sz w:val="22"/>
        </w:rPr>
        <w:t xml:space="preserve">o validate </w:t>
      </w:r>
      <w:r w:rsidR="00FC33F3">
        <w:rPr>
          <w:rFonts w:ascii="Arial" w:hAnsi="Arial" w:cs="Arial"/>
          <w:kern w:val="0"/>
          <w:sz w:val="22"/>
        </w:rPr>
        <w:t>the DNA probe capture of HBV DNA</w:t>
      </w:r>
      <w:r w:rsidR="00C81879" w:rsidRPr="00D40F5F">
        <w:rPr>
          <w:rFonts w:ascii="Arial" w:hAnsi="Arial" w:cs="Arial"/>
          <w:kern w:val="0"/>
          <w:sz w:val="22"/>
        </w:rPr>
        <w:t xml:space="preserve">, </w:t>
      </w:r>
      <w:r w:rsidR="006B5F73" w:rsidRPr="00D40F5F">
        <w:rPr>
          <w:rFonts w:ascii="Arial" w:hAnsi="Arial" w:cs="Arial"/>
          <w:kern w:val="0"/>
          <w:sz w:val="22"/>
        </w:rPr>
        <w:t>we</w:t>
      </w:r>
      <w:r w:rsidR="00031F8D" w:rsidRPr="0032649F">
        <w:rPr>
          <w:rFonts w:ascii="Arial" w:hAnsi="Arial" w:cs="Arial"/>
          <w:kern w:val="0"/>
          <w:sz w:val="22"/>
        </w:rPr>
        <w:t xml:space="preserve"> used</w:t>
      </w:r>
      <w:r w:rsidR="00C81879" w:rsidRPr="00D40F5F">
        <w:rPr>
          <w:rFonts w:ascii="Arial" w:hAnsi="Arial" w:cs="Arial"/>
          <w:kern w:val="0"/>
          <w:sz w:val="22"/>
        </w:rPr>
        <w:t xml:space="preserve"> </w:t>
      </w:r>
      <w:r w:rsidR="00FC33F3">
        <w:rPr>
          <w:rFonts w:ascii="Arial" w:hAnsi="Arial" w:cs="Arial"/>
          <w:kern w:val="0"/>
          <w:sz w:val="22"/>
        </w:rPr>
        <w:t xml:space="preserve">the </w:t>
      </w:r>
      <w:r w:rsidR="006B5F73" w:rsidRPr="00D40F5F">
        <w:rPr>
          <w:rFonts w:ascii="Arial" w:hAnsi="Arial" w:cs="Arial"/>
          <w:kern w:val="0"/>
          <w:sz w:val="22"/>
        </w:rPr>
        <w:t>HepG2.2.15 cells</w:t>
      </w:r>
      <w:r w:rsidR="00FC33F3">
        <w:rPr>
          <w:rFonts w:ascii="Arial" w:hAnsi="Arial" w:cs="Arial"/>
          <w:kern w:val="0"/>
          <w:sz w:val="22"/>
        </w:rPr>
        <w:t xml:space="preserve"> that are known to harbor integrated copies of HBV</w:t>
      </w:r>
      <w:r w:rsidR="00C81879" w:rsidRPr="00D40F5F">
        <w:rPr>
          <w:rFonts w:ascii="Arial" w:hAnsi="Arial" w:cs="Arial"/>
          <w:kern w:val="0"/>
          <w:sz w:val="22"/>
        </w:rPr>
        <w:t xml:space="preserve"> </w:t>
      </w:r>
      <w:r w:rsidR="0040356E" w:rsidRPr="00B628F3">
        <w:rPr>
          <w:rFonts w:ascii="Arial" w:hAnsi="Arial" w:cs="Arial"/>
          <w:kern w:val="0"/>
          <w:sz w:val="22"/>
        </w:rPr>
        <w:t xml:space="preserve">(Stage I, Study Design, </w:t>
      </w:r>
      <w:r w:rsidR="0040356E" w:rsidRPr="00B628F3">
        <w:rPr>
          <w:rFonts w:ascii="Arial" w:hAnsi="Arial" w:cs="Arial"/>
          <w:color w:val="0070C0"/>
          <w:kern w:val="0"/>
          <w:sz w:val="22"/>
        </w:rPr>
        <w:t>Figure 1A</w:t>
      </w:r>
      <w:r w:rsidR="0040356E" w:rsidRPr="0048719D">
        <w:rPr>
          <w:rFonts w:ascii="Arial" w:hAnsi="Arial" w:cs="Arial"/>
          <w:kern w:val="0"/>
          <w:sz w:val="22"/>
        </w:rPr>
        <w:t>)</w:t>
      </w:r>
      <w:r w:rsidR="006B5F73" w:rsidRPr="0048719D">
        <w:rPr>
          <w:rFonts w:ascii="Arial" w:hAnsi="Arial" w:cs="Arial"/>
          <w:kern w:val="0"/>
          <w:sz w:val="22"/>
        </w:rPr>
        <w:t xml:space="preserve">. </w:t>
      </w:r>
      <w:r w:rsidR="00C81879" w:rsidRPr="0048719D">
        <w:rPr>
          <w:rFonts w:ascii="Arial" w:hAnsi="Arial" w:cs="Arial"/>
          <w:kern w:val="0"/>
          <w:sz w:val="22"/>
        </w:rPr>
        <w:t>We found</w:t>
      </w:r>
      <w:r w:rsidR="00AA213F">
        <w:rPr>
          <w:rFonts w:ascii="Arial" w:hAnsi="Arial" w:cs="Arial"/>
          <w:kern w:val="0"/>
          <w:sz w:val="22"/>
        </w:rPr>
        <w:t xml:space="preserve"> </w:t>
      </w:r>
      <w:r w:rsidR="00C81879" w:rsidRPr="0048719D">
        <w:rPr>
          <w:rFonts w:ascii="Arial" w:hAnsi="Arial" w:cs="Arial"/>
          <w:kern w:val="0"/>
          <w:sz w:val="22"/>
        </w:rPr>
        <w:t>s</w:t>
      </w:r>
      <w:r w:rsidR="006B5F73" w:rsidRPr="00EA1705">
        <w:rPr>
          <w:rFonts w:ascii="Arial" w:hAnsi="Arial" w:cs="Arial"/>
          <w:kern w:val="0"/>
          <w:sz w:val="22"/>
        </w:rPr>
        <w:t xml:space="preserve">equencing uncovered </w:t>
      </w:r>
      <w:r w:rsidR="00FC33F3">
        <w:rPr>
          <w:rFonts w:ascii="Arial" w:hAnsi="Arial" w:cs="Arial"/>
          <w:kern w:val="0"/>
          <w:sz w:val="22"/>
        </w:rPr>
        <w:t>multiple</w:t>
      </w:r>
      <w:r w:rsidR="00FC33F3" w:rsidRPr="00EA1705">
        <w:rPr>
          <w:rFonts w:ascii="Arial" w:hAnsi="Arial" w:cs="Arial"/>
          <w:kern w:val="0"/>
          <w:sz w:val="22"/>
        </w:rPr>
        <w:t xml:space="preserve"> </w:t>
      </w:r>
      <w:r w:rsidR="006B5F73" w:rsidRPr="00EA1705">
        <w:rPr>
          <w:rFonts w:ascii="Arial" w:hAnsi="Arial" w:cs="Arial"/>
          <w:kern w:val="0"/>
          <w:sz w:val="22"/>
        </w:rPr>
        <w:t>fragments containing virus-cell DNA junctions, and evidence of HBV DNA integration (</w:t>
      </w:r>
      <w:r w:rsidR="006B5F73" w:rsidRPr="00185A9C">
        <w:rPr>
          <w:rFonts w:ascii="Arial" w:hAnsi="Arial" w:cs="Arial"/>
          <w:color w:val="0070C0"/>
          <w:kern w:val="0"/>
          <w:sz w:val="22"/>
        </w:rPr>
        <w:t>Table S1</w:t>
      </w:r>
      <w:r w:rsidR="006B5F73" w:rsidRPr="00185A9C">
        <w:rPr>
          <w:rFonts w:ascii="Arial" w:hAnsi="Arial" w:cs="Arial"/>
          <w:kern w:val="0"/>
          <w:sz w:val="22"/>
        </w:rPr>
        <w:t>). The virus-cell DNA junctions in the integrant fragments consisted of both the viral genome end</w:t>
      </w:r>
      <w:r w:rsidR="00587EC5">
        <w:rPr>
          <w:rFonts w:ascii="Arial" w:hAnsi="Arial" w:cs="Arial"/>
          <w:kern w:val="0"/>
          <w:sz w:val="22"/>
        </w:rPr>
        <w:t>s</w:t>
      </w:r>
      <w:r w:rsidR="006B5F73" w:rsidRPr="00185A9C">
        <w:rPr>
          <w:rFonts w:ascii="Arial" w:hAnsi="Arial" w:cs="Arial"/>
          <w:kern w:val="0"/>
          <w:sz w:val="22"/>
        </w:rPr>
        <w:t xml:space="preserve"> (</w:t>
      </w:r>
      <w:r w:rsidR="00455346" w:rsidRPr="0032649F">
        <w:rPr>
          <w:rFonts w:ascii="Arial" w:hAnsi="Arial" w:cs="Arial"/>
          <w:kern w:val="0"/>
          <w:sz w:val="22"/>
        </w:rPr>
        <w:t xml:space="preserve">viral </w:t>
      </w:r>
      <w:r w:rsidR="006B5F73" w:rsidRPr="00D40F5F">
        <w:rPr>
          <w:rFonts w:ascii="Arial" w:hAnsi="Arial" w:cs="Arial"/>
          <w:kern w:val="0"/>
          <w:sz w:val="22"/>
        </w:rPr>
        <w:t>breakpoint</w:t>
      </w:r>
      <w:r w:rsidR="00587EC5">
        <w:rPr>
          <w:rFonts w:ascii="Arial" w:hAnsi="Arial" w:cs="Arial"/>
          <w:kern w:val="0"/>
          <w:sz w:val="22"/>
        </w:rPr>
        <w:t>s</w:t>
      </w:r>
      <w:r w:rsidR="00C20275" w:rsidRPr="0032649F">
        <w:rPr>
          <w:rFonts w:ascii="Arial" w:hAnsi="Arial" w:cs="Arial"/>
          <w:kern w:val="0"/>
          <w:sz w:val="22"/>
        </w:rPr>
        <w:t xml:space="preserve">, </w:t>
      </w:r>
      <w:r w:rsidR="00C20275" w:rsidRPr="00D40F5F">
        <w:rPr>
          <w:rFonts w:ascii="Arial" w:hAnsi="Arial" w:cs="Arial"/>
          <w:color w:val="0070C0"/>
          <w:kern w:val="0"/>
          <w:sz w:val="22"/>
        </w:rPr>
        <w:t>Figure 1B</w:t>
      </w:r>
      <w:r w:rsidR="006B5F73" w:rsidRPr="00D40F5F">
        <w:rPr>
          <w:rFonts w:ascii="Arial" w:hAnsi="Arial" w:cs="Arial"/>
          <w:kern w:val="0"/>
          <w:sz w:val="22"/>
        </w:rPr>
        <w:t>) and cellular genome end</w:t>
      </w:r>
      <w:r w:rsidR="00587EC5">
        <w:rPr>
          <w:rFonts w:ascii="Arial" w:hAnsi="Arial" w:cs="Arial"/>
          <w:kern w:val="0"/>
          <w:sz w:val="22"/>
        </w:rPr>
        <w:t>s</w:t>
      </w:r>
      <w:r w:rsidR="00455346" w:rsidRPr="0032649F">
        <w:rPr>
          <w:rFonts w:ascii="Arial" w:hAnsi="Arial" w:cs="Arial"/>
          <w:kern w:val="0"/>
          <w:sz w:val="22"/>
        </w:rPr>
        <w:t xml:space="preserve"> (host breakpoint</w:t>
      </w:r>
      <w:r w:rsidR="00587EC5">
        <w:rPr>
          <w:rFonts w:ascii="Arial" w:hAnsi="Arial" w:cs="Arial"/>
          <w:kern w:val="0"/>
          <w:sz w:val="22"/>
        </w:rPr>
        <w:t>s</w:t>
      </w:r>
      <w:r w:rsidR="00C20275" w:rsidRPr="0032649F">
        <w:rPr>
          <w:rFonts w:ascii="Arial" w:hAnsi="Arial" w:cs="Arial"/>
          <w:kern w:val="0"/>
          <w:sz w:val="22"/>
        </w:rPr>
        <w:t xml:space="preserve">, </w:t>
      </w:r>
      <w:r w:rsidR="00C20275" w:rsidRPr="00D40F5F">
        <w:rPr>
          <w:rFonts w:ascii="Arial" w:hAnsi="Arial" w:cs="Arial"/>
          <w:color w:val="0070C0"/>
          <w:kern w:val="0"/>
          <w:sz w:val="22"/>
        </w:rPr>
        <w:t>Figure 1B</w:t>
      </w:r>
      <w:r w:rsidR="00455346" w:rsidRPr="0032649F">
        <w:rPr>
          <w:rFonts w:ascii="Arial" w:hAnsi="Arial" w:cs="Arial"/>
          <w:kern w:val="0"/>
          <w:sz w:val="22"/>
        </w:rPr>
        <w:t>)</w:t>
      </w:r>
      <w:r w:rsidR="006B5F73" w:rsidRPr="00D40F5F">
        <w:rPr>
          <w:rFonts w:ascii="Arial" w:hAnsi="Arial" w:cs="Arial"/>
          <w:kern w:val="0"/>
          <w:sz w:val="22"/>
        </w:rPr>
        <w:t xml:space="preserve">. In total, five integration sites in HepG2.2.15 </w:t>
      </w:r>
      <w:r w:rsidR="00FE11BB">
        <w:rPr>
          <w:rFonts w:ascii="Arial" w:hAnsi="Arial" w:cs="Arial"/>
          <w:kern w:val="0"/>
          <w:sz w:val="22"/>
        </w:rPr>
        <w:t xml:space="preserve">cells </w:t>
      </w:r>
      <w:r w:rsidR="006B5F73" w:rsidRPr="00D40F5F">
        <w:rPr>
          <w:rFonts w:ascii="Arial" w:hAnsi="Arial" w:cs="Arial"/>
          <w:kern w:val="0"/>
          <w:sz w:val="22"/>
        </w:rPr>
        <w:t xml:space="preserve">were identified using our protocol. </w:t>
      </w:r>
    </w:p>
    <w:p w14:paraId="11C96360" w14:textId="77777777" w:rsidR="00FC33F3" w:rsidRDefault="00FC33F3" w:rsidP="003F3773">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26B4E8B6" w14:textId="6FB16CC4" w:rsidR="00BE5FCE" w:rsidRPr="0032649F" w:rsidRDefault="00FC33F3" w:rsidP="003F3773">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Pr>
          <w:rFonts w:ascii="Arial" w:hAnsi="Arial" w:cs="Arial"/>
          <w:kern w:val="0"/>
          <w:sz w:val="22"/>
        </w:rPr>
        <w:t>W</w:t>
      </w:r>
      <w:r w:rsidR="006B5F73" w:rsidRPr="00D40F5F">
        <w:rPr>
          <w:rFonts w:ascii="Arial" w:hAnsi="Arial" w:cs="Arial"/>
          <w:kern w:val="0"/>
          <w:sz w:val="22"/>
        </w:rPr>
        <w:t xml:space="preserve">e then applied the method to </w:t>
      </w:r>
      <w:r w:rsidR="00741662" w:rsidRPr="00D40F5F">
        <w:rPr>
          <w:rFonts w:ascii="Arial" w:hAnsi="Arial" w:cs="Arial"/>
          <w:kern w:val="0"/>
          <w:sz w:val="22"/>
        </w:rPr>
        <w:t>80</w:t>
      </w:r>
      <w:r w:rsidR="00C81879" w:rsidRPr="00D40F5F">
        <w:rPr>
          <w:rFonts w:ascii="Arial" w:hAnsi="Arial" w:cs="Arial"/>
          <w:kern w:val="0"/>
          <w:sz w:val="22"/>
        </w:rPr>
        <w:t xml:space="preserve"> </w:t>
      </w:r>
      <w:r w:rsidR="00CA7B01">
        <w:rPr>
          <w:rFonts w:ascii="Arial" w:hAnsi="Arial" w:cs="Arial"/>
          <w:kern w:val="0"/>
          <w:sz w:val="22"/>
        </w:rPr>
        <w:t xml:space="preserve">biopsy </w:t>
      </w:r>
      <w:r w:rsidR="006B5F73" w:rsidRPr="00B628F3">
        <w:rPr>
          <w:rFonts w:ascii="Arial" w:hAnsi="Arial" w:cs="Arial"/>
          <w:kern w:val="0"/>
          <w:sz w:val="22"/>
        </w:rPr>
        <w:t xml:space="preserve">samples collected from 20 </w:t>
      </w:r>
      <w:r w:rsidR="00716E44" w:rsidRPr="0032649F">
        <w:rPr>
          <w:rFonts w:ascii="Arial" w:hAnsi="Arial" w:cs="Arial"/>
          <w:kern w:val="0"/>
          <w:sz w:val="22"/>
        </w:rPr>
        <w:t xml:space="preserve">liver cancer </w:t>
      </w:r>
      <w:r w:rsidR="006B5F73" w:rsidRPr="00D40F5F">
        <w:rPr>
          <w:rFonts w:ascii="Arial" w:hAnsi="Arial" w:cs="Arial"/>
          <w:kern w:val="0"/>
          <w:sz w:val="22"/>
        </w:rPr>
        <w:t>patients (</w:t>
      </w:r>
      <w:r w:rsidR="004215AF" w:rsidRPr="00D40F5F">
        <w:rPr>
          <w:rFonts w:ascii="Arial" w:hAnsi="Arial" w:cs="Arial"/>
          <w:kern w:val="0"/>
          <w:sz w:val="22"/>
        </w:rPr>
        <w:t>Study Design</w:t>
      </w:r>
      <w:r w:rsidR="006B5F73" w:rsidRPr="00D40F5F">
        <w:rPr>
          <w:rFonts w:ascii="Arial" w:hAnsi="Arial" w:cs="Arial"/>
          <w:kern w:val="0"/>
          <w:sz w:val="22"/>
        </w:rPr>
        <w:t xml:space="preserve">, </w:t>
      </w:r>
      <w:r w:rsidR="006B5F73" w:rsidRPr="00B628F3">
        <w:rPr>
          <w:rFonts w:ascii="Arial" w:hAnsi="Arial" w:cs="Arial"/>
          <w:color w:val="0070C0"/>
          <w:kern w:val="0"/>
          <w:sz w:val="22"/>
        </w:rPr>
        <w:t>Figure 1</w:t>
      </w:r>
      <w:r w:rsidR="0040356E" w:rsidRPr="00B628F3">
        <w:rPr>
          <w:rFonts w:ascii="Arial" w:hAnsi="Arial" w:cs="Arial"/>
          <w:color w:val="0070C0"/>
          <w:kern w:val="0"/>
          <w:sz w:val="22"/>
        </w:rPr>
        <w:t>A</w:t>
      </w:r>
      <w:r w:rsidR="006B5F73" w:rsidRPr="0048719D">
        <w:rPr>
          <w:rFonts w:ascii="Arial" w:hAnsi="Arial" w:cs="Arial"/>
          <w:kern w:val="0"/>
          <w:sz w:val="22"/>
        </w:rPr>
        <w:t xml:space="preserve">). </w:t>
      </w:r>
      <w:r>
        <w:rPr>
          <w:rFonts w:ascii="Arial" w:hAnsi="Arial" w:cs="Arial"/>
          <w:kern w:val="0"/>
          <w:sz w:val="22"/>
        </w:rPr>
        <w:t>In total, w</w:t>
      </w:r>
      <w:r w:rsidRPr="0048719D">
        <w:rPr>
          <w:rFonts w:ascii="Arial" w:hAnsi="Arial" w:cs="Arial"/>
          <w:kern w:val="0"/>
          <w:sz w:val="22"/>
        </w:rPr>
        <w:t xml:space="preserve">e </w:t>
      </w:r>
      <w:r w:rsidR="00FE2CC2" w:rsidRPr="0048719D">
        <w:rPr>
          <w:rFonts w:ascii="Arial" w:hAnsi="Arial" w:cs="Arial"/>
          <w:kern w:val="0"/>
          <w:sz w:val="22"/>
        </w:rPr>
        <w:t xml:space="preserve">identified </w:t>
      </w:r>
      <w:r w:rsidR="006B5F73" w:rsidRPr="0048719D">
        <w:rPr>
          <w:rFonts w:ascii="Arial" w:hAnsi="Arial" w:cs="Arial"/>
          <w:kern w:val="0"/>
          <w:sz w:val="22"/>
        </w:rPr>
        <w:t>424 integration events</w:t>
      </w:r>
      <w:r w:rsidR="00FE2CC2" w:rsidRPr="00EA1705">
        <w:rPr>
          <w:rFonts w:ascii="Arial" w:hAnsi="Arial" w:cs="Arial"/>
          <w:kern w:val="0"/>
          <w:sz w:val="22"/>
        </w:rPr>
        <w:t xml:space="preserve"> </w:t>
      </w:r>
      <w:r w:rsidR="006B5F73" w:rsidRPr="00EA1705">
        <w:rPr>
          <w:rFonts w:ascii="Arial" w:hAnsi="Arial" w:cs="Arial"/>
          <w:kern w:val="0"/>
          <w:sz w:val="22"/>
        </w:rPr>
        <w:t>(</w:t>
      </w:r>
      <w:r w:rsidR="006B5F73" w:rsidRPr="00EA1705">
        <w:rPr>
          <w:rFonts w:ascii="Arial" w:hAnsi="Arial" w:cs="Arial"/>
          <w:color w:val="0070C0"/>
          <w:kern w:val="0"/>
          <w:sz w:val="22"/>
        </w:rPr>
        <w:t>Figure 2A</w:t>
      </w:r>
      <w:r w:rsidR="006B5F73" w:rsidRPr="00EA1705">
        <w:rPr>
          <w:rFonts w:ascii="Arial" w:hAnsi="Arial" w:cs="Arial"/>
          <w:kern w:val="0"/>
          <w:sz w:val="22"/>
        </w:rPr>
        <w:t xml:space="preserve">). The number of detected integration events </w:t>
      </w:r>
      <w:r>
        <w:rPr>
          <w:rFonts w:ascii="Arial" w:hAnsi="Arial" w:cs="Arial"/>
          <w:kern w:val="0"/>
          <w:sz w:val="22"/>
        </w:rPr>
        <w:t xml:space="preserve">detected per sample </w:t>
      </w:r>
      <w:r w:rsidR="006B5F73" w:rsidRPr="00EA1705">
        <w:rPr>
          <w:rFonts w:ascii="Arial" w:hAnsi="Arial" w:cs="Arial"/>
          <w:kern w:val="0"/>
          <w:sz w:val="22"/>
        </w:rPr>
        <w:t xml:space="preserve">varied from 2 </w:t>
      </w:r>
      <w:r>
        <w:rPr>
          <w:rFonts w:ascii="Arial" w:hAnsi="Arial" w:cs="Arial"/>
          <w:kern w:val="0"/>
          <w:sz w:val="22"/>
        </w:rPr>
        <w:t>to</w:t>
      </w:r>
      <w:r w:rsidRPr="00EA1705">
        <w:rPr>
          <w:rFonts w:ascii="Arial" w:hAnsi="Arial" w:cs="Arial"/>
          <w:kern w:val="0"/>
          <w:sz w:val="22"/>
        </w:rPr>
        <w:t xml:space="preserve"> </w:t>
      </w:r>
      <w:r w:rsidR="006B5F73" w:rsidRPr="00EA1705">
        <w:rPr>
          <w:rFonts w:ascii="Arial" w:hAnsi="Arial" w:cs="Arial"/>
          <w:kern w:val="0"/>
          <w:sz w:val="22"/>
        </w:rPr>
        <w:t>82 (average: 25) among the 17</w:t>
      </w:r>
      <w:r w:rsidR="00741662" w:rsidRPr="00EA1705">
        <w:rPr>
          <w:rFonts w:ascii="Arial" w:hAnsi="Arial" w:cs="Arial"/>
          <w:kern w:val="0"/>
          <w:sz w:val="22"/>
        </w:rPr>
        <w:t xml:space="preserve"> HBsAg positive</w:t>
      </w:r>
      <w:r w:rsidR="006B5F73" w:rsidRPr="00EA1705">
        <w:rPr>
          <w:rFonts w:ascii="Arial" w:hAnsi="Arial" w:cs="Arial"/>
          <w:kern w:val="0"/>
          <w:sz w:val="22"/>
        </w:rPr>
        <w:t xml:space="preserve"> patients</w:t>
      </w:r>
      <w:r w:rsidR="00875523" w:rsidRPr="0032649F">
        <w:rPr>
          <w:rFonts w:ascii="Arial" w:hAnsi="Arial" w:cs="Arial"/>
          <w:kern w:val="0"/>
          <w:sz w:val="22"/>
        </w:rPr>
        <w:t xml:space="preserve">, and none were </w:t>
      </w:r>
      <w:r w:rsidR="00875523" w:rsidRPr="00D40F5F">
        <w:rPr>
          <w:rFonts w:ascii="Arial" w:hAnsi="Arial" w:cs="Arial"/>
          <w:kern w:val="0"/>
          <w:sz w:val="22"/>
        </w:rPr>
        <w:t>identified</w:t>
      </w:r>
      <w:r w:rsidR="00875523" w:rsidRPr="0032649F">
        <w:rPr>
          <w:rFonts w:ascii="Arial" w:hAnsi="Arial" w:cs="Arial"/>
          <w:kern w:val="0"/>
          <w:sz w:val="22"/>
        </w:rPr>
        <w:t xml:space="preserve"> in 3 HBsAg negative </w:t>
      </w:r>
      <w:r w:rsidR="00AE7383" w:rsidRPr="00D40F5F">
        <w:rPr>
          <w:rFonts w:ascii="Arial" w:hAnsi="Arial" w:cs="Arial"/>
          <w:kern w:val="0"/>
          <w:sz w:val="22"/>
        </w:rPr>
        <w:t>patients</w:t>
      </w:r>
      <w:r w:rsidR="00875523" w:rsidRPr="0032649F">
        <w:rPr>
          <w:rFonts w:ascii="Arial" w:hAnsi="Arial" w:cs="Arial"/>
          <w:kern w:val="0"/>
          <w:sz w:val="22"/>
        </w:rPr>
        <w:t xml:space="preserve"> </w:t>
      </w:r>
      <w:r>
        <w:rPr>
          <w:rFonts w:ascii="Arial" w:hAnsi="Arial" w:cs="Arial"/>
          <w:kern w:val="0"/>
          <w:sz w:val="22"/>
        </w:rPr>
        <w:t xml:space="preserve">that were used </w:t>
      </w:r>
      <w:r w:rsidR="00875523" w:rsidRPr="0032649F">
        <w:rPr>
          <w:rFonts w:ascii="Arial" w:hAnsi="Arial" w:cs="Arial"/>
          <w:kern w:val="0"/>
          <w:sz w:val="22"/>
        </w:rPr>
        <w:t xml:space="preserve">as </w:t>
      </w:r>
      <w:r>
        <w:rPr>
          <w:rFonts w:ascii="Arial" w:hAnsi="Arial" w:cs="Arial"/>
          <w:kern w:val="0"/>
          <w:sz w:val="22"/>
        </w:rPr>
        <w:t xml:space="preserve">a </w:t>
      </w:r>
      <w:r w:rsidR="00875523" w:rsidRPr="0032649F">
        <w:rPr>
          <w:rFonts w:ascii="Arial" w:hAnsi="Arial" w:cs="Arial"/>
          <w:kern w:val="0"/>
          <w:sz w:val="22"/>
        </w:rPr>
        <w:t xml:space="preserve">negative control. </w:t>
      </w:r>
      <w:r w:rsidR="006B5F73" w:rsidRPr="00D40F5F">
        <w:rPr>
          <w:rFonts w:ascii="Arial" w:hAnsi="Arial" w:cs="Arial"/>
          <w:kern w:val="0"/>
          <w:sz w:val="22"/>
        </w:rPr>
        <w:t>While the numbers of integration</w:t>
      </w:r>
      <w:r>
        <w:rPr>
          <w:rFonts w:ascii="Arial" w:hAnsi="Arial" w:cs="Arial"/>
          <w:kern w:val="0"/>
          <w:sz w:val="22"/>
        </w:rPr>
        <w:t>s</w:t>
      </w:r>
      <w:r w:rsidR="006B5F73" w:rsidRPr="00D40F5F">
        <w:rPr>
          <w:rFonts w:ascii="Arial" w:hAnsi="Arial" w:cs="Arial"/>
          <w:kern w:val="0"/>
          <w:sz w:val="22"/>
        </w:rPr>
        <w:t xml:space="preserve"> varied between patients, there was no significant difference in integration </w:t>
      </w:r>
      <w:r>
        <w:rPr>
          <w:rFonts w:ascii="Arial" w:hAnsi="Arial" w:cs="Arial"/>
          <w:kern w:val="0"/>
          <w:sz w:val="22"/>
        </w:rPr>
        <w:t>events</w:t>
      </w:r>
      <w:r w:rsidRPr="00D40F5F">
        <w:rPr>
          <w:rFonts w:ascii="Arial" w:hAnsi="Arial" w:cs="Arial"/>
          <w:kern w:val="0"/>
          <w:sz w:val="22"/>
        </w:rPr>
        <w:t xml:space="preserve"> </w:t>
      </w:r>
      <w:r w:rsidR="006B5F73" w:rsidRPr="00D40F5F">
        <w:rPr>
          <w:rFonts w:ascii="Arial" w:hAnsi="Arial" w:cs="Arial"/>
          <w:kern w:val="0"/>
          <w:sz w:val="22"/>
        </w:rPr>
        <w:t xml:space="preserve">between the tumor sites and paired adjacent non-tumor sites of the same individuals (t test, P&gt;0.05, </w:t>
      </w:r>
      <w:r w:rsidR="006B5F73" w:rsidRPr="00D40F5F">
        <w:rPr>
          <w:rFonts w:ascii="Arial" w:hAnsi="Arial" w:cs="Arial"/>
          <w:color w:val="0070C0"/>
          <w:kern w:val="0"/>
          <w:sz w:val="22"/>
        </w:rPr>
        <w:t>Figures S1</w:t>
      </w:r>
      <w:r w:rsidR="00402499" w:rsidRPr="00D40F5F">
        <w:rPr>
          <w:rFonts w:ascii="Arial" w:hAnsi="Arial" w:cs="Arial"/>
          <w:color w:val="0070C0"/>
          <w:kern w:val="0"/>
          <w:sz w:val="22"/>
        </w:rPr>
        <w:t xml:space="preserve"> and S2</w:t>
      </w:r>
      <w:r w:rsidR="006B5F73" w:rsidRPr="00D40F5F">
        <w:rPr>
          <w:rFonts w:ascii="Arial" w:hAnsi="Arial" w:cs="Arial"/>
          <w:kern w:val="0"/>
          <w:sz w:val="22"/>
        </w:rPr>
        <w:t xml:space="preserve">). </w:t>
      </w:r>
      <w:r w:rsidR="009608FF" w:rsidRPr="00D40F5F">
        <w:rPr>
          <w:rFonts w:ascii="Arial" w:hAnsi="Arial" w:cs="Arial"/>
          <w:kern w:val="0"/>
          <w:sz w:val="22"/>
        </w:rPr>
        <w:t>A</w:t>
      </w:r>
      <w:r w:rsidR="006B5F73" w:rsidRPr="00B628F3">
        <w:rPr>
          <w:rFonts w:ascii="Arial" w:hAnsi="Arial" w:cs="Arial"/>
          <w:kern w:val="0"/>
          <w:sz w:val="22"/>
        </w:rPr>
        <w:t xml:space="preserve">nalysis of </w:t>
      </w:r>
      <w:r w:rsidR="00EB0ABA" w:rsidRPr="0032649F">
        <w:rPr>
          <w:rFonts w:ascii="Arial" w:hAnsi="Arial" w:cs="Arial"/>
          <w:kern w:val="0"/>
          <w:sz w:val="22"/>
        </w:rPr>
        <w:t xml:space="preserve">host </w:t>
      </w:r>
      <w:r w:rsidR="006B5F73" w:rsidRPr="00D40F5F">
        <w:rPr>
          <w:rFonts w:ascii="Arial" w:hAnsi="Arial" w:cs="Arial"/>
          <w:kern w:val="0"/>
          <w:sz w:val="22"/>
        </w:rPr>
        <w:t>breakpoints</w:t>
      </w:r>
      <w:r w:rsidR="00587EC5">
        <w:rPr>
          <w:rFonts w:ascii="Arial" w:hAnsi="Arial" w:cs="Arial"/>
          <w:kern w:val="0"/>
          <w:sz w:val="22"/>
        </w:rPr>
        <w:t xml:space="preserve"> </w:t>
      </w:r>
      <w:r w:rsidR="00431D60" w:rsidRPr="00D40F5F">
        <w:rPr>
          <w:rFonts w:ascii="Arial" w:hAnsi="Arial" w:cs="Arial"/>
          <w:kern w:val="0"/>
          <w:sz w:val="22"/>
        </w:rPr>
        <w:t xml:space="preserve">specific to </w:t>
      </w:r>
      <w:r w:rsidR="006B5F73" w:rsidRPr="00D40F5F">
        <w:rPr>
          <w:rFonts w:ascii="Arial" w:hAnsi="Arial" w:cs="Arial"/>
          <w:kern w:val="0"/>
          <w:sz w:val="22"/>
        </w:rPr>
        <w:t xml:space="preserve">tumor </w:t>
      </w:r>
      <w:r w:rsidR="00310E23" w:rsidRPr="0032649F">
        <w:rPr>
          <w:rFonts w:ascii="Arial" w:hAnsi="Arial" w:cs="Arial"/>
          <w:kern w:val="0"/>
          <w:sz w:val="22"/>
        </w:rPr>
        <w:t xml:space="preserve">or </w:t>
      </w:r>
      <w:r w:rsidR="006B5F73" w:rsidRPr="00D40F5F">
        <w:rPr>
          <w:rFonts w:ascii="Arial" w:hAnsi="Arial" w:cs="Arial"/>
          <w:kern w:val="0"/>
          <w:sz w:val="22"/>
        </w:rPr>
        <w:t>non-tumor tissue</w:t>
      </w:r>
      <w:r w:rsidR="00310E23" w:rsidRPr="0032649F">
        <w:rPr>
          <w:rFonts w:ascii="Arial" w:hAnsi="Arial" w:cs="Arial"/>
          <w:kern w:val="0"/>
          <w:sz w:val="22"/>
        </w:rPr>
        <w:t>s</w:t>
      </w:r>
      <w:r w:rsidR="006B5F73" w:rsidRPr="00D40F5F">
        <w:rPr>
          <w:rFonts w:ascii="Arial" w:hAnsi="Arial" w:cs="Arial"/>
          <w:kern w:val="0"/>
          <w:sz w:val="22"/>
        </w:rPr>
        <w:t xml:space="preserve"> revealed no significant differences in cellular genome locations of the integration sites</w:t>
      </w:r>
      <w:r w:rsidR="00310E23" w:rsidRPr="0032649F">
        <w:rPr>
          <w:rFonts w:ascii="Arial" w:hAnsi="Arial" w:cs="Arial"/>
          <w:kern w:val="0"/>
          <w:sz w:val="22"/>
        </w:rPr>
        <w:t xml:space="preserve"> in these two types of tissues</w:t>
      </w:r>
      <w:r w:rsidR="006B5F73" w:rsidRPr="00D40F5F">
        <w:rPr>
          <w:rFonts w:ascii="Arial" w:hAnsi="Arial" w:cs="Arial"/>
          <w:kern w:val="0"/>
          <w:sz w:val="22"/>
        </w:rPr>
        <w:t xml:space="preserve">, which can be </w:t>
      </w:r>
      <w:r w:rsidR="00310E23" w:rsidRPr="0032649F">
        <w:rPr>
          <w:rFonts w:ascii="Arial" w:hAnsi="Arial" w:cs="Arial"/>
          <w:kern w:val="0"/>
          <w:sz w:val="22"/>
        </w:rPr>
        <w:t xml:space="preserve">either between </w:t>
      </w:r>
      <w:r w:rsidR="006B5F73" w:rsidRPr="00D40F5F">
        <w:rPr>
          <w:rFonts w:ascii="Arial" w:hAnsi="Arial" w:cs="Arial"/>
          <w:kern w:val="0"/>
          <w:sz w:val="22"/>
        </w:rPr>
        <w:t>genic</w:t>
      </w:r>
      <w:r w:rsidR="00310E23" w:rsidRPr="0032649F">
        <w:rPr>
          <w:rFonts w:ascii="Arial" w:hAnsi="Arial" w:cs="Arial"/>
          <w:kern w:val="0"/>
          <w:sz w:val="22"/>
        </w:rPr>
        <w:t xml:space="preserve"> and</w:t>
      </w:r>
      <w:r w:rsidR="00310E23" w:rsidRPr="00D40F5F">
        <w:rPr>
          <w:rFonts w:ascii="Arial" w:hAnsi="Arial" w:cs="Arial"/>
          <w:kern w:val="0"/>
          <w:sz w:val="22"/>
        </w:rPr>
        <w:t xml:space="preserve"> </w:t>
      </w:r>
      <w:r w:rsidR="006B5F73" w:rsidRPr="00D40F5F">
        <w:rPr>
          <w:rFonts w:ascii="Arial" w:hAnsi="Arial" w:cs="Arial"/>
          <w:kern w:val="0"/>
          <w:sz w:val="22"/>
        </w:rPr>
        <w:t>intergenic regions</w:t>
      </w:r>
      <w:r w:rsidR="00BA4D0B" w:rsidRPr="0032649F">
        <w:rPr>
          <w:rFonts w:ascii="Arial" w:hAnsi="Arial" w:cs="Arial"/>
          <w:kern w:val="0"/>
          <w:sz w:val="22"/>
        </w:rPr>
        <w:t xml:space="preserve"> </w:t>
      </w:r>
      <w:r w:rsidR="00BA4D0B" w:rsidRPr="00D40F5F">
        <w:rPr>
          <w:rFonts w:ascii="Arial" w:hAnsi="Arial" w:cs="Arial"/>
          <w:kern w:val="0"/>
          <w:sz w:val="22"/>
        </w:rPr>
        <w:t>(Chi-square test, P</w:t>
      </w:r>
      <w:r w:rsidR="00BA4D0B" w:rsidRPr="0032649F">
        <w:rPr>
          <w:rFonts w:ascii="Arial" w:hAnsi="Arial" w:cs="Arial"/>
          <w:kern w:val="0"/>
          <w:sz w:val="22"/>
        </w:rPr>
        <w:t>=0.9</w:t>
      </w:r>
      <w:r w:rsidR="00BA4D0B" w:rsidRPr="00D40F5F">
        <w:rPr>
          <w:rFonts w:ascii="Arial" w:hAnsi="Arial" w:cs="Arial"/>
          <w:kern w:val="0"/>
          <w:sz w:val="22"/>
        </w:rPr>
        <w:t xml:space="preserve">; </w:t>
      </w:r>
      <w:r w:rsidR="00BA4D0B" w:rsidRPr="000974A6">
        <w:rPr>
          <w:rFonts w:ascii="Arial" w:hAnsi="Arial" w:cs="Arial"/>
          <w:color w:val="4472C4"/>
          <w:kern w:val="0"/>
          <w:sz w:val="22"/>
        </w:rPr>
        <w:t>Table S3</w:t>
      </w:r>
      <w:r w:rsidR="00BA4D0B" w:rsidRPr="00D40F5F">
        <w:rPr>
          <w:rFonts w:ascii="Arial" w:hAnsi="Arial" w:cs="Arial"/>
          <w:kern w:val="0"/>
          <w:sz w:val="22"/>
        </w:rPr>
        <w:t>)</w:t>
      </w:r>
      <w:r w:rsidR="006B5F73" w:rsidRPr="00D40F5F">
        <w:rPr>
          <w:rFonts w:ascii="Arial" w:hAnsi="Arial" w:cs="Arial"/>
          <w:kern w:val="0"/>
          <w:sz w:val="22"/>
        </w:rPr>
        <w:t xml:space="preserve">, or between repeated </w:t>
      </w:r>
      <w:r w:rsidR="00310E23" w:rsidRPr="0032649F">
        <w:rPr>
          <w:rFonts w:ascii="Arial" w:hAnsi="Arial" w:cs="Arial"/>
          <w:kern w:val="0"/>
          <w:sz w:val="22"/>
        </w:rPr>
        <w:t>and</w:t>
      </w:r>
      <w:r w:rsidR="00310E23" w:rsidRPr="00D40F5F">
        <w:rPr>
          <w:rFonts w:ascii="Arial" w:hAnsi="Arial" w:cs="Arial"/>
          <w:kern w:val="0"/>
          <w:sz w:val="22"/>
        </w:rPr>
        <w:t xml:space="preserve"> </w:t>
      </w:r>
      <w:r w:rsidR="006B5F73" w:rsidRPr="00D40F5F">
        <w:rPr>
          <w:rFonts w:ascii="Arial" w:hAnsi="Arial" w:cs="Arial"/>
          <w:kern w:val="0"/>
          <w:sz w:val="22"/>
        </w:rPr>
        <w:t>non-repeated regions (Chi-square test, P</w:t>
      </w:r>
      <w:r w:rsidR="003B7707" w:rsidRPr="0032649F">
        <w:rPr>
          <w:rFonts w:ascii="Arial" w:hAnsi="Arial" w:cs="Arial"/>
          <w:kern w:val="0"/>
          <w:sz w:val="22"/>
        </w:rPr>
        <w:t>=0.</w:t>
      </w:r>
      <w:r w:rsidR="00BA4D0B" w:rsidRPr="0032649F">
        <w:rPr>
          <w:rFonts w:ascii="Arial" w:hAnsi="Arial" w:cs="Arial"/>
          <w:kern w:val="0"/>
          <w:sz w:val="22"/>
        </w:rPr>
        <w:t>0</w:t>
      </w:r>
      <w:r w:rsidR="003B7707" w:rsidRPr="0032649F">
        <w:rPr>
          <w:rFonts w:ascii="Arial" w:hAnsi="Arial" w:cs="Arial"/>
          <w:kern w:val="0"/>
          <w:sz w:val="22"/>
        </w:rPr>
        <w:t>9</w:t>
      </w:r>
      <w:r w:rsidR="006B5F73" w:rsidRPr="00D40F5F">
        <w:rPr>
          <w:rFonts w:ascii="Arial" w:hAnsi="Arial" w:cs="Arial"/>
          <w:kern w:val="0"/>
          <w:sz w:val="22"/>
        </w:rPr>
        <w:t xml:space="preserve">; </w:t>
      </w:r>
      <w:r w:rsidR="004215AF" w:rsidRPr="000974A6">
        <w:rPr>
          <w:rFonts w:ascii="Arial" w:hAnsi="Arial" w:cs="Arial"/>
          <w:color w:val="4472C4"/>
          <w:kern w:val="0"/>
          <w:sz w:val="22"/>
        </w:rPr>
        <w:t>Table S</w:t>
      </w:r>
      <w:r w:rsidR="00BA4D0B" w:rsidRPr="000974A6">
        <w:rPr>
          <w:rFonts w:ascii="Arial" w:hAnsi="Arial" w:cs="Arial"/>
          <w:color w:val="4472C4"/>
          <w:kern w:val="0"/>
          <w:sz w:val="22"/>
        </w:rPr>
        <w:t>3</w:t>
      </w:r>
      <w:r w:rsidR="006B5F73" w:rsidRPr="00D40F5F">
        <w:rPr>
          <w:rFonts w:ascii="Arial" w:hAnsi="Arial" w:cs="Arial"/>
          <w:kern w:val="0"/>
          <w:sz w:val="22"/>
        </w:rPr>
        <w:t>). The most common</w:t>
      </w:r>
      <w:r w:rsidR="00CA7B01">
        <w:rPr>
          <w:rFonts w:ascii="Arial" w:hAnsi="Arial" w:cs="Arial"/>
          <w:kern w:val="0"/>
          <w:sz w:val="22"/>
        </w:rPr>
        <w:t>ly interrupted</w:t>
      </w:r>
      <w:r w:rsidR="006B5F73" w:rsidRPr="00D40F5F">
        <w:rPr>
          <w:rFonts w:ascii="Arial" w:hAnsi="Arial" w:cs="Arial"/>
          <w:kern w:val="0"/>
          <w:sz w:val="22"/>
        </w:rPr>
        <w:t xml:space="preserve"> gene was </w:t>
      </w:r>
      <w:r w:rsidR="006B5F73" w:rsidRPr="00D40F5F">
        <w:rPr>
          <w:rFonts w:ascii="Arial" w:hAnsi="Arial" w:cs="Arial"/>
          <w:i/>
          <w:kern w:val="0"/>
          <w:sz w:val="22"/>
        </w:rPr>
        <w:t>FN1</w:t>
      </w:r>
      <w:r w:rsidR="006B5F73" w:rsidRPr="00D40F5F">
        <w:rPr>
          <w:rFonts w:ascii="Arial" w:hAnsi="Arial" w:cs="Arial"/>
          <w:kern w:val="0"/>
          <w:sz w:val="22"/>
        </w:rPr>
        <w:t xml:space="preserve">, </w:t>
      </w:r>
      <w:r w:rsidR="00CA7B01">
        <w:rPr>
          <w:rFonts w:ascii="Arial" w:hAnsi="Arial" w:cs="Arial"/>
          <w:kern w:val="0"/>
          <w:sz w:val="22"/>
        </w:rPr>
        <w:t xml:space="preserve">which was </w:t>
      </w:r>
      <w:r w:rsidR="006B5F73" w:rsidRPr="00D40F5F">
        <w:rPr>
          <w:rFonts w:ascii="Arial" w:hAnsi="Arial" w:cs="Arial"/>
          <w:kern w:val="0"/>
          <w:sz w:val="22"/>
        </w:rPr>
        <w:t xml:space="preserve">detected in </w:t>
      </w:r>
      <w:r w:rsidR="00402499" w:rsidRPr="00B628F3">
        <w:rPr>
          <w:rFonts w:ascii="Arial" w:hAnsi="Arial" w:cs="Arial"/>
          <w:kern w:val="0"/>
          <w:sz w:val="22"/>
        </w:rPr>
        <w:t xml:space="preserve">8 </w:t>
      </w:r>
      <w:r w:rsidR="00CA7B01">
        <w:rPr>
          <w:rFonts w:ascii="Arial" w:hAnsi="Arial" w:cs="Arial"/>
          <w:kern w:val="0"/>
          <w:sz w:val="22"/>
        </w:rPr>
        <w:t xml:space="preserve">out </w:t>
      </w:r>
      <w:r w:rsidR="006B5F73" w:rsidRPr="00B628F3">
        <w:rPr>
          <w:rFonts w:ascii="Arial" w:hAnsi="Arial" w:cs="Arial"/>
          <w:kern w:val="0"/>
          <w:sz w:val="22"/>
        </w:rPr>
        <w:t>of 17 patients</w:t>
      </w:r>
      <w:r w:rsidR="00587EC5">
        <w:rPr>
          <w:rFonts w:ascii="Arial" w:hAnsi="Arial" w:cs="Arial"/>
          <w:kern w:val="0"/>
          <w:sz w:val="22"/>
        </w:rPr>
        <w:t xml:space="preserve">; </w:t>
      </w:r>
      <w:r w:rsidR="006B5F73" w:rsidRPr="00B628F3">
        <w:rPr>
          <w:rFonts w:ascii="Arial" w:hAnsi="Arial" w:cs="Arial"/>
          <w:kern w:val="0"/>
          <w:sz w:val="22"/>
        </w:rPr>
        <w:t xml:space="preserve">while the most common interrupted repeat sequence was ALR/Alpha, which was also found in </w:t>
      </w:r>
      <w:r w:rsidR="00402499" w:rsidRPr="0048719D">
        <w:rPr>
          <w:rFonts w:ascii="Arial" w:hAnsi="Arial" w:cs="Arial"/>
          <w:kern w:val="0"/>
          <w:sz w:val="22"/>
        </w:rPr>
        <w:t xml:space="preserve">8 </w:t>
      </w:r>
      <w:r w:rsidR="006B5F73" w:rsidRPr="0048719D">
        <w:rPr>
          <w:rFonts w:ascii="Arial" w:hAnsi="Arial" w:cs="Arial"/>
          <w:kern w:val="0"/>
          <w:sz w:val="22"/>
        </w:rPr>
        <w:t>patients (</w:t>
      </w:r>
      <w:r w:rsidR="006B5F73" w:rsidRPr="0048719D">
        <w:rPr>
          <w:rFonts w:ascii="Arial" w:hAnsi="Arial" w:cs="Arial"/>
          <w:color w:val="0070C0"/>
          <w:kern w:val="0"/>
          <w:sz w:val="22"/>
        </w:rPr>
        <w:t>Figure 2B</w:t>
      </w:r>
      <w:r w:rsidR="006B5F73" w:rsidRPr="00EA1705">
        <w:rPr>
          <w:rFonts w:ascii="Arial" w:hAnsi="Arial" w:cs="Arial"/>
          <w:kern w:val="0"/>
          <w:sz w:val="22"/>
        </w:rPr>
        <w:t xml:space="preserve">). Furthermore, integrations in the telomeres of chromosomes, characterized by the repeat sequence of </w:t>
      </w:r>
      <w:r w:rsidR="00707AE3" w:rsidRPr="00EA1705">
        <w:rPr>
          <w:rFonts w:ascii="Arial" w:hAnsi="Arial" w:cs="Arial"/>
          <w:kern w:val="0"/>
          <w:sz w:val="22"/>
        </w:rPr>
        <w:t>(</w:t>
      </w:r>
      <w:r w:rsidR="006B5F73" w:rsidRPr="00EA1705">
        <w:rPr>
          <w:rFonts w:ascii="Arial" w:hAnsi="Arial" w:cs="Arial"/>
          <w:sz w:val="22"/>
          <w:shd w:val="clear" w:color="auto" w:fill="FFFFFF"/>
        </w:rPr>
        <w:t>TTAGGG</w:t>
      </w:r>
      <w:r w:rsidR="00707AE3" w:rsidRPr="00EA1705">
        <w:rPr>
          <w:rFonts w:ascii="Arial" w:hAnsi="Arial" w:cs="Arial"/>
          <w:sz w:val="22"/>
          <w:shd w:val="clear" w:color="auto" w:fill="FFFFFF"/>
        </w:rPr>
        <w:t>)</w:t>
      </w:r>
      <w:r w:rsidR="006B1465" w:rsidRPr="00EA1705">
        <w:rPr>
          <w:rFonts w:ascii="Arial" w:hAnsi="Arial" w:cs="Arial"/>
          <w:sz w:val="22"/>
          <w:shd w:val="clear" w:color="auto" w:fill="FFFFFF"/>
        </w:rPr>
        <w:t xml:space="preserve"> </w:t>
      </w:r>
      <w:r w:rsidR="00707AE3" w:rsidRPr="00EA1705">
        <w:rPr>
          <w:rFonts w:ascii="Arial" w:hAnsi="Arial" w:cs="Arial"/>
          <w:sz w:val="22"/>
          <w:shd w:val="clear" w:color="auto" w:fill="FFFFFF"/>
          <w:vertAlign w:val="subscript"/>
        </w:rPr>
        <w:t>n</w:t>
      </w:r>
      <w:r w:rsidR="006B5F73" w:rsidRPr="00173941">
        <w:rPr>
          <w:rFonts w:ascii="Arial" w:hAnsi="Arial" w:cs="Arial"/>
          <w:sz w:val="22"/>
          <w:shd w:val="clear" w:color="auto" w:fill="FFFFFF"/>
        </w:rPr>
        <w:t xml:space="preserve"> </w:t>
      </w:r>
      <w:r w:rsidR="006B5F73" w:rsidRPr="00173941">
        <w:rPr>
          <w:rFonts w:ascii="Arial" w:hAnsi="Arial" w:cs="Arial"/>
          <w:kern w:val="0"/>
          <w:sz w:val="22"/>
        </w:rPr>
        <w:t>(</w:t>
      </w:r>
      <w:r w:rsidR="006B5F73" w:rsidRPr="00173941">
        <w:rPr>
          <w:rFonts w:ascii="Arial" w:hAnsi="Arial" w:cs="Arial"/>
          <w:color w:val="0070C0"/>
          <w:kern w:val="0"/>
          <w:sz w:val="22"/>
        </w:rPr>
        <w:t>Figure 2B</w:t>
      </w:r>
      <w:r w:rsidR="006B5F73" w:rsidRPr="00173941">
        <w:rPr>
          <w:rFonts w:ascii="Arial" w:hAnsi="Arial" w:cs="Arial"/>
          <w:kern w:val="0"/>
          <w:sz w:val="22"/>
        </w:rPr>
        <w:t>), were</w:t>
      </w:r>
      <w:r w:rsidR="00402499" w:rsidRPr="00173941">
        <w:rPr>
          <w:rFonts w:ascii="Arial" w:hAnsi="Arial" w:cs="Arial"/>
          <w:kern w:val="0"/>
          <w:sz w:val="22"/>
        </w:rPr>
        <w:t xml:space="preserve"> also very</w:t>
      </w:r>
      <w:r w:rsidR="006B5F73" w:rsidRPr="00173941">
        <w:rPr>
          <w:rFonts w:ascii="Arial" w:hAnsi="Arial" w:cs="Arial"/>
          <w:kern w:val="0"/>
          <w:sz w:val="22"/>
        </w:rPr>
        <w:t xml:space="preserve"> common</w:t>
      </w:r>
      <w:r w:rsidR="00402499" w:rsidRPr="00173941">
        <w:rPr>
          <w:rFonts w:ascii="Arial" w:hAnsi="Arial" w:cs="Arial"/>
          <w:kern w:val="0"/>
          <w:sz w:val="22"/>
        </w:rPr>
        <w:t xml:space="preserve"> (</w:t>
      </w:r>
      <w:r w:rsidR="00875523" w:rsidRPr="0032649F">
        <w:rPr>
          <w:rFonts w:ascii="Arial" w:hAnsi="Arial" w:cs="Arial"/>
          <w:kern w:val="0"/>
          <w:sz w:val="22"/>
        </w:rPr>
        <w:t>23.5%,</w:t>
      </w:r>
      <w:r w:rsidR="006B1465" w:rsidRPr="00D40F5F">
        <w:rPr>
          <w:rFonts w:ascii="Arial" w:hAnsi="Arial" w:cs="Arial"/>
          <w:kern w:val="0"/>
          <w:sz w:val="22"/>
        </w:rPr>
        <w:t>4/17</w:t>
      </w:r>
      <w:r w:rsidR="00402499" w:rsidRPr="00D40F5F">
        <w:rPr>
          <w:rFonts w:ascii="Arial" w:hAnsi="Arial" w:cs="Arial"/>
          <w:kern w:val="0"/>
          <w:sz w:val="22"/>
        </w:rPr>
        <w:t>)</w:t>
      </w:r>
      <w:r w:rsidR="006B5F73" w:rsidRPr="00D40F5F">
        <w:rPr>
          <w:rFonts w:ascii="Arial" w:hAnsi="Arial" w:cs="Arial"/>
          <w:sz w:val="22"/>
          <w:shd w:val="clear" w:color="auto" w:fill="FFFFFF"/>
        </w:rPr>
        <w:t xml:space="preserve">. </w:t>
      </w:r>
      <w:r w:rsidR="00CA7B01">
        <w:rPr>
          <w:rFonts w:ascii="Arial" w:hAnsi="Arial" w:cs="Arial"/>
          <w:kern w:val="0"/>
          <w:sz w:val="22"/>
        </w:rPr>
        <w:t>W</w:t>
      </w:r>
      <w:r w:rsidR="006B5F73" w:rsidRPr="00D40F5F">
        <w:rPr>
          <w:rFonts w:ascii="Arial" w:hAnsi="Arial" w:cs="Arial"/>
          <w:kern w:val="0"/>
          <w:sz w:val="22"/>
        </w:rPr>
        <w:t xml:space="preserve">e also observed 29.4% (5/17) patients had integration sites in the promoter region of </w:t>
      </w:r>
      <w:r w:rsidR="006B5F73" w:rsidRPr="00B628F3">
        <w:rPr>
          <w:rFonts w:ascii="Arial" w:hAnsi="Arial" w:cs="Arial"/>
          <w:i/>
          <w:kern w:val="0"/>
          <w:sz w:val="22"/>
        </w:rPr>
        <w:t>TERT</w:t>
      </w:r>
      <w:r w:rsidR="006B5F73" w:rsidRPr="00B628F3">
        <w:rPr>
          <w:rFonts w:ascii="Arial" w:hAnsi="Arial" w:cs="Arial"/>
          <w:kern w:val="0"/>
          <w:sz w:val="22"/>
        </w:rPr>
        <w:t xml:space="preserve">, </w:t>
      </w:r>
      <w:r w:rsidR="00CA7B01">
        <w:rPr>
          <w:rFonts w:ascii="Arial" w:hAnsi="Arial" w:cs="Arial"/>
          <w:kern w:val="0"/>
          <w:sz w:val="22"/>
        </w:rPr>
        <w:t xml:space="preserve">which </w:t>
      </w:r>
      <w:r w:rsidR="00512CF8">
        <w:rPr>
          <w:rFonts w:ascii="Arial" w:hAnsi="Arial" w:cs="Arial"/>
          <w:kern w:val="0"/>
          <w:sz w:val="22"/>
        </w:rPr>
        <w:t xml:space="preserve">was </w:t>
      </w:r>
      <w:r w:rsidR="006B5F73" w:rsidRPr="00B628F3">
        <w:rPr>
          <w:rFonts w:ascii="Arial" w:hAnsi="Arial" w:cs="Arial"/>
          <w:kern w:val="0"/>
          <w:sz w:val="22"/>
        </w:rPr>
        <w:t xml:space="preserve">consistent with </w:t>
      </w:r>
      <w:r w:rsidR="006B5F73" w:rsidRPr="0048719D">
        <w:rPr>
          <w:rFonts w:ascii="Arial" w:hAnsi="Arial" w:cs="Arial"/>
          <w:kern w:val="0"/>
          <w:sz w:val="22"/>
        </w:rPr>
        <w:t xml:space="preserve">previous </w:t>
      </w:r>
      <w:r w:rsidR="00CA7B01">
        <w:rPr>
          <w:rFonts w:ascii="Arial" w:hAnsi="Arial" w:cs="Arial"/>
          <w:kern w:val="0"/>
          <w:sz w:val="22"/>
        </w:rPr>
        <w:t>findings</w:t>
      </w:r>
      <w:r w:rsidR="00CA7B01" w:rsidRPr="0048719D">
        <w:rPr>
          <w:rFonts w:ascii="Arial" w:hAnsi="Arial" w:cs="Arial"/>
          <w:kern w:val="0"/>
          <w:sz w:val="22"/>
        </w:rPr>
        <w:t xml:space="preserve"> </w:t>
      </w:r>
      <w:r w:rsidR="006B1465" w:rsidRPr="0048719D">
        <w:rPr>
          <w:rFonts w:ascii="Arial" w:hAnsi="Arial" w:cs="Arial"/>
          <w:kern w:val="0"/>
          <w:sz w:val="22"/>
        </w:rPr>
        <w:t>(</w:t>
      </w:r>
      <w:r w:rsidR="00EF2B9A" w:rsidRPr="0048719D">
        <w:rPr>
          <w:rFonts w:ascii="Arial" w:hAnsi="Arial" w:cs="Arial"/>
          <w:kern w:val="0"/>
          <w:sz w:val="22"/>
        </w:rPr>
        <w:t>23.7%,18/76</w:t>
      </w:r>
      <w:r w:rsidR="006B1465" w:rsidRPr="00EA1705">
        <w:rPr>
          <w:rFonts w:ascii="Arial" w:hAnsi="Arial" w:cs="Arial"/>
          <w:kern w:val="0"/>
          <w:sz w:val="22"/>
        </w:rPr>
        <w:t xml:space="preserve">) </w:t>
      </w:r>
      <w:r w:rsidR="006B1465" w:rsidRPr="00D40F5F">
        <w:rPr>
          <w:rFonts w:ascii="Arial" w:hAnsi="Arial" w:cs="Arial"/>
          <w:kern w:val="0"/>
          <w:sz w:val="22"/>
        </w:rPr>
        <w:fldChar w:fldCharType="begin"/>
      </w:r>
      <w:r w:rsidR="006B1465" w:rsidRPr="0032649F">
        <w:rPr>
          <w:rFonts w:ascii="Arial" w:hAnsi="Arial" w:cs="Arial"/>
          <w:kern w:val="0"/>
          <w:sz w:val="22"/>
        </w:rPr>
        <w:instrText xml:space="preserve"> ADDIN EN.CITE &lt;EndNote&gt;&lt;Cite&gt;&lt;Author&gt;Sung&lt;/Author&gt;&lt;Year&gt;2012&lt;/Year&gt;&lt;RecNum&gt;22&lt;/RecNum&gt;&lt;DisplayText&gt;&lt;style face="superscript"&gt;21&lt;/style&gt;&lt;/DisplayText&gt;&lt;record&gt;&lt;rec-number&gt;22&lt;/rec-number&gt;&lt;foreign-keys&gt;&lt;key app="EN" db-id="xstxpzswefzer2extfzptepwd299pp0t9wa9" timestamp="1502780522"&gt;22&lt;/key&gt;&lt;/foreign-keys&gt;&lt;ref-type name="Journal Article"&gt;17&lt;/ref-type&gt;&lt;contributors&gt;&lt;authors&gt;&lt;author&gt;Sung, Wing-Kin&lt;/author&gt;&lt;author&gt;Zheng, Hancheng&lt;/author&gt;&lt;author&gt;Li, Shuyu&lt;/author&gt;&lt;author&gt;Chen, Ronghua&lt;/author&gt;&lt;author&gt;Liu, Xiao&lt;/author&gt;&lt;author&gt;Li, Yingrui&lt;/author&gt;&lt;author&gt;Lee, Nikki P&lt;/author&gt;&lt;author&gt;Lee, Wah H&lt;/author&gt;&lt;author&gt;Ariyaratne, Pramila N&lt;/author&gt;&lt;author&gt;Tennakoon, Chandana&lt;/author&gt;&lt;/authors&gt;&lt;/contributors&gt;&lt;titles&gt;&lt;title&gt;Genome-wide survey of recurrent HBV integration in hepatocellular carcinoma&lt;/title&gt;&lt;secondary-title&gt;Nature genetics&lt;/secondary-title&gt;&lt;/titles&gt;&lt;periodical&gt;&lt;full-title&gt;Nature genetics&lt;/full-title&gt;&lt;/periodical&gt;&lt;pages&gt;765-769&lt;/pages&gt;&lt;volume&gt;44&lt;/volume&gt;&lt;number&gt;7&lt;/number&gt;&lt;dates&gt;&lt;year&gt;2012&lt;/year&gt;&lt;/dates&gt;&lt;isbn&gt;1061-4036&lt;/isbn&gt;&lt;urls&gt;&lt;/urls&gt;&lt;/record&gt;&lt;/Cite&gt;&lt;/EndNote&gt;</w:instrText>
      </w:r>
      <w:r w:rsidR="006B1465" w:rsidRPr="00D40F5F">
        <w:rPr>
          <w:rFonts w:ascii="Arial" w:hAnsi="Arial" w:cs="Arial"/>
          <w:kern w:val="0"/>
          <w:sz w:val="22"/>
        </w:rPr>
        <w:fldChar w:fldCharType="separate"/>
      </w:r>
      <w:r w:rsidR="006B1465" w:rsidRPr="00D40F5F">
        <w:rPr>
          <w:rFonts w:ascii="Arial" w:hAnsi="Arial" w:cs="Arial"/>
          <w:noProof/>
          <w:kern w:val="0"/>
          <w:sz w:val="22"/>
          <w:vertAlign w:val="superscript"/>
        </w:rPr>
        <w:t>21</w:t>
      </w:r>
      <w:r w:rsidR="006B1465" w:rsidRPr="00D40F5F">
        <w:rPr>
          <w:rFonts w:ascii="Arial" w:hAnsi="Arial" w:cs="Arial"/>
          <w:kern w:val="0"/>
          <w:sz w:val="22"/>
        </w:rPr>
        <w:fldChar w:fldCharType="end"/>
      </w:r>
      <w:r w:rsidR="006B5F73" w:rsidRPr="00D40F5F">
        <w:rPr>
          <w:rFonts w:ascii="Arial" w:hAnsi="Arial" w:cs="Arial"/>
          <w:kern w:val="0"/>
          <w:sz w:val="22"/>
        </w:rPr>
        <w:t>.</w:t>
      </w:r>
      <w:r w:rsidR="00590820" w:rsidRPr="0032649F">
        <w:rPr>
          <w:rFonts w:ascii="Arial" w:hAnsi="Arial" w:cs="Arial"/>
          <w:kern w:val="0"/>
          <w:sz w:val="22"/>
        </w:rPr>
        <w:t xml:space="preserve"> </w:t>
      </w:r>
      <w:r w:rsidR="00ED2ADF" w:rsidRPr="00D40F5F">
        <w:rPr>
          <w:rFonts w:ascii="Arial" w:hAnsi="Arial" w:cs="Arial"/>
          <w:kern w:val="0"/>
          <w:sz w:val="22"/>
        </w:rPr>
        <w:t xml:space="preserve">Our capture strategy achieved high sequencing coverage (number of junction reads) of integration breakpoints, </w:t>
      </w:r>
      <w:r w:rsidR="00CA7B01">
        <w:rPr>
          <w:rFonts w:ascii="Arial" w:hAnsi="Arial" w:cs="Arial"/>
          <w:kern w:val="0"/>
          <w:sz w:val="22"/>
        </w:rPr>
        <w:t>with</w:t>
      </w:r>
      <w:r w:rsidR="00CA7B01" w:rsidRPr="00D40F5F">
        <w:rPr>
          <w:rFonts w:ascii="Arial" w:hAnsi="Arial" w:cs="Arial"/>
          <w:kern w:val="0"/>
          <w:sz w:val="22"/>
        </w:rPr>
        <w:t xml:space="preserve"> </w:t>
      </w:r>
      <w:r w:rsidR="00457963" w:rsidRPr="00D40F5F">
        <w:rPr>
          <w:rFonts w:ascii="Arial" w:hAnsi="Arial" w:cs="Arial"/>
          <w:kern w:val="0"/>
          <w:sz w:val="22"/>
        </w:rPr>
        <w:t>70</w:t>
      </w:r>
      <w:r w:rsidR="00ED2ADF" w:rsidRPr="00D40F5F">
        <w:rPr>
          <w:rFonts w:ascii="Arial" w:hAnsi="Arial" w:cs="Arial"/>
          <w:kern w:val="0"/>
          <w:sz w:val="22"/>
        </w:rPr>
        <w:t>%</w:t>
      </w:r>
      <w:r w:rsidR="00457963" w:rsidRPr="00D40F5F">
        <w:rPr>
          <w:rFonts w:ascii="Arial" w:hAnsi="Arial" w:cs="Arial"/>
          <w:kern w:val="0"/>
          <w:sz w:val="22"/>
        </w:rPr>
        <w:t xml:space="preserve"> (296/424)</w:t>
      </w:r>
      <w:r w:rsidR="00ED2ADF" w:rsidRPr="00D40F5F">
        <w:rPr>
          <w:rFonts w:ascii="Arial" w:hAnsi="Arial" w:cs="Arial"/>
          <w:kern w:val="0"/>
          <w:sz w:val="22"/>
        </w:rPr>
        <w:t xml:space="preserve"> </w:t>
      </w:r>
      <w:r w:rsidR="00CA7B01">
        <w:rPr>
          <w:rFonts w:ascii="Arial" w:hAnsi="Arial" w:cs="Arial"/>
          <w:kern w:val="0"/>
          <w:sz w:val="22"/>
        </w:rPr>
        <w:t xml:space="preserve">of </w:t>
      </w:r>
      <w:r w:rsidR="00ED2ADF" w:rsidRPr="00D40F5F">
        <w:rPr>
          <w:rFonts w:ascii="Arial" w:hAnsi="Arial" w:cs="Arial"/>
          <w:kern w:val="0"/>
          <w:sz w:val="22"/>
        </w:rPr>
        <w:t>integrations ha</w:t>
      </w:r>
      <w:r w:rsidR="00CA7B01">
        <w:rPr>
          <w:rFonts w:ascii="Arial" w:hAnsi="Arial" w:cs="Arial"/>
          <w:kern w:val="0"/>
          <w:sz w:val="22"/>
        </w:rPr>
        <w:t>ving</w:t>
      </w:r>
      <w:r w:rsidR="00ED2ADF" w:rsidRPr="00D40F5F">
        <w:rPr>
          <w:rFonts w:ascii="Arial" w:hAnsi="Arial" w:cs="Arial"/>
          <w:kern w:val="0"/>
          <w:sz w:val="22"/>
        </w:rPr>
        <w:t xml:space="preserve"> sequencing coverage over </w:t>
      </w:r>
      <w:r w:rsidR="00457963" w:rsidRPr="00B628F3">
        <w:rPr>
          <w:rFonts w:ascii="Arial" w:hAnsi="Arial" w:cs="Arial"/>
          <w:kern w:val="0"/>
          <w:sz w:val="22"/>
        </w:rPr>
        <w:t xml:space="preserve">100 in </w:t>
      </w:r>
      <w:r w:rsidR="0036670E" w:rsidRPr="0032649F">
        <w:rPr>
          <w:rFonts w:ascii="Arial" w:hAnsi="Arial" w:cs="Arial"/>
          <w:kern w:val="0"/>
          <w:sz w:val="22"/>
        </w:rPr>
        <w:t xml:space="preserve">at least </w:t>
      </w:r>
      <w:r w:rsidR="00457963" w:rsidRPr="00D40F5F">
        <w:rPr>
          <w:rFonts w:ascii="Arial" w:hAnsi="Arial" w:cs="Arial"/>
          <w:kern w:val="0"/>
          <w:sz w:val="22"/>
        </w:rPr>
        <w:t>one of four aliquots analyzed in the same individual (</w:t>
      </w:r>
      <w:proofErr w:type="spellStart"/>
      <w:r w:rsidR="00457963" w:rsidRPr="00D40F5F">
        <w:rPr>
          <w:rFonts w:ascii="Arial" w:hAnsi="Arial" w:cs="Arial"/>
          <w:kern w:val="0"/>
          <w:sz w:val="22"/>
        </w:rPr>
        <w:t>MaxCoverage</w:t>
      </w:r>
      <w:proofErr w:type="spellEnd"/>
      <w:r w:rsidR="00457963" w:rsidRPr="00D40F5F">
        <w:rPr>
          <w:rFonts w:ascii="Arial" w:hAnsi="Arial" w:cs="Arial"/>
          <w:kern w:val="0"/>
          <w:sz w:val="22"/>
        </w:rPr>
        <w:t>,</w:t>
      </w:r>
      <w:r w:rsidR="00457963" w:rsidRPr="00D40F5F">
        <w:rPr>
          <w:rFonts w:ascii="Arial" w:hAnsi="Arial" w:cs="Arial"/>
          <w:color w:val="0070C0"/>
          <w:kern w:val="0"/>
          <w:sz w:val="22"/>
        </w:rPr>
        <w:t xml:space="preserve"> Table S3</w:t>
      </w:r>
      <w:r w:rsidR="00457963" w:rsidRPr="00D40F5F">
        <w:rPr>
          <w:rFonts w:ascii="Arial" w:hAnsi="Arial" w:cs="Arial"/>
          <w:kern w:val="0"/>
          <w:sz w:val="22"/>
        </w:rPr>
        <w:t>)</w:t>
      </w:r>
      <w:r w:rsidR="00ED2ADF" w:rsidRPr="00D40F5F">
        <w:rPr>
          <w:rFonts w:ascii="Arial" w:hAnsi="Arial" w:cs="Arial"/>
          <w:kern w:val="0"/>
          <w:sz w:val="22"/>
        </w:rPr>
        <w:t xml:space="preserve">. </w:t>
      </w:r>
      <w:r w:rsidR="00684C72" w:rsidRPr="0032649F">
        <w:rPr>
          <w:rFonts w:ascii="Arial" w:hAnsi="Arial" w:cs="Arial"/>
          <w:kern w:val="0"/>
          <w:sz w:val="22"/>
        </w:rPr>
        <w:t>The s</w:t>
      </w:r>
      <w:r w:rsidR="00ED2ADF" w:rsidRPr="00D40F5F">
        <w:rPr>
          <w:rFonts w:ascii="Arial" w:hAnsi="Arial" w:cs="Arial"/>
          <w:kern w:val="0"/>
          <w:sz w:val="22"/>
        </w:rPr>
        <w:t xml:space="preserve">equencing coverage of </w:t>
      </w:r>
      <w:r w:rsidR="00684C72" w:rsidRPr="0032649F">
        <w:rPr>
          <w:rFonts w:ascii="Arial" w:hAnsi="Arial" w:cs="Arial"/>
          <w:kern w:val="0"/>
          <w:sz w:val="22"/>
        </w:rPr>
        <w:t xml:space="preserve">a </w:t>
      </w:r>
      <w:r w:rsidR="00ED2ADF" w:rsidRPr="00D40F5F">
        <w:rPr>
          <w:rFonts w:ascii="Arial" w:hAnsi="Arial" w:cs="Arial"/>
          <w:kern w:val="0"/>
          <w:sz w:val="22"/>
        </w:rPr>
        <w:t xml:space="preserve">breakpoint </w:t>
      </w:r>
      <w:r w:rsidR="005F7949" w:rsidRPr="0032649F">
        <w:rPr>
          <w:rFonts w:ascii="Arial" w:hAnsi="Arial" w:cs="Arial"/>
          <w:kern w:val="0"/>
          <w:sz w:val="22"/>
        </w:rPr>
        <w:t>could</w:t>
      </w:r>
      <w:r w:rsidR="00E43F9E" w:rsidRPr="0032649F">
        <w:rPr>
          <w:rFonts w:ascii="Arial" w:hAnsi="Arial" w:cs="Arial"/>
          <w:kern w:val="0"/>
          <w:sz w:val="22"/>
        </w:rPr>
        <w:t xml:space="preserve"> indicate</w:t>
      </w:r>
      <w:r w:rsidR="00ED2ADF" w:rsidRPr="00D40F5F">
        <w:rPr>
          <w:rFonts w:ascii="Arial" w:hAnsi="Arial" w:cs="Arial"/>
          <w:kern w:val="0"/>
          <w:sz w:val="22"/>
        </w:rPr>
        <w:t xml:space="preserve"> </w:t>
      </w:r>
      <w:r w:rsidR="00472057" w:rsidRPr="00D40F5F">
        <w:rPr>
          <w:rFonts w:ascii="Arial" w:hAnsi="Arial" w:cs="Arial"/>
          <w:kern w:val="0"/>
          <w:sz w:val="22"/>
        </w:rPr>
        <w:t>the</w:t>
      </w:r>
      <w:r w:rsidR="00D5563C" w:rsidRPr="0032649F">
        <w:rPr>
          <w:rFonts w:ascii="Arial" w:hAnsi="Arial" w:cs="Arial"/>
          <w:kern w:val="0"/>
          <w:sz w:val="22"/>
        </w:rPr>
        <w:t xml:space="preserve"> </w:t>
      </w:r>
      <w:r w:rsidR="00E43F9E" w:rsidRPr="0032649F">
        <w:rPr>
          <w:rFonts w:ascii="Arial" w:hAnsi="Arial" w:cs="Arial"/>
          <w:kern w:val="0"/>
          <w:sz w:val="22"/>
        </w:rPr>
        <w:t xml:space="preserve">abundance of </w:t>
      </w:r>
      <w:r w:rsidR="00684C72" w:rsidRPr="0032649F">
        <w:rPr>
          <w:rFonts w:ascii="Arial" w:hAnsi="Arial" w:cs="Arial"/>
          <w:kern w:val="0"/>
          <w:sz w:val="22"/>
        </w:rPr>
        <w:t xml:space="preserve">the </w:t>
      </w:r>
      <w:r w:rsidR="00D5563C" w:rsidRPr="0032649F">
        <w:rPr>
          <w:rFonts w:ascii="Arial" w:hAnsi="Arial" w:cs="Arial"/>
          <w:kern w:val="0"/>
          <w:sz w:val="22"/>
        </w:rPr>
        <w:t>i</w:t>
      </w:r>
      <w:r w:rsidR="00A11574" w:rsidRPr="0032649F">
        <w:rPr>
          <w:rFonts w:ascii="Arial" w:hAnsi="Arial" w:cs="Arial"/>
          <w:kern w:val="0"/>
          <w:sz w:val="22"/>
        </w:rPr>
        <w:t>ntegra</w:t>
      </w:r>
      <w:r w:rsidR="00684C72" w:rsidRPr="0032649F">
        <w:rPr>
          <w:rFonts w:ascii="Arial" w:hAnsi="Arial" w:cs="Arial"/>
          <w:kern w:val="0"/>
          <w:sz w:val="22"/>
        </w:rPr>
        <w:t>nt</w:t>
      </w:r>
      <w:r w:rsidR="00D5563C" w:rsidRPr="0032649F">
        <w:rPr>
          <w:rFonts w:ascii="Arial" w:hAnsi="Arial" w:cs="Arial"/>
          <w:kern w:val="0"/>
          <w:sz w:val="22"/>
        </w:rPr>
        <w:t>, reflecting the</w:t>
      </w:r>
      <w:r w:rsidR="00472057" w:rsidRPr="00D40F5F">
        <w:rPr>
          <w:rFonts w:ascii="Arial" w:hAnsi="Arial" w:cs="Arial"/>
          <w:kern w:val="0"/>
          <w:sz w:val="22"/>
        </w:rPr>
        <w:t xml:space="preserve"> </w:t>
      </w:r>
      <w:r w:rsidR="00BE5FCE" w:rsidRPr="0032649F">
        <w:rPr>
          <w:rFonts w:ascii="Arial" w:hAnsi="Arial" w:cs="Arial"/>
          <w:kern w:val="0"/>
          <w:sz w:val="22"/>
        </w:rPr>
        <w:t>size</w:t>
      </w:r>
      <w:r w:rsidR="00BE5FCE" w:rsidRPr="00D40F5F">
        <w:rPr>
          <w:rFonts w:ascii="Arial" w:hAnsi="Arial" w:cs="Arial"/>
          <w:kern w:val="0"/>
          <w:sz w:val="22"/>
        </w:rPr>
        <w:t xml:space="preserve"> </w:t>
      </w:r>
      <w:r w:rsidR="006B5F73" w:rsidRPr="00D40F5F">
        <w:rPr>
          <w:rFonts w:ascii="Arial" w:hAnsi="Arial" w:cs="Arial"/>
          <w:kern w:val="0"/>
          <w:sz w:val="22"/>
        </w:rPr>
        <w:t xml:space="preserve">of </w:t>
      </w:r>
      <w:r w:rsidR="00BE5FCE" w:rsidRPr="0032649F">
        <w:rPr>
          <w:rFonts w:ascii="Arial" w:hAnsi="Arial" w:cs="Arial"/>
          <w:kern w:val="0"/>
          <w:sz w:val="22"/>
        </w:rPr>
        <w:t xml:space="preserve">the clone carrying the </w:t>
      </w:r>
      <w:r w:rsidR="00BE5FCE" w:rsidRPr="00D40F5F">
        <w:rPr>
          <w:rFonts w:ascii="Arial" w:hAnsi="Arial" w:cs="Arial"/>
          <w:kern w:val="0"/>
          <w:sz w:val="22"/>
        </w:rPr>
        <w:t>corresponding</w:t>
      </w:r>
      <w:r w:rsidR="00BE5FCE" w:rsidRPr="0032649F">
        <w:rPr>
          <w:rFonts w:ascii="Arial" w:hAnsi="Arial" w:cs="Arial"/>
          <w:kern w:val="0"/>
          <w:sz w:val="22"/>
        </w:rPr>
        <w:t xml:space="preserve"> </w:t>
      </w:r>
      <w:r w:rsidR="006B5F73" w:rsidRPr="00D40F5F">
        <w:rPr>
          <w:rFonts w:ascii="Arial" w:hAnsi="Arial" w:cs="Arial"/>
          <w:kern w:val="0"/>
          <w:sz w:val="22"/>
        </w:rPr>
        <w:t>integration</w:t>
      </w:r>
      <w:r w:rsidR="005E736B" w:rsidRPr="00D40F5F">
        <w:rPr>
          <w:rFonts w:ascii="Arial" w:hAnsi="Arial" w:cs="Arial"/>
          <w:kern w:val="0"/>
          <w:sz w:val="22"/>
        </w:rPr>
        <w:t>.</w:t>
      </w:r>
      <w:r w:rsidR="005D7CC6" w:rsidRPr="00D40F5F">
        <w:rPr>
          <w:rFonts w:ascii="Arial" w:hAnsi="Arial" w:cs="Arial"/>
          <w:kern w:val="0"/>
          <w:sz w:val="22"/>
        </w:rPr>
        <w:t xml:space="preserve"> </w:t>
      </w:r>
      <w:r w:rsidR="005F7949" w:rsidRPr="0032649F">
        <w:rPr>
          <w:rFonts w:ascii="Arial" w:hAnsi="Arial" w:cs="Arial"/>
          <w:kern w:val="0"/>
          <w:sz w:val="22"/>
        </w:rPr>
        <w:t>I</w:t>
      </w:r>
      <w:r w:rsidR="006B5F73" w:rsidRPr="00D40F5F">
        <w:rPr>
          <w:rFonts w:ascii="Arial" w:hAnsi="Arial" w:cs="Arial"/>
          <w:kern w:val="0"/>
          <w:sz w:val="22"/>
        </w:rPr>
        <w:t>ntegration events</w:t>
      </w:r>
      <w:r w:rsidR="005F7949" w:rsidRPr="0032649F">
        <w:rPr>
          <w:rFonts w:ascii="Arial" w:hAnsi="Arial" w:cs="Arial"/>
          <w:kern w:val="0"/>
          <w:sz w:val="22"/>
        </w:rPr>
        <w:t xml:space="preserve"> in tumor samples</w:t>
      </w:r>
      <w:r w:rsidR="006B5F73" w:rsidRPr="00D40F5F">
        <w:rPr>
          <w:rFonts w:ascii="Arial" w:hAnsi="Arial" w:cs="Arial"/>
          <w:kern w:val="0"/>
          <w:sz w:val="22"/>
        </w:rPr>
        <w:t xml:space="preserve"> </w:t>
      </w:r>
      <w:r w:rsidR="005F7949" w:rsidRPr="0032649F">
        <w:rPr>
          <w:rFonts w:ascii="Arial" w:hAnsi="Arial" w:cs="Arial"/>
          <w:kern w:val="0"/>
          <w:sz w:val="22"/>
        </w:rPr>
        <w:t xml:space="preserve">had </w:t>
      </w:r>
      <w:r w:rsidR="005F7949" w:rsidRPr="00D40F5F">
        <w:rPr>
          <w:rFonts w:ascii="Arial" w:hAnsi="Arial" w:cs="Arial"/>
          <w:kern w:val="0"/>
          <w:sz w:val="22"/>
        </w:rPr>
        <w:t>sequencing</w:t>
      </w:r>
      <w:r w:rsidR="005F7949" w:rsidRPr="0032649F">
        <w:rPr>
          <w:rFonts w:ascii="Arial" w:hAnsi="Arial" w:cs="Arial"/>
          <w:kern w:val="0"/>
          <w:sz w:val="22"/>
        </w:rPr>
        <w:t xml:space="preserve"> coverage</w:t>
      </w:r>
      <w:r w:rsidR="005F7949" w:rsidRPr="00D40F5F">
        <w:rPr>
          <w:rFonts w:ascii="Arial" w:hAnsi="Arial" w:cs="Arial"/>
          <w:kern w:val="0"/>
          <w:sz w:val="22"/>
        </w:rPr>
        <w:t xml:space="preserve"> </w:t>
      </w:r>
      <w:r w:rsidR="005F7949" w:rsidRPr="0032649F">
        <w:rPr>
          <w:rFonts w:ascii="Arial" w:hAnsi="Arial" w:cs="Arial"/>
          <w:kern w:val="0"/>
          <w:sz w:val="22"/>
        </w:rPr>
        <w:t xml:space="preserve">around </w:t>
      </w:r>
      <w:r w:rsidR="006B5F73" w:rsidRPr="00D40F5F">
        <w:rPr>
          <w:rFonts w:ascii="Arial" w:hAnsi="Arial" w:cs="Arial"/>
          <w:kern w:val="0"/>
          <w:sz w:val="22"/>
        </w:rPr>
        <w:t>10-fold higher</w:t>
      </w:r>
      <w:r w:rsidR="005F7949" w:rsidRPr="0032649F">
        <w:rPr>
          <w:rFonts w:ascii="Arial" w:hAnsi="Arial" w:cs="Arial"/>
          <w:kern w:val="0"/>
          <w:sz w:val="22"/>
        </w:rPr>
        <w:t xml:space="preserve"> than that</w:t>
      </w:r>
      <w:r w:rsidR="006B5F73" w:rsidRPr="00D40F5F">
        <w:rPr>
          <w:rFonts w:ascii="Arial" w:hAnsi="Arial" w:cs="Arial"/>
          <w:kern w:val="0"/>
          <w:sz w:val="22"/>
        </w:rPr>
        <w:t xml:space="preserve"> in adjacent non-tumor samples (</w:t>
      </w:r>
      <w:r w:rsidR="006B5F73" w:rsidRPr="00D40F5F">
        <w:rPr>
          <w:rFonts w:ascii="Arial" w:hAnsi="Arial" w:cs="Arial"/>
          <w:color w:val="0070C0"/>
          <w:kern w:val="0"/>
          <w:sz w:val="22"/>
        </w:rPr>
        <w:t>Figures 2C</w:t>
      </w:r>
      <w:r w:rsidR="006B5F73" w:rsidRPr="00D40F5F">
        <w:rPr>
          <w:rFonts w:ascii="Arial" w:hAnsi="Arial" w:cs="Arial"/>
          <w:kern w:val="0"/>
          <w:sz w:val="22"/>
        </w:rPr>
        <w:t xml:space="preserve"> and </w:t>
      </w:r>
      <w:r w:rsidR="00861434" w:rsidRPr="00D40F5F">
        <w:rPr>
          <w:rFonts w:ascii="Arial" w:hAnsi="Arial" w:cs="Arial"/>
          <w:color w:val="0070C0"/>
          <w:kern w:val="0"/>
          <w:sz w:val="22"/>
        </w:rPr>
        <w:t xml:space="preserve">Figure </w:t>
      </w:r>
      <w:r w:rsidR="006B5F73" w:rsidRPr="00D40F5F">
        <w:rPr>
          <w:rFonts w:ascii="Arial" w:hAnsi="Arial" w:cs="Arial"/>
          <w:color w:val="0070C0"/>
          <w:kern w:val="0"/>
          <w:sz w:val="22"/>
        </w:rPr>
        <w:t>3B</w:t>
      </w:r>
      <w:r w:rsidR="005F7949" w:rsidRPr="00D40F5F">
        <w:rPr>
          <w:rFonts w:ascii="Arial" w:hAnsi="Arial" w:cs="Arial"/>
          <w:kern w:val="0"/>
          <w:sz w:val="22"/>
        </w:rPr>
        <w:t>),</w:t>
      </w:r>
      <w:r w:rsidR="005F7949" w:rsidRPr="0032649F">
        <w:rPr>
          <w:rFonts w:ascii="Arial" w:hAnsi="Arial" w:cs="Arial"/>
          <w:kern w:val="0"/>
          <w:sz w:val="22"/>
        </w:rPr>
        <w:t xml:space="preserve"> </w:t>
      </w:r>
      <w:r w:rsidR="006B5F73" w:rsidRPr="00D40F5F">
        <w:rPr>
          <w:rFonts w:ascii="Arial" w:hAnsi="Arial" w:cs="Arial"/>
          <w:kern w:val="0"/>
          <w:sz w:val="22"/>
        </w:rPr>
        <w:t xml:space="preserve">indicating </w:t>
      </w:r>
      <w:r w:rsidR="00BE5FCE" w:rsidRPr="0032649F">
        <w:rPr>
          <w:rFonts w:ascii="Arial" w:hAnsi="Arial" w:cs="Arial"/>
          <w:kern w:val="0"/>
          <w:sz w:val="22"/>
        </w:rPr>
        <w:t xml:space="preserve">significant expansion of </w:t>
      </w:r>
      <w:r w:rsidR="006B5F73" w:rsidRPr="00D40F5F">
        <w:rPr>
          <w:rFonts w:ascii="Arial" w:hAnsi="Arial" w:cs="Arial"/>
          <w:kern w:val="0"/>
          <w:sz w:val="22"/>
        </w:rPr>
        <w:t>tumor clone</w:t>
      </w:r>
      <w:r w:rsidR="005F7949" w:rsidRPr="0032649F">
        <w:rPr>
          <w:rFonts w:ascii="Arial" w:hAnsi="Arial" w:cs="Arial"/>
          <w:kern w:val="0"/>
          <w:sz w:val="22"/>
        </w:rPr>
        <w:t>s</w:t>
      </w:r>
      <w:r w:rsidR="006B5F73" w:rsidRPr="00D40F5F">
        <w:rPr>
          <w:rFonts w:ascii="Arial" w:hAnsi="Arial" w:cs="Arial"/>
          <w:kern w:val="0"/>
          <w:sz w:val="22"/>
        </w:rPr>
        <w:t>.</w:t>
      </w:r>
      <w:r w:rsidR="00530E30" w:rsidRPr="00D40F5F">
        <w:rPr>
          <w:rFonts w:ascii="Arial" w:hAnsi="Arial" w:cs="Arial"/>
          <w:kern w:val="0"/>
          <w:sz w:val="22"/>
        </w:rPr>
        <w:t xml:space="preserve"> </w:t>
      </w:r>
      <w:r w:rsidR="006B1465" w:rsidRPr="00D40F5F">
        <w:rPr>
          <w:rFonts w:ascii="Arial" w:hAnsi="Arial" w:cs="Arial"/>
          <w:kern w:val="0"/>
          <w:sz w:val="22"/>
        </w:rPr>
        <w:t xml:space="preserve">In conclusion, our assay </w:t>
      </w:r>
      <w:r w:rsidR="0014048C" w:rsidRPr="0032649F">
        <w:rPr>
          <w:rFonts w:ascii="Arial" w:hAnsi="Arial" w:cs="Arial"/>
          <w:kern w:val="0"/>
          <w:sz w:val="22"/>
        </w:rPr>
        <w:t>can be applied to efficiently</w:t>
      </w:r>
      <w:r w:rsidR="006B1465" w:rsidRPr="00D40F5F">
        <w:rPr>
          <w:rFonts w:ascii="Arial" w:hAnsi="Arial" w:cs="Arial"/>
          <w:kern w:val="0"/>
          <w:sz w:val="22"/>
        </w:rPr>
        <w:t xml:space="preserve"> </w:t>
      </w:r>
      <w:r w:rsidR="00684C72" w:rsidRPr="00D40F5F">
        <w:rPr>
          <w:rFonts w:ascii="Arial" w:hAnsi="Arial" w:cs="Arial"/>
          <w:kern w:val="0"/>
          <w:sz w:val="22"/>
        </w:rPr>
        <w:t>capture</w:t>
      </w:r>
      <w:r w:rsidR="00684C72" w:rsidRPr="0032649F">
        <w:rPr>
          <w:rFonts w:ascii="Arial" w:hAnsi="Arial" w:cs="Arial"/>
          <w:kern w:val="0"/>
          <w:sz w:val="22"/>
        </w:rPr>
        <w:t xml:space="preserve"> and </w:t>
      </w:r>
      <w:r w:rsidR="0014048C" w:rsidRPr="00D40F5F">
        <w:rPr>
          <w:rFonts w:ascii="Arial" w:hAnsi="Arial" w:cs="Arial"/>
          <w:kern w:val="0"/>
          <w:sz w:val="22"/>
        </w:rPr>
        <w:t>characteriz</w:t>
      </w:r>
      <w:r w:rsidR="0014048C" w:rsidRPr="0032649F">
        <w:rPr>
          <w:rFonts w:ascii="Arial" w:hAnsi="Arial" w:cs="Arial"/>
          <w:kern w:val="0"/>
          <w:sz w:val="22"/>
        </w:rPr>
        <w:t>e</w:t>
      </w:r>
      <w:r w:rsidR="0014048C" w:rsidRPr="00D40F5F">
        <w:rPr>
          <w:rFonts w:ascii="Arial" w:hAnsi="Arial" w:cs="Arial"/>
          <w:kern w:val="0"/>
          <w:sz w:val="22"/>
        </w:rPr>
        <w:t xml:space="preserve"> </w:t>
      </w:r>
      <w:r w:rsidR="00D94BC0" w:rsidRPr="00D40F5F">
        <w:rPr>
          <w:rFonts w:ascii="Arial" w:hAnsi="Arial" w:cs="Arial"/>
          <w:kern w:val="0"/>
          <w:sz w:val="22"/>
        </w:rPr>
        <w:t>integration events</w:t>
      </w:r>
      <w:r w:rsidR="00530E30" w:rsidRPr="00D40F5F">
        <w:rPr>
          <w:rFonts w:ascii="Arial" w:hAnsi="Arial" w:cs="Arial"/>
          <w:kern w:val="0"/>
          <w:sz w:val="22"/>
        </w:rPr>
        <w:t>.</w:t>
      </w:r>
    </w:p>
    <w:p w14:paraId="055061D1" w14:textId="77777777" w:rsidR="00DA791D" w:rsidRPr="00D40F5F" w:rsidRDefault="00DA791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7C53E47" w14:textId="77777777" w:rsidR="006B5F73" w:rsidRPr="0048719D" w:rsidRDefault="006B5F73" w:rsidP="003F3773">
      <w:pPr>
        <w:pStyle w:val="3"/>
        <w:spacing w:before="0" w:after="0"/>
        <w:jc w:val="left"/>
        <w:rPr>
          <w:rFonts w:ascii="Arial" w:hAnsi="Arial" w:cs="Arial"/>
          <w:sz w:val="22"/>
          <w:szCs w:val="22"/>
        </w:rPr>
      </w:pPr>
      <w:r w:rsidRPr="00B628F3">
        <w:rPr>
          <w:rFonts w:ascii="Arial" w:hAnsi="Arial" w:cs="Arial"/>
          <w:sz w:val="22"/>
          <w:szCs w:val="22"/>
        </w:rPr>
        <w:t xml:space="preserve">Capturing the HBV integrations in </w:t>
      </w:r>
      <w:r w:rsidR="00ED2ADF" w:rsidRPr="00B628F3">
        <w:rPr>
          <w:rFonts w:ascii="Arial" w:hAnsi="Arial" w:cs="Arial"/>
          <w:sz w:val="22"/>
          <w:szCs w:val="22"/>
        </w:rPr>
        <w:t>body fluids</w:t>
      </w:r>
    </w:p>
    <w:p w14:paraId="64F32233" w14:textId="3E8005FA" w:rsidR="007D64C2"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w:t>
      </w:r>
      <w:r w:rsidR="00BE5FCE" w:rsidRPr="0032649F">
        <w:rPr>
          <w:rFonts w:ascii="Arial" w:hAnsi="Arial" w:cs="Arial"/>
          <w:kern w:val="0"/>
          <w:sz w:val="22"/>
        </w:rPr>
        <w:t xml:space="preserve"> In </w:t>
      </w:r>
      <w:r w:rsidR="00BE5FCE" w:rsidRPr="00D40F5F">
        <w:rPr>
          <w:rFonts w:ascii="Arial" w:hAnsi="Arial" w:cs="Arial"/>
          <w:kern w:val="0"/>
          <w:sz w:val="22"/>
        </w:rPr>
        <w:t>order</w:t>
      </w:r>
      <w:r w:rsidR="00BE5FCE" w:rsidRPr="0032649F">
        <w:rPr>
          <w:rFonts w:ascii="Arial" w:hAnsi="Arial" w:cs="Arial"/>
          <w:kern w:val="0"/>
          <w:sz w:val="22"/>
        </w:rPr>
        <w:t xml:space="preserve"> to </w:t>
      </w:r>
      <w:r w:rsidR="00875B20" w:rsidRPr="00D40F5F">
        <w:rPr>
          <w:rFonts w:ascii="Arial" w:hAnsi="Arial" w:cs="Arial"/>
          <w:kern w:val="0"/>
          <w:sz w:val="22"/>
        </w:rPr>
        <w:t>examine</w:t>
      </w:r>
      <w:r w:rsidR="00BE5FCE" w:rsidRPr="0032649F">
        <w:rPr>
          <w:rFonts w:ascii="Arial" w:hAnsi="Arial" w:cs="Arial"/>
          <w:kern w:val="0"/>
          <w:sz w:val="22"/>
        </w:rPr>
        <w:t xml:space="preserve"> the </w:t>
      </w:r>
      <w:r w:rsidR="00BE5FCE" w:rsidRPr="00D40F5F">
        <w:rPr>
          <w:rFonts w:ascii="Arial" w:hAnsi="Arial" w:cs="Arial"/>
          <w:kern w:val="0"/>
          <w:sz w:val="22"/>
        </w:rPr>
        <w:t>suitability</w:t>
      </w:r>
      <w:r w:rsidR="00BE5FCE" w:rsidRPr="0032649F">
        <w:rPr>
          <w:rFonts w:ascii="Arial" w:hAnsi="Arial" w:cs="Arial"/>
          <w:kern w:val="0"/>
          <w:sz w:val="22"/>
        </w:rPr>
        <w:t xml:space="preserve"> of saliva</w:t>
      </w:r>
      <w:r w:rsidR="00D5563C" w:rsidRPr="0032649F">
        <w:rPr>
          <w:rFonts w:ascii="Arial" w:hAnsi="Arial" w:cs="Arial"/>
          <w:kern w:val="0"/>
          <w:sz w:val="22"/>
        </w:rPr>
        <w:t xml:space="preserve">, </w:t>
      </w:r>
      <w:r w:rsidR="007C106C" w:rsidRPr="0032649F">
        <w:rPr>
          <w:rFonts w:ascii="Arial" w:hAnsi="Arial" w:cs="Arial"/>
          <w:kern w:val="0"/>
          <w:sz w:val="22"/>
        </w:rPr>
        <w:t xml:space="preserve">a </w:t>
      </w:r>
      <w:r w:rsidR="007C106C" w:rsidRPr="00D40F5F">
        <w:rPr>
          <w:rFonts w:ascii="Arial" w:hAnsi="Arial" w:cs="Arial"/>
          <w:kern w:val="0"/>
          <w:sz w:val="22"/>
        </w:rPr>
        <w:t>recently</w:t>
      </w:r>
      <w:r w:rsidR="007C106C" w:rsidRPr="0032649F">
        <w:rPr>
          <w:rFonts w:ascii="Arial" w:hAnsi="Arial" w:cs="Arial"/>
          <w:kern w:val="0"/>
          <w:sz w:val="22"/>
        </w:rPr>
        <w:t xml:space="preserve"> adopted</w:t>
      </w:r>
      <w:r w:rsidR="000974A6">
        <w:rPr>
          <w:rFonts w:ascii="Arial" w:hAnsi="Arial" w:cs="Arial"/>
          <w:kern w:val="0"/>
          <w:sz w:val="22"/>
        </w:rPr>
        <w:t xml:space="preserve"> </w:t>
      </w:r>
      <w:r w:rsidR="00875B20" w:rsidRPr="0032649F">
        <w:rPr>
          <w:rFonts w:ascii="Arial" w:hAnsi="Arial" w:cs="Arial"/>
          <w:kern w:val="0"/>
          <w:sz w:val="22"/>
        </w:rPr>
        <w:t>liquid biopsy</w:t>
      </w:r>
      <w:r w:rsidR="00D5563C" w:rsidRPr="0032649F">
        <w:rPr>
          <w:rFonts w:ascii="Arial" w:hAnsi="Arial" w:cs="Arial"/>
          <w:kern w:val="0"/>
          <w:sz w:val="22"/>
        </w:rPr>
        <w:t xml:space="preserve"> solution</w:t>
      </w:r>
      <w:r w:rsidR="003053F3" w:rsidRPr="0032649F">
        <w:rPr>
          <w:rFonts w:ascii="Arial" w:hAnsi="Arial" w:cs="Arial"/>
          <w:kern w:val="0"/>
          <w:sz w:val="22"/>
        </w:rPr>
        <w:t xml:space="preserve"> </w:t>
      </w:r>
      <w:r w:rsidR="007C106C" w:rsidRPr="0032649F">
        <w:rPr>
          <w:rFonts w:ascii="Arial" w:hAnsi="Arial" w:cs="Arial"/>
          <w:kern w:val="0"/>
          <w:sz w:val="22"/>
        </w:rPr>
        <w:t>for</w:t>
      </w:r>
      <w:r w:rsidR="00D5563C" w:rsidRPr="0032649F">
        <w:rPr>
          <w:rFonts w:ascii="Arial" w:hAnsi="Arial" w:cs="Arial"/>
          <w:kern w:val="0"/>
          <w:sz w:val="22"/>
        </w:rPr>
        <w:t xml:space="preserve"> other cancers</w:t>
      </w:r>
      <w:r w:rsidR="003053F3" w:rsidRPr="00D40F5F">
        <w:rPr>
          <w:rFonts w:ascii="Arial" w:hAnsi="Arial" w:cs="Arial"/>
          <w:kern w:val="0"/>
          <w:sz w:val="22"/>
        </w:rPr>
        <w:fldChar w:fldCharType="begin">
          <w:fldData xml:space="preserve">PEVuZE5vdGU+PENpdGU+PEF1dGhvcj5TaXJhdmVnbmE8L0F1dGhvcj48WWVhcj4yMDE3PC9ZZWFy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</w:fldData>
        </w:fldChar>
      </w:r>
      <w:r w:rsidR="005B133E" w:rsidRPr="0032649F">
        <w:rPr>
          <w:rFonts w:ascii="Arial" w:hAnsi="Arial" w:cs="Arial"/>
          <w:kern w:val="0"/>
          <w:sz w:val="22"/>
        </w:rPr>
        <w:instrText xml:space="preserve"> ADDIN EN.CITE </w:instrText>
      </w:r>
      <w:r w:rsidR="005B133E" w:rsidRPr="000974A6">
        <w:rPr>
          <w:rFonts w:ascii="Arial" w:hAnsi="Arial" w:cs="Arial"/>
          <w:kern w:val="0"/>
          <w:sz w:val="22"/>
        </w:rPr>
        <w:fldChar w:fldCharType="begin">
          <w:fldData xml:space="preserve">PEVuZE5vdGU+PENpdGU+PEF1dGhvcj5TaXJhdmVnbmE8L0F1dGhvcj48WWVhcj4yMDE3PC9ZZWFy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</w:fldData>
        </w:fldChar>
      </w:r>
      <w:r w:rsidR="005B133E" w:rsidRPr="0032649F">
        <w:rPr>
          <w:rFonts w:ascii="Arial" w:hAnsi="Arial" w:cs="Arial"/>
          <w:kern w:val="0"/>
          <w:sz w:val="22"/>
        </w:rPr>
        <w:instrText xml:space="preserve"> ADDIN EN.CITE.DATA </w:instrText>
      </w:r>
      <w:r w:rsidR="005B133E" w:rsidRPr="000974A6">
        <w:rPr>
          <w:rFonts w:ascii="Arial" w:hAnsi="Arial" w:cs="Arial"/>
          <w:kern w:val="0"/>
          <w:sz w:val="22"/>
        </w:rPr>
      </w:r>
      <w:r w:rsidR="005B133E" w:rsidRPr="000974A6">
        <w:rPr>
          <w:rFonts w:ascii="Arial" w:hAnsi="Arial" w:cs="Arial"/>
          <w:kern w:val="0"/>
          <w:sz w:val="22"/>
        </w:rPr>
        <w:fldChar w:fldCharType="end"/>
      </w:r>
      <w:r w:rsidR="003053F3" w:rsidRPr="00D40F5F">
        <w:rPr>
          <w:rFonts w:ascii="Arial" w:hAnsi="Arial" w:cs="Arial"/>
          <w:kern w:val="0"/>
          <w:sz w:val="22"/>
        </w:rPr>
      </w:r>
      <w:r w:rsidR="003053F3" w:rsidRPr="00D40F5F">
        <w:rPr>
          <w:rFonts w:ascii="Arial" w:hAnsi="Arial" w:cs="Arial"/>
          <w:kern w:val="0"/>
          <w:sz w:val="22"/>
        </w:rPr>
        <w:fldChar w:fldCharType="separate"/>
      </w:r>
      <w:r w:rsidR="005B133E" w:rsidRPr="00D40F5F">
        <w:rPr>
          <w:rFonts w:ascii="Arial" w:hAnsi="Arial" w:cs="Arial"/>
          <w:noProof/>
          <w:kern w:val="0"/>
          <w:sz w:val="22"/>
          <w:vertAlign w:val="superscript"/>
        </w:rPr>
        <w:t>37</w:t>
      </w:r>
      <w:r w:rsidR="003053F3" w:rsidRPr="00D40F5F">
        <w:rPr>
          <w:rFonts w:ascii="Arial" w:hAnsi="Arial" w:cs="Arial"/>
          <w:kern w:val="0"/>
          <w:sz w:val="22"/>
        </w:rPr>
        <w:fldChar w:fldCharType="end"/>
      </w:r>
      <w:r w:rsidR="00864412" w:rsidRPr="00D40F5F">
        <w:rPr>
          <w:rFonts w:ascii="Arial" w:hAnsi="Arial" w:cs="Arial"/>
          <w:kern w:val="0"/>
          <w:sz w:val="22"/>
        </w:rPr>
        <w:t xml:space="preserve">, </w:t>
      </w:r>
      <w:r w:rsidR="006B5F73" w:rsidRPr="00D40F5F">
        <w:rPr>
          <w:rFonts w:ascii="Arial" w:hAnsi="Arial" w:cs="Arial"/>
          <w:kern w:val="0"/>
          <w:sz w:val="22"/>
        </w:rPr>
        <w:t xml:space="preserve">we collected the saliva samples along with plasma samples for 7 </w:t>
      </w:r>
      <w:r w:rsidR="00716E44" w:rsidRPr="0032649F">
        <w:rPr>
          <w:rFonts w:ascii="Arial" w:hAnsi="Arial" w:cs="Arial"/>
          <w:kern w:val="0"/>
          <w:sz w:val="22"/>
        </w:rPr>
        <w:t xml:space="preserve">liver cancer </w:t>
      </w:r>
      <w:r w:rsidR="006B5F73" w:rsidRPr="00D40F5F">
        <w:rPr>
          <w:rFonts w:ascii="Arial" w:hAnsi="Arial" w:cs="Arial"/>
          <w:kern w:val="0"/>
          <w:sz w:val="22"/>
        </w:rPr>
        <w:t>patients (</w:t>
      </w:r>
      <w:r w:rsidR="0040356E" w:rsidRPr="00D40F5F">
        <w:rPr>
          <w:rFonts w:ascii="Arial" w:hAnsi="Arial" w:cs="Arial"/>
          <w:kern w:val="0"/>
          <w:sz w:val="22"/>
        </w:rPr>
        <w:t xml:space="preserve">Stage III, Study Design, </w:t>
      </w:r>
      <w:r w:rsidR="0040356E" w:rsidRPr="00D40F5F">
        <w:rPr>
          <w:rFonts w:ascii="Arial" w:hAnsi="Arial" w:cs="Arial"/>
          <w:color w:val="0070C0"/>
          <w:kern w:val="0"/>
          <w:sz w:val="22"/>
        </w:rPr>
        <w:t xml:space="preserve">Figure 1A; </w:t>
      </w:r>
      <w:r w:rsidR="006B5F73" w:rsidRPr="00D40F5F">
        <w:rPr>
          <w:rFonts w:ascii="Arial" w:hAnsi="Arial" w:cs="Arial"/>
          <w:color w:val="0070C0"/>
          <w:kern w:val="0"/>
          <w:sz w:val="22"/>
        </w:rPr>
        <w:t>Table S4</w:t>
      </w:r>
      <w:r w:rsidR="006B5F73" w:rsidRPr="00D40F5F">
        <w:rPr>
          <w:rFonts w:ascii="Arial" w:hAnsi="Arial" w:cs="Arial"/>
          <w:kern w:val="0"/>
          <w:sz w:val="22"/>
        </w:rPr>
        <w:t xml:space="preserve">). </w:t>
      </w:r>
      <w:r w:rsidR="00B01F62">
        <w:rPr>
          <w:rFonts w:ascii="Arial" w:hAnsi="Arial" w:cs="Arial"/>
          <w:kern w:val="0"/>
          <w:sz w:val="22"/>
        </w:rPr>
        <w:t>In t</w:t>
      </w:r>
      <w:r w:rsidR="006B5F73" w:rsidRPr="00D40F5F">
        <w:rPr>
          <w:rFonts w:ascii="Arial" w:hAnsi="Arial" w:cs="Arial"/>
          <w:kern w:val="0"/>
          <w:sz w:val="22"/>
        </w:rPr>
        <w:t>otal, 32 integration events successfully detected</w:t>
      </w:r>
      <w:r w:rsidR="00864412" w:rsidRPr="00D40F5F">
        <w:rPr>
          <w:rFonts w:ascii="Arial" w:hAnsi="Arial" w:cs="Arial"/>
          <w:kern w:val="0"/>
          <w:sz w:val="22"/>
        </w:rPr>
        <w:t xml:space="preserve"> in 5 </w:t>
      </w:r>
      <w:r w:rsidR="00864412" w:rsidRPr="00B628F3">
        <w:rPr>
          <w:rFonts w:ascii="Arial" w:hAnsi="Arial" w:cs="Arial"/>
          <w:kern w:val="0"/>
          <w:sz w:val="22"/>
        </w:rPr>
        <w:t xml:space="preserve">patients </w:t>
      </w:r>
      <w:r w:rsidR="006B5F73" w:rsidRPr="00B628F3">
        <w:rPr>
          <w:rFonts w:ascii="Arial" w:hAnsi="Arial" w:cs="Arial"/>
          <w:kern w:val="0"/>
          <w:sz w:val="22"/>
        </w:rPr>
        <w:t>(</w:t>
      </w:r>
      <w:r w:rsidR="006B5F73" w:rsidRPr="0048719D">
        <w:rPr>
          <w:rFonts w:ascii="Arial" w:hAnsi="Arial" w:cs="Arial"/>
          <w:color w:val="0070C0"/>
          <w:kern w:val="0"/>
          <w:sz w:val="22"/>
        </w:rPr>
        <w:t>Table S5</w:t>
      </w:r>
      <w:r w:rsidR="006B5F73" w:rsidRPr="0048719D">
        <w:rPr>
          <w:rFonts w:ascii="Arial" w:hAnsi="Arial" w:cs="Arial"/>
          <w:kern w:val="0"/>
          <w:sz w:val="22"/>
        </w:rPr>
        <w:t xml:space="preserve">). </w:t>
      </w:r>
      <w:r w:rsidR="00512CF8">
        <w:rPr>
          <w:rFonts w:ascii="Arial" w:hAnsi="Arial" w:cs="Arial"/>
          <w:kern w:val="0"/>
          <w:sz w:val="22"/>
        </w:rPr>
        <w:t>Only o</w:t>
      </w:r>
      <w:r w:rsidR="006B5F73" w:rsidRPr="0048719D">
        <w:rPr>
          <w:rFonts w:ascii="Arial" w:hAnsi="Arial" w:cs="Arial"/>
          <w:kern w:val="0"/>
          <w:sz w:val="22"/>
        </w:rPr>
        <w:t>ne patient had integration detected in saliva (</w:t>
      </w:r>
      <w:r w:rsidR="0036670E" w:rsidRPr="0048719D">
        <w:rPr>
          <w:rFonts w:ascii="Arial" w:hAnsi="Arial" w:cs="Arial"/>
          <w:color w:val="0070C0"/>
          <w:kern w:val="0"/>
          <w:sz w:val="22"/>
        </w:rPr>
        <w:t>Table S5</w:t>
      </w:r>
      <w:r w:rsidR="006B5F73" w:rsidRPr="00EA1705">
        <w:rPr>
          <w:rFonts w:ascii="Arial" w:hAnsi="Arial" w:cs="Arial"/>
          <w:kern w:val="0"/>
          <w:sz w:val="22"/>
        </w:rPr>
        <w:t xml:space="preserve">). Although she had five </w:t>
      </w:r>
      <w:proofErr w:type="spellStart"/>
      <w:r w:rsidR="006B5F73" w:rsidRPr="00EA1705">
        <w:rPr>
          <w:rFonts w:ascii="Arial" w:hAnsi="Arial" w:cs="Arial"/>
          <w:kern w:val="0"/>
          <w:sz w:val="22"/>
        </w:rPr>
        <w:t>integrants</w:t>
      </w:r>
      <w:proofErr w:type="spellEnd"/>
      <w:r w:rsidR="006B5F73" w:rsidRPr="00EA1705">
        <w:rPr>
          <w:rFonts w:ascii="Arial" w:hAnsi="Arial" w:cs="Arial"/>
          <w:kern w:val="0"/>
          <w:sz w:val="22"/>
        </w:rPr>
        <w:t xml:space="preserve"> with high abundance (250-881 junction read pairs) in plasma (</w:t>
      </w:r>
      <w:r w:rsidR="006B5F73" w:rsidRPr="00185A9C">
        <w:rPr>
          <w:rFonts w:ascii="Arial" w:hAnsi="Arial" w:cs="Arial"/>
          <w:color w:val="0070C0"/>
          <w:kern w:val="0"/>
          <w:sz w:val="22"/>
        </w:rPr>
        <w:t>Table S5</w:t>
      </w:r>
      <w:r w:rsidR="006B5F73" w:rsidRPr="00185A9C">
        <w:rPr>
          <w:rFonts w:ascii="Arial" w:hAnsi="Arial" w:cs="Arial"/>
          <w:kern w:val="0"/>
          <w:sz w:val="22"/>
        </w:rPr>
        <w:t>), only one integrant (279 junction read pairs in plas</w:t>
      </w:r>
      <w:r w:rsidR="006B5F73" w:rsidRPr="004E0AE0">
        <w:rPr>
          <w:rFonts w:ascii="Arial" w:hAnsi="Arial" w:cs="Arial"/>
          <w:kern w:val="0"/>
          <w:sz w:val="22"/>
        </w:rPr>
        <w:t>ma) was seen in saliva supported by one non-redundant junction (</w:t>
      </w:r>
      <w:r w:rsidR="006B5F73" w:rsidRPr="004E0AE0">
        <w:rPr>
          <w:rFonts w:ascii="Arial" w:hAnsi="Arial" w:cs="Arial"/>
          <w:color w:val="0070C0"/>
          <w:kern w:val="0"/>
          <w:sz w:val="22"/>
        </w:rPr>
        <w:t>Figure 3A</w:t>
      </w:r>
      <w:r w:rsidR="006B5F73" w:rsidRPr="004E0AE0">
        <w:rPr>
          <w:rFonts w:ascii="Arial" w:hAnsi="Arial" w:cs="Arial"/>
          <w:kern w:val="0"/>
          <w:sz w:val="22"/>
        </w:rPr>
        <w:t xml:space="preserve">). </w:t>
      </w:r>
      <w:r w:rsidR="00FB24BC" w:rsidRPr="0032649F">
        <w:rPr>
          <w:rFonts w:ascii="Arial" w:hAnsi="Arial" w:cs="Arial"/>
          <w:kern w:val="0"/>
          <w:sz w:val="22"/>
        </w:rPr>
        <w:t>Therefore, only</w:t>
      </w:r>
      <w:r w:rsidR="0014048C" w:rsidRPr="00D40F5F">
        <w:rPr>
          <w:rFonts w:ascii="Arial" w:hAnsi="Arial" w:cs="Arial"/>
          <w:kern w:val="0"/>
          <w:sz w:val="22"/>
        </w:rPr>
        <w:t xml:space="preserve"> </w:t>
      </w:r>
      <w:r w:rsidR="00574637" w:rsidRPr="0032649F">
        <w:rPr>
          <w:rFonts w:ascii="Arial" w:hAnsi="Arial" w:cs="Arial"/>
          <w:kern w:val="0"/>
          <w:sz w:val="22"/>
        </w:rPr>
        <w:t xml:space="preserve">1 </w:t>
      </w:r>
      <w:r w:rsidR="000F4071" w:rsidRPr="00D40F5F">
        <w:rPr>
          <w:rFonts w:ascii="Arial" w:hAnsi="Arial" w:cs="Arial"/>
          <w:kern w:val="0"/>
          <w:sz w:val="22"/>
        </w:rPr>
        <w:t xml:space="preserve">of </w:t>
      </w:r>
      <w:r w:rsidR="00574637" w:rsidRPr="0032649F">
        <w:rPr>
          <w:rFonts w:ascii="Arial" w:hAnsi="Arial" w:cs="Arial"/>
          <w:kern w:val="0"/>
          <w:sz w:val="22"/>
        </w:rPr>
        <w:t>32</w:t>
      </w:r>
      <w:r w:rsidR="000F4071" w:rsidRPr="00D40F5F">
        <w:rPr>
          <w:rFonts w:ascii="Arial" w:hAnsi="Arial" w:cs="Arial"/>
          <w:kern w:val="0"/>
          <w:sz w:val="22"/>
        </w:rPr>
        <w:t xml:space="preserve"> (</w:t>
      </w:r>
      <w:r w:rsidR="00574637" w:rsidRPr="0032649F">
        <w:rPr>
          <w:rFonts w:ascii="Arial" w:hAnsi="Arial" w:cs="Arial"/>
          <w:kern w:val="0"/>
          <w:sz w:val="22"/>
        </w:rPr>
        <w:t>3</w:t>
      </w:r>
      <w:r w:rsidR="000F4071" w:rsidRPr="00D40F5F">
        <w:rPr>
          <w:rFonts w:ascii="Arial" w:hAnsi="Arial" w:cs="Arial"/>
          <w:kern w:val="0"/>
          <w:sz w:val="22"/>
        </w:rPr>
        <w:t>%) integration</w:t>
      </w:r>
      <w:r w:rsidR="00FB24BC" w:rsidRPr="0032649F">
        <w:rPr>
          <w:rFonts w:ascii="Arial" w:hAnsi="Arial" w:cs="Arial"/>
          <w:kern w:val="0"/>
          <w:sz w:val="22"/>
        </w:rPr>
        <w:t>s</w:t>
      </w:r>
      <w:r w:rsidR="000F4071" w:rsidRPr="00D40F5F">
        <w:rPr>
          <w:rFonts w:ascii="Arial" w:hAnsi="Arial" w:cs="Arial"/>
          <w:kern w:val="0"/>
          <w:sz w:val="22"/>
        </w:rPr>
        <w:t xml:space="preserve"> </w:t>
      </w:r>
      <w:r w:rsidR="00B01F62">
        <w:rPr>
          <w:rFonts w:ascii="Arial" w:hAnsi="Arial" w:cs="Arial"/>
          <w:kern w:val="0"/>
          <w:sz w:val="22"/>
        </w:rPr>
        <w:t>were</w:t>
      </w:r>
      <w:r w:rsidR="000F4071" w:rsidRPr="00D40F5F">
        <w:rPr>
          <w:rFonts w:ascii="Arial" w:hAnsi="Arial" w:cs="Arial"/>
          <w:kern w:val="0"/>
          <w:sz w:val="22"/>
        </w:rPr>
        <w:t xml:space="preserve"> detected in the saliva samples</w:t>
      </w:r>
      <w:r w:rsidR="000974A6">
        <w:rPr>
          <w:rFonts w:ascii="Arial" w:hAnsi="Arial" w:cs="Arial"/>
          <w:kern w:val="0"/>
          <w:sz w:val="22"/>
        </w:rPr>
        <w:t xml:space="preserve"> </w:t>
      </w:r>
      <w:r w:rsidR="00B01F62">
        <w:rPr>
          <w:rFonts w:ascii="Arial" w:hAnsi="Arial" w:cs="Arial"/>
          <w:kern w:val="0"/>
          <w:sz w:val="22"/>
        </w:rPr>
        <w:t>suggesting that</w:t>
      </w:r>
      <w:r w:rsidR="000F4071" w:rsidRPr="00D40F5F">
        <w:rPr>
          <w:rFonts w:ascii="Arial" w:hAnsi="Arial" w:cs="Arial"/>
          <w:kern w:val="0"/>
          <w:sz w:val="22"/>
        </w:rPr>
        <w:t xml:space="preserve"> </w:t>
      </w:r>
      <w:r w:rsidR="00574637" w:rsidRPr="0032649F">
        <w:rPr>
          <w:rFonts w:ascii="Arial" w:hAnsi="Arial" w:cs="Arial"/>
          <w:kern w:val="0"/>
          <w:sz w:val="22"/>
        </w:rPr>
        <w:t>saliva</w:t>
      </w:r>
      <w:r w:rsidR="006B5F73" w:rsidRPr="00D40F5F">
        <w:rPr>
          <w:rFonts w:ascii="Arial" w:hAnsi="Arial" w:cs="Arial"/>
          <w:kern w:val="0"/>
          <w:sz w:val="22"/>
        </w:rPr>
        <w:t xml:space="preserve"> </w:t>
      </w:r>
      <w:r w:rsidR="00B01F62">
        <w:rPr>
          <w:rFonts w:ascii="Arial" w:hAnsi="Arial" w:cs="Arial"/>
          <w:kern w:val="0"/>
          <w:sz w:val="22"/>
        </w:rPr>
        <w:t xml:space="preserve">is not a suitable sample for detection of </w:t>
      </w:r>
      <w:r w:rsidR="006B5F73" w:rsidRPr="00D40F5F">
        <w:rPr>
          <w:rFonts w:ascii="Arial" w:hAnsi="Arial" w:cs="Arial"/>
          <w:kern w:val="0"/>
          <w:sz w:val="22"/>
        </w:rPr>
        <w:t xml:space="preserve">viral </w:t>
      </w:r>
      <w:r w:rsidR="000974A6" w:rsidRPr="00D40F5F">
        <w:rPr>
          <w:rFonts w:ascii="Arial" w:hAnsi="Arial" w:cs="Arial"/>
          <w:kern w:val="0"/>
          <w:sz w:val="22"/>
        </w:rPr>
        <w:t>integrati</w:t>
      </w:r>
      <w:r w:rsidR="000974A6">
        <w:rPr>
          <w:rFonts w:ascii="Arial" w:hAnsi="Arial" w:cs="Arial"/>
          <w:kern w:val="0"/>
          <w:sz w:val="22"/>
        </w:rPr>
        <w:t xml:space="preserve">on </w:t>
      </w:r>
      <w:r w:rsidR="00B01F62">
        <w:rPr>
          <w:rFonts w:ascii="Arial" w:hAnsi="Arial" w:cs="Arial"/>
          <w:kern w:val="0"/>
          <w:sz w:val="22"/>
        </w:rPr>
        <w:t xml:space="preserve">in </w:t>
      </w:r>
      <w:r w:rsidR="00574637" w:rsidRPr="0032649F">
        <w:rPr>
          <w:rFonts w:ascii="Arial" w:hAnsi="Arial" w:cs="Arial"/>
          <w:kern w:val="0"/>
          <w:sz w:val="22"/>
        </w:rPr>
        <w:t>liver cancer</w:t>
      </w:r>
      <w:r w:rsidR="006B5F73" w:rsidRPr="00D40F5F">
        <w:rPr>
          <w:rFonts w:ascii="Arial" w:hAnsi="Arial" w:cs="Arial"/>
          <w:kern w:val="0"/>
          <w:sz w:val="22"/>
        </w:rPr>
        <w:t>.</w:t>
      </w:r>
      <w:r w:rsidR="001F3FF3" w:rsidRPr="00D40F5F">
        <w:rPr>
          <w:rFonts w:ascii="Arial" w:hAnsi="Arial" w:cs="Arial"/>
          <w:kern w:val="0"/>
          <w:sz w:val="22"/>
        </w:rPr>
        <w:t xml:space="preserve"> </w:t>
      </w:r>
      <w:r w:rsidR="006B5F73" w:rsidRPr="00D40F5F">
        <w:rPr>
          <w:rFonts w:ascii="Arial" w:hAnsi="Arial" w:cs="Arial"/>
          <w:kern w:val="0"/>
          <w:sz w:val="22"/>
        </w:rPr>
        <w:t xml:space="preserve">To trace the origin of </w:t>
      </w:r>
      <w:proofErr w:type="spellStart"/>
      <w:r w:rsidR="006B5F73" w:rsidRPr="00D40F5F">
        <w:rPr>
          <w:rFonts w:ascii="Arial" w:hAnsi="Arial" w:cs="Arial"/>
          <w:kern w:val="0"/>
          <w:sz w:val="22"/>
        </w:rPr>
        <w:t>integrants</w:t>
      </w:r>
      <w:proofErr w:type="spellEnd"/>
      <w:r w:rsidR="006B5F73" w:rsidRPr="00D40F5F">
        <w:rPr>
          <w:rFonts w:ascii="Arial" w:hAnsi="Arial" w:cs="Arial"/>
          <w:kern w:val="0"/>
          <w:sz w:val="22"/>
        </w:rPr>
        <w:t xml:space="preserve"> in plasma </w:t>
      </w:r>
      <w:proofErr w:type="spellStart"/>
      <w:r w:rsidR="006B5F73" w:rsidRPr="00D40F5F">
        <w:rPr>
          <w:rFonts w:ascii="Arial" w:hAnsi="Arial" w:cs="Arial"/>
          <w:kern w:val="0"/>
          <w:sz w:val="22"/>
        </w:rPr>
        <w:t>cfDNA</w:t>
      </w:r>
      <w:proofErr w:type="spellEnd"/>
      <w:r w:rsidR="006B5F73" w:rsidRPr="00D40F5F">
        <w:rPr>
          <w:rFonts w:ascii="Arial" w:hAnsi="Arial" w:cs="Arial"/>
          <w:kern w:val="0"/>
          <w:sz w:val="22"/>
        </w:rPr>
        <w:t>, we collected paired tumor and adjacent</w:t>
      </w:r>
      <w:r w:rsidR="000F4071" w:rsidRPr="00B628F3">
        <w:rPr>
          <w:rFonts w:ascii="Arial" w:hAnsi="Arial" w:cs="Arial"/>
          <w:kern w:val="0"/>
          <w:sz w:val="22"/>
        </w:rPr>
        <w:t xml:space="preserve"> normal </w:t>
      </w:r>
      <w:r w:rsidR="006B5F73" w:rsidRPr="00B628F3">
        <w:rPr>
          <w:rFonts w:ascii="Arial" w:hAnsi="Arial" w:cs="Arial"/>
          <w:kern w:val="0"/>
          <w:sz w:val="22"/>
        </w:rPr>
        <w:t xml:space="preserve">tissues from 8 HCC patients </w:t>
      </w:r>
      <w:r w:rsidR="0040356E" w:rsidRPr="0048719D">
        <w:rPr>
          <w:rFonts w:ascii="Arial" w:hAnsi="Arial" w:cs="Arial"/>
          <w:kern w:val="0"/>
          <w:sz w:val="22"/>
        </w:rPr>
        <w:t xml:space="preserve">(Stage IV, Study Design, </w:t>
      </w:r>
      <w:r w:rsidR="0040356E" w:rsidRPr="0048719D">
        <w:rPr>
          <w:rFonts w:ascii="Arial" w:hAnsi="Arial" w:cs="Arial"/>
          <w:color w:val="0070C0"/>
          <w:kern w:val="0"/>
          <w:sz w:val="22"/>
        </w:rPr>
        <w:t>Figure 1A; Table S4</w:t>
      </w:r>
      <w:r w:rsidR="0040356E" w:rsidRPr="0048719D">
        <w:rPr>
          <w:rFonts w:ascii="Arial" w:hAnsi="Arial" w:cs="Arial"/>
          <w:kern w:val="0"/>
          <w:sz w:val="22"/>
        </w:rPr>
        <w:t>)</w:t>
      </w:r>
      <w:r w:rsidR="00FB24BC" w:rsidRPr="0032649F">
        <w:rPr>
          <w:rFonts w:ascii="Arial" w:hAnsi="Arial" w:cs="Arial"/>
          <w:kern w:val="0"/>
          <w:sz w:val="22"/>
        </w:rPr>
        <w:t xml:space="preserve">. </w:t>
      </w:r>
      <w:r w:rsidR="006B5F73" w:rsidRPr="00D40F5F">
        <w:rPr>
          <w:rFonts w:ascii="Arial" w:hAnsi="Arial" w:cs="Arial"/>
          <w:kern w:val="0"/>
          <w:sz w:val="22"/>
        </w:rPr>
        <w:t xml:space="preserve">The </w:t>
      </w:r>
      <w:proofErr w:type="spellStart"/>
      <w:r w:rsidR="006B5F73" w:rsidRPr="00D40F5F">
        <w:rPr>
          <w:rFonts w:ascii="Arial" w:hAnsi="Arial" w:cs="Arial"/>
          <w:kern w:val="0"/>
          <w:sz w:val="22"/>
        </w:rPr>
        <w:t>cfDNA</w:t>
      </w:r>
      <w:proofErr w:type="spellEnd"/>
      <w:r w:rsidR="006B5F73" w:rsidRPr="00D40F5F">
        <w:rPr>
          <w:rFonts w:ascii="Arial" w:hAnsi="Arial" w:cs="Arial"/>
          <w:kern w:val="0"/>
          <w:sz w:val="22"/>
        </w:rPr>
        <w:t xml:space="preserve"> in all </w:t>
      </w:r>
      <w:r w:rsidR="00574637" w:rsidRPr="0032649F">
        <w:rPr>
          <w:rFonts w:ascii="Arial" w:hAnsi="Arial" w:cs="Arial"/>
          <w:kern w:val="0"/>
          <w:sz w:val="22"/>
        </w:rPr>
        <w:t xml:space="preserve">seven </w:t>
      </w:r>
      <w:r w:rsidR="006B5F73" w:rsidRPr="00D40F5F">
        <w:rPr>
          <w:rFonts w:ascii="Arial" w:hAnsi="Arial" w:cs="Arial"/>
          <w:kern w:val="0"/>
          <w:sz w:val="22"/>
        </w:rPr>
        <w:t>HBV positive HCC patient</w:t>
      </w:r>
      <w:r w:rsidR="00574637" w:rsidRPr="0032649F">
        <w:rPr>
          <w:rFonts w:ascii="Arial" w:hAnsi="Arial" w:cs="Arial"/>
          <w:kern w:val="0"/>
          <w:sz w:val="22"/>
        </w:rPr>
        <w:t>s</w:t>
      </w:r>
      <w:r w:rsidR="006B5F73" w:rsidRPr="00D40F5F">
        <w:rPr>
          <w:rFonts w:ascii="Arial" w:hAnsi="Arial" w:cs="Arial"/>
          <w:kern w:val="0"/>
          <w:sz w:val="22"/>
        </w:rPr>
        <w:t xml:space="preserve"> was</w:t>
      </w:r>
      <w:r w:rsidR="007D64C2" w:rsidRPr="00D40F5F">
        <w:rPr>
          <w:rFonts w:ascii="Arial" w:hAnsi="Arial" w:cs="Arial"/>
          <w:kern w:val="0"/>
          <w:sz w:val="22"/>
        </w:rPr>
        <w:t xml:space="preserve"> </w:t>
      </w:r>
      <w:r w:rsidR="006B5F73" w:rsidRPr="00D40F5F">
        <w:rPr>
          <w:rFonts w:ascii="Arial" w:hAnsi="Arial" w:cs="Arial"/>
          <w:kern w:val="0"/>
          <w:sz w:val="22"/>
        </w:rPr>
        <w:t xml:space="preserve">analyzed (one plasma sample failed in the </w:t>
      </w:r>
      <w:proofErr w:type="spellStart"/>
      <w:r w:rsidR="006B5F73" w:rsidRPr="00D40F5F">
        <w:rPr>
          <w:rFonts w:ascii="Arial" w:hAnsi="Arial" w:cs="Arial"/>
          <w:kern w:val="0"/>
          <w:sz w:val="22"/>
        </w:rPr>
        <w:t>cfDNA</w:t>
      </w:r>
      <w:proofErr w:type="spellEnd"/>
      <w:r w:rsidR="006B5F73" w:rsidRPr="00D40F5F">
        <w:rPr>
          <w:rFonts w:ascii="Arial" w:hAnsi="Arial" w:cs="Arial"/>
          <w:kern w:val="0"/>
          <w:sz w:val="22"/>
        </w:rPr>
        <w:t xml:space="preserve"> extraction) (</w:t>
      </w:r>
      <w:r w:rsidR="006B5F73" w:rsidRPr="00D40F5F">
        <w:rPr>
          <w:rFonts w:ascii="Arial" w:hAnsi="Arial" w:cs="Arial"/>
          <w:color w:val="0070C0"/>
          <w:kern w:val="0"/>
          <w:sz w:val="22"/>
        </w:rPr>
        <w:t>Table S4</w:t>
      </w:r>
      <w:r w:rsidR="006B5F73" w:rsidRPr="00D40F5F">
        <w:rPr>
          <w:rFonts w:ascii="Arial" w:hAnsi="Arial" w:cs="Arial"/>
          <w:kern w:val="0"/>
          <w:sz w:val="22"/>
        </w:rPr>
        <w:t xml:space="preserve">). In addition, deep transcriptome sequencing was performed for </w:t>
      </w:r>
      <w:r w:rsidR="001F3FF3" w:rsidRPr="00B628F3">
        <w:rPr>
          <w:rFonts w:ascii="Arial" w:hAnsi="Arial" w:cs="Arial"/>
          <w:kern w:val="0"/>
          <w:sz w:val="22"/>
        </w:rPr>
        <w:t xml:space="preserve">4 paired HCC liver </w:t>
      </w:r>
      <w:r w:rsidR="006B5F73" w:rsidRPr="00B628F3">
        <w:rPr>
          <w:rFonts w:ascii="Arial" w:hAnsi="Arial" w:cs="Arial"/>
          <w:kern w:val="0"/>
          <w:sz w:val="22"/>
        </w:rPr>
        <w:t xml:space="preserve">tissues and adjacent </w:t>
      </w:r>
      <w:r w:rsidR="001F3FF3" w:rsidRPr="0048719D">
        <w:rPr>
          <w:rFonts w:ascii="Arial" w:hAnsi="Arial" w:cs="Arial"/>
          <w:kern w:val="0"/>
          <w:sz w:val="22"/>
        </w:rPr>
        <w:t xml:space="preserve">normal </w:t>
      </w:r>
      <w:r w:rsidR="006B5F73" w:rsidRPr="0048719D">
        <w:rPr>
          <w:rFonts w:ascii="Arial" w:hAnsi="Arial" w:cs="Arial"/>
          <w:kern w:val="0"/>
          <w:sz w:val="22"/>
        </w:rPr>
        <w:t>liver tissues.</w:t>
      </w:r>
      <w:r w:rsidR="001F3FF3" w:rsidRPr="0048719D">
        <w:rPr>
          <w:rFonts w:ascii="Arial" w:hAnsi="Arial" w:cs="Arial"/>
          <w:kern w:val="0"/>
          <w:sz w:val="22"/>
        </w:rPr>
        <w:t xml:space="preserve"> </w:t>
      </w:r>
    </w:p>
    <w:p w14:paraId="3726BF9E" w14:textId="77777777" w:rsidR="003F3773" w:rsidRPr="00EA1705" w:rsidRDefault="003F37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5E73FAD5" w14:textId="65BC38E5" w:rsidR="0040356E" w:rsidRDefault="006B5F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173941">
        <w:rPr>
          <w:rFonts w:ascii="Arial" w:hAnsi="Arial" w:cs="Arial"/>
          <w:kern w:val="0"/>
          <w:sz w:val="22"/>
        </w:rPr>
        <w:t>Overall, the plasma integration events predominantly reflected the tumor tissues</w:t>
      </w:r>
      <w:r w:rsidR="00FF626A" w:rsidRPr="00D40F5F">
        <w:rPr>
          <w:rFonts w:ascii="Arial" w:hAnsi="Arial" w:cs="Arial"/>
          <w:kern w:val="0"/>
          <w:sz w:val="22"/>
        </w:rPr>
        <w:t xml:space="preserve">. </w:t>
      </w:r>
      <w:r w:rsidRPr="00D40F5F">
        <w:rPr>
          <w:rFonts w:ascii="Arial" w:hAnsi="Arial" w:cs="Arial"/>
          <w:kern w:val="0"/>
          <w:sz w:val="22"/>
        </w:rPr>
        <w:t xml:space="preserve">First of all, </w:t>
      </w:r>
      <w:r w:rsidR="001F3FF3" w:rsidRPr="00D40F5F">
        <w:rPr>
          <w:rFonts w:ascii="Arial" w:hAnsi="Arial" w:cs="Arial"/>
          <w:kern w:val="0"/>
          <w:sz w:val="22"/>
        </w:rPr>
        <w:t xml:space="preserve">we detected </w:t>
      </w:r>
      <w:r w:rsidRPr="00D40F5F">
        <w:rPr>
          <w:rFonts w:ascii="Arial" w:hAnsi="Arial" w:cs="Arial"/>
          <w:kern w:val="0"/>
          <w:sz w:val="22"/>
        </w:rPr>
        <w:t xml:space="preserve">29 integration events from </w:t>
      </w:r>
      <w:r w:rsidR="001F3FF3" w:rsidRPr="00B628F3">
        <w:rPr>
          <w:rFonts w:ascii="Arial" w:hAnsi="Arial" w:cs="Arial"/>
          <w:kern w:val="0"/>
          <w:sz w:val="22"/>
        </w:rPr>
        <w:t xml:space="preserve">7 </w:t>
      </w:r>
      <w:r w:rsidRPr="00B628F3">
        <w:rPr>
          <w:rFonts w:ascii="Arial" w:hAnsi="Arial" w:cs="Arial"/>
          <w:kern w:val="0"/>
          <w:sz w:val="22"/>
        </w:rPr>
        <w:t>plasma samples</w:t>
      </w:r>
      <w:r w:rsidR="001F3FF3" w:rsidRPr="0048719D">
        <w:rPr>
          <w:rFonts w:ascii="Arial" w:hAnsi="Arial" w:cs="Arial"/>
          <w:kern w:val="0"/>
          <w:sz w:val="22"/>
        </w:rPr>
        <w:t xml:space="preserve"> and </w:t>
      </w:r>
      <w:r w:rsidRPr="0048719D">
        <w:rPr>
          <w:rFonts w:ascii="Arial" w:hAnsi="Arial" w:cs="Arial"/>
          <w:sz w:val="22"/>
        </w:rPr>
        <w:t xml:space="preserve">all of </w:t>
      </w:r>
      <w:r w:rsidR="001F3FF3" w:rsidRPr="0048719D">
        <w:rPr>
          <w:rFonts w:ascii="Arial" w:hAnsi="Arial" w:cs="Arial"/>
          <w:sz w:val="22"/>
        </w:rPr>
        <w:t>them could be</w:t>
      </w:r>
      <w:r w:rsidRPr="00EA1705">
        <w:rPr>
          <w:rFonts w:ascii="Arial" w:hAnsi="Arial" w:cs="Arial"/>
          <w:sz w:val="22"/>
        </w:rPr>
        <w:t xml:space="preserve"> detected</w:t>
      </w:r>
      <w:r w:rsidRPr="00EA1705">
        <w:rPr>
          <w:rFonts w:ascii="Arial" w:hAnsi="Arial" w:cs="Arial"/>
          <w:kern w:val="0"/>
          <w:sz w:val="22"/>
        </w:rPr>
        <w:t xml:space="preserve"> in the corresponding liver tumor samples (</w:t>
      </w:r>
      <w:r w:rsidRPr="00EA1705">
        <w:rPr>
          <w:rFonts w:ascii="Arial" w:hAnsi="Arial" w:cs="Arial"/>
          <w:color w:val="0070C0"/>
          <w:kern w:val="0"/>
          <w:sz w:val="22"/>
        </w:rPr>
        <w:t>Figure 3B, Table S6</w:t>
      </w:r>
      <w:r w:rsidRPr="00EA1705">
        <w:rPr>
          <w:rFonts w:ascii="Arial" w:hAnsi="Arial" w:cs="Arial"/>
          <w:kern w:val="0"/>
          <w:sz w:val="22"/>
        </w:rPr>
        <w:t xml:space="preserve">). Notably, junction abundance for integration in plasma samples </w:t>
      </w:r>
      <w:r w:rsidR="00B01F62">
        <w:rPr>
          <w:rFonts w:ascii="Arial" w:hAnsi="Arial" w:cs="Arial"/>
          <w:kern w:val="0"/>
          <w:sz w:val="22"/>
        </w:rPr>
        <w:t>correlated</w:t>
      </w:r>
      <w:r w:rsidR="00B01F62" w:rsidRPr="00173941">
        <w:rPr>
          <w:rFonts w:ascii="Arial" w:hAnsi="Arial" w:cs="Arial"/>
          <w:kern w:val="0"/>
          <w:sz w:val="22"/>
        </w:rPr>
        <w:t xml:space="preserve"> </w:t>
      </w:r>
      <w:r w:rsidRPr="00173941">
        <w:rPr>
          <w:rFonts w:ascii="Arial" w:hAnsi="Arial" w:cs="Arial"/>
          <w:kern w:val="0"/>
          <w:sz w:val="22"/>
        </w:rPr>
        <w:t>with that in tumor samples (R</w:t>
      </w:r>
      <w:r w:rsidRPr="00185A9C">
        <w:rPr>
          <w:rFonts w:ascii="Arial" w:hAnsi="Arial" w:cs="Arial"/>
          <w:kern w:val="0"/>
          <w:sz w:val="22"/>
          <w:vertAlign w:val="superscript"/>
        </w:rPr>
        <w:t>2</w:t>
      </w:r>
      <w:r w:rsidRPr="00185A9C">
        <w:rPr>
          <w:rFonts w:ascii="Arial" w:hAnsi="Arial" w:cs="Arial"/>
          <w:kern w:val="0"/>
          <w:sz w:val="22"/>
        </w:rPr>
        <w:t xml:space="preserve">=0.64, </w:t>
      </w:r>
      <w:r w:rsidR="001F3FF3" w:rsidRPr="00185A9C">
        <w:rPr>
          <w:rFonts w:ascii="Arial" w:hAnsi="Arial" w:cs="Arial"/>
          <w:kern w:val="0"/>
          <w:sz w:val="22"/>
        </w:rPr>
        <w:t>P</w:t>
      </w:r>
      <w:r w:rsidRPr="00185A9C">
        <w:rPr>
          <w:rFonts w:ascii="Arial" w:hAnsi="Arial" w:cs="Arial"/>
          <w:kern w:val="0"/>
          <w:sz w:val="22"/>
        </w:rPr>
        <w:t>= 6.2</w:t>
      </w:r>
      <w:r w:rsidR="001F3FF3" w:rsidRPr="00185A9C">
        <w:rPr>
          <w:rFonts w:ascii="Arial" w:hAnsi="Arial" w:cs="Arial"/>
          <w:kern w:val="0"/>
          <w:sz w:val="22"/>
        </w:rPr>
        <w:t>x10</w:t>
      </w:r>
      <w:r w:rsidRPr="00185A9C">
        <w:rPr>
          <w:rFonts w:ascii="Arial" w:hAnsi="Arial" w:cs="Arial"/>
          <w:kern w:val="0"/>
          <w:sz w:val="22"/>
          <w:vertAlign w:val="superscript"/>
        </w:rPr>
        <w:t>-29</w:t>
      </w:r>
      <w:r w:rsidR="00476B5D" w:rsidRPr="00185A9C">
        <w:rPr>
          <w:rFonts w:ascii="Arial" w:hAnsi="Arial" w:cs="Arial"/>
          <w:kern w:val="0"/>
          <w:sz w:val="22"/>
        </w:rPr>
        <w:t xml:space="preserve">, </w:t>
      </w:r>
      <w:r w:rsidRPr="00185A9C">
        <w:rPr>
          <w:rFonts w:ascii="Arial" w:hAnsi="Arial" w:cs="Arial"/>
          <w:color w:val="0070C0"/>
          <w:kern w:val="0"/>
          <w:sz w:val="22"/>
        </w:rPr>
        <w:t>Table S6</w:t>
      </w:r>
      <w:r w:rsidRPr="004E0AE0">
        <w:rPr>
          <w:rFonts w:ascii="Arial" w:hAnsi="Arial" w:cs="Arial"/>
          <w:kern w:val="0"/>
          <w:sz w:val="22"/>
        </w:rPr>
        <w:t xml:space="preserve">), </w:t>
      </w:r>
      <w:r w:rsidR="006D2C1F">
        <w:rPr>
          <w:rFonts w:ascii="Arial" w:hAnsi="Arial" w:cs="Arial"/>
          <w:kern w:val="0"/>
          <w:sz w:val="22"/>
        </w:rPr>
        <w:t xml:space="preserve">but not </w:t>
      </w:r>
      <w:r w:rsidR="000974A6">
        <w:rPr>
          <w:rFonts w:ascii="Arial" w:hAnsi="Arial" w:cs="Arial"/>
          <w:kern w:val="0"/>
          <w:sz w:val="22"/>
        </w:rPr>
        <w:t xml:space="preserve">in </w:t>
      </w:r>
      <w:r w:rsidRPr="004E0AE0">
        <w:rPr>
          <w:rFonts w:ascii="Arial" w:hAnsi="Arial" w:cs="Arial"/>
          <w:kern w:val="0"/>
          <w:sz w:val="22"/>
        </w:rPr>
        <w:t>the paired non-tumor liver tissues (R</w:t>
      </w:r>
      <w:r w:rsidRPr="004E0AE0">
        <w:rPr>
          <w:rFonts w:ascii="Arial" w:hAnsi="Arial" w:cs="Arial"/>
          <w:kern w:val="0"/>
          <w:sz w:val="22"/>
          <w:vertAlign w:val="superscript"/>
        </w:rPr>
        <w:t>2</w:t>
      </w:r>
      <w:r w:rsidRPr="004E0AE0">
        <w:rPr>
          <w:rFonts w:ascii="Arial" w:hAnsi="Arial" w:cs="Arial"/>
          <w:kern w:val="0"/>
          <w:sz w:val="22"/>
        </w:rPr>
        <w:t xml:space="preserve">=0.32, </w:t>
      </w:r>
      <w:r w:rsidRPr="004E0AE0">
        <w:rPr>
          <w:rFonts w:ascii="Arial" w:hAnsi="Arial" w:cs="Arial"/>
          <w:i/>
          <w:kern w:val="0"/>
          <w:sz w:val="22"/>
        </w:rPr>
        <w:t>P</w:t>
      </w:r>
      <w:r w:rsidRPr="004E0AE0">
        <w:rPr>
          <w:rFonts w:ascii="Arial" w:hAnsi="Arial" w:cs="Arial"/>
          <w:kern w:val="0"/>
          <w:sz w:val="22"/>
        </w:rPr>
        <w:t>=6.2</w:t>
      </w:r>
      <w:r w:rsidR="006A54ED" w:rsidRPr="004E0AE0">
        <w:rPr>
          <w:rFonts w:ascii="Arial" w:hAnsi="Arial" w:cs="Arial"/>
          <w:kern w:val="0"/>
          <w:sz w:val="22"/>
        </w:rPr>
        <w:t>x10</w:t>
      </w:r>
      <w:r w:rsidRPr="004E0AE0">
        <w:rPr>
          <w:rFonts w:ascii="Arial" w:hAnsi="Arial" w:cs="Arial"/>
          <w:kern w:val="0"/>
          <w:sz w:val="22"/>
          <w:vertAlign w:val="superscript"/>
        </w:rPr>
        <w:t>-12</w:t>
      </w:r>
      <w:r w:rsidRPr="00D413CC">
        <w:rPr>
          <w:rFonts w:ascii="Arial" w:hAnsi="Arial" w:cs="Arial"/>
          <w:kern w:val="0"/>
          <w:sz w:val="22"/>
        </w:rPr>
        <w:t xml:space="preserve">, </w:t>
      </w:r>
      <w:r w:rsidRPr="00D413CC">
        <w:rPr>
          <w:rFonts w:ascii="Arial" w:hAnsi="Arial" w:cs="Arial"/>
          <w:color w:val="0070C0"/>
          <w:kern w:val="0"/>
          <w:sz w:val="22"/>
        </w:rPr>
        <w:t xml:space="preserve">Table </w:t>
      </w:r>
      <w:r w:rsidRPr="000974A6">
        <w:rPr>
          <w:rFonts w:ascii="Arial" w:hAnsi="Arial" w:cs="Arial"/>
          <w:color w:val="0070C0"/>
          <w:kern w:val="0"/>
          <w:sz w:val="22"/>
        </w:rPr>
        <w:t>S6</w:t>
      </w:r>
      <w:r w:rsidRPr="000974A6">
        <w:rPr>
          <w:rFonts w:ascii="Arial" w:hAnsi="Arial" w:cs="Arial"/>
          <w:kern w:val="0"/>
          <w:sz w:val="22"/>
        </w:rPr>
        <w:t xml:space="preserve">). </w:t>
      </w:r>
      <w:r w:rsidR="007D64C2" w:rsidRPr="000974A6">
        <w:rPr>
          <w:rFonts w:ascii="Arial" w:hAnsi="Arial" w:cs="Arial"/>
          <w:kern w:val="0"/>
          <w:sz w:val="22"/>
        </w:rPr>
        <w:t xml:space="preserve">Deep </w:t>
      </w:r>
      <w:r w:rsidRPr="000974A6">
        <w:rPr>
          <w:rFonts w:ascii="Arial" w:hAnsi="Arial" w:cs="Arial"/>
          <w:kern w:val="0"/>
          <w:sz w:val="22"/>
        </w:rPr>
        <w:t>RNA sequencing for the same aliquot</w:t>
      </w:r>
      <w:r w:rsidR="00751EC6" w:rsidRPr="000974A6">
        <w:rPr>
          <w:rFonts w:ascii="Arial" w:hAnsi="Arial" w:cs="Arial"/>
          <w:kern w:val="0"/>
          <w:sz w:val="22"/>
        </w:rPr>
        <w:t>s</w:t>
      </w:r>
      <w:r w:rsidRPr="000974A6">
        <w:rPr>
          <w:rFonts w:ascii="Arial" w:hAnsi="Arial" w:cs="Arial"/>
          <w:kern w:val="0"/>
          <w:sz w:val="22"/>
        </w:rPr>
        <w:t xml:space="preserve"> </w:t>
      </w:r>
      <w:r w:rsidR="003508ED" w:rsidRPr="000974A6">
        <w:rPr>
          <w:rFonts w:ascii="Arial" w:hAnsi="Arial" w:cs="Arial" w:hint="eastAsia"/>
          <w:kern w:val="0"/>
          <w:sz w:val="22"/>
        </w:rPr>
        <w:t xml:space="preserve">found 17 </w:t>
      </w:r>
      <w:r w:rsidR="003508ED" w:rsidRPr="000974A6">
        <w:rPr>
          <w:rFonts w:ascii="Arial" w:hAnsi="Arial" w:cs="Arial"/>
          <w:kern w:val="0"/>
          <w:sz w:val="22"/>
        </w:rPr>
        <w:t>chimeric RNA transcripts</w:t>
      </w:r>
      <w:r w:rsidR="00751EC6" w:rsidRPr="000974A6">
        <w:rPr>
          <w:rFonts w:ascii="Arial" w:hAnsi="Arial" w:cs="Arial"/>
          <w:kern w:val="0"/>
          <w:sz w:val="22"/>
        </w:rPr>
        <w:t xml:space="preserve"> derived from integrated sequences</w:t>
      </w:r>
      <w:r w:rsidRPr="000974A6">
        <w:rPr>
          <w:rFonts w:ascii="Arial" w:hAnsi="Arial" w:cs="Arial"/>
          <w:kern w:val="0"/>
          <w:sz w:val="22"/>
        </w:rPr>
        <w:t>,</w:t>
      </w:r>
      <w:r w:rsidR="00861E03" w:rsidRPr="000974A6">
        <w:rPr>
          <w:rFonts w:ascii="Arial" w:hAnsi="Arial" w:cs="Arial"/>
          <w:kern w:val="0"/>
          <w:sz w:val="22"/>
        </w:rPr>
        <w:t xml:space="preserve"> 76.5% (13/17) </w:t>
      </w:r>
      <w:r w:rsidR="003508ED" w:rsidRPr="000974A6">
        <w:rPr>
          <w:rFonts w:ascii="Arial" w:hAnsi="Arial" w:cs="Arial" w:hint="eastAsia"/>
          <w:kern w:val="0"/>
          <w:sz w:val="22"/>
        </w:rPr>
        <w:t>were seen in plasma</w:t>
      </w:r>
      <w:r w:rsidR="00751EC6" w:rsidRPr="000974A6">
        <w:rPr>
          <w:rFonts w:ascii="Arial" w:hAnsi="Arial" w:cs="Arial"/>
          <w:kern w:val="0"/>
          <w:sz w:val="22"/>
        </w:rPr>
        <w:t xml:space="preserve"> which represented </w:t>
      </w:r>
      <w:r w:rsidR="00861E03" w:rsidRPr="000974A6">
        <w:rPr>
          <w:rFonts w:ascii="Arial" w:hAnsi="Arial" w:cs="Arial"/>
          <w:kern w:val="0"/>
          <w:sz w:val="22"/>
        </w:rPr>
        <w:t xml:space="preserve">45% (13/29) </w:t>
      </w:r>
      <w:r w:rsidR="00607F6E" w:rsidRPr="000974A6">
        <w:rPr>
          <w:rFonts w:ascii="Arial" w:hAnsi="Arial" w:cs="Arial"/>
          <w:kern w:val="0"/>
          <w:sz w:val="22"/>
        </w:rPr>
        <w:t xml:space="preserve">of the </w:t>
      </w:r>
      <w:r w:rsidR="00861E03" w:rsidRPr="000974A6">
        <w:rPr>
          <w:rFonts w:ascii="Arial" w:hAnsi="Arial" w:cs="Arial"/>
          <w:kern w:val="0"/>
          <w:sz w:val="22"/>
        </w:rPr>
        <w:t xml:space="preserve">integration events observed in the tissue samples. </w:t>
      </w:r>
      <w:r w:rsidR="00EA0B48" w:rsidRPr="000974A6">
        <w:rPr>
          <w:rFonts w:ascii="Arial" w:hAnsi="Arial" w:cs="Arial"/>
          <w:kern w:val="0"/>
          <w:sz w:val="22"/>
        </w:rPr>
        <w:t xml:space="preserve">This </w:t>
      </w:r>
      <w:r w:rsidR="00607F6E" w:rsidRPr="000974A6">
        <w:rPr>
          <w:rFonts w:ascii="Arial" w:hAnsi="Arial" w:cs="Arial"/>
          <w:kern w:val="0"/>
          <w:sz w:val="22"/>
        </w:rPr>
        <w:t xml:space="preserve">supports the growing evidence that sampling </w:t>
      </w:r>
      <w:r w:rsidR="00BE66B1" w:rsidRPr="000974A6">
        <w:rPr>
          <w:rFonts w:ascii="Arial" w:hAnsi="Arial" w:cs="Arial"/>
          <w:kern w:val="0"/>
          <w:sz w:val="22"/>
        </w:rPr>
        <w:t xml:space="preserve">tumor-derived fragmented DNA in </w:t>
      </w:r>
      <w:r w:rsidR="00607F6E" w:rsidRPr="000974A6">
        <w:rPr>
          <w:rFonts w:ascii="Arial" w:hAnsi="Arial" w:cs="Arial"/>
          <w:kern w:val="0"/>
          <w:sz w:val="22"/>
        </w:rPr>
        <w:t xml:space="preserve">the </w:t>
      </w:r>
      <w:r w:rsidR="00BE66B1" w:rsidRPr="000974A6">
        <w:rPr>
          <w:rFonts w:ascii="Arial" w:hAnsi="Arial" w:cs="Arial"/>
          <w:kern w:val="0"/>
          <w:sz w:val="22"/>
        </w:rPr>
        <w:t xml:space="preserve">circulation </w:t>
      </w:r>
      <w:r w:rsidR="00607F6E" w:rsidRPr="000974A6">
        <w:rPr>
          <w:rFonts w:ascii="Arial" w:hAnsi="Arial" w:cs="Arial"/>
          <w:kern w:val="0"/>
          <w:sz w:val="22"/>
        </w:rPr>
        <w:t>provides a</w:t>
      </w:r>
      <w:r w:rsidR="000974A6">
        <w:rPr>
          <w:rFonts w:ascii="Arial" w:hAnsi="Arial" w:cs="Arial"/>
          <w:kern w:val="0"/>
          <w:sz w:val="22"/>
        </w:rPr>
        <w:t xml:space="preserve"> </w:t>
      </w:r>
      <w:r w:rsidR="000974A6" w:rsidRPr="000974A6">
        <w:rPr>
          <w:rFonts w:ascii="Arial" w:hAnsi="Arial" w:cs="Arial"/>
          <w:kern w:val="0"/>
          <w:sz w:val="22"/>
        </w:rPr>
        <w:t xml:space="preserve">broad </w:t>
      </w:r>
      <w:r w:rsidR="00BE66B1" w:rsidRPr="000974A6">
        <w:rPr>
          <w:rFonts w:ascii="Arial" w:hAnsi="Arial" w:cs="Arial"/>
          <w:kern w:val="0"/>
          <w:sz w:val="22"/>
        </w:rPr>
        <w:t xml:space="preserve">representation of tumor genomic diversity </w:t>
      </w:r>
      <w:r w:rsidR="00607F6E" w:rsidRPr="000974A6">
        <w:rPr>
          <w:rFonts w:ascii="Arial" w:hAnsi="Arial" w:cs="Arial"/>
          <w:kern w:val="0"/>
          <w:sz w:val="22"/>
        </w:rPr>
        <w:t xml:space="preserve">when </w:t>
      </w:r>
      <w:r w:rsidR="00BE66B1" w:rsidRPr="000974A6">
        <w:rPr>
          <w:rFonts w:ascii="Arial" w:hAnsi="Arial" w:cs="Arial"/>
          <w:kern w:val="0"/>
          <w:sz w:val="22"/>
        </w:rPr>
        <w:t xml:space="preserve">compared to a single tumor </w:t>
      </w:r>
      <w:r w:rsidR="00607F6E" w:rsidRPr="000974A6">
        <w:rPr>
          <w:rFonts w:ascii="Arial" w:hAnsi="Arial" w:cs="Arial"/>
          <w:kern w:val="0"/>
          <w:sz w:val="22"/>
        </w:rPr>
        <w:t>biopsy</w:t>
      </w:r>
      <w:r w:rsidR="00BE66B1" w:rsidRPr="000974A6">
        <w:rPr>
          <w:rFonts w:ascii="Arial" w:hAnsi="Arial" w:cs="Arial"/>
          <w:kern w:val="0"/>
          <w:sz w:val="22"/>
        </w:rPr>
        <w:t>.</w:t>
      </w:r>
      <w:r w:rsidR="00BE66B1" w:rsidRPr="0032649F">
        <w:rPr>
          <w:rFonts w:ascii="Arial" w:hAnsi="Arial" w:cs="Arial"/>
          <w:kern w:val="0"/>
          <w:sz w:val="22"/>
        </w:rPr>
        <w:t xml:space="preserve"> </w:t>
      </w:r>
      <w:r w:rsidR="00607F6E">
        <w:rPr>
          <w:rFonts w:ascii="Arial" w:hAnsi="Arial" w:cs="Arial"/>
          <w:kern w:val="0"/>
          <w:sz w:val="22"/>
        </w:rPr>
        <w:t>P</w:t>
      </w:r>
      <w:r w:rsidRPr="00D40F5F">
        <w:rPr>
          <w:rFonts w:ascii="Arial" w:hAnsi="Arial" w:cs="Arial"/>
          <w:kern w:val="0"/>
          <w:sz w:val="22"/>
        </w:rPr>
        <w:t>redict</w:t>
      </w:r>
      <w:r w:rsidR="00607F6E">
        <w:rPr>
          <w:rFonts w:ascii="Arial" w:hAnsi="Arial" w:cs="Arial"/>
          <w:kern w:val="0"/>
          <w:sz w:val="22"/>
        </w:rPr>
        <w:t>ion of</w:t>
      </w:r>
      <w:r w:rsidRPr="00D40F5F">
        <w:rPr>
          <w:rFonts w:ascii="Arial" w:hAnsi="Arial" w:cs="Arial"/>
          <w:kern w:val="0"/>
          <w:sz w:val="22"/>
        </w:rPr>
        <w:t xml:space="preserve"> transcription</w:t>
      </w:r>
      <w:r w:rsidR="00607F6E">
        <w:rPr>
          <w:rFonts w:ascii="Arial" w:hAnsi="Arial" w:cs="Arial"/>
          <w:kern w:val="0"/>
          <w:sz w:val="22"/>
        </w:rPr>
        <w:t>al</w:t>
      </w:r>
      <w:r w:rsidRPr="00D40F5F">
        <w:rPr>
          <w:rFonts w:ascii="Arial" w:hAnsi="Arial" w:cs="Arial"/>
          <w:kern w:val="0"/>
          <w:sz w:val="22"/>
        </w:rPr>
        <w:t xml:space="preserve"> level according to the junction abundance</w:t>
      </w:r>
      <w:r w:rsidR="00607F6E">
        <w:rPr>
          <w:rFonts w:ascii="Arial" w:hAnsi="Arial" w:cs="Arial"/>
          <w:kern w:val="0"/>
          <w:sz w:val="22"/>
        </w:rPr>
        <w:t xml:space="preserve"> is not likely to be accurate however</w:t>
      </w:r>
      <w:r w:rsidRPr="00B628F3">
        <w:rPr>
          <w:rFonts w:ascii="Arial" w:hAnsi="Arial" w:cs="Arial"/>
          <w:kern w:val="0"/>
          <w:sz w:val="22"/>
        </w:rPr>
        <w:t xml:space="preserve">, the </w:t>
      </w:r>
      <w:r w:rsidR="00607F6E">
        <w:rPr>
          <w:rFonts w:ascii="Arial" w:hAnsi="Arial" w:cs="Arial"/>
          <w:kern w:val="0"/>
          <w:sz w:val="22"/>
        </w:rPr>
        <w:t>p</w:t>
      </w:r>
      <w:r w:rsidRPr="00B628F3">
        <w:rPr>
          <w:rFonts w:ascii="Arial" w:hAnsi="Arial" w:cs="Arial"/>
          <w:kern w:val="0"/>
          <w:sz w:val="22"/>
        </w:rPr>
        <w:t>rediction performance was much better in tumor tissues (R</w:t>
      </w:r>
      <w:r w:rsidRPr="00B628F3">
        <w:rPr>
          <w:rFonts w:ascii="Arial" w:hAnsi="Arial" w:cs="Arial"/>
          <w:kern w:val="0"/>
          <w:sz w:val="22"/>
          <w:vertAlign w:val="superscript"/>
        </w:rPr>
        <w:t>2</w:t>
      </w:r>
      <w:r w:rsidRPr="0048719D">
        <w:rPr>
          <w:rFonts w:ascii="Arial" w:hAnsi="Arial" w:cs="Arial"/>
          <w:kern w:val="0"/>
          <w:sz w:val="22"/>
        </w:rPr>
        <w:t xml:space="preserve">=0.27, </w:t>
      </w:r>
      <w:r w:rsidRPr="0048719D">
        <w:rPr>
          <w:rFonts w:ascii="Arial" w:hAnsi="Arial" w:cs="Arial"/>
          <w:i/>
          <w:kern w:val="0"/>
          <w:sz w:val="22"/>
        </w:rPr>
        <w:t>P</w:t>
      </w:r>
      <w:r w:rsidRPr="00EA1705">
        <w:rPr>
          <w:rFonts w:ascii="Arial" w:hAnsi="Arial" w:cs="Arial"/>
          <w:kern w:val="0"/>
          <w:sz w:val="22"/>
        </w:rPr>
        <w:t xml:space="preserve"> = 1.5</w:t>
      </w:r>
      <w:r w:rsidR="00476B5D" w:rsidRPr="00EA1705">
        <w:rPr>
          <w:rFonts w:ascii="Arial" w:hAnsi="Arial" w:cs="Arial"/>
          <w:kern w:val="0"/>
          <w:sz w:val="22"/>
        </w:rPr>
        <w:t>x10</w:t>
      </w:r>
      <w:r w:rsidRPr="00EA1705">
        <w:rPr>
          <w:rFonts w:ascii="Arial" w:hAnsi="Arial" w:cs="Arial"/>
          <w:kern w:val="0"/>
          <w:sz w:val="22"/>
          <w:vertAlign w:val="superscript"/>
        </w:rPr>
        <w:t>-8</w:t>
      </w:r>
      <w:r w:rsidRPr="00EA1705">
        <w:rPr>
          <w:rFonts w:ascii="Arial" w:hAnsi="Arial" w:cs="Arial"/>
          <w:kern w:val="0"/>
          <w:sz w:val="22"/>
        </w:rPr>
        <w:t>, Table S6</w:t>
      </w:r>
      <w:r w:rsidR="000974A6" w:rsidRPr="00EA1705">
        <w:rPr>
          <w:rFonts w:ascii="Arial" w:hAnsi="Arial" w:cs="Arial"/>
          <w:kern w:val="0"/>
          <w:sz w:val="22"/>
        </w:rPr>
        <w:t>),</w:t>
      </w:r>
      <w:r w:rsidR="000974A6">
        <w:rPr>
          <w:rFonts w:ascii="Arial" w:hAnsi="Arial" w:cs="Arial"/>
          <w:kern w:val="0"/>
          <w:sz w:val="22"/>
        </w:rPr>
        <w:t xml:space="preserve"> </w:t>
      </w:r>
      <w:r w:rsidRPr="00EA1705">
        <w:rPr>
          <w:rFonts w:ascii="Arial" w:hAnsi="Arial" w:cs="Arial"/>
          <w:kern w:val="0"/>
          <w:sz w:val="22"/>
        </w:rPr>
        <w:t>compar</w:t>
      </w:r>
      <w:r w:rsidR="00607F6E">
        <w:rPr>
          <w:rFonts w:ascii="Arial" w:hAnsi="Arial" w:cs="Arial"/>
          <w:kern w:val="0"/>
          <w:sz w:val="22"/>
        </w:rPr>
        <w:t>ed</w:t>
      </w:r>
      <w:r w:rsidRPr="00EA1705">
        <w:rPr>
          <w:rFonts w:ascii="Arial" w:hAnsi="Arial" w:cs="Arial"/>
          <w:kern w:val="0"/>
          <w:sz w:val="22"/>
        </w:rPr>
        <w:t xml:space="preserve"> with adjacent liver tissues (R</w:t>
      </w:r>
      <w:r w:rsidRPr="00173941">
        <w:rPr>
          <w:rFonts w:ascii="Arial" w:hAnsi="Arial" w:cs="Arial"/>
          <w:kern w:val="0"/>
          <w:sz w:val="22"/>
          <w:vertAlign w:val="superscript"/>
        </w:rPr>
        <w:t>2</w:t>
      </w:r>
      <w:r w:rsidRPr="00173941">
        <w:rPr>
          <w:rFonts w:ascii="Arial" w:hAnsi="Arial" w:cs="Arial"/>
          <w:kern w:val="0"/>
          <w:sz w:val="22"/>
        </w:rPr>
        <w:t xml:space="preserve">=0.01, </w:t>
      </w:r>
      <w:r w:rsidRPr="00173941">
        <w:rPr>
          <w:rFonts w:ascii="Arial" w:hAnsi="Arial" w:cs="Arial"/>
          <w:i/>
          <w:kern w:val="0"/>
          <w:sz w:val="22"/>
        </w:rPr>
        <w:t>P</w:t>
      </w:r>
      <w:r w:rsidRPr="00173941">
        <w:rPr>
          <w:rFonts w:ascii="Arial" w:hAnsi="Arial" w:cs="Arial"/>
          <w:kern w:val="0"/>
          <w:sz w:val="22"/>
        </w:rPr>
        <w:t xml:space="preserve"> = 0.15</w:t>
      </w:r>
      <w:r w:rsidR="00476B5D" w:rsidRPr="00173941">
        <w:rPr>
          <w:rFonts w:ascii="Arial" w:hAnsi="Arial" w:cs="Arial"/>
          <w:kern w:val="0"/>
          <w:sz w:val="22"/>
        </w:rPr>
        <w:t>,</w:t>
      </w:r>
      <w:r w:rsidR="00FB24BC" w:rsidRPr="0032649F">
        <w:rPr>
          <w:rFonts w:ascii="Arial" w:hAnsi="Arial" w:cs="Arial"/>
          <w:kern w:val="0"/>
          <w:sz w:val="22"/>
        </w:rPr>
        <w:t xml:space="preserve"> </w:t>
      </w:r>
      <w:r w:rsidRPr="00D40F5F">
        <w:rPr>
          <w:rFonts w:ascii="Arial" w:hAnsi="Arial" w:cs="Arial"/>
          <w:color w:val="0070C0"/>
          <w:kern w:val="0"/>
          <w:sz w:val="22"/>
        </w:rPr>
        <w:t>Table S6</w:t>
      </w:r>
      <w:r w:rsidRPr="00D40F5F">
        <w:rPr>
          <w:rFonts w:ascii="Arial" w:hAnsi="Arial" w:cs="Arial"/>
          <w:kern w:val="0"/>
          <w:sz w:val="22"/>
        </w:rPr>
        <w:t xml:space="preserve">). Secondly, </w:t>
      </w:r>
      <w:r w:rsidR="0006764C">
        <w:rPr>
          <w:rFonts w:ascii="Arial" w:hAnsi="Arial" w:cs="Arial"/>
          <w:kern w:val="0"/>
          <w:sz w:val="22"/>
        </w:rPr>
        <w:t xml:space="preserve">the absence </w:t>
      </w:r>
      <w:r w:rsidRPr="00D40F5F">
        <w:rPr>
          <w:rFonts w:ascii="Arial" w:hAnsi="Arial" w:cs="Arial"/>
          <w:kern w:val="0"/>
          <w:sz w:val="22"/>
        </w:rPr>
        <w:t xml:space="preserve">of integrations specific to adjacent liver tissues in plasma was unlikely due to the scarcity of original cell clones carrying them. Both DNA and RNA sequencing showed that non-tumor clones carrying those integrations, </w:t>
      </w:r>
      <w:r w:rsidR="0006764C">
        <w:rPr>
          <w:rFonts w:ascii="Arial" w:hAnsi="Arial" w:cs="Arial"/>
          <w:kern w:val="0"/>
          <w:sz w:val="22"/>
        </w:rPr>
        <w:t xml:space="preserve">and </w:t>
      </w:r>
      <w:r w:rsidRPr="00D40F5F">
        <w:rPr>
          <w:rFonts w:ascii="Arial" w:hAnsi="Arial" w:cs="Arial"/>
          <w:kern w:val="0"/>
          <w:sz w:val="22"/>
        </w:rPr>
        <w:t>ma</w:t>
      </w:r>
      <w:r w:rsidR="0006764C">
        <w:rPr>
          <w:rFonts w:ascii="Arial" w:hAnsi="Arial" w:cs="Arial"/>
          <w:kern w:val="0"/>
          <w:sz w:val="22"/>
        </w:rPr>
        <w:t>n</w:t>
      </w:r>
      <w:r w:rsidRPr="00D40F5F">
        <w:rPr>
          <w:rFonts w:ascii="Arial" w:hAnsi="Arial" w:cs="Arial"/>
          <w:kern w:val="0"/>
          <w:sz w:val="22"/>
        </w:rPr>
        <w:t xml:space="preserve">y </w:t>
      </w:r>
      <w:r w:rsidR="0006764C">
        <w:rPr>
          <w:rFonts w:ascii="Arial" w:hAnsi="Arial" w:cs="Arial"/>
          <w:kern w:val="0"/>
          <w:sz w:val="22"/>
        </w:rPr>
        <w:t xml:space="preserve">may </w:t>
      </w:r>
      <w:r w:rsidRPr="00D40F5F">
        <w:rPr>
          <w:rFonts w:ascii="Arial" w:hAnsi="Arial" w:cs="Arial"/>
          <w:kern w:val="0"/>
          <w:sz w:val="22"/>
        </w:rPr>
        <w:t xml:space="preserve">have </w:t>
      </w:r>
      <w:r w:rsidR="0006764C">
        <w:rPr>
          <w:rFonts w:ascii="Arial" w:hAnsi="Arial" w:cs="Arial"/>
          <w:kern w:val="0"/>
          <w:sz w:val="22"/>
        </w:rPr>
        <w:t xml:space="preserve">a clonal </w:t>
      </w:r>
      <w:r w:rsidRPr="00D40F5F">
        <w:rPr>
          <w:rFonts w:ascii="Arial" w:hAnsi="Arial" w:cs="Arial"/>
          <w:kern w:val="0"/>
          <w:sz w:val="22"/>
        </w:rPr>
        <w:t xml:space="preserve">size </w:t>
      </w:r>
      <w:r w:rsidR="0006764C">
        <w:rPr>
          <w:rFonts w:ascii="Arial" w:hAnsi="Arial" w:cs="Arial"/>
          <w:kern w:val="0"/>
          <w:sz w:val="22"/>
        </w:rPr>
        <w:t xml:space="preserve">similar </w:t>
      </w:r>
      <w:r w:rsidRPr="00D40F5F">
        <w:rPr>
          <w:rFonts w:ascii="Arial" w:hAnsi="Arial" w:cs="Arial"/>
          <w:kern w:val="0"/>
          <w:sz w:val="22"/>
        </w:rPr>
        <w:t xml:space="preserve">to </w:t>
      </w:r>
      <w:r w:rsidR="0006764C">
        <w:rPr>
          <w:rFonts w:ascii="Arial" w:hAnsi="Arial" w:cs="Arial"/>
          <w:kern w:val="0"/>
          <w:sz w:val="22"/>
        </w:rPr>
        <w:t xml:space="preserve">the </w:t>
      </w:r>
      <w:r w:rsidRPr="00D40F5F">
        <w:rPr>
          <w:rFonts w:ascii="Arial" w:hAnsi="Arial" w:cs="Arial"/>
          <w:kern w:val="0"/>
          <w:sz w:val="22"/>
        </w:rPr>
        <w:t>tumor clones according to the abu</w:t>
      </w:r>
      <w:r w:rsidRPr="00B628F3">
        <w:rPr>
          <w:rFonts w:ascii="Arial" w:hAnsi="Arial" w:cs="Arial"/>
          <w:kern w:val="0"/>
          <w:sz w:val="22"/>
        </w:rPr>
        <w:t>ndance of HBV-human junctions and chimera RNA transcripts (</w:t>
      </w:r>
      <w:r w:rsidRPr="00B628F3">
        <w:rPr>
          <w:rFonts w:ascii="Arial" w:hAnsi="Arial" w:cs="Arial"/>
          <w:color w:val="0070C0"/>
          <w:kern w:val="0"/>
          <w:sz w:val="22"/>
        </w:rPr>
        <w:t>Table S7</w:t>
      </w:r>
      <w:r w:rsidRPr="0048719D">
        <w:rPr>
          <w:rFonts w:ascii="Arial" w:hAnsi="Arial" w:cs="Arial"/>
          <w:kern w:val="0"/>
          <w:sz w:val="22"/>
        </w:rPr>
        <w:t xml:space="preserve">, </w:t>
      </w:r>
      <w:r w:rsidRPr="00185A9C">
        <w:rPr>
          <w:rFonts w:ascii="Arial" w:hAnsi="Arial" w:cs="Arial"/>
          <w:color w:val="0070C0"/>
          <w:kern w:val="0"/>
          <w:sz w:val="22"/>
        </w:rPr>
        <w:t>Figure 3C</w:t>
      </w:r>
      <w:r w:rsidRPr="00185A9C">
        <w:rPr>
          <w:rFonts w:ascii="Arial" w:hAnsi="Arial" w:cs="Arial"/>
          <w:kern w:val="0"/>
          <w:sz w:val="22"/>
        </w:rPr>
        <w:t xml:space="preserve">). </w:t>
      </w:r>
      <w:r w:rsidR="0006764C">
        <w:rPr>
          <w:rFonts w:ascii="Arial" w:hAnsi="Arial" w:cs="Arial"/>
          <w:kern w:val="0"/>
          <w:sz w:val="22"/>
        </w:rPr>
        <w:t xml:space="preserve">Possibly this is due to the amount of DNA shed by the tumor tissue compared to the </w:t>
      </w:r>
      <w:r w:rsidR="000974A6">
        <w:rPr>
          <w:rFonts w:ascii="Arial" w:hAnsi="Arial" w:cs="Arial"/>
          <w:kern w:val="0"/>
          <w:sz w:val="22"/>
        </w:rPr>
        <w:t>non-tumor</w:t>
      </w:r>
      <w:r w:rsidR="0006764C">
        <w:rPr>
          <w:rFonts w:ascii="Arial" w:hAnsi="Arial" w:cs="Arial"/>
          <w:kern w:val="0"/>
          <w:sz w:val="22"/>
        </w:rPr>
        <w:t xml:space="preserve"> tissue. </w:t>
      </w:r>
      <w:r w:rsidRPr="00185A9C">
        <w:rPr>
          <w:rFonts w:ascii="Arial" w:hAnsi="Arial" w:cs="Arial"/>
          <w:kern w:val="0"/>
          <w:sz w:val="22"/>
        </w:rPr>
        <w:t xml:space="preserve">Taken together, </w:t>
      </w:r>
      <w:r w:rsidR="000F4071" w:rsidRPr="00185A9C">
        <w:rPr>
          <w:rFonts w:ascii="Arial" w:hAnsi="Arial" w:cs="Arial"/>
          <w:kern w:val="0"/>
          <w:sz w:val="22"/>
        </w:rPr>
        <w:t xml:space="preserve">we find </w:t>
      </w:r>
      <w:r w:rsidRPr="00185A9C">
        <w:rPr>
          <w:rFonts w:ascii="Arial" w:hAnsi="Arial" w:cs="Arial"/>
          <w:kern w:val="0"/>
          <w:sz w:val="22"/>
        </w:rPr>
        <w:t>plasma integration profile is valuable for the detection of tumor derived integration event</w:t>
      </w:r>
      <w:r w:rsidR="0040356E" w:rsidRPr="004E0AE0">
        <w:rPr>
          <w:rFonts w:ascii="Arial" w:hAnsi="Arial" w:cs="Arial"/>
          <w:kern w:val="0"/>
          <w:sz w:val="22"/>
        </w:rPr>
        <w:t xml:space="preserve">s, and RNA sequencing data </w:t>
      </w:r>
      <w:r w:rsidR="0006764C">
        <w:rPr>
          <w:rFonts w:ascii="Arial" w:hAnsi="Arial" w:cs="Arial"/>
          <w:kern w:val="0"/>
          <w:sz w:val="22"/>
        </w:rPr>
        <w:t xml:space="preserve">not only confirmed that some of these integrations are transcriptionally active but information about tumor expression could be derived from the plasma. </w:t>
      </w:r>
    </w:p>
    <w:p w14:paraId="00DF8475" w14:textId="77777777" w:rsidR="003F3773" w:rsidRPr="00100F4C" w:rsidRDefault="003F37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226AA455" w14:textId="276E9C48" w:rsidR="006B5F73" w:rsidRDefault="006B5F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100F4C">
        <w:rPr>
          <w:rFonts w:ascii="Arial" w:hAnsi="Arial" w:cs="Arial"/>
          <w:kern w:val="0"/>
          <w:sz w:val="22"/>
        </w:rPr>
        <w:t xml:space="preserve">HBV </w:t>
      </w:r>
      <w:r w:rsidR="000974A6" w:rsidRPr="00100F4C">
        <w:rPr>
          <w:rFonts w:ascii="Arial" w:hAnsi="Arial" w:cs="Arial"/>
          <w:kern w:val="0"/>
          <w:sz w:val="22"/>
        </w:rPr>
        <w:t>integrati</w:t>
      </w:r>
      <w:r w:rsidR="000974A6">
        <w:rPr>
          <w:rFonts w:ascii="Arial" w:hAnsi="Arial" w:cs="Arial"/>
          <w:kern w:val="0"/>
          <w:sz w:val="22"/>
        </w:rPr>
        <w:t>ons</w:t>
      </w:r>
      <w:r w:rsidRPr="00100F4C">
        <w:rPr>
          <w:rFonts w:ascii="Arial" w:hAnsi="Arial" w:cs="Arial"/>
          <w:kern w:val="0"/>
          <w:sz w:val="22"/>
        </w:rPr>
        <w:t xml:space="preserve"> were also </w:t>
      </w:r>
      <w:r w:rsidR="003508ED" w:rsidRPr="00100F4C">
        <w:rPr>
          <w:rFonts w:ascii="Arial" w:hAnsi="Arial" w:cs="Arial"/>
          <w:kern w:val="0"/>
          <w:sz w:val="22"/>
        </w:rPr>
        <w:t>sought</w:t>
      </w:r>
      <w:r w:rsidR="003508ED" w:rsidRPr="0032649F">
        <w:rPr>
          <w:rFonts w:ascii="Arial" w:hAnsi="Arial" w:cs="Arial"/>
          <w:kern w:val="0"/>
          <w:sz w:val="22"/>
        </w:rPr>
        <w:t xml:space="preserve"> </w:t>
      </w:r>
      <w:r w:rsidRPr="00D40F5F">
        <w:rPr>
          <w:rFonts w:ascii="Arial" w:hAnsi="Arial" w:cs="Arial"/>
          <w:kern w:val="0"/>
          <w:sz w:val="22"/>
        </w:rPr>
        <w:t xml:space="preserve">in the </w:t>
      </w:r>
      <w:r w:rsidR="00A41F64" w:rsidRPr="00D40F5F">
        <w:rPr>
          <w:rFonts w:ascii="Arial" w:hAnsi="Arial" w:cs="Arial"/>
          <w:kern w:val="0"/>
          <w:sz w:val="22"/>
        </w:rPr>
        <w:t xml:space="preserve">sera </w:t>
      </w:r>
      <w:r w:rsidRPr="00D40F5F">
        <w:rPr>
          <w:rFonts w:ascii="Arial" w:hAnsi="Arial" w:cs="Arial"/>
          <w:kern w:val="0"/>
          <w:sz w:val="22"/>
        </w:rPr>
        <w:t>of 10 chronic hepatitis B patients without liver cancer (</w:t>
      </w:r>
      <w:r w:rsidR="002F7623" w:rsidRPr="00B628F3">
        <w:rPr>
          <w:rFonts w:ascii="Arial" w:hAnsi="Arial" w:cs="Arial"/>
          <w:kern w:val="0"/>
          <w:sz w:val="22"/>
        </w:rPr>
        <w:t xml:space="preserve">Stage V, Study Design, </w:t>
      </w:r>
      <w:r w:rsidR="002F7623" w:rsidRPr="00B628F3">
        <w:rPr>
          <w:rFonts w:ascii="Arial" w:hAnsi="Arial" w:cs="Arial"/>
          <w:color w:val="0070C0"/>
          <w:kern w:val="0"/>
          <w:sz w:val="22"/>
        </w:rPr>
        <w:t xml:space="preserve">Figure 1A; </w:t>
      </w:r>
      <w:r w:rsidRPr="0048719D">
        <w:rPr>
          <w:rFonts w:ascii="Arial" w:hAnsi="Arial" w:cs="Arial"/>
          <w:color w:val="0070C0"/>
          <w:kern w:val="0"/>
          <w:sz w:val="22"/>
        </w:rPr>
        <w:t>Table S4</w:t>
      </w:r>
      <w:r w:rsidRPr="0048719D">
        <w:rPr>
          <w:rFonts w:ascii="Arial" w:hAnsi="Arial" w:cs="Arial"/>
          <w:kern w:val="0"/>
          <w:sz w:val="22"/>
        </w:rPr>
        <w:t>). No events met the integration criteria in all th</w:t>
      </w:r>
      <w:r w:rsidRPr="00EA1705">
        <w:rPr>
          <w:rFonts w:ascii="Arial" w:hAnsi="Arial" w:cs="Arial"/>
          <w:kern w:val="0"/>
          <w:sz w:val="22"/>
        </w:rPr>
        <w:t xml:space="preserve">ese patients (Methods section). </w:t>
      </w:r>
      <w:r w:rsidR="00512CF8">
        <w:rPr>
          <w:rFonts w:ascii="Arial" w:hAnsi="Arial" w:cs="Arial" w:hint="eastAsia"/>
          <w:kern w:val="0"/>
          <w:sz w:val="22"/>
        </w:rPr>
        <w:t>W</w:t>
      </w:r>
      <w:r w:rsidRPr="00EA1705">
        <w:rPr>
          <w:rFonts w:ascii="Arial" w:hAnsi="Arial" w:cs="Arial"/>
          <w:kern w:val="0"/>
          <w:sz w:val="22"/>
        </w:rPr>
        <w:t>e did observe a lot of single junction reads indicating the existence of integration events, and breakpoint distribution of them was consistent with that of breakpoints found in tumor and liver tissues (</w:t>
      </w:r>
      <w:r w:rsidRPr="00EA1705">
        <w:rPr>
          <w:rFonts w:ascii="Arial" w:hAnsi="Arial" w:cs="Arial"/>
          <w:color w:val="0070C0"/>
          <w:kern w:val="0"/>
          <w:sz w:val="22"/>
        </w:rPr>
        <w:t xml:space="preserve">Figure </w:t>
      </w:r>
      <w:r w:rsidR="00310E23" w:rsidRPr="00173941">
        <w:rPr>
          <w:rFonts w:ascii="Arial" w:hAnsi="Arial" w:cs="Arial"/>
          <w:color w:val="0070C0"/>
          <w:kern w:val="0"/>
          <w:sz w:val="22"/>
        </w:rPr>
        <w:t>S</w:t>
      </w:r>
      <w:r w:rsidR="00310E23" w:rsidRPr="0032649F">
        <w:rPr>
          <w:rFonts w:ascii="Arial" w:hAnsi="Arial" w:cs="Arial"/>
          <w:color w:val="0070C0"/>
          <w:kern w:val="0"/>
          <w:sz w:val="22"/>
        </w:rPr>
        <w:t>1</w:t>
      </w:r>
      <w:r w:rsidRPr="00D40F5F">
        <w:rPr>
          <w:rFonts w:ascii="Arial" w:hAnsi="Arial" w:cs="Arial"/>
          <w:kern w:val="0"/>
          <w:sz w:val="22"/>
        </w:rPr>
        <w:t xml:space="preserve">). However, their authenticity should be supported by analyzing paired tissue samples from liver biopsy. The scarcity of DNA fragments </w:t>
      </w:r>
      <w:r w:rsidR="001F5BF8">
        <w:rPr>
          <w:rFonts w:ascii="Arial" w:hAnsi="Arial" w:cs="Arial"/>
          <w:kern w:val="0"/>
          <w:sz w:val="22"/>
        </w:rPr>
        <w:t xml:space="preserve">derived </w:t>
      </w:r>
      <w:r w:rsidRPr="00D40F5F">
        <w:rPr>
          <w:rFonts w:ascii="Arial" w:hAnsi="Arial" w:cs="Arial"/>
          <w:kern w:val="0"/>
          <w:sz w:val="22"/>
        </w:rPr>
        <w:t xml:space="preserve">from </w:t>
      </w:r>
      <w:r w:rsidR="001F5BF8">
        <w:rPr>
          <w:rFonts w:ascii="Arial" w:hAnsi="Arial" w:cs="Arial"/>
          <w:kern w:val="0"/>
          <w:sz w:val="22"/>
        </w:rPr>
        <w:t xml:space="preserve">chronically infected liver </w:t>
      </w:r>
      <w:r w:rsidRPr="00D40F5F">
        <w:rPr>
          <w:rFonts w:ascii="Arial" w:hAnsi="Arial" w:cs="Arial"/>
          <w:kern w:val="0"/>
          <w:sz w:val="22"/>
        </w:rPr>
        <w:t xml:space="preserve">was likely due to </w:t>
      </w:r>
      <w:r w:rsidR="001F5BF8">
        <w:rPr>
          <w:rFonts w:ascii="Arial" w:hAnsi="Arial" w:cs="Arial"/>
          <w:kern w:val="0"/>
          <w:sz w:val="22"/>
        </w:rPr>
        <w:t xml:space="preserve">a combination of </w:t>
      </w:r>
      <w:r w:rsidRPr="00D40F5F">
        <w:rPr>
          <w:rFonts w:ascii="Arial" w:hAnsi="Arial" w:cs="Arial"/>
          <w:kern w:val="0"/>
          <w:sz w:val="22"/>
        </w:rPr>
        <w:t>limited</w:t>
      </w:r>
      <w:r w:rsidR="00FE11BB">
        <w:rPr>
          <w:rFonts w:ascii="Arial" w:hAnsi="Arial" w:cs="Arial"/>
          <w:kern w:val="0"/>
          <w:sz w:val="22"/>
        </w:rPr>
        <w:t xml:space="preserve"> </w:t>
      </w:r>
      <w:r w:rsidR="001F5BF8">
        <w:rPr>
          <w:rFonts w:ascii="Arial" w:hAnsi="Arial" w:cs="Arial"/>
          <w:kern w:val="0"/>
          <w:sz w:val="22"/>
        </w:rPr>
        <w:t>turnover of infected</w:t>
      </w:r>
      <w:r w:rsidRPr="00D40F5F">
        <w:rPr>
          <w:rFonts w:ascii="Arial" w:hAnsi="Arial" w:cs="Arial"/>
          <w:kern w:val="0"/>
          <w:sz w:val="22"/>
        </w:rPr>
        <w:t xml:space="preserve"> cells</w:t>
      </w:r>
      <w:r w:rsidR="001F5BF8">
        <w:rPr>
          <w:rFonts w:ascii="Arial" w:hAnsi="Arial" w:cs="Arial"/>
          <w:kern w:val="0"/>
          <w:sz w:val="22"/>
        </w:rPr>
        <w:t xml:space="preserve"> and clonality</w:t>
      </w:r>
      <w:r w:rsidRPr="00D40F5F">
        <w:rPr>
          <w:rFonts w:ascii="Arial" w:hAnsi="Arial" w:cs="Arial"/>
          <w:kern w:val="0"/>
          <w:sz w:val="22"/>
        </w:rPr>
        <w:t>.</w:t>
      </w:r>
      <w:r w:rsidR="001F5BF8">
        <w:rPr>
          <w:rFonts w:ascii="Arial" w:hAnsi="Arial" w:cs="Arial"/>
          <w:kern w:val="0"/>
          <w:sz w:val="22"/>
        </w:rPr>
        <w:t xml:space="preserve"> It would be interesting to evaluate the </w:t>
      </w:r>
      <w:proofErr w:type="spellStart"/>
      <w:r w:rsidR="001F5BF8">
        <w:rPr>
          <w:rFonts w:ascii="Arial" w:hAnsi="Arial" w:cs="Arial"/>
          <w:kern w:val="0"/>
          <w:sz w:val="22"/>
        </w:rPr>
        <w:t>cfDNA</w:t>
      </w:r>
      <w:proofErr w:type="spellEnd"/>
      <w:r w:rsidR="001F5BF8">
        <w:rPr>
          <w:rFonts w:ascii="Arial" w:hAnsi="Arial" w:cs="Arial"/>
          <w:kern w:val="0"/>
          <w:sz w:val="22"/>
        </w:rPr>
        <w:t xml:space="preserve"> from patients where there is an active</w:t>
      </w:r>
      <w:r w:rsidRPr="00D40F5F">
        <w:rPr>
          <w:rFonts w:ascii="Arial" w:hAnsi="Arial" w:cs="Arial"/>
          <w:kern w:val="0"/>
          <w:sz w:val="22"/>
        </w:rPr>
        <w:t xml:space="preserve"> HBsAg specific T cell response where selective killing could increase the overall number of HBV integrations detected. </w:t>
      </w:r>
    </w:p>
    <w:p w14:paraId="702F1A62" w14:textId="77777777" w:rsidR="00B4520B" w:rsidRPr="00B628F3" w:rsidRDefault="00B4520B" w:rsidP="003F3773">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5A1402B5" w14:textId="77777777" w:rsidR="006B5F73" w:rsidRPr="0032649F" w:rsidRDefault="00BB582C" w:rsidP="003F3773">
      <w:pPr>
        <w:pStyle w:val="3"/>
        <w:spacing w:before="0" w:after="0"/>
        <w:jc w:val="left"/>
        <w:rPr>
          <w:rFonts w:ascii="Arial" w:hAnsi="Arial" w:cs="Arial"/>
          <w:sz w:val="22"/>
          <w:szCs w:val="22"/>
        </w:rPr>
      </w:pPr>
      <w:r w:rsidRPr="003F3773">
        <w:rPr>
          <w:rFonts w:ascii="Arial" w:hAnsi="Arial" w:cs="Arial"/>
          <w:sz w:val="22"/>
          <w:szCs w:val="22"/>
        </w:rPr>
        <w:t>H</w:t>
      </w:r>
      <w:bookmarkStart w:id="20" w:name="_GoBack"/>
      <w:r w:rsidRPr="003F3773">
        <w:rPr>
          <w:rFonts w:ascii="Arial" w:hAnsi="Arial" w:cs="Arial"/>
          <w:sz w:val="22"/>
          <w:szCs w:val="22"/>
        </w:rPr>
        <w:t xml:space="preserve">BV integrant prediction: </w:t>
      </w:r>
      <w:r w:rsidR="00DB4412" w:rsidRPr="003F3773">
        <w:rPr>
          <w:rFonts w:ascii="Arial" w:hAnsi="Arial" w:cs="Arial"/>
          <w:sz w:val="22"/>
          <w:szCs w:val="22"/>
        </w:rPr>
        <w:t xml:space="preserve">sequence </w:t>
      </w:r>
      <w:r w:rsidR="00F60874" w:rsidRPr="003F3773">
        <w:rPr>
          <w:rFonts w:ascii="Arial" w:hAnsi="Arial" w:cs="Arial"/>
          <w:sz w:val="22"/>
          <w:szCs w:val="22"/>
        </w:rPr>
        <w:t>boundary of a single integration in human genome.</w:t>
      </w:r>
    </w:p>
    <w:p w14:paraId="4CB8C32D" w14:textId="54D5F7D8" w:rsidR="006B5F73" w:rsidRPr="00D40F5F" w:rsidRDefault="001F3B72"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32649F">
        <w:rPr>
          <w:rFonts w:ascii="Arial" w:hAnsi="Arial" w:cs="Arial"/>
          <w:kern w:val="0"/>
          <w:sz w:val="22"/>
        </w:rPr>
        <w:t xml:space="preserve">   To </w:t>
      </w:r>
      <w:r w:rsidR="001B7FCC">
        <w:rPr>
          <w:rFonts w:ascii="Arial" w:hAnsi="Arial" w:cs="Arial"/>
          <w:kern w:val="0"/>
          <w:sz w:val="22"/>
        </w:rPr>
        <w:t xml:space="preserve">accurately </w:t>
      </w:r>
      <w:r w:rsidRPr="0032649F">
        <w:rPr>
          <w:rFonts w:ascii="Arial" w:hAnsi="Arial" w:cs="Arial"/>
          <w:kern w:val="0"/>
          <w:sz w:val="22"/>
        </w:rPr>
        <w:t>predict the HBV integrat</w:t>
      </w:r>
      <w:r w:rsidR="001B7FCC">
        <w:rPr>
          <w:rFonts w:ascii="Arial" w:hAnsi="Arial" w:cs="Arial"/>
          <w:kern w:val="0"/>
          <w:sz w:val="22"/>
        </w:rPr>
        <w:t>ion sequence and orientation</w:t>
      </w:r>
      <w:r w:rsidRPr="0032649F">
        <w:rPr>
          <w:rFonts w:ascii="Arial" w:hAnsi="Arial" w:cs="Arial"/>
          <w:kern w:val="0"/>
          <w:sz w:val="22"/>
        </w:rPr>
        <w:t xml:space="preserve"> will be </w:t>
      </w:r>
      <w:r w:rsidR="001B7FCC">
        <w:rPr>
          <w:rFonts w:ascii="Arial" w:hAnsi="Arial" w:cs="Arial"/>
          <w:kern w:val="0"/>
          <w:sz w:val="22"/>
        </w:rPr>
        <w:t>valuable for assessing the</w:t>
      </w:r>
      <w:r w:rsidR="0069713E" w:rsidRPr="0032649F">
        <w:rPr>
          <w:rFonts w:ascii="Arial" w:hAnsi="Arial" w:cs="Arial"/>
          <w:kern w:val="0"/>
          <w:sz w:val="22"/>
        </w:rPr>
        <w:t xml:space="preserve"> </w:t>
      </w:r>
      <w:r w:rsidR="00EB0ABA" w:rsidRPr="0032649F">
        <w:rPr>
          <w:rFonts w:ascii="Arial" w:hAnsi="Arial" w:cs="Arial"/>
          <w:kern w:val="0"/>
          <w:sz w:val="22"/>
        </w:rPr>
        <w:t>viral protei</w:t>
      </w:r>
      <w:r w:rsidR="001B7FCC">
        <w:rPr>
          <w:rFonts w:ascii="Arial" w:hAnsi="Arial" w:cs="Arial"/>
          <w:kern w:val="0"/>
          <w:sz w:val="22"/>
        </w:rPr>
        <w:t>n/</w:t>
      </w:r>
      <w:r w:rsidR="003F3773">
        <w:rPr>
          <w:rFonts w:ascii="Arial" w:hAnsi="Arial" w:cs="Arial"/>
          <w:kern w:val="0"/>
          <w:sz w:val="22"/>
        </w:rPr>
        <w:t xml:space="preserve">peptide </w:t>
      </w:r>
      <w:r w:rsidR="0079735D">
        <w:rPr>
          <w:rFonts w:ascii="Arial" w:hAnsi="Arial" w:cs="Arial"/>
          <w:kern w:val="0"/>
          <w:sz w:val="22"/>
        </w:rPr>
        <w:t>potential</w:t>
      </w:r>
      <w:r w:rsidR="0079735D" w:rsidRPr="0032649F">
        <w:rPr>
          <w:rFonts w:ascii="Arial" w:hAnsi="Arial" w:cs="Arial"/>
          <w:kern w:val="0"/>
          <w:sz w:val="22"/>
        </w:rPr>
        <w:t xml:space="preserve"> </w:t>
      </w:r>
      <w:r w:rsidR="0069713E" w:rsidRPr="0032649F">
        <w:rPr>
          <w:rFonts w:ascii="Arial" w:hAnsi="Arial" w:cs="Arial"/>
          <w:kern w:val="0"/>
          <w:sz w:val="22"/>
        </w:rPr>
        <w:t xml:space="preserve">of </w:t>
      </w:r>
      <w:r w:rsidRPr="0032649F">
        <w:rPr>
          <w:rFonts w:ascii="Arial" w:hAnsi="Arial" w:cs="Arial"/>
          <w:kern w:val="0"/>
          <w:sz w:val="22"/>
        </w:rPr>
        <w:t xml:space="preserve">integrations. </w:t>
      </w:r>
      <w:r w:rsidR="0074341C" w:rsidRPr="0032649F">
        <w:rPr>
          <w:rFonts w:ascii="Arial" w:hAnsi="Arial" w:cs="Arial"/>
          <w:kern w:val="0"/>
          <w:sz w:val="22"/>
        </w:rPr>
        <w:t xml:space="preserve">Each </w:t>
      </w:r>
      <w:r w:rsidR="0074341C" w:rsidRPr="00D40F5F">
        <w:rPr>
          <w:rFonts w:ascii="Arial" w:hAnsi="Arial" w:cs="Arial"/>
          <w:kern w:val="0"/>
          <w:sz w:val="22"/>
        </w:rPr>
        <w:t>integration</w:t>
      </w:r>
      <w:r w:rsidR="0074341C" w:rsidRPr="0032649F">
        <w:rPr>
          <w:rFonts w:ascii="Arial" w:hAnsi="Arial" w:cs="Arial"/>
          <w:kern w:val="0"/>
          <w:sz w:val="22"/>
        </w:rPr>
        <w:t xml:space="preserve"> should have two viral breakpoints</w:t>
      </w:r>
      <w:r w:rsidR="00213C78" w:rsidRPr="0032649F">
        <w:rPr>
          <w:rFonts w:ascii="Arial" w:hAnsi="Arial" w:cs="Arial"/>
          <w:kern w:val="0"/>
          <w:sz w:val="22"/>
        </w:rPr>
        <w:t xml:space="preserve"> </w:t>
      </w:r>
      <w:r w:rsidR="00121650" w:rsidRPr="0032649F">
        <w:rPr>
          <w:rFonts w:ascii="Arial" w:hAnsi="Arial" w:cs="Arial"/>
          <w:kern w:val="0"/>
          <w:sz w:val="22"/>
        </w:rPr>
        <w:t xml:space="preserve">and two host breakpoints </w:t>
      </w:r>
      <w:r w:rsidR="00213C78" w:rsidRPr="0032649F">
        <w:rPr>
          <w:rFonts w:ascii="Arial" w:hAnsi="Arial" w:cs="Arial"/>
          <w:kern w:val="0"/>
          <w:sz w:val="22"/>
        </w:rPr>
        <w:t>(</w:t>
      </w:r>
      <w:r w:rsidR="00615307" w:rsidRPr="00D40F5F">
        <w:rPr>
          <w:rFonts w:ascii="Arial" w:hAnsi="Arial" w:cs="Arial"/>
          <w:color w:val="0070C0"/>
          <w:kern w:val="0"/>
          <w:sz w:val="22"/>
        </w:rPr>
        <w:t xml:space="preserve">Figure </w:t>
      </w:r>
      <w:r w:rsidR="00615307" w:rsidRPr="0032649F">
        <w:rPr>
          <w:rFonts w:ascii="Arial" w:hAnsi="Arial" w:cs="Arial"/>
          <w:color w:val="0070C0"/>
          <w:kern w:val="0"/>
          <w:sz w:val="22"/>
        </w:rPr>
        <w:t>3A</w:t>
      </w:r>
      <w:r w:rsidR="00213C78" w:rsidRPr="0032649F">
        <w:rPr>
          <w:rFonts w:ascii="Arial" w:hAnsi="Arial" w:cs="Arial"/>
          <w:kern w:val="0"/>
          <w:sz w:val="22"/>
        </w:rPr>
        <w:t>)</w:t>
      </w:r>
      <w:r w:rsidR="0069713E" w:rsidRPr="0032649F">
        <w:rPr>
          <w:rFonts w:ascii="Arial" w:hAnsi="Arial" w:cs="Arial"/>
          <w:kern w:val="0"/>
          <w:sz w:val="22"/>
        </w:rPr>
        <w:t>.</w:t>
      </w:r>
      <w:r w:rsidR="0074341C" w:rsidRPr="0032649F">
        <w:rPr>
          <w:rFonts w:ascii="Arial" w:hAnsi="Arial" w:cs="Arial"/>
          <w:kern w:val="0"/>
          <w:sz w:val="22"/>
        </w:rPr>
        <w:t xml:space="preserve"> </w:t>
      </w:r>
      <w:r w:rsidR="00DD3E8C">
        <w:rPr>
          <w:rFonts w:ascii="Arial" w:hAnsi="Arial" w:cs="Arial"/>
          <w:kern w:val="0"/>
          <w:sz w:val="22"/>
        </w:rPr>
        <w:t xml:space="preserve">As a premise we assumed that </w:t>
      </w:r>
      <w:r w:rsidR="00213C78" w:rsidRPr="0032649F">
        <w:rPr>
          <w:rFonts w:ascii="Arial" w:hAnsi="Arial" w:cs="Arial"/>
          <w:kern w:val="0"/>
          <w:sz w:val="22"/>
        </w:rPr>
        <w:t>two</w:t>
      </w:r>
      <w:r w:rsidR="0090392A" w:rsidRPr="0032649F">
        <w:rPr>
          <w:rFonts w:ascii="Arial" w:hAnsi="Arial" w:cs="Arial"/>
          <w:kern w:val="0"/>
          <w:sz w:val="22"/>
        </w:rPr>
        <w:t xml:space="preserve"> independent</w:t>
      </w:r>
      <w:r w:rsidR="00213C78" w:rsidRPr="0032649F">
        <w:rPr>
          <w:rFonts w:ascii="Arial" w:hAnsi="Arial" w:cs="Arial"/>
          <w:kern w:val="0"/>
          <w:sz w:val="22"/>
        </w:rPr>
        <w:t xml:space="preserve"> integration events in </w:t>
      </w:r>
      <w:r w:rsidR="0090392A" w:rsidRPr="0032649F">
        <w:rPr>
          <w:rFonts w:ascii="Arial" w:hAnsi="Arial" w:cs="Arial"/>
          <w:kern w:val="0"/>
          <w:sz w:val="22"/>
        </w:rPr>
        <w:t xml:space="preserve">host </w:t>
      </w:r>
      <w:r w:rsidR="00213C78" w:rsidRPr="0032649F">
        <w:rPr>
          <w:rFonts w:ascii="Arial" w:hAnsi="Arial" w:cs="Arial"/>
          <w:kern w:val="0"/>
          <w:sz w:val="22"/>
        </w:rPr>
        <w:t>genome shoul</w:t>
      </w:r>
      <w:r w:rsidR="008012F0" w:rsidRPr="0032649F">
        <w:rPr>
          <w:rFonts w:ascii="Arial" w:hAnsi="Arial" w:cs="Arial"/>
          <w:kern w:val="0"/>
          <w:sz w:val="22"/>
        </w:rPr>
        <w:t>d be far away from each other. Therefore, w</w:t>
      </w:r>
      <w:r w:rsidR="00D11ECA" w:rsidRPr="0032649F">
        <w:rPr>
          <w:rFonts w:ascii="Arial" w:hAnsi="Arial" w:cs="Arial"/>
          <w:kern w:val="0"/>
          <w:sz w:val="22"/>
        </w:rPr>
        <w:t xml:space="preserve">e </w:t>
      </w:r>
      <w:r w:rsidR="00DD3E8C">
        <w:rPr>
          <w:rFonts w:ascii="Arial" w:hAnsi="Arial" w:cs="Arial"/>
          <w:kern w:val="0"/>
          <w:sz w:val="22"/>
        </w:rPr>
        <w:t xml:space="preserve">applied a rule that </w:t>
      </w:r>
      <w:r w:rsidR="006B5F73" w:rsidRPr="00D40F5F">
        <w:rPr>
          <w:rFonts w:ascii="Arial" w:hAnsi="Arial" w:cs="Arial"/>
          <w:kern w:val="0"/>
          <w:sz w:val="22"/>
        </w:rPr>
        <w:t>two cellular</w:t>
      </w:r>
      <w:r w:rsidR="004F00B4" w:rsidRPr="0032649F">
        <w:rPr>
          <w:rFonts w:ascii="Arial" w:hAnsi="Arial" w:cs="Arial"/>
          <w:kern w:val="0"/>
          <w:sz w:val="22"/>
        </w:rPr>
        <w:t xml:space="preserve"> </w:t>
      </w:r>
      <w:r w:rsidR="006B5F73" w:rsidRPr="00D40F5F">
        <w:rPr>
          <w:rFonts w:ascii="Arial" w:hAnsi="Arial" w:cs="Arial"/>
          <w:kern w:val="0"/>
          <w:sz w:val="22"/>
        </w:rPr>
        <w:t>breakpoints</w:t>
      </w:r>
      <w:r w:rsidR="004F00B4" w:rsidRPr="0032649F">
        <w:rPr>
          <w:rFonts w:ascii="Arial" w:hAnsi="Arial" w:cs="Arial"/>
          <w:kern w:val="0"/>
          <w:sz w:val="22"/>
        </w:rPr>
        <w:t xml:space="preserve"> </w:t>
      </w:r>
      <w:r w:rsidR="006B5F73" w:rsidRPr="00D40F5F">
        <w:rPr>
          <w:rFonts w:ascii="Arial" w:hAnsi="Arial" w:cs="Arial"/>
          <w:kern w:val="0"/>
          <w:sz w:val="22"/>
        </w:rPr>
        <w:t xml:space="preserve">that occurred within 20 K base pairs (bp) </w:t>
      </w:r>
      <w:r w:rsidR="00DD3E8C">
        <w:rPr>
          <w:rFonts w:ascii="Arial" w:hAnsi="Arial" w:cs="Arial"/>
          <w:kern w:val="0"/>
          <w:sz w:val="22"/>
        </w:rPr>
        <w:t>were</w:t>
      </w:r>
      <w:r w:rsidR="006B5F73" w:rsidRPr="00D40F5F">
        <w:rPr>
          <w:rFonts w:ascii="Arial" w:hAnsi="Arial" w:cs="Arial"/>
          <w:kern w:val="0"/>
          <w:sz w:val="22"/>
        </w:rPr>
        <w:t xml:space="preserve"> a single integration event (</w:t>
      </w:r>
      <w:r w:rsidR="006B5F73" w:rsidRPr="00D40F5F">
        <w:rPr>
          <w:rFonts w:ascii="Arial" w:hAnsi="Arial" w:cs="Arial"/>
          <w:color w:val="0070C0"/>
          <w:kern w:val="0"/>
          <w:sz w:val="22"/>
        </w:rPr>
        <w:t>Figure 4</w:t>
      </w:r>
      <w:r w:rsidR="006B5F73" w:rsidRPr="00D40F5F">
        <w:rPr>
          <w:rFonts w:ascii="Arial" w:hAnsi="Arial" w:cs="Arial"/>
          <w:kern w:val="0"/>
          <w:sz w:val="22"/>
        </w:rPr>
        <w:t xml:space="preserve">). </w:t>
      </w:r>
      <w:bookmarkEnd w:id="20"/>
      <w:r w:rsidR="006B5F73" w:rsidRPr="00D40F5F">
        <w:rPr>
          <w:rFonts w:ascii="Arial" w:hAnsi="Arial" w:cs="Arial"/>
          <w:kern w:val="0"/>
          <w:sz w:val="22"/>
        </w:rPr>
        <w:t xml:space="preserve">Among the total 424 integrations observed in paired tumor and adjacent non-tumor tissues, we were able to map 218 of these accurately at each end of the integrated sequence. The genomic distance between breakpoints </w:t>
      </w:r>
      <w:r w:rsidR="00DD3E8C">
        <w:rPr>
          <w:rFonts w:ascii="Arial" w:hAnsi="Arial" w:cs="Arial"/>
          <w:kern w:val="0"/>
          <w:sz w:val="22"/>
        </w:rPr>
        <w:t>ranged</w:t>
      </w:r>
      <w:r w:rsidR="00DD3E8C" w:rsidRPr="00D40F5F">
        <w:rPr>
          <w:rFonts w:ascii="Arial" w:hAnsi="Arial" w:cs="Arial"/>
          <w:kern w:val="0"/>
          <w:sz w:val="22"/>
        </w:rPr>
        <w:t xml:space="preserve"> </w:t>
      </w:r>
      <w:r w:rsidR="006B5F73" w:rsidRPr="00D40F5F">
        <w:rPr>
          <w:rFonts w:ascii="Arial" w:hAnsi="Arial" w:cs="Arial"/>
          <w:kern w:val="0"/>
          <w:sz w:val="22"/>
        </w:rPr>
        <w:t>between 35 bp and &gt;4,000 bp, and most</w:t>
      </w:r>
      <w:r w:rsidR="00DD3E8C">
        <w:rPr>
          <w:rFonts w:ascii="Arial" w:hAnsi="Arial" w:cs="Arial"/>
          <w:kern w:val="0"/>
          <w:sz w:val="22"/>
        </w:rPr>
        <w:t>ly</w:t>
      </w:r>
      <w:r w:rsidR="006B5F73" w:rsidRPr="00D40F5F">
        <w:rPr>
          <w:rFonts w:ascii="Arial" w:hAnsi="Arial" w:cs="Arial"/>
          <w:kern w:val="0"/>
          <w:sz w:val="22"/>
        </w:rPr>
        <w:t xml:space="preserve"> </w:t>
      </w:r>
      <w:r w:rsidR="00DD3E8C">
        <w:rPr>
          <w:rFonts w:ascii="Arial" w:hAnsi="Arial" w:cs="Arial"/>
          <w:kern w:val="0"/>
          <w:sz w:val="22"/>
        </w:rPr>
        <w:t>between</w:t>
      </w:r>
      <w:r w:rsidR="006B5F73" w:rsidRPr="00B628F3">
        <w:rPr>
          <w:rFonts w:ascii="Arial" w:hAnsi="Arial" w:cs="Arial"/>
          <w:kern w:val="0"/>
          <w:sz w:val="22"/>
        </w:rPr>
        <w:t xml:space="preserve"> 0-50 bp (87%, 189/218; </w:t>
      </w:r>
      <w:r w:rsidR="006B5F73" w:rsidRPr="00B628F3">
        <w:rPr>
          <w:rFonts w:ascii="Arial" w:hAnsi="Arial" w:cs="Arial"/>
          <w:color w:val="0070C0"/>
          <w:kern w:val="0"/>
          <w:sz w:val="22"/>
        </w:rPr>
        <w:t xml:space="preserve">Figures 4A-4B, Figure </w:t>
      </w:r>
      <w:r w:rsidR="00310E23" w:rsidRPr="0048719D">
        <w:rPr>
          <w:rFonts w:ascii="Arial" w:hAnsi="Arial" w:cs="Arial"/>
          <w:color w:val="0070C0"/>
          <w:kern w:val="0"/>
          <w:sz w:val="22"/>
        </w:rPr>
        <w:t>S</w:t>
      </w:r>
      <w:r w:rsidR="00310E23" w:rsidRPr="0032649F">
        <w:rPr>
          <w:rFonts w:ascii="Arial" w:hAnsi="Arial" w:cs="Arial"/>
          <w:color w:val="0070C0"/>
          <w:kern w:val="0"/>
          <w:sz w:val="22"/>
        </w:rPr>
        <w:t>3</w:t>
      </w:r>
      <w:r w:rsidR="006B5F73" w:rsidRPr="00D40F5F">
        <w:rPr>
          <w:rFonts w:ascii="Arial" w:hAnsi="Arial" w:cs="Arial"/>
          <w:kern w:val="0"/>
          <w:sz w:val="22"/>
        </w:rPr>
        <w:t xml:space="preserve">). The frequency of large deletions (&gt;1,000 bp, 5%, 11/218; </w:t>
      </w:r>
      <w:r w:rsidR="006B5F73" w:rsidRPr="00D40F5F">
        <w:rPr>
          <w:rFonts w:ascii="Arial" w:hAnsi="Arial" w:cs="Arial"/>
          <w:color w:val="0070C0"/>
          <w:kern w:val="0"/>
          <w:sz w:val="22"/>
        </w:rPr>
        <w:t>Figure 4C</w:t>
      </w:r>
      <w:r w:rsidR="006B5F73" w:rsidRPr="00D40F5F">
        <w:rPr>
          <w:rFonts w:ascii="Arial" w:hAnsi="Arial" w:cs="Arial"/>
          <w:kern w:val="0"/>
          <w:sz w:val="22"/>
        </w:rPr>
        <w:t xml:space="preserve">) and redundant human DNA fragments (13%, 30/218; </w:t>
      </w:r>
      <w:r w:rsidR="006B5F73" w:rsidRPr="00D40F5F">
        <w:rPr>
          <w:rFonts w:ascii="Arial" w:hAnsi="Arial" w:cs="Arial"/>
          <w:color w:val="0070C0"/>
          <w:kern w:val="0"/>
          <w:sz w:val="22"/>
        </w:rPr>
        <w:t>Figure 4D</w:t>
      </w:r>
      <w:r w:rsidR="006B5F73" w:rsidRPr="00B628F3">
        <w:rPr>
          <w:rFonts w:ascii="Arial" w:hAnsi="Arial" w:cs="Arial"/>
          <w:kern w:val="0"/>
          <w:sz w:val="22"/>
        </w:rPr>
        <w:t xml:space="preserve">) was relatively low. Notably, seven of </w:t>
      </w:r>
      <w:r w:rsidR="00DD3E8C">
        <w:rPr>
          <w:rFonts w:ascii="Arial" w:hAnsi="Arial" w:cs="Arial"/>
          <w:kern w:val="0"/>
          <w:sz w:val="22"/>
        </w:rPr>
        <w:t>the</w:t>
      </w:r>
      <w:r w:rsidR="00DD3E8C" w:rsidRPr="00B628F3">
        <w:rPr>
          <w:rFonts w:ascii="Arial" w:hAnsi="Arial" w:cs="Arial"/>
          <w:kern w:val="0"/>
          <w:sz w:val="22"/>
        </w:rPr>
        <w:t xml:space="preserve"> </w:t>
      </w:r>
      <w:r w:rsidR="006B5F73" w:rsidRPr="00B628F3">
        <w:rPr>
          <w:rFonts w:ascii="Arial" w:hAnsi="Arial" w:cs="Arial"/>
          <w:kern w:val="0"/>
          <w:sz w:val="22"/>
        </w:rPr>
        <w:t xml:space="preserve">11 integrations in the intronic region of </w:t>
      </w:r>
      <w:r w:rsidR="006B5F73" w:rsidRPr="0048719D">
        <w:rPr>
          <w:rFonts w:ascii="Arial" w:hAnsi="Arial" w:cs="Arial"/>
          <w:i/>
          <w:kern w:val="0"/>
          <w:sz w:val="22"/>
        </w:rPr>
        <w:t>FN1</w:t>
      </w:r>
      <w:r w:rsidR="006B5F73" w:rsidRPr="0048719D">
        <w:rPr>
          <w:rFonts w:ascii="Arial" w:hAnsi="Arial" w:cs="Arial"/>
          <w:kern w:val="0"/>
          <w:sz w:val="22"/>
        </w:rPr>
        <w:t xml:space="preserve"> gene had repeated sequences at the breakpoints</w:t>
      </w:r>
      <w:r w:rsidR="00512CF8">
        <w:rPr>
          <w:rFonts w:ascii="Arial" w:hAnsi="Arial" w:cs="Arial" w:hint="eastAsia"/>
          <w:kern w:val="0"/>
          <w:sz w:val="22"/>
        </w:rPr>
        <w:t>.</w:t>
      </w:r>
      <w:r w:rsidR="00512CF8">
        <w:rPr>
          <w:rFonts w:ascii="Arial" w:hAnsi="Arial" w:cs="Arial"/>
          <w:kern w:val="0"/>
          <w:sz w:val="22"/>
        </w:rPr>
        <w:t xml:space="preserve"> </w:t>
      </w:r>
      <w:r w:rsidRPr="0032649F">
        <w:rPr>
          <w:rFonts w:ascii="Arial" w:hAnsi="Arial" w:cs="Arial"/>
          <w:kern w:val="0"/>
          <w:sz w:val="22"/>
        </w:rPr>
        <w:t>Obviously, g</w:t>
      </w:r>
      <w:r w:rsidR="006B5F73" w:rsidRPr="00D40F5F">
        <w:rPr>
          <w:rFonts w:ascii="Arial" w:hAnsi="Arial" w:cs="Arial"/>
          <w:kern w:val="0"/>
          <w:sz w:val="22"/>
        </w:rPr>
        <w:t>enomic structure variation may influence the pairing analysis of the remaining 206 integrations (</w:t>
      </w:r>
      <w:r w:rsidR="006B5F73" w:rsidRPr="00D40F5F">
        <w:rPr>
          <w:rFonts w:ascii="Arial" w:hAnsi="Arial" w:cs="Arial"/>
          <w:color w:val="0070C0"/>
          <w:kern w:val="0"/>
          <w:sz w:val="22"/>
        </w:rPr>
        <w:t>Figure 5A</w:t>
      </w:r>
      <w:r w:rsidR="006B5F73" w:rsidRPr="00D40F5F">
        <w:rPr>
          <w:rFonts w:ascii="Arial" w:hAnsi="Arial" w:cs="Arial"/>
          <w:kern w:val="0"/>
          <w:sz w:val="22"/>
        </w:rPr>
        <w:t xml:space="preserve">). </w:t>
      </w:r>
      <w:r w:rsidRPr="0032649F">
        <w:rPr>
          <w:rFonts w:ascii="Arial" w:hAnsi="Arial" w:cs="Arial"/>
          <w:kern w:val="0"/>
          <w:sz w:val="22"/>
        </w:rPr>
        <w:t xml:space="preserve">To test this </w:t>
      </w:r>
      <w:r w:rsidRPr="00D40F5F">
        <w:rPr>
          <w:rFonts w:ascii="Arial" w:hAnsi="Arial" w:cs="Arial"/>
          <w:kern w:val="0"/>
          <w:sz w:val="22"/>
        </w:rPr>
        <w:t>hypothesis</w:t>
      </w:r>
      <w:r w:rsidRPr="0032649F">
        <w:rPr>
          <w:rFonts w:ascii="Arial" w:hAnsi="Arial" w:cs="Arial"/>
          <w:kern w:val="0"/>
          <w:sz w:val="22"/>
        </w:rPr>
        <w:t xml:space="preserve">, </w:t>
      </w:r>
      <w:r w:rsidR="006B5F73" w:rsidRPr="00D40F5F">
        <w:rPr>
          <w:rFonts w:ascii="Arial" w:hAnsi="Arial" w:cs="Arial"/>
          <w:kern w:val="0"/>
          <w:sz w:val="22"/>
        </w:rPr>
        <w:t>the whole genome genotyping of tumor tissues from four HCC patients was performed. Among the 19 unpaired breakpoints</w:t>
      </w:r>
      <w:r w:rsidR="00121650" w:rsidRPr="0032649F">
        <w:rPr>
          <w:rFonts w:ascii="Arial" w:hAnsi="Arial" w:cs="Arial"/>
          <w:kern w:val="0"/>
          <w:sz w:val="22"/>
        </w:rPr>
        <w:t xml:space="preserve"> </w:t>
      </w:r>
      <w:r w:rsidR="006B5F73" w:rsidRPr="00D40F5F">
        <w:rPr>
          <w:rFonts w:ascii="Arial" w:hAnsi="Arial" w:cs="Arial"/>
          <w:kern w:val="0"/>
          <w:sz w:val="22"/>
        </w:rPr>
        <w:t xml:space="preserve">identified in these patients, nine breakpoints were located at the telomere or centromere regions, while 10 </w:t>
      </w:r>
      <w:r w:rsidR="00554266" w:rsidRPr="0032649F">
        <w:rPr>
          <w:rFonts w:ascii="Arial" w:hAnsi="Arial" w:cs="Arial"/>
          <w:kern w:val="0"/>
          <w:sz w:val="22"/>
        </w:rPr>
        <w:t xml:space="preserve">host </w:t>
      </w:r>
      <w:r w:rsidR="006B5F73" w:rsidRPr="00D40F5F">
        <w:rPr>
          <w:rFonts w:ascii="Arial" w:hAnsi="Arial" w:cs="Arial"/>
          <w:kern w:val="0"/>
          <w:sz w:val="22"/>
        </w:rPr>
        <w:t xml:space="preserve">breakpoints were located at the boundary of large structure variations (SV in </w:t>
      </w:r>
      <w:r w:rsidR="006B5F73" w:rsidRPr="00D40F5F">
        <w:rPr>
          <w:rFonts w:ascii="Arial" w:hAnsi="Arial" w:cs="Arial"/>
          <w:color w:val="0070C0"/>
          <w:kern w:val="0"/>
          <w:sz w:val="22"/>
        </w:rPr>
        <w:t>Table S6</w:t>
      </w:r>
      <w:r w:rsidR="006B5F73" w:rsidRPr="00D40F5F">
        <w:rPr>
          <w:rFonts w:ascii="Arial" w:hAnsi="Arial" w:cs="Arial"/>
          <w:kern w:val="0"/>
          <w:sz w:val="22"/>
        </w:rPr>
        <w:t xml:space="preserve"> and </w:t>
      </w:r>
      <w:r w:rsidR="006B5F73" w:rsidRPr="00D40F5F">
        <w:rPr>
          <w:rFonts w:ascii="Arial" w:hAnsi="Arial" w:cs="Arial"/>
          <w:color w:val="0070C0"/>
          <w:kern w:val="0"/>
          <w:sz w:val="22"/>
        </w:rPr>
        <w:t xml:space="preserve">Figures </w:t>
      </w:r>
      <w:r w:rsidR="00F62BEE" w:rsidRPr="00B628F3">
        <w:rPr>
          <w:rFonts w:ascii="Arial" w:hAnsi="Arial" w:cs="Arial"/>
          <w:color w:val="0070C0"/>
          <w:kern w:val="0"/>
          <w:sz w:val="22"/>
        </w:rPr>
        <w:t>S</w:t>
      </w:r>
      <w:r w:rsidR="00F62BEE" w:rsidRPr="0032649F">
        <w:rPr>
          <w:rFonts w:ascii="Arial" w:hAnsi="Arial" w:cs="Arial"/>
          <w:color w:val="0070C0"/>
          <w:kern w:val="0"/>
          <w:sz w:val="22"/>
        </w:rPr>
        <w:t>4</w:t>
      </w:r>
      <w:r w:rsidR="00F62BEE" w:rsidRPr="00D40F5F">
        <w:rPr>
          <w:rFonts w:ascii="Arial" w:hAnsi="Arial" w:cs="Arial"/>
          <w:color w:val="0070C0"/>
          <w:kern w:val="0"/>
          <w:sz w:val="22"/>
        </w:rPr>
        <w:t>A</w:t>
      </w:r>
      <w:r w:rsidR="006B5F73" w:rsidRPr="00D40F5F">
        <w:rPr>
          <w:rFonts w:ascii="Arial" w:hAnsi="Arial" w:cs="Arial"/>
          <w:color w:val="0070C0"/>
          <w:kern w:val="0"/>
          <w:sz w:val="22"/>
        </w:rPr>
        <w:t>-</w:t>
      </w:r>
      <w:r w:rsidR="00F62BEE" w:rsidRPr="00D40F5F">
        <w:rPr>
          <w:rFonts w:ascii="Arial" w:hAnsi="Arial" w:cs="Arial"/>
          <w:color w:val="0070C0"/>
          <w:kern w:val="0"/>
          <w:sz w:val="22"/>
        </w:rPr>
        <w:t>S</w:t>
      </w:r>
      <w:r w:rsidR="00F62BEE" w:rsidRPr="0032649F">
        <w:rPr>
          <w:rFonts w:ascii="Arial" w:hAnsi="Arial" w:cs="Arial"/>
          <w:color w:val="0070C0"/>
          <w:kern w:val="0"/>
          <w:sz w:val="22"/>
        </w:rPr>
        <w:t>4</w:t>
      </w:r>
      <w:r w:rsidR="00F62BEE" w:rsidRPr="00D40F5F">
        <w:rPr>
          <w:rFonts w:ascii="Arial" w:hAnsi="Arial" w:cs="Arial"/>
          <w:color w:val="0070C0"/>
          <w:kern w:val="0"/>
          <w:sz w:val="22"/>
        </w:rPr>
        <w:t>H</w:t>
      </w:r>
      <w:r w:rsidR="006B5F73" w:rsidRPr="00D40F5F">
        <w:rPr>
          <w:rFonts w:ascii="Arial" w:hAnsi="Arial" w:cs="Arial"/>
          <w:kern w:val="0"/>
          <w:sz w:val="22"/>
        </w:rPr>
        <w:t xml:space="preserve">). </w:t>
      </w:r>
      <w:r w:rsidR="003966D0" w:rsidRPr="0032649F">
        <w:rPr>
          <w:rFonts w:ascii="Arial" w:hAnsi="Arial" w:cs="Arial"/>
          <w:kern w:val="0"/>
          <w:sz w:val="22"/>
        </w:rPr>
        <w:t>P</w:t>
      </w:r>
      <w:r w:rsidR="006B5F73" w:rsidRPr="00D40F5F">
        <w:rPr>
          <w:rFonts w:ascii="Arial" w:hAnsi="Arial" w:cs="Arial"/>
          <w:kern w:val="0"/>
          <w:sz w:val="22"/>
        </w:rPr>
        <w:t>articular</w:t>
      </w:r>
      <w:r w:rsidR="003966D0" w:rsidRPr="0032649F">
        <w:rPr>
          <w:rFonts w:ascii="Arial" w:hAnsi="Arial" w:cs="Arial"/>
          <w:kern w:val="0"/>
          <w:sz w:val="22"/>
        </w:rPr>
        <w:t>ly</w:t>
      </w:r>
      <w:r w:rsidR="006B5F73" w:rsidRPr="00D40F5F">
        <w:rPr>
          <w:rFonts w:ascii="Arial" w:hAnsi="Arial" w:cs="Arial"/>
          <w:kern w:val="0"/>
          <w:sz w:val="22"/>
        </w:rPr>
        <w:t>, two sites in chromosome 9 were separated by 1.7 M bp, and each was located at one end of a same length deletion region in the human genome (</w:t>
      </w:r>
      <w:r w:rsidR="006B5F73" w:rsidRPr="00B628F3">
        <w:rPr>
          <w:rFonts w:ascii="Arial" w:hAnsi="Arial" w:cs="Arial"/>
          <w:color w:val="0070C0"/>
          <w:kern w:val="0"/>
          <w:sz w:val="22"/>
        </w:rPr>
        <w:t>Figure 5B</w:t>
      </w:r>
      <w:r w:rsidR="006B5F73" w:rsidRPr="00B628F3">
        <w:rPr>
          <w:rFonts w:ascii="Arial" w:hAnsi="Arial" w:cs="Arial"/>
          <w:kern w:val="0"/>
          <w:sz w:val="22"/>
        </w:rPr>
        <w:t xml:space="preserve">). Thus, the alterations in tumor genomes and the inaccurate mapping of junction reads in repetitive sequences were the two major reasons for the inability to pair some </w:t>
      </w:r>
      <w:r w:rsidR="007F7C1F" w:rsidRPr="0032649F">
        <w:rPr>
          <w:rFonts w:ascii="Arial" w:hAnsi="Arial" w:cs="Arial"/>
          <w:kern w:val="0"/>
          <w:sz w:val="22"/>
        </w:rPr>
        <w:t xml:space="preserve">host </w:t>
      </w:r>
      <w:r w:rsidR="006B5F73" w:rsidRPr="00D40F5F">
        <w:rPr>
          <w:rFonts w:ascii="Arial" w:hAnsi="Arial" w:cs="Arial"/>
          <w:kern w:val="0"/>
          <w:sz w:val="22"/>
        </w:rPr>
        <w:t>breakpoints.</w:t>
      </w:r>
    </w:p>
    <w:p w14:paraId="672484FD" w14:textId="77777777" w:rsidR="00B4520B" w:rsidRPr="00B628F3"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F0ED079" w14:textId="77777777" w:rsidR="006B5F73" w:rsidRPr="00D40F5F" w:rsidRDefault="006B5F73" w:rsidP="003F3773">
      <w:pPr>
        <w:pStyle w:val="3"/>
        <w:spacing w:before="0" w:after="0"/>
        <w:jc w:val="left"/>
        <w:rPr>
          <w:rFonts w:ascii="Arial" w:hAnsi="Arial" w:cs="Arial"/>
          <w:sz w:val="22"/>
          <w:szCs w:val="22"/>
        </w:rPr>
      </w:pPr>
      <w:bookmarkStart w:id="21" w:name="OLE_LINK19"/>
      <w:r w:rsidRPr="00B628F3">
        <w:rPr>
          <w:rFonts w:ascii="Arial" w:hAnsi="Arial" w:cs="Arial"/>
          <w:sz w:val="22"/>
          <w:szCs w:val="22"/>
        </w:rPr>
        <w:t>HBV integrant predictio</w:t>
      </w:r>
      <w:r w:rsidR="00F04BD4" w:rsidRPr="0032649F">
        <w:rPr>
          <w:rFonts w:ascii="Arial" w:hAnsi="Arial" w:cs="Arial"/>
          <w:sz w:val="22"/>
          <w:szCs w:val="22"/>
        </w:rPr>
        <w:t>n</w:t>
      </w:r>
      <w:bookmarkEnd w:id="21"/>
      <w:r w:rsidR="00F04BD4" w:rsidRPr="0032649F">
        <w:rPr>
          <w:rFonts w:ascii="Arial" w:hAnsi="Arial" w:cs="Arial"/>
          <w:sz w:val="22"/>
          <w:szCs w:val="22"/>
        </w:rPr>
        <w:t xml:space="preserve">: </w:t>
      </w:r>
      <w:r w:rsidR="00DB4412" w:rsidRPr="0032649F">
        <w:rPr>
          <w:rFonts w:ascii="Arial" w:hAnsi="Arial" w:cs="Arial"/>
          <w:sz w:val="22"/>
          <w:szCs w:val="22"/>
        </w:rPr>
        <w:t xml:space="preserve">four </w:t>
      </w:r>
      <w:r w:rsidR="00F04BD4" w:rsidRPr="0032649F">
        <w:rPr>
          <w:rFonts w:ascii="Arial" w:hAnsi="Arial" w:cs="Arial"/>
          <w:sz w:val="22"/>
          <w:szCs w:val="22"/>
        </w:rPr>
        <w:t>patterns of integrated viral fragments</w:t>
      </w:r>
    </w:p>
    <w:p w14:paraId="7660A7BE" w14:textId="29A013D0" w:rsidR="0022792A"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D40F5F">
        <w:rPr>
          <w:rFonts w:ascii="Arial" w:hAnsi="Arial" w:cs="Arial"/>
          <w:kern w:val="0"/>
          <w:sz w:val="22"/>
        </w:rPr>
        <w:t xml:space="preserve">   </w:t>
      </w:r>
      <w:r w:rsidR="006B5F73" w:rsidRPr="00D40F5F">
        <w:rPr>
          <w:rFonts w:ascii="Arial" w:hAnsi="Arial" w:cs="Arial"/>
          <w:kern w:val="0"/>
          <w:sz w:val="22"/>
        </w:rPr>
        <w:t xml:space="preserve">After pairing the </w:t>
      </w:r>
      <w:r w:rsidR="009928F0" w:rsidRPr="0032649F">
        <w:rPr>
          <w:rFonts w:ascii="Arial" w:hAnsi="Arial" w:cs="Arial"/>
          <w:kern w:val="0"/>
          <w:sz w:val="22"/>
        </w:rPr>
        <w:t>host</w:t>
      </w:r>
      <w:r w:rsidR="006B5F73" w:rsidRPr="00D40F5F">
        <w:rPr>
          <w:rFonts w:ascii="Arial" w:hAnsi="Arial" w:cs="Arial"/>
          <w:kern w:val="0"/>
          <w:sz w:val="22"/>
        </w:rPr>
        <w:t xml:space="preserve"> breakpoints, we obtained the corresponding viral sequencing reads. Then, a</w:t>
      </w:r>
      <w:r w:rsidR="00DD3E8C">
        <w:rPr>
          <w:rFonts w:ascii="Arial" w:hAnsi="Arial" w:cs="Arial"/>
          <w:kern w:val="0"/>
          <w:sz w:val="22"/>
        </w:rPr>
        <w:t>ccurate</w:t>
      </w:r>
      <w:r w:rsidR="006B5F73" w:rsidRPr="00D40F5F">
        <w:rPr>
          <w:rFonts w:ascii="Arial" w:hAnsi="Arial" w:cs="Arial"/>
          <w:kern w:val="0"/>
          <w:sz w:val="22"/>
        </w:rPr>
        <w:t xml:space="preserve"> </w:t>
      </w:r>
      <w:r w:rsidR="00DD3E8C">
        <w:rPr>
          <w:rFonts w:ascii="Arial" w:hAnsi="Arial" w:cs="Arial"/>
          <w:kern w:val="0"/>
          <w:sz w:val="22"/>
        </w:rPr>
        <w:t>mapping</w:t>
      </w:r>
      <w:r w:rsidR="00DD3E8C" w:rsidRPr="00D40F5F">
        <w:rPr>
          <w:rFonts w:ascii="Arial" w:hAnsi="Arial" w:cs="Arial"/>
          <w:kern w:val="0"/>
          <w:sz w:val="22"/>
        </w:rPr>
        <w:t xml:space="preserve"> </w:t>
      </w:r>
      <w:r w:rsidR="006B5F73" w:rsidRPr="00D40F5F">
        <w:rPr>
          <w:rFonts w:ascii="Arial" w:hAnsi="Arial" w:cs="Arial"/>
          <w:kern w:val="0"/>
          <w:sz w:val="22"/>
        </w:rPr>
        <w:t>of the integrated viral sequence could be achieved (</w:t>
      </w:r>
      <w:r w:rsidR="006B5F73" w:rsidRPr="00D40F5F">
        <w:rPr>
          <w:rFonts w:ascii="Arial" w:hAnsi="Arial" w:cs="Arial"/>
          <w:color w:val="0070C0"/>
          <w:kern w:val="0"/>
          <w:sz w:val="22"/>
        </w:rPr>
        <w:t>Figure 6</w:t>
      </w:r>
      <w:r w:rsidR="006B5F73" w:rsidRPr="00D40F5F">
        <w:rPr>
          <w:rFonts w:ascii="Arial" w:hAnsi="Arial" w:cs="Arial"/>
          <w:kern w:val="0"/>
          <w:sz w:val="22"/>
        </w:rPr>
        <w:t xml:space="preserve">). </w:t>
      </w:r>
      <w:r w:rsidR="00E40229" w:rsidRPr="0032649F">
        <w:rPr>
          <w:rFonts w:ascii="Arial" w:hAnsi="Arial" w:cs="Arial"/>
          <w:kern w:val="0"/>
          <w:sz w:val="22"/>
        </w:rPr>
        <w:t xml:space="preserve">Among </w:t>
      </w:r>
      <w:r w:rsidR="006B5F73" w:rsidRPr="00D40F5F">
        <w:rPr>
          <w:rFonts w:ascii="Arial" w:hAnsi="Arial" w:cs="Arial"/>
          <w:kern w:val="0"/>
          <w:sz w:val="22"/>
        </w:rPr>
        <w:t xml:space="preserve">218 integration events </w:t>
      </w:r>
      <w:r w:rsidR="00E40229" w:rsidRPr="0032649F">
        <w:rPr>
          <w:rFonts w:ascii="Arial" w:hAnsi="Arial" w:cs="Arial"/>
          <w:kern w:val="0"/>
          <w:sz w:val="22"/>
        </w:rPr>
        <w:t>with</w:t>
      </w:r>
      <w:r w:rsidR="006B5F73" w:rsidRPr="00D40F5F">
        <w:rPr>
          <w:rFonts w:ascii="Arial" w:hAnsi="Arial" w:cs="Arial"/>
          <w:kern w:val="0"/>
          <w:sz w:val="22"/>
        </w:rPr>
        <w:t xml:space="preserve"> </w:t>
      </w:r>
      <w:r w:rsidR="00DD3E8C">
        <w:rPr>
          <w:rFonts w:ascii="Arial" w:hAnsi="Arial" w:cs="Arial"/>
          <w:kern w:val="0"/>
          <w:sz w:val="22"/>
        </w:rPr>
        <w:t xml:space="preserve">known </w:t>
      </w:r>
      <w:r w:rsidR="00E40229" w:rsidRPr="0032649F">
        <w:rPr>
          <w:rFonts w:ascii="Arial" w:hAnsi="Arial" w:cs="Arial"/>
          <w:kern w:val="0"/>
          <w:sz w:val="22"/>
        </w:rPr>
        <w:t xml:space="preserve">host </w:t>
      </w:r>
      <w:r w:rsidR="006B5F73" w:rsidRPr="00D40F5F">
        <w:rPr>
          <w:rFonts w:ascii="Arial" w:hAnsi="Arial" w:cs="Arial"/>
          <w:kern w:val="0"/>
          <w:sz w:val="22"/>
        </w:rPr>
        <w:t>breakpoints, 215 integrated sequences could be characterized including the orientation of the viral sequence</w:t>
      </w:r>
      <w:r w:rsidR="00DD3E8C">
        <w:rPr>
          <w:rFonts w:ascii="Arial" w:hAnsi="Arial" w:cs="Arial"/>
          <w:kern w:val="0"/>
          <w:sz w:val="22"/>
        </w:rPr>
        <w:t>.</w:t>
      </w:r>
      <w:r w:rsidR="006B5F73" w:rsidRPr="00D40F5F">
        <w:rPr>
          <w:rFonts w:ascii="Arial" w:hAnsi="Arial" w:cs="Arial"/>
          <w:kern w:val="0"/>
          <w:sz w:val="22"/>
        </w:rPr>
        <w:t xml:space="preserve"> </w:t>
      </w:r>
      <w:r w:rsidR="00DD3E8C">
        <w:rPr>
          <w:rFonts w:ascii="Arial" w:hAnsi="Arial" w:cs="Arial"/>
          <w:kern w:val="0"/>
          <w:sz w:val="22"/>
        </w:rPr>
        <w:t>Four</w:t>
      </w:r>
      <w:r w:rsidR="006B5F73" w:rsidRPr="00D40F5F">
        <w:rPr>
          <w:rFonts w:ascii="Arial" w:hAnsi="Arial" w:cs="Arial"/>
          <w:kern w:val="0"/>
          <w:sz w:val="22"/>
        </w:rPr>
        <w:t xml:space="preserve"> distinct viral sequence patterns were </w:t>
      </w:r>
      <w:r w:rsidR="00DD3E8C">
        <w:rPr>
          <w:rFonts w:ascii="Arial" w:hAnsi="Arial" w:cs="Arial"/>
          <w:kern w:val="0"/>
          <w:sz w:val="22"/>
        </w:rPr>
        <w:t>observed</w:t>
      </w:r>
      <w:r w:rsidR="00DD3E8C" w:rsidRPr="00D40F5F">
        <w:rPr>
          <w:rFonts w:ascii="Arial" w:hAnsi="Arial" w:cs="Arial"/>
          <w:kern w:val="0"/>
          <w:sz w:val="22"/>
        </w:rPr>
        <w:t xml:space="preserve"> </w:t>
      </w:r>
      <w:r w:rsidR="006B5F73" w:rsidRPr="00D40F5F">
        <w:rPr>
          <w:rFonts w:ascii="Arial" w:hAnsi="Arial" w:cs="Arial"/>
          <w:kern w:val="0"/>
          <w:sz w:val="22"/>
        </w:rPr>
        <w:t>(</w:t>
      </w:r>
      <w:r w:rsidR="006B5F73" w:rsidRPr="00D40F5F">
        <w:rPr>
          <w:rFonts w:ascii="Arial" w:hAnsi="Arial" w:cs="Arial"/>
          <w:color w:val="0070C0"/>
          <w:kern w:val="0"/>
          <w:sz w:val="22"/>
        </w:rPr>
        <w:t>Figures 6A-6B</w:t>
      </w:r>
      <w:r w:rsidR="006B5F73" w:rsidRPr="00D40F5F">
        <w:rPr>
          <w:rFonts w:ascii="Arial" w:hAnsi="Arial" w:cs="Arial"/>
          <w:kern w:val="0"/>
          <w:sz w:val="22"/>
        </w:rPr>
        <w:t xml:space="preserve">). </w:t>
      </w:r>
      <w:r w:rsidR="001F3B72" w:rsidRPr="00D40F5F">
        <w:rPr>
          <w:rFonts w:ascii="Arial" w:hAnsi="Arial" w:cs="Arial"/>
          <w:kern w:val="0"/>
          <w:sz w:val="22"/>
        </w:rPr>
        <w:t>The</w:t>
      </w:r>
      <w:r w:rsidR="001F3B72" w:rsidRPr="0032649F">
        <w:rPr>
          <w:rFonts w:ascii="Arial" w:hAnsi="Arial" w:cs="Arial"/>
          <w:kern w:val="0"/>
          <w:sz w:val="22"/>
        </w:rPr>
        <w:t>ir</w:t>
      </w:r>
      <w:r w:rsidR="001F3B72" w:rsidRPr="00D40F5F">
        <w:rPr>
          <w:rFonts w:ascii="Arial" w:hAnsi="Arial" w:cs="Arial"/>
          <w:kern w:val="0"/>
          <w:sz w:val="22"/>
        </w:rPr>
        <w:t xml:space="preserve"> </w:t>
      </w:r>
      <w:r w:rsidR="006B5F73" w:rsidRPr="00D40F5F">
        <w:rPr>
          <w:rFonts w:ascii="Arial" w:hAnsi="Arial" w:cs="Arial"/>
          <w:kern w:val="0"/>
          <w:sz w:val="22"/>
        </w:rPr>
        <w:t>viral breakpoints were relatively consistent, showing similar distributions between the integration patterns</w:t>
      </w:r>
      <w:r w:rsidR="008F4111" w:rsidRPr="0032649F">
        <w:rPr>
          <w:rFonts w:ascii="Arial" w:hAnsi="Arial" w:cs="Arial"/>
          <w:kern w:val="0"/>
          <w:sz w:val="22"/>
        </w:rPr>
        <w:t>. T</w:t>
      </w:r>
      <w:r w:rsidR="006B5F73" w:rsidRPr="00D40F5F">
        <w:rPr>
          <w:rFonts w:ascii="Arial" w:hAnsi="Arial" w:cs="Arial"/>
          <w:kern w:val="0"/>
          <w:sz w:val="22"/>
        </w:rPr>
        <w:t xml:space="preserve">he majority of integrated sequences </w:t>
      </w:r>
      <w:r w:rsidR="007A3135">
        <w:rPr>
          <w:rFonts w:ascii="Arial" w:hAnsi="Arial" w:cs="Arial"/>
          <w:kern w:val="0"/>
          <w:sz w:val="22"/>
        </w:rPr>
        <w:t>consisted of</w:t>
      </w:r>
      <w:r w:rsidR="006B5F73" w:rsidRPr="00D40F5F">
        <w:rPr>
          <w:rFonts w:ascii="Arial" w:hAnsi="Arial" w:cs="Arial"/>
          <w:kern w:val="0"/>
          <w:sz w:val="22"/>
        </w:rPr>
        <w:t xml:space="preserve"> </w:t>
      </w:r>
      <w:proofErr w:type="spellStart"/>
      <w:r w:rsidR="006B5F73" w:rsidRPr="00D40F5F">
        <w:rPr>
          <w:rFonts w:ascii="Arial" w:hAnsi="Arial" w:cs="Arial"/>
          <w:kern w:val="0"/>
          <w:sz w:val="22"/>
        </w:rPr>
        <w:t>nt</w:t>
      </w:r>
      <w:proofErr w:type="spellEnd"/>
      <w:r w:rsidR="006B5F73" w:rsidRPr="00D40F5F">
        <w:rPr>
          <w:rFonts w:ascii="Arial" w:hAnsi="Arial" w:cs="Arial"/>
          <w:kern w:val="0"/>
          <w:sz w:val="22"/>
        </w:rPr>
        <w:t xml:space="preserve"> 1,600-1,900 of the viral genome</w:t>
      </w:r>
      <w:r w:rsidR="008F4111" w:rsidRPr="0032649F">
        <w:rPr>
          <w:rFonts w:ascii="Arial" w:hAnsi="Arial" w:cs="Arial"/>
          <w:kern w:val="0"/>
          <w:sz w:val="22"/>
        </w:rPr>
        <w:t xml:space="preserve"> </w:t>
      </w:r>
      <w:r w:rsidR="008F4111" w:rsidRPr="00D40F5F">
        <w:rPr>
          <w:rFonts w:ascii="Arial" w:hAnsi="Arial" w:cs="Arial"/>
          <w:kern w:val="0"/>
          <w:sz w:val="22"/>
        </w:rPr>
        <w:t>(64.2%, 138/215</w:t>
      </w:r>
      <w:r w:rsidR="009928F0" w:rsidRPr="00D40F5F">
        <w:rPr>
          <w:rFonts w:ascii="Arial" w:hAnsi="Arial" w:cs="Arial"/>
          <w:kern w:val="0"/>
          <w:sz w:val="22"/>
        </w:rPr>
        <w:t>) (</w:t>
      </w:r>
      <w:r w:rsidR="009928F0" w:rsidRPr="00D40F5F">
        <w:rPr>
          <w:rFonts w:ascii="Arial" w:hAnsi="Arial" w:cs="Arial"/>
          <w:color w:val="0070C0"/>
          <w:kern w:val="0"/>
          <w:sz w:val="22"/>
        </w:rPr>
        <w:t>Figures 6C-6D</w:t>
      </w:r>
      <w:r w:rsidR="009928F0" w:rsidRPr="00D40F5F">
        <w:rPr>
          <w:rFonts w:ascii="Arial" w:hAnsi="Arial" w:cs="Arial"/>
          <w:kern w:val="0"/>
          <w:sz w:val="22"/>
        </w:rPr>
        <w:t>)</w:t>
      </w:r>
      <w:r w:rsidR="009928F0" w:rsidRPr="0032649F">
        <w:rPr>
          <w:rFonts w:ascii="Arial" w:hAnsi="Arial" w:cs="Arial"/>
          <w:kern w:val="0"/>
          <w:sz w:val="22"/>
        </w:rPr>
        <w:t>. This region</w:t>
      </w:r>
      <w:r w:rsidR="007A3135">
        <w:rPr>
          <w:rFonts w:ascii="Arial" w:hAnsi="Arial" w:cs="Arial"/>
          <w:kern w:val="0"/>
          <w:sz w:val="22"/>
        </w:rPr>
        <w:t xml:space="preserve"> included</w:t>
      </w:r>
      <w:r w:rsidR="009928F0" w:rsidRPr="0032649F">
        <w:rPr>
          <w:rFonts w:ascii="Arial" w:hAnsi="Arial" w:cs="Arial"/>
          <w:kern w:val="0"/>
          <w:sz w:val="22"/>
        </w:rPr>
        <w:t xml:space="preserve"> </w:t>
      </w:r>
      <w:r w:rsidR="006B5F73" w:rsidRPr="00D40F5F">
        <w:rPr>
          <w:rFonts w:ascii="Arial" w:hAnsi="Arial" w:cs="Arial"/>
          <w:kern w:val="0"/>
          <w:sz w:val="22"/>
        </w:rPr>
        <w:t>the cohesive ends of DR1 and DR2</w:t>
      </w:r>
      <w:r w:rsidR="0022792A" w:rsidRPr="0032649F">
        <w:rPr>
          <w:rFonts w:ascii="Arial" w:hAnsi="Arial" w:cs="Arial"/>
          <w:kern w:val="0"/>
          <w:sz w:val="22"/>
        </w:rPr>
        <w:t xml:space="preserve">, which also are </w:t>
      </w:r>
      <w:r w:rsidR="009928F0" w:rsidRPr="0032649F">
        <w:rPr>
          <w:rFonts w:ascii="Arial" w:hAnsi="Arial" w:cs="Arial"/>
          <w:kern w:val="0"/>
          <w:sz w:val="22"/>
        </w:rPr>
        <w:t>features</w:t>
      </w:r>
      <w:r w:rsidR="0022792A" w:rsidRPr="0032649F">
        <w:rPr>
          <w:rFonts w:ascii="Arial" w:hAnsi="Arial" w:cs="Arial"/>
          <w:kern w:val="0"/>
          <w:sz w:val="22"/>
        </w:rPr>
        <w:t xml:space="preserve"> of </w:t>
      </w:r>
      <w:proofErr w:type="spellStart"/>
      <w:r w:rsidR="0022792A" w:rsidRPr="00D40F5F">
        <w:rPr>
          <w:rFonts w:ascii="Arial" w:hAnsi="Arial" w:cs="Arial"/>
          <w:kern w:val="0"/>
          <w:sz w:val="22"/>
        </w:rPr>
        <w:t>dslDNA</w:t>
      </w:r>
      <w:proofErr w:type="spellEnd"/>
      <w:r w:rsidR="009928F0" w:rsidRPr="0032649F">
        <w:rPr>
          <w:rFonts w:ascii="Arial" w:hAnsi="Arial" w:cs="Arial"/>
          <w:kern w:val="0"/>
          <w:sz w:val="22"/>
        </w:rPr>
        <w:t xml:space="preserve"> ends</w:t>
      </w:r>
      <w:r w:rsidR="008F4111" w:rsidRPr="0032649F">
        <w:rPr>
          <w:rFonts w:ascii="Arial" w:hAnsi="Arial" w:cs="Arial"/>
          <w:kern w:val="0"/>
          <w:sz w:val="22"/>
        </w:rPr>
        <w:t xml:space="preserve">. Almost all Pattern I </w:t>
      </w:r>
      <w:r w:rsidR="0022792A" w:rsidRPr="0032649F">
        <w:rPr>
          <w:rFonts w:ascii="Arial" w:hAnsi="Arial" w:cs="Arial"/>
          <w:kern w:val="0"/>
          <w:sz w:val="22"/>
        </w:rPr>
        <w:t xml:space="preserve">integrations had viral ends </w:t>
      </w:r>
      <w:r w:rsidR="0022792A" w:rsidRPr="00D40F5F">
        <w:rPr>
          <w:rFonts w:ascii="Arial" w:hAnsi="Arial" w:cs="Arial"/>
          <w:kern w:val="0"/>
          <w:sz w:val="22"/>
        </w:rPr>
        <w:t xml:space="preserve">consistent with the ends of the </w:t>
      </w:r>
      <w:proofErr w:type="spellStart"/>
      <w:r w:rsidR="0022792A" w:rsidRPr="00D40F5F">
        <w:rPr>
          <w:rFonts w:ascii="Arial" w:hAnsi="Arial" w:cs="Arial"/>
          <w:kern w:val="0"/>
          <w:sz w:val="22"/>
        </w:rPr>
        <w:t>dslDNA</w:t>
      </w:r>
      <w:proofErr w:type="spellEnd"/>
      <w:r w:rsidR="0022792A" w:rsidRPr="0032649F">
        <w:rPr>
          <w:rFonts w:ascii="Arial" w:hAnsi="Arial" w:cs="Arial"/>
          <w:kern w:val="0"/>
          <w:sz w:val="22"/>
        </w:rPr>
        <w:t xml:space="preserve"> and</w:t>
      </w:r>
      <w:r w:rsidR="00345CB1" w:rsidRPr="0032649F">
        <w:rPr>
          <w:rFonts w:ascii="Arial" w:hAnsi="Arial" w:cs="Arial"/>
          <w:kern w:val="0"/>
          <w:sz w:val="22"/>
        </w:rPr>
        <w:t xml:space="preserve"> t</w:t>
      </w:r>
      <w:r w:rsidR="008F4111" w:rsidRPr="00D40F5F">
        <w:rPr>
          <w:rFonts w:ascii="Arial" w:hAnsi="Arial" w:cs="Arial"/>
          <w:kern w:val="0"/>
          <w:sz w:val="22"/>
        </w:rPr>
        <w:t xml:space="preserve">he viral segments in this group were shorter than the full-length HBV genome, </w:t>
      </w:r>
      <w:r w:rsidR="008F4111" w:rsidRPr="0032649F">
        <w:rPr>
          <w:rFonts w:ascii="Arial" w:hAnsi="Arial" w:cs="Arial"/>
          <w:kern w:val="0"/>
          <w:sz w:val="22"/>
        </w:rPr>
        <w:t>ranging</w:t>
      </w:r>
      <w:r w:rsidR="008F4111" w:rsidRPr="00D40F5F">
        <w:rPr>
          <w:rFonts w:ascii="Arial" w:hAnsi="Arial" w:cs="Arial"/>
          <w:kern w:val="0"/>
          <w:sz w:val="22"/>
        </w:rPr>
        <w:t xml:space="preserve"> </w:t>
      </w:r>
      <w:r w:rsidR="007A3135">
        <w:rPr>
          <w:rFonts w:ascii="Arial" w:hAnsi="Arial" w:cs="Arial"/>
          <w:kern w:val="0"/>
          <w:sz w:val="22"/>
        </w:rPr>
        <w:t>from</w:t>
      </w:r>
      <w:r w:rsidR="007A3135" w:rsidRPr="00D40F5F">
        <w:rPr>
          <w:rFonts w:ascii="Arial" w:hAnsi="Arial" w:cs="Arial"/>
          <w:kern w:val="0"/>
          <w:sz w:val="22"/>
        </w:rPr>
        <w:t xml:space="preserve"> </w:t>
      </w:r>
      <w:r w:rsidR="008F4111" w:rsidRPr="00D40F5F">
        <w:rPr>
          <w:rFonts w:ascii="Arial" w:hAnsi="Arial" w:cs="Arial"/>
          <w:kern w:val="0"/>
          <w:sz w:val="22"/>
        </w:rPr>
        <w:t>952</w:t>
      </w:r>
      <w:r w:rsidR="007A3135">
        <w:rPr>
          <w:rFonts w:ascii="Arial" w:hAnsi="Arial" w:cs="Arial"/>
          <w:kern w:val="0"/>
          <w:sz w:val="22"/>
        </w:rPr>
        <w:t xml:space="preserve"> to</w:t>
      </w:r>
      <w:r w:rsidR="008F4111" w:rsidRPr="00D40F5F">
        <w:rPr>
          <w:rFonts w:ascii="Arial" w:hAnsi="Arial" w:cs="Arial"/>
          <w:kern w:val="0"/>
          <w:sz w:val="22"/>
        </w:rPr>
        <w:t>3,214 bp</w:t>
      </w:r>
      <w:r w:rsidR="00347F50" w:rsidRPr="00D40F5F">
        <w:rPr>
          <w:rFonts w:ascii="Arial" w:hAnsi="Arial" w:cs="Arial"/>
          <w:kern w:val="0"/>
          <w:sz w:val="22"/>
        </w:rPr>
        <w:t xml:space="preserve">. </w:t>
      </w:r>
      <w:r w:rsidR="00345CB1" w:rsidRPr="0032649F">
        <w:rPr>
          <w:rFonts w:ascii="Arial" w:hAnsi="Arial" w:cs="Arial"/>
          <w:kern w:val="0"/>
          <w:sz w:val="22"/>
        </w:rPr>
        <w:t xml:space="preserve">Interestingly, viral breakpoints in </w:t>
      </w:r>
      <w:r w:rsidR="006B5F73" w:rsidRPr="00D40F5F">
        <w:rPr>
          <w:rFonts w:ascii="Arial" w:hAnsi="Arial" w:cs="Arial"/>
          <w:kern w:val="0"/>
          <w:sz w:val="22"/>
        </w:rPr>
        <w:t xml:space="preserve">viral pattern II </w:t>
      </w:r>
      <w:r w:rsidR="00345CB1" w:rsidRPr="0032649F">
        <w:rPr>
          <w:rFonts w:ascii="Arial" w:hAnsi="Arial" w:cs="Arial"/>
          <w:kern w:val="0"/>
          <w:sz w:val="22"/>
        </w:rPr>
        <w:t xml:space="preserve">were located more common </w:t>
      </w:r>
      <w:r w:rsidR="00345CB1" w:rsidRPr="00D40F5F">
        <w:rPr>
          <w:rFonts w:ascii="Arial" w:hAnsi="Arial" w:cs="Arial"/>
          <w:kern w:val="0"/>
          <w:sz w:val="22"/>
        </w:rPr>
        <w:t xml:space="preserve">between </w:t>
      </w:r>
      <w:proofErr w:type="spellStart"/>
      <w:r w:rsidR="00345CB1" w:rsidRPr="00D40F5F">
        <w:rPr>
          <w:rFonts w:ascii="Arial" w:hAnsi="Arial" w:cs="Arial"/>
          <w:kern w:val="0"/>
          <w:sz w:val="22"/>
        </w:rPr>
        <w:t>nt</w:t>
      </w:r>
      <w:proofErr w:type="spellEnd"/>
      <w:r w:rsidR="00345CB1" w:rsidRPr="00D40F5F">
        <w:rPr>
          <w:rFonts w:ascii="Arial" w:hAnsi="Arial" w:cs="Arial"/>
          <w:kern w:val="0"/>
          <w:sz w:val="22"/>
        </w:rPr>
        <w:t xml:space="preserve"> 1-1,000</w:t>
      </w:r>
      <w:r w:rsidR="00345CB1" w:rsidRPr="0032649F">
        <w:rPr>
          <w:rFonts w:ascii="Arial" w:hAnsi="Arial" w:cs="Arial"/>
          <w:kern w:val="0"/>
          <w:sz w:val="22"/>
        </w:rPr>
        <w:t xml:space="preserve"> </w:t>
      </w:r>
      <w:r w:rsidR="00503378" w:rsidRPr="0032649F">
        <w:rPr>
          <w:rFonts w:ascii="Arial" w:hAnsi="Arial" w:cs="Arial"/>
          <w:kern w:val="0"/>
          <w:sz w:val="22"/>
        </w:rPr>
        <w:t>than those in</w:t>
      </w:r>
      <w:r w:rsidR="006B5F73" w:rsidRPr="00D40F5F">
        <w:rPr>
          <w:rFonts w:ascii="Arial" w:hAnsi="Arial" w:cs="Arial"/>
          <w:kern w:val="0"/>
          <w:sz w:val="22"/>
        </w:rPr>
        <w:t xml:space="preserve"> viral pattern I (</w:t>
      </w:r>
      <w:r w:rsidR="006B5F73" w:rsidRPr="00D40F5F">
        <w:rPr>
          <w:rFonts w:ascii="Arial" w:hAnsi="Arial" w:cs="Arial"/>
          <w:i/>
          <w:kern w:val="0"/>
          <w:sz w:val="22"/>
        </w:rPr>
        <w:t>P</w:t>
      </w:r>
      <w:r w:rsidR="00025C89" w:rsidRPr="00D40F5F">
        <w:rPr>
          <w:rFonts w:ascii="Arial" w:hAnsi="Arial" w:cs="Arial"/>
          <w:i/>
          <w:kern w:val="0"/>
          <w:sz w:val="22"/>
        </w:rPr>
        <w:t xml:space="preserve"> </w:t>
      </w:r>
      <w:r w:rsidR="00861434" w:rsidRPr="00D40F5F">
        <w:rPr>
          <w:rFonts w:ascii="Arial" w:hAnsi="Arial" w:cs="Arial"/>
          <w:kern w:val="0"/>
          <w:sz w:val="22"/>
        </w:rPr>
        <w:t>= 3.1x10</w:t>
      </w:r>
      <w:r w:rsidR="00861434" w:rsidRPr="00B628F3">
        <w:rPr>
          <w:rFonts w:ascii="Arial" w:hAnsi="Arial" w:cs="Arial"/>
          <w:kern w:val="0"/>
          <w:sz w:val="22"/>
          <w:vertAlign w:val="superscript"/>
        </w:rPr>
        <w:t>-</w:t>
      </w:r>
      <w:r w:rsidR="006B5F73" w:rsidRPr="00B628F3">
        <w:rPr>
          <w:rFonts w:ascii="Arial" w:hAnsi="Arial" w:cs="Arial"/>
          <w:kern w:val="0"/>
          <w:sz w:val="22"/>
          <w:vertAlign w:val="superscript"/>
        </w:rPr>
        <w:t>7</w:t>
      </w:r>
      <w:r w:rsidR="006B5F73" w:rsidRPr="0048719D">
        <w:rPr>
          <w:rFonts w:ascii="Arial" w:hAnsi="Arial" w:cs="Arial"/>
          <w:kern w:val="0"/>
          <w:sz w:val="22"/>
        </w:rPr>
        <w:t xml:space="preserve">, </w:t>
      </w:r>
      <w:r w:rsidR="006B5F73" w:rsidRPr="0048719D">
        <w:rPr>
          <w:rFonts w:ascii="Arial" w:hAnsi="Arial" w:cs="Arial"/>
          <w:i/>
          <w:kern w:val="0"/>
          <w:sz w:val="22"/>
        </w:rPr>
        <w:t>t</w:t>
      </w:r>
      <w:r w:rsidR="006B5F73" w:rsidRPr="00EA1705">
        <w:rPr>
          <w:rFonts w:ascii="Arial" w:hAnsi="Arial" w:cs="Arial"/>
          <w:kern w:val="0"/>
          <w:sz w:val="22"/>
        </w:rPr>
        <w:t>-test).</w:t>
      </w:r>
      <w:r w:rsidR="00345CB1" w:rsidRPr="0032649F">
        <w:rPr>
          <w:rFonts w:ascii="Arial" w:hAnsi="Arial" w:cs="Arial"/>
          <w:kern w:val="0"/>
          <w:sz w:val="22"/>
        </w:rPr>
        <w:t xml:space="preserve"> </w:t>
      </w:r>
      <w:r w:rsidR="007A3135">
        <w:rPr>
          <w:rFonts w:ascii="Arial" w:hAnsi="Arial" w:cs="Arial"/>
          <w:kern w:val="0"/>
          <w:sz w:val="22"/>
        </w:rPr>
        <w:t>T</w:t>
      </w:r>
      <w:r w:rsidR="006B5F73" w:rsidRPr="00D40F5F">
        <w:rPr>
          <w:rFonts w:ascii="Arial" w:hAnsi="Arial" w:cs="Arial"/>
          <w:kern w:val="0"/>
          <w:sz w:val="22"/>
        </w:rPr>
        <w:t xml:space="preserve">he viral segments in viral pattern II (21.4%, 46/215) were shorter than pattern I, </w:t>
      </w:r>
      <w:r w:rsidR="00345CB1" w:rsidRPr="0032649F">
        <w:rPr>
          <w:rFonts w:ascii="Arial" w:hAnsi="Arial" w:cs="Arial"/>
          <w:kern w:val="0"/>
          <w:sz w:val="22"/>
        </w:rPr>
        <w:t>ranging from</w:t>
      </w:r>
      <w:r w:rsidR="006B5F73" w:rsidRPr="00D40F5F">
        <w:rPr>
          <w:rFonts w:ascii="Arial" w:hAnsi="Arial" w:cs="Arial"/>
          <w:kern w:val="0"/>
          <w:sz w:val="22"/>
        </w:rPr>
        <w:t xml:space="preserve"> 32</w:t>
      </w:r>
      <w:r w:rsidR="00345CB1" w:rsidRPr="0032649F">
        <w:rPr>
          <w:rFonts w:ascii="Arial" w:hAnsi="Arial" w:cs="Arial"/>
          <w:kern w:val="0"/>
          <w:sz w:val="22"/>
        </w:rPr>
        <w:t xml:space="preserve"> to </w:t>
      </w:r>
      <w:r w:rsidR="006B5F73" w:rsidRPr="00D40F5F">
        <w:rPr>
          <w:rFonts w:ascii="Arial" w:hAnsi="Arial" w:cs="Arial"/>
          <w:kern w:val="0"/>
          <w:sz w:val="22"/>
        </w:rPr>
        <w:t>1</w:t>
      </w:r>
      <w:r w:rsidR="00FF38A3" w:rsidRPr="00D40F5F">
        <w:rPr>
          <w:rFonts w:ascii="Arial" w:hAnsi="Arial" w:cs="Arial"/>
          <w:kern w:val="0"/>
          <w:sz w:val="22"/>
        </w:rPr>
        <w:t>,</w:t>
      </w:r>
      <w:r w:rsidR="006B5F73" w:rsidRPr="00D40F5F">
        <w:rPr>
          <w:rFonts w:ascii="Arial" w:hAnsi="Arial" w:cs="Arial"/>
          <w:kern w:val="0"/>
          <w:sz w:val="22"/>
        </w:rPr>
        <w:t>584bp.</w:t>
      </w:r>
      <w:r w:rsidR="002D3606" w:rsidRPr="0032649F">
        <w:rPr>
          <w:rFonts w:ascii="Arial" w:hAnsi="Arial" w:cs="Arial"/>
          <w:kern w:val="0"/>
          <w:sz w:val="22"/>
        </w:rPr>
        <w:t xml:space="preserve"> Viral </w:t>
      </w:r>
      <w:proofErr w:type="spellStart"/>
      <w:r w:rsidR="002D3606" w:rsidRPr="0032649F">
        <w:rPr>
          <w:rFonts w:ascii="Arial" w:hAnsi="Arial" w:cs="Arial"/>
          <w:kern w:val="0"/>
          <w:sz w:val="22"/>
        </w:rPr>
        <w:t>integrants</w:t>
      </w:r>
      <w:proofErr w:type="spellEnd"/>
      <w:r w:rsidR="002D3606" w:rsidRPr="0032649F">
        <w:rPr>
          <w:rFonts w:ascii="Arial" w:hAnsi="Arial" w:cs="Arial"/>
          <w:kern w:val="0"/>
          <w:sz w:val="22"/>
        </w:rPr>
        <w:t xml:space="preserve"> in</w:t>
      </w:r>
      <w:r w:rsidR="006B5F73" w:rsidRPr="00D40F5F">
        <w:rPr>
          <w:rFonts w:ascii="Arial" w:hAnsi="Arial" w:cs="Arial"/>
          <w:kern w:val="0"/>
          <w:sz w:val="22"/>
        </w:rPr>
        <w:t xml:space="preserve"> </w:t>
      </w:r>
      <w:r w:rsidR="002D3606" w:rsidRPr="0032649F">
        <w:rPr>
          <w:rFonts w:ascii="Arial" w:hAnsi="Arial" w:cs="Arial"/>
          <w:kern w:val="0"/>
          <w:sz w:val="22"/>
        </w:rPr>
        <w:t>v</w:t>
      </w:r>
      <w:r w:rsidR="002D3606" w:rsidRPr="00D40F5F">
        <w:rPr>
          <w:rFonts w:ascii="Arial" w:hAnsi="Arial" w:cs="Arial"/>
          <w:kern w:val="0"/>
          <w:sz w:val="22"/>
        </w:rPr>
        <w:t xml:space="preserve">iral </w:t>
      </w:r>
      <w:r w:rsidR="006B5F73" w:rsidRPr="00D40F5F">
        <w:rPr>
          <w:rFonts w:ascii="Arial" w:hAnsi="Arial" w:cs="Arial"/>
          <w:kern w:val="0"/>
          <w:sz w:val="22"/>
        </w:rPr>
        <w:t xml:space="preserve">pattern III (10.2%, 22/215) and IV (4.2%, 9/215) </w:t>
      </w:r>
      <w:r w:rsidR="007A3135">
        <w:rPr>
          <w:rFonts w:ascii="Arial" w:hAnsi="Arial" w:cs="Arial"/>
          <w:kern w:val="0"/>
          <w:sz w:val="22"/>
        </w:rPr>
        <w:t>appeared</w:t>
      </w:r>
      <w:r w:rsidR="007A3135" w:rsidRPr="0032649F">
        <w:rPr>
          <w:rFonts w:ascii="Arial" w:hAnsi="Arial" w:cs="Arial"/>
          <w:kern w:val="0"/>
          <w:sz w:val="22"/>
        </w:rPr>
        <w:t xml:space="preserve"> </w:t>
      </w:r>
      <w:r w:rsidR="002D3606" w:rsidRPr="0032649F">
        <w:rPr>
          <w:rFonts w:ascii="Arial" w:hAnsi="Arial" w:cs="Arial"/>
          <w:kern w:val="0"/>
          <w:sz w:val="22"/>
        </w:rPr>
        <w:t>to be formed by ligati</w:t>
      </w:r>
      <w:r w:rsidR="007A3135">
        <w:rPr>
          <w:rFonts w:ascii="Arial" w:hAnsi="Arial" w:cs="Arial"/>
          <w:kern w:val="0"/>
          <w:sz w:val="22"/>
        </w:rPr>
        <w:t>on</w:t>
      </w:r>
      <w:r w:rsidR="002D3606" w:rsidRPr="0032649F">
        <w:rPr>
          <w:rFonts w:ascii="Arial" w:hAnsi="Arial" w:cs="Arial"/>
          <w:kern w:val="0"/>
          <w:sz w:val="22"/>
        </w:rPr>
        <w:t xml:space="preserve"> </w:t>
      </w:r>
      <w:r w:rsidR="007A3135">
        <w:rPr>
          <w:rFonts w:ascii="Arial" w:hAnsi="Arial" w:cs="Arial"/>
          <w:kern w:val="0"/>
          <w:sz w:val="22"/>
        </w:rPr>
        <w:t>of</w:t>
      </w:r>
      <w:r w:rsidR="002D3606" w:rsidRPr="0032649F">
        <w:rPr>
          <w:rFonts w:ascii="Arial" w:hAnsi="Arial" w:cs="Arial"/>
          <w:kern w:val="0"/>
          <w:sz w:val="22"/>
        </w:rPr>
        <w:t xml:space="preserve"> the ends of least two viral fragments </w:t>
      </w:r>
      <w:r w:rsidR="006B5F73" w:rsidRPr="00D40F5F">
        <w:rPr>
          <w:rFonts w:ascii="Arial" w:hAnsi="Arial" w:cs="Arial"/>
          <w:kern w:val="0"/>
          <w:sz w:val="22"/>
        </w:rPr>
        <w:t xml:space="preserve">in a 3’-to-3’ or 5’-to-5’ </w:t>
      </w:r>
      <w:r w:rsidR="002D3606" w:rsidRPr="0032649F">
        <w:rPr>
          <w:rFonts w:ascii="Arial" w:hAnsi="Arial" w:cs="Arial"/>
          <w:kern w:val="0"/>
          <w:sz w:val="22"/>
        </w:rPr>
        <w:t>manner</w:t>
      </w:r>
      <w:r w:rsidR="006B5F73" w:rsidRPr="00D40F5F">
        <w:rPr>
          <w:rFonts w:ascii="Arial" w:hAnsi="Arial" w:cs="Arial"/>
          <w:kern w:val="0"/>
          <w:sz w:val="22"/>
        </w:rPr>
        <w:t xml:space="preserve">. </w:t>
      </w:r>
      <w:r w:rsidR="00345CB1" w:rsidRPr="0032649F">
        <w:rPr>
          <w:rFonts w:ascii="Arial" w:hAnsi="Arial" w:cs="Arial"/>
          <w:kern w:val="0"/>
          <w:sz w:val="22"/>
        </w:rPr>
        <w:t xml:space="preserve">In </w:t>
      </w:r>
      <w:r w:rsidR="00345CB1" w:rsidRPr="00D40F5F">
        <w:rPr>
          <w:rFonts w:ascii="Arial" w:hAnsi="Arial" w:cs="Arial"/>
          <w:kern w:val="0"/>
          <w:sz w:val="22"/>
        </w:rPr>
        <w:t>addition</w:t>
      </w:r>
      <w:r w:rsidR="00345CB1" w:rsidRPr="0032649F">
        <w:rPr>
          <w:rFonts w:ascii="Arial" w:hAnsi="Arial" w:cs="Arial"/>
          <w:kern w:val="0"/>
          <w:sz w:val="22"/>
        </w:rPr>
        <w:t>, m</w:t>
      </w:r>
      <w:r w:rsidR="006B5F73" w:rsidRPr="00D40F5F">
        <w:rPr>
          <w:rFonts w:ascii="Arial" w:hAnsi="Arial" w:cs="Arial"/>
          <w:kern w:val="0"/>
          <w:sz w:val="22"/>
        </w:rPr>
        <w:t>ost individual</w:t>
      </w:r>
      <w:r w:rsidR="007A3135">
        <w:rPr>
          <w:rFonts w:ascii="Arial" w:hAnsi="Arial" w:cs="Arial"/>
          <w:kern w:val="0"/>
          <w:sz w:val="22"/>
        </w:rPr>
        <w:t xml:space="preserve"> samples</w:t>
      </w:r>
      <w:r w:rsidR="006B5F73" w:rsidRPr="00D40F5F">
        <w:rPr>
          <w:rFonts w:ascii="Arial" w:hAnsi="Arial" w:cs="Arial"/>
          <w:kern w:val="0"/>
          <w:sz w:val="22"/>
        </w:rPr>
        <w:t xml:space="preserve"> contained all four patterns (</w:t>
      </w:r>
      <w:r w:rsidR="006B5F73" w:rsidRPr="00D40F5F">
        <w:rPr>
          <w:rFonts w:ascii="Arial" w:hAnsi="Arial" w:cs="Arial"/>
          <w:color w:val="0070C0"/>
          <w:kern w:val="0"/>
          <w:sz w:val="22"/>
        </w:rPr>
        <w:t xml:space="preserve">Figure </w:t>
      </w:r>
      <w:r w:rsidR="00310E23" w:rsidRPr="00D40F5F">
        <w:rPr>
          <w:rFonts w:ascii="Arial" w:hAnsi="Arial" w:cs="Arial"/>
          <w:color w:val="0070C0"/>
          <w:kern w:val="0"/>
          <w:sz w:val="22"/>
        </w:rPr>
        <w:t>S</w:t>
      </w:r>
      <w:r w:rsidR="00310E23" w:rsidRPr="0032649F">
        <w:rPr>
          <w:rFonts w:ascii="Arial" w:hAnsi="Arial" w:cs="Arial"/>
          <w:color w:val="0070C0"/>
          <w:kern w:val="0"/>
          <w:sz w:val="22"/>
        </w:rPr>
        <w:t>5</w:t>
      </w:r>
      <w:r w:rsidR="006B5F73" w:rsidRPr="00D40F5F">
        <w:rPr>
          <w:rFonts w:ascii="Arial" w:hAnsi="Arial" w:cs="Arial"/>
          <w:kern w:val="0"/>
          <w:sz w:val="22"/>
        </w:rPr>
        <w:t>). We acknowledged here that the method infers patterns by assembling sequence data from multiple 150 bp reads. Clearly, a direct verification would require a sequence of long DNA segments without fragmentation.</w:t>
      </w:r>
      <w:r w:rsidR="000D4924" w:rsidRPr="00D40F5F">
        <w:rPr>
          <w:rFonts w:ascii="Arial" w:hAnsi="Arial" w:cs="Arial"/>
          <w:kern w:val="0"/>
          <w:sz w:val="22"/>
        </w:rPr>
        <w:t xml:space="preserve"> </w:t>
      </w:r>
    </w:p>
    <w:p w14:paraId="7D24DDB6" w14:textId="77777777" w:rsidR="003F3773" w:rsidRPr="0032649F" w:rsidRDefault="003F37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510128A" w14:textId="0CC0AE81" w:rsidR="006B5F73" w:rsidRPr="00D40F5F" w:rsidRDefault="0022792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32649F">
        <w:rPr>
          <w:rFonts w:ascii="Arial" w:hAnsi="Arial" w:cs="Arial"/>
          <w:kern w:val="0"/>
          <w:sz w:val="22"/>
        </w:rPr>
        <w:t xml:space="preserve">   </w:t>
      </w:r>
      <w:r w:rsidR="00C53F49" w:rsidRPr="0032649F">
        <w:rPr>
          <w:rFonts w:ascii="Arial" w:hAnsi="Arial" w:cs="Arial"/>
          <w:kern w:val="0"/>
          <w:sz w:val="22"/>
        </w:rPr>
        <w:t>Furthermore,</w:t>
      </w:r>
      <w:r w:rsidRPr="0032649F">
        <w:rPr>
          <w:rFonts w:ascii="Arial" w:hAnsi="Arial" w:cs="Arial"/>
          <w:kern w:val="0"/>
          <w:sz w:val="22"/>
        </w:rPr>
        <w:t xml:space="preserve"> we </w:t>
      </w:r>
      <w:r w:rsidR="007A3135">
        <w:rPr>
          <w:rFonts w:ascii="Arial" w:hAnsi="Arial" w:cs="Arial"/>
          <w:kern w:val="0"/>
          <w:sz w:val="22"/>
        </w:rPr>
        <w:t>observed</w:t>
      </w:r>
      <w:r w:rsidR="007A3135" w:rsidRPr="0032649F">
        <w:rPr>
          <w:rFonts w:ascii="Arial" w:hAnsi="Arial" w:cs="Arial"/>
          <w:kern w:val="0"/>
          <w:sz w:val="22"/>
        </w:rPr>
        <w:t xml:space="preserve"> </w:t>
      </w:r>
      <w:r w:rsidRPr="00D40F5F">
        <w:rPr>
          <w:rFonts w:ascii="Arial" w:hAnsi="Arial" w:cs="Arial"/>
          <w:kern w:val="0"/>
          <w:sz w:val="22"/>
        </w:rPr>
        <w:t>chimer</w:t>
      </w:r>
      <w:r w:rsidR="007A3135">
        <w:rPr>
          <w:rFonts w:ascii="Arial" w:hAnsi="Arial" w:cs="Arial"/>
          <w:kern w:val="0"/>
          <w:sz w:val="22"/>
        </w:rPr>
        <w:t>ic</w:t>
      </w:r>
      <w:r w:rsidRPr="00D40F5F">
        <w:rPr>
          <w:rFonts w:ascii="Arial" w:hAnsi="Arial" w:cs="Arial"/>
          <w:kern w:val="0"/>
          <w:sz w:val="22"/>
        </w:rPr>
        <w:t xml:space="preserve"> RNA transcripts</w:t>
      </w:r>
      <w:r w:rsidRPr="0032649F">
        <w:rPr>
          <w:rFonts w:ascii="Arial" w:hAnsi="Arial" w:cs="Arial"/>
          <w:kern w:val="0"/>
          <w:sz w:val="22"/>
        </w:rPr>
        <w:t xml:space="preserve"> from </w:t>
      </w:r>
      <w:r w:rsidR="00C53F49" w:rsidRPr="0032649F">
        <w:rPr>
          <w:rFonts w:ascii="Arial" w:hAnsi="Arial" w:cs="Arial"/>
          <w:kern w:val="0"/>
          <w:sz w:val="22"/>
        </w:rPr>
        <w:t>a</w:t>
      </w:r>
      <w:r w:rsidR="006B5F73" w:rsidRPr="00D40F5F">
        <w:rPr>
          <w:rFonts w:ascii="Arial" w:hAnsi="Arial" w:cs="Arial"/>
          <w:kern w:val="0"/>
          <w:sz w:val="22"/>
        </w:rPr>
        <w:t xml:space="preserve">ll four </w:t>
      </w:r>
      <w:r w:rsidR="004103CA">
        <w:rPr>
          <w:rFonts w:ascii="Arial" w:hAnsi="Arial" w:cs="Arial"/>
          <w:kern w:val="0"/>
          <w:sz w:val="22"/>
        </w:rPr>
        <w:t xml:space="preserve">viral </w:t>
      </w:r>
      <w:r w:rsidR="006B5F73" w:rsidRPr="00D40F5F">
        <w:rPr>
          <w:rFonts w:ascii="Arial" w:hAnsi="Arial" w:cs="Arial"/>
          <w:kern w:val="0"/>
          <w:sz w:val="22"/>
        </w:rPr>
        <w:t>patterns of integration sites</w:t>
      </w:r>
      <w:r w:rsidRPr="0032649F">
        <w:rPr>
          <w:rFonts w:ascii="Arial" w:hAnsi="Arial" w:cs="Arial"/>
          <w:kern w:val="0"/>
          <w:sz w:val="22"/>
        </w:rPr>
        <w:t xml:space="preserve"> in </w:t>
      </w:r>
      <w:r w:rsidR="006B5F73" w:rsidRPr="00D40F5F">
        <w:rPr>
          <w:rFonts w:ascii="Arial" w:hAnsi="Arial" w:cs="Arial"/>
          <w:kern w:val="0"/>
          <w:sz w:val="22"/>
        </w:rPr>
        <w:t>tissue</w:t>
      </w:r>
      <w:r w:rsidR="003F3773">
        <w:rPr>
          <w:rFonts w:ascii="Arial" w:hAnsi="Arial" w:cs="Arial" w:hint="eastAsia"/>
          <w:kern w:val="0"/>
          <w:sz w:val="22"/>
        </w:rPr>
        <w:t xml:space="preserve"> </w:t>
      </w:r>
      <w:r w:rsidR="006B5F73" w:rsidRPr="00D40F5F">
        <w:rPr>
          <w:rFonts w:ascii="Arial" w:hAnsi="Arial" w:cs="Arial"/>
          <w:kern w:val="0"/>
          <w:sz w:val="22"/>
        </w:rPr>
        <w:t xml:space="preserve">samples with </w:t>
      </w:r>
      <w:r w:rsidR="003512D2">
        <w:rPr>
          <w:rFonts w:ascii="Arial" w:hAnsi="Arial" w:cs="Arial"/>
          <w:kern w:val="0"/>
          <w:sz w:val="22"/>
        </w:rPr>
        <w:t xml:space="preserve">both DNA capture experiments and </w:t>
      </w:r>
      <w:r w:rsidR="006B5F73" w:rsidRPr="00D40F5F">
        <w:rPr>
          <w:rFonts w:ascii="Arial" w:hAnsi="Arial" w:cs="Arial"/>
          <w:kern w:val="0"/>
          <w:sz w:val="22"/>
        </w:rPr>
        <w:t>deep RNA sequencing</w:t>
      </w:r>
      <w:r w:rsidRPr="0032649F">
        <w:rPr>
          <w:rFonts w:ascii="Arial" w:hAnsi="Arial" w:cs="Arial"/>
          <w:kern w:val="0"/>
          <w:sz w:val="22"/>
        </w:rPr>
        <w:t xml:space="preserve">. In all, </w:t>
      </w:r>
      <w:r w:rsidR="006B5F73" w:rsidRPr="00D40F5F">
        <w:rPr>
          <w:rFonts w:ascii="Arial" w:hAnsi="Arial" w:cs="Arial"/>
          <w:kern w:val="0"/>
          <w:sz w:val="22"/>
        </w:rPr>
        <w:t>76 integration</w:t>
      </w:r>
      <w:r w:rsidR="00CB1FD5">
        <w:rPr>
          <w:rFonts w:ascii="Arial" w:hAnsi="Arial" w:cs="Arial"/>
          <w:kern w:val="0"/>
          <w:sz w:val="22"/>
        </w:rPr>
        <w:t xml:space="preserve">s </w:t>
      </w:r>
      <w:r w:rsidR="003512D2">
        <w:rPr>
          <w:rFonts w:ascii="Arial" w:hAnsi="Arial" w:cs="Arial"/>
          <w:kern w:val="0"/>
          <w:sz w:val="22"/>
        </w:rPr>
        <w:t xml:space="preserve">were identified in the DNA capture experiments </w:t>
      </w:r>
      <w:r w:rsidR="006B5F73" w:rsidRPr="00D40F5F">
        <w:rPr>
          <w:rFonts w:ascii="Arial" w:hAnsi="Arial" w:cs="Arial"/>
          <w:kern w:val="0"/>
          <w:sz w:val="22"/>
        </w:rPr>
        <w:t>(</w:t>
      </w:r>
      <w:r w:rsidR="006B5F73" w:rsidRPr="00D40F5F">
        <w:rPr>
          <w:rFonts w:ascii="Arial" w:hAnsi="Arial" w:cs="Arial"/>
          <w:color w:val="0070C0"/>
          <w:kern w:val="0"/>
          <w:sz w:val="22"/>
        </w:rPr>
        <w:t>Table S8</w:t>
      </w:r>
      <w:r w:rsidR="006B5F73" w:rsidRPr="00D40F5F">
        <w:rPr>
          <w:rFonts w:ascii="Arial" w:hAnsi="Arial" w:cs="Arial"/>
          <w:kern w:val="0"/>
          <w:sz w:val="22"/>
        </w:rPr>
        <w:t>). Among them, viral patterns of breakpoints wer</w:t>
      </w:r>
      <w:r w:rsidR="006B5F73" w:rsidRPr="00B628F3">
        <w:rPr>
          <w:rFonts w:ascii="Arial" w:hAnsi="Arial" w:cs="Arial"/>
          <w:kern w:val="0"/>
          <w:sz w:val="22"/>
        </w:rPr>
        <w:t xml:space="preserve">e determined in 42 </w:t>
      </w:r>
      <w:proofErr w:type="spellStart"/>
      <w:r w:rsidR="00CB1FD5">
        <w:rPr>
          <w:rFonts w:ascii="Arial" w:hAnsi="Arial" w:cs="Arial"/>
          <w:kern w:val="0"/>
          <w:sz w:val="22"/>
        </w:rPr>
        <w:t>integrants</w:t>
      </w:r>
      <w:proofErr w:type="spellEnd"/>
      <w:r w:rsidR="006B5F73" w:rsidRPr="00B628F3">
        <w:rPr>
          <w:rFonts w:ascii="Arial" w:hAnsi="Arial" w:cs="Arial"/>
          <w:kern w:val="0"/>
          <w:sz w:val="22"/>
        </w:rPr>
        <w:t>, and</w:t>
      </w:r>
      <w:r w:rsidR="006B5F73" w:rsidRPr="00B628F3" w:rsidDel="00F22E44">
        <w:rPr>
          <w:rFonts w:ascii="Arial" w:hAnsi="Arial" w:cs="Arial"/>
          <w:kern w:val="0"/>
          <w:sz w:val="22"/>
        </w:rPr>
        <w:t xml:space="preserve"> </w:t>
      </w:r>
      <w:r w:rsidR="006B5F73" w:rsidRPr="0048719D">
        <w:rPr>
          <w:rFonts w:ascii="Arial" w:hAnsi="Arial" w:cs="Arial"/>
          <w:kern w:val="0"/>
          <w:sz w:val="22"/>
        </w:rPr>
        <w:t xml:space="preserve">each pattern had 19% </w:t>
      </w:r>
      <w:r w:rsidR="00CB1FD5">
        <w:rPr>
          <w:rFonts w:ascii="Arial" w:hAnsi="Arial" w:cs="Arial"/>
          <w:kern w:val="0"/>
          <w:sz w:val="22"/>
        </w:rPr>
        <w:t>integrations</w:t>
      </w:r>
      <w:r w:rsidR="00CB1FD5" w:rsidRPr="0048719D">
        <w:rPr>
          <w:rFonts w:ascii="Arial" w:hAnsi="Arial" w:cs="Arial"/>
          <w:kern w:val="0"/>
          <w:sz w:val="22"/>
        </w:rPr>
        <w:t xml:space="preserve"> </w:t>
      </w:r>
      <w:r w:rsidR="006B5F73" w:rsidRPr="0048719D">
        <w:rPr>
          <w:rFonts w:ascii="Arial" w:hAnsi="Arial" w:cs="Arial"/>
          <w:kern w:val="0"/>
          <w:sz w:val="22"/>
        </w:rPr>
        <w:t>with transcription activity (</w:t>
      </w:r>
      <w:r w:rsidR="006B5F73" w:rsidRPr="0048719D">
        <w:rPr>
          <w:rFonts w:ascii="Arial" w:hAnsi="Arial" w:cs="Arial"/>
          <w:color w:val="0070C0"/>
          <w:kern w:val="0"/>
          <w:sz w:val="22"/>
        </w:rPr>
        <w:t>Table S8</w:t>
      </w:r>
      <w:r w:rsidR="006B5F73" w:rsidRPr="00EA1705">
        <w:rPr>
          <w:rFonts w:ascii="Arial" w:hAnsi="Arial" w:cs="Arial"/>
          <w:kern w:val="0"/>
          <w:sz w:val="22"/>
        </w:rPr>
        <w:t>).</w:t>
      </w:r>
      <w:r w:rsidRPr="0032649F">
        <w:rPr>
          <w:rFonts w:ascii="Arial" w:hAnsi="Arial" w:cs="Arial"/>
          <w:kern w:val="0"/>
          <w:sz w:val="22"/>
        </w:rPr>
        <w:t xml:space="preserve"> Therefore, there were no obvious difference in transcription activity among </w:t>
      </w:r>
      <w:r w:rsidR="004103CA">
        <w:rPr>
          <w:rFonts w:ascii="Arial" w:hAnsi="Arial" w:cs="Arial"/>
          <w:kern w:val="0"/>
          <w:sz w:val="22"/>
        </w:rPr>
        <w:t xml:space="preserve">these four patterns </w:t>
      </w:r>
      <w:r w:rsidRPr="0032649F">
        <w:rPr>
          <w:rFonts w:ascii="Arial" w:hAnsi="Arial" w:cs="Arial"/>
          <w:kern w:val="0"/>
          <w:sz w:val="22"/>
        </w:rPr>
        <w:t>of integration events</w:t>
      </w:r>
      <w:r w:rsidRPr="00D40F5F">
        <w:rPr>
          <w:rFonts w:ascii="Arial" w:hAnsi="Arial" w:cs="Arial"/>
          <w:kern w:val="0"/>
          <w:sz w:val="22"/>
        </w:rPr>
        <w:t>.</w:t>
      </w:r>
    </w:p>
    <w:p w14:paraId="04A43558" w14:textId="77777777" w:rsidR="00861434" w:rsidRPr="00B628F3" w:rsidRDefault="00861434"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2A9F122A" w14:textId="77777777" w:rsidR="006B5F73" w:rsidRPr="0048719D" w:rsidRDefault="006B5F73" w:rsidP="003F3773">
      <w:pPr>
        <w:pStyle w:val="2"/>
        <w:spacing w:before="0" w:after="0"/>
        <w:jc w:val="left"/>
        <w:rPr>
          <w:rFonts w:ascii="Arial" w:hAnsi="Arial" w:cs="Arial"/>
          <w:sz w:val="22"/>
          <w:szCs w:val="22"/>
        </w:rPr>
      </w:pPr>
      <w:r w:rsidRPr="0048719D">
        <w:rPr>
          <w:rFonts w:ascii="Arial" w:hAnsi="Arial" w:cs="Arial"/>
          <w:sz w:val="22"/>
          <w:szCs w:val="22"/>
        </w:rPr>
        <w:t>Discussion</w:t>
      </w:r>
    </w:p>
    <w:p w14:paraId="1AA16710" w14:textId="77777777" w:rsidR="00610351" w:rsidRPr="000974A6" w:rsidRDefault="00610351" w:rsidP="003F3773">
      <w:pPr>
        <w:jc w:val="left"/>
        <w:rPr>
          <w:rFonts w:ascii="Arial" w:hAnsi="Arial" w:cs="Arial"/>
          <w:sz w:val="22"/>
        </w:rPr>
      </w:pPr>
    </w:p>
    <w:p w14:paraId="3CFB905A" w14:textId="00332EDC" w:rsidR="00E657BF" w:rsidRPr="0032649F" w:rsidRDefault="002E435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D40F5F">
        <w:rPr>
          <w:rFonts w:ascii="Arial" w:hAnsi="Arial" w:cs="Arial"/>
          <w:kern w:val="0"/>
          <w:sz w:val="22"/>
        </w:rPr>
        <w:t xml:space="preserve">In the present study, </w:t>
      </w:r>
      <w:r w:rsidRPr="0032649F">
        <w:rPr>
          <w:rFonts w:ascii="Arial" w:hAnsi="Arial" w:cs="Arial"/>
          <w:kern w:val="0"/>
          <w:sz w:val="22"/>
        </w:rPr>
        <w:t xml:space="preserve">we adopted </w:t>
      </w:r>
      <w:r w:rsidR="00CB1FD5">
        <w:rPr>
          <w:rFonts w:ascii="Arial" w:hAnsi="Arial" w:cs="Arial"/>
          <w:kern w:val="0"/>
          <w:sz w:val="22"/>
        </w:rPr>
        <w:t>an</w:t>
      </w:r>
      <w:r w:rsidR="0090107F" w:rsidRPr="0032649F">
        <w:rPr>
          <w:rFonts w:ascii="Arial" w:hAnsi="Arial" w:cs="Arial"/>
          <w:kern w:val="0"/>
          <w:sz w:val="22"/>
        </w:rPr>
        <w:t xml:space="preserve"> </w:t>
      </w:r>
      <w:r w:rsidRPr="00D40F5F">
        <w:rPr>
          <w:rFonts w:ascii="Arial" w:hAnsi="Arial" w:cs="Arial"/>
          <w:kern w:val="0"/>
          <w:sz w:val="22"/>
        </w:rPr>
        <w:t xml:space="preserve">HBV capture strategy to enrich DNA fragments covering the virus-host junctions of </w:t>
      </w:r>
      <w:proofErr w:type="spellStart"/>
      <w:r w:rsidRPr="00D40F5F">
        <w:rPr>
          <w:rFonts w:ascii="Arial" w:hAnsi="Arial" w:cs="Arial"/>
          <w:kern w:val="0"/>
          <w:sz w:val="22"/>
        </w:rPr>
        <w:t>integrants</w:t>
      </w:r>
      <w:proofErr w:type="spellEnd"/>
      <w:r w:rsidRPr="0032649F">
        <w:rPr>
          <w:rFonts w:ascii="Arial" w:hAnsi="Arial" w:cs="Arial"/>
          <w:kern w:val="0"/>
          <w:sz w:val="22"/>
        </w:rPr>
        <w:t xml:space="preserve"> in plasma </w:t>
      </w:r>
      <w:proofErr w:type="spellStart"/>
      <w:r w:rsidRPr="0032649F">
        <w:rPr>
          <w:rFonts w:ascii="Arial" w:hAnsi="Arial" w:cs="Arial"/>
          <w:kern w:val="0"/>
          <w:sz w:val="22"/>
        </w:rPr>
        <w:t>cfDNA</w:t>
      </w:r>
      <w:proofErr w:type="spellEnd"/>
      <w:r w:rsidR="00013C3A" w:rsidRPr="0032649F">
        <w:rPr>
          <w:rFonts w:ascii="Arial" w:hAnsi="Arial" w:cs="Arial"/>
          <w:kern w:val="0"/>
          <w:sz w:val="22"/>
        </w:rPr>
        <w:t xml:space="preserve"> from patients with HBV infection</w:t>
      </w:r>
      <w:r w:rsidR="00205230" w:rsidRPr="0032649F">
        <w:rPr>
          <w:rFonts w:ascii="Arial" w:hAnsi="Arial" w:cs="Arial"/>
          <w:kern w:val="0"/>
          <w:sz w:val="22"/>
        </w:rPr>
        <w:t xml:space="preserve">. </w:t>
      </w:r>
      <w:r w:rsidR="0090107F">
        <w:rPr>
          <w:rFonts w:ascii="Arial" w:hAnsi="Arial" w:cs="Arial"/>
          <w:kern w:val="0"/>
          <w:sz w:val="22"/>
        </w:rPr>
        <w:t>The method</w:t>
      </w:r>
      <w:r w:rsidR="0090107F" w:rsidRPr="0032649F">
        <w:rPr>
          <w:rFonts w:ascii="Arial" w:hAnsi="Arial" w:cs="Arial"/>
          <w:kern w:val="0"/>
          <w:sz w:val="22"/>
        </w:rPr>
        <w:t xml:space="preserve"> </w:t>
      </w:r>
      <w:r w:rsidR="00205230" w:rsidRPr="0032649F">
        <w:rPr>
          <w:rFonts w:ascii="Arial" w:hAnsi="Arial" w:cs="Arial"/>
          <w:kern w:val="0"/>
          <w:sz w:val="22"/>
        </w:rPr>
        <w:t>enables</w:t>
      </w:r>
      <w:r w:rsidR="006731A0" w:rsidRPr="0032649F">
        <w:rPr>
          <w:rFonts w:ascii="Arial" w:hAnsi="Arial" w:cs="Arial"/>
          <w:kern w:val="0"/>
          <w:sz w:val="22"/>
        </w:rPr>
        <w:t xml:space="preserve"> us to </w:t>
      </w:r>
      <w:r w:rsidR="006731A0" w:rsidRPr="00D40F5F">
        <w:rPr>
          <w:rFonts w:ascii="Arial" w:hAnsi="Arial" w:cs="Arial"/>
          <w:kern w:val="0"/>
          <w:sz w:val="22"/>
        </w:rPr>
        <w:t>decrease</w:t>
      </w:r>
      <w:r w:rsidR="006731A0" w:rsidRPr="0032649F">
        <w:rPr>
          <w:rFonts w:ascii="Arial" w:hAnsi="Arial" w:cs="Arial"/>
          <w:kern w:val="0"/>
          <w:sz w:val="22"/>
        </w:rPr>
        <w:t xml:space="preserve"> the </w:t>
      </w:r>
      <w:r w:rsidR="006731A0" w:rsidRPr="00D40F5F">
        <w:rPr>
          <w:rFonts w:ascii="Arial" w:hAnsi="Arial" w:cs="Arial"/>
          <w:kern w:val="0"/>
          <w:sz w:val="22"/>
        </w:rPr>
        <w:t>sequencing</w:t>
      </w:r>
      <w:r w:rsidR="006731A0" w:rsidRPr="0032649F">
        <w:rPr>
          <w:rFonts w:ascii="Arial" w:hAnsi="Arial" w:cs="Arial"/>
          <w:kern w:val="0"/>
          <w:sz w:val="22"/>
        </w:rPr>
        <w:t xml:space="preserve"> volume to only 2G raw data </w:t>
      </w:r>
      <w:r w:rsidR="00F268D0" w:rsidRPr="0032649F">
        <w:rPr>
          <w:rFonts w:ascii="Arial" w:hAnsi="Arial" w:cs="Arial"/>
          <w:kern w:val="0"/>
          <w:sz w:val="22"/>
        </w:rPr>
        <w:t xml:space="preserve">in next generation sequencing </w:t>
      </w:r>
      <w:r w:rsidR="00F268D0" w:rsidRPr="00D40F5F">
        <w:rPr>
          <w:rFonts w:ascii="Arial" w:hAnsi="Arial" w:cs="Arial"/>
          <w:kern w:val="0"/>
          <w:sz w:val="22"/>
        </w:rPr>
        <w:t xml:space="preserve">platform </w:t>
      </w:r>
      <w:r w:rsidR="006731A0" w:rsidRPr="0032649F">
        <w:rPr>
          <w:rFonts w:ascii="Arial" w:hAnsi="Arial" w:cs="Arial"/>
          <w:kern w:val="0"/>
          <w:sz w:val="22"/>
        </w:rPr>
        <w:t>with high resolution of integration profiling</w:t>
      </w:r>
      <w:r w:rsidRPr="00D40F5F">
        <w:rPr>
          <w:rFonts w:ascii="Arial" w:hAnsi="Arial" w:cs="Arial"/>
          <w:kern w:val="0"/>
          <w:sz w:val="22"/>
        </w:rPr>
        <w:t xml:space="preserve">. </w:t>
      </w:r>
      <w:r w:rsidR="00E95BFC" w:rsidRPr="00D40F5F">
        <w:rPr>
          <w:rFonts w:ascii="Arial" w:hAnsi="Arial" w:cs="Arial"/>
          <w:kern w:val="0"/>
          <w:sz w:val="22"/>
        </w:rPr>
        <w:t xml:space="preserve">The potential for this method </w:t>
      </w:r>
      <w:r w:rsidRPr="0032649F">
        <w:rPr>
          <w:rFonts w:ascii="Arial" w:hAnsi="Arial" w:cs="Arial"/>
          <w:kern w:val="0"/>
          <w:sz w:val="22"/>
        </w:rPr>
        <w:t>was</w:t>
      </w:r>
      <w:r w:rsidR="00E95BFC" w:rsidRPr="00D40F5F">
        <w:rPr>
          <w:rFonts w:ascii="Arial" w:hAnsi="Arial" w:cs="Arial"/>
          <w:kern w:val="0"/>
          <w:sz w:val="22"/>
        </w:rPr>
        <w:t xml:space="preserve"> explored in tumor, adjacent </w:t>
      </w:r>
      <w:r w:rsidR="006731A0" w:rsidRPr="0032649F">
        <w:rPr>
          <w:rFonts w:ascii="Arial" w:hAnsi="Arial" w:cs="Arial"/>
          <w:kern w:val="0"/>
          <w:sz w:val="22"/>
        </w:rPr>
        <w:t>non-</w:t>
      </w:r>
      <w:r w:rsidR="00E95BFC" w:rsidRPr="00D40F5F">
        <w:rPr>
          <w:rFonts w:ascii="Arial" w:hAnsi="Arial" w:cs="Arial"/>
          <w:kern w:val="0"/>
          <w:sz w:val="22"/>
        </w:rPr>
        <w:t>tumor tissue, paired blood and saliva samples</w:t>
      </w:r>
      <w:r w:rsidR="006731A0" w:rsidRPr="0032649F">
        <w:rPr>
          <w:rFonts w:ascii="Arial" w:hAnsi="Arial" w:cs="Arial"/>
          <w:kern w:val="0"/>
          <w:sz w:val="22"/>
        </w:rPr>
        <w:t xml:space="preserve">, revealing the unexpected observation that integrated </w:t>
      </w:r>
      <w:r w:rsidR="006731A0" w:rsidRPr="00D40F5F">
        <w:rPr>
          <w:rFonts w:ascii="Arial" w:hAnsi="Arial" w:cs="Arial"/>
          <w:kern w:val="0"/>
          <w:sz w:val="22"/>
        </w:rPr>
        <w:t>fragments</w:t>
      </w:r>
      <w:r w:rsidR="006731A0" w:rsidRPr="0032649F">
        <w:rPr>
          <w:rFonts w:ascii="Arial" w:hAnsi="Arial" w:cs="Arial"/>
          <w:kern w:val="0"/>
          <w:sz w:val="22"/>
        </w:rPr>
        <w:t xml:space="preserve"> captured in plasma </w:t>
      </w:r>
      <w:proofErr w:type="spellStart"/>
      <w:r w:rsidR="006731A0" w:rsidRPr="0032649F">
        <w:rPr>
          <w:rFonts w:ascii="Arial" w:hAnsi="Arial" w:cs="Arial"/>
          <w:kern w:val="0"/>
          <w:sz w:val="22"/>
        </w:rPr>
        <w:t>cfDNA</w:t>
      </w:r>
      <w:proofErr w:type="spellEnd"/>
      <w:r w:rsidR="006731A0" w:rsidRPr="0032649F">
        <w:rPr>
          <w:rFonts w:ascii="Arial" w:hAnsi="Arial" w:cs="Arial"/>
          <w:kern w:val="0"/>
          <w:sz w:val="22"/>
        </w:rPr>
        <w:t xml:space="preserve"> </w:t>
      </w:r>
      <w:r w:rsidR="00471619" w:rsidRPr="00D40F5F">
        <w:rPr>
          <w:rFonts w:ascii="Arial" w:hAnsi="Arial" w:cs="Arial"/>
          <w:kern w:val="0"/>
          <w:sz w:val="22"/>
        </w:rPr>
        <w:t>exclusively</w:t>
      </w:r>
      <w:r w:rsidR="00471619" w:rsidRPr="0032649F">
        <w:rPr>
          <w:rFonts w:ascii="Arial" w:hAnsi="Arial" w:cs="Arial"/>
          <w:kern w:val="0"/>
          <w:sz w:val="22"/>
        </w:rPr>
        <w:t xml:space="preserve"> oriented from tumor clones in the liver. This highlights</w:t>
      </w:r>
      <w:r w:rsidR="00E95BFC" w:rsidRPr="00D40F5F">
        <w:rPr>
          <w:rFonts w:ascii="Arial" w:hAnsi="Arial" w:cs="Arial"/>
          <w:kern w:val="0"/>
          <w:sz w:val="22"/>
        </w:rPr>
        <w:t xml:space="preserve"> the exciting possibility</w:t>
      </w:r>
      <w:r w:rsidR="00471619" w:rsidRPr="0032649F">
        <w:rPr>
          <w:rFonts w:ascii="Arial" w:hAnsi="Arial" w:cs="Arial"/>
          <w:kern w:val="0"/>
          <w:sz w:val="22"/>
        </w:rPr>
        <w:t xml:space="preserve"> that </w:t>
      </w:r>
      <w:r w:rsidR="00E95BFC" w:rsidRPr="00D40F5F">
        <w:rPr>
          <w:rFonts w:ascii="Arial" w:hAnsi="Arial" w:cs="Arial"/>
          <w:kern w:val="0"/>
          <w:sz w:val="22"/>
        </w:rPr>
        <w:t xml:space="preserve">HBV integration </w:t>
      </w:r>
      <w:r w:rsidR="00471619" w:rsidRPr="0032649F">
        <w:rPr>
          <w:rFonts w:ascii="Arial" w:hAnsi="Arial" w:cs="Arial"/>
          <w:kern w:val="0"/>
          <w:sz w:val="22"/>
        </w:rPr>
        <w:t>prof</w:t>
      </w:r>
      <w:r w:rsidR="00F268D0" w:rsidRPr="0032649F">
        <w:rPr>
          <w:rFonts w:ascii="Arial" w:hAnsi="Arial" w:cs="Arial"/>
          <w:kern w:val="0"/>
          <w:sz w:val="22"/>
        </w:rPr>
        <w:t>ile</w:t>
      </w:r>
      <w:r w:rsidR="00471619" w:rsidRPr="0032649F">
        <w:rPr>
          <w:rFonts w:ascii="Arial" w:hAnsi="Arial" w:cs="Arial"/>
          <w:kern w:val="0"/>
          <w:sz w:val="22"/>
        </w:rPr>
        <w:t xml:space="preserve"> in plasma</w:t>
      </w:r>
      <w:r w:rsidR="00E95BFC" w:rsidRPr="00D40F5F">
        <w:rPr>
          <w:rFonts w:ascii="Arial" w:hAnsi="Arial" w:cs="Arial"/>
          <w:kern w:val="0"/>
          <w:sz w:val="22"/>
        </w:rPr>
        <w:t xml:space="preserve"> may be included as a solo biomarker or part of a panel of analyses from liquid biopsies to assist in</w:t>
      </w:r>
      <w:r w:rsidR="00471619" w:rsidRPr="0032649F">
        <w:rPr>
          <w:rFonts w:ascii="Arial" w:hAnsi="Arial" w:cs="Arial"/>
          <w:kern w:val="0"/>
          <w:sz w:val="22"/>
        </w:rPr>
        <w:t xml:space="preserve"> liver cancer screening</w:t>
      </w:r>
      <w:r w:rsidR="00E95BFC" w:rsidRPr="00D40F5F">
        <w:rPr>
          <w:rFonts w:ascii="Arial" w:hAnsi="Arial" w:cs="Arial"/>
          <w:kern w:val="0"/>
          <w:sz w:val="22"/>
        </w:rPr>
        <w:t xml:space="preserve">. </w:t>
      </w:r>
      <w:r w:rsidR="00471619" w:rsidRPr="0032649F">
        <w:rPr>
          <w:rFonts w:ascii="Arial" w:hAnsi="Arial" w:cs="Arial"/>
          <w:kern w:val="0"/>
          <w:sz w:val="22"/>
        </w:rPr>
        <w:t xml:space="preserve">Furthermore, HBV integrant prediction </w:t>
      </w:r>
      <w:r w:rsidR="00E81A66" w:rsidRPr="0032649F">
        <w:rPr>
          <w:rFonts w:ascii="Arial" w:hAnsi="Arial" w:cs="Arial"/>
          <w:kern w:val="0"/>
          <w:sz w:val="22"/>
        </w:rPr>
        <w:t xml:space="preserve">may </w:t>
      </w:r>
      <w:r w:rsidR="00471619" w:rsidRPr="0032649F">
        <w:rPr>
          <w:rFonts w:ascii="Arial" w:hAnsi="Arial" w:cs="Arial"/>
          <w:kern w:val="0"/>
          <w:sz w:val="22"/>
        </w:rPr>
        <w:t>also be</w:t>
      </w:r>
      <w:r w:rsidR="00205230" w:rsidRPr="0032649F">
        <w:rPr>
          <w:rFonts w:ascii="Arial" w:hAnsi="Arial" w:cs="Arial"/>
          <w:kern w:val="0"/>
          <w:sz w:val="22"/>
        </w:rPr>
        <w:t xml:space="preserve"> a</w:t>
      </w:r>
      <w:r w:rsidR="001F6F59" w:rsidRPr="0032649F">
        <w:rPr>
          <w:rFonts w:ascii="Arial" w:hAnsi="Arial" w:cs="Arial"/>
          <w:kern w:val="0"/>
          <w:sz w:val="22"/>
        </w:rPr>
        <w:t xml:space="preserve"> crucial</w:t>
      </w:r>
      <w:r w:rsidR="00205230" w:rsidRPr="0032649F">
        <w:rPr>
          <w:rFonts w:ascii="Arial" w:hAnsi="Arial" w:cs="Arial"/>
          <w:kern w:val="0"/>
          <w:sz w:val="22"/>
        </w:rPr>
        <w:t xml:space="preserve"> analysis to make plasma viral integration </w:t>
      </w:r>
      <w:r w:rsidR="00205230" w:rsidRPr="00D40F5F">
        <w:rPr>
          <w:rFonts w:ascii="Arial" w:hAnsi="Arial" w:cs="Arial"/>
          <w:kern w:val="0"/>
          <w:sz w:val="22"/>
        </w:rPr>
        <w:t>proofing</w:t>
      </w:r>
      <w:r w:rsidR="00205230" w:rsidRPr="0032649F">
        <w:rPr>
          <w:rFonts w:ascii="Arial" w:hAnsi="Arial" w:cs="Arial"/>
          <w:kern w:val="0"/>
          <w:sz w:val="22"/>
        </w:rPr>
        <w:t xml:space="preserve"> as a new </w:t>
      </w:r>
      <w:r w:rsidR="00E81A66" w:rsidRPr="00D40F5F">
        <w:rPr>
          <w:rFonts w:ascii="Arial" w:hAnsi="Arial" w:cs="Arial"/>
          <w:kern w:val="0"/>
          <w:sz w:val="22"/>
        </w:rPr>
        <w:t>companion diagnostic</w:t>
      </w:r>
      <w:r w:rsidR="00205230" w:rsidRPr="0032649F">
        <w:rPr>
          <w:rFonts w:ascii="Arial" w:hAnsi="Arial" w:cs="Arial"/>
          <w:kern w:val="0"/>
          <w:sz w:val="22"/>
        </w:rPr>
        <w:t xml:space="preserve"> </w:t>
      </w:r>
      <w:r w:rsidR="006F2319" w:rsidRPr="0032649F">
        <w:rPr>
          <w:rFonts w:ascii="Arial" w:hAnsi="Arial" w:cs="Arial"/>
          <w:kern w:val="0"/>
          <w:sz w:val="22"/>
        </w:rPr>
        <w:t xml:space="preserve">for </w:t>
      </w:r>
      <w:r w:rsidR="00205230" w:rsidRPr="0032649F">
        <w:rPr>
          <w:rFonts w:ascii="Arial" w:hAnsi="Arial" w:cs="Arial"/>
          <w:kern w:val="0"/>
          <w:sz w:val="22"/>
        </w:rPr>
        <w:t xml:space="preserve">HCC </w:t>
      </w:r>
      <w:r w:rsidR="00CE0397" w:rsidRPr="00D40F5F">
        <w:rPr>
          <w:rFonts w:ascii="Arial" w:hAnsi="Arial" w:cs="Arial"/>
          <w:kern w:val="0"/>
          <w:sz w:val="22"/>
        </w:rPr>
        <w:t xml:space="preserve">immunotherapy using T cells </w:t>
      </w:r>
      <w:r w:rsidR="00205230" w:rsidRPr="00D40F5F">
        <w:rPr>
          <w:rFonts w:ascii="Arial" w:hAnsi="Arial" w:cs="Arial"/>
          <w:kern w:val="0"/>
          <w:sz w:val="22"/>
        </w:rPr>
        <w:t>targeting</w:t>
      </w:r>
      <w:r w:rsidR="00205230" w:rsidRPr="0032649F">
        <w:rPr>
          <w:rFonts w:ascii="Arial" w:hAnsi="Arial" w:cs="Arial"/>
          <w:kern w:val="0"/>
          <w:sz w:val="22"/>
        </w:rPr>
        <w:t xml:space="preserve"> viral proteins</w:t>
      </w:r>
      <w:r w:rsidR="00CE0397" w:rsidRPr="00D40F5F">
        <w:rPr>
          <w:rFonts w:ascii="Arial" w:hAnsi="Arial" w:cs="Arial"/>
          <w:kern w:val="0"/>
          <w:sz w:val="22"/>
        </w:rPr>
        <w:t xml:space="preserve"> encoded by i</w:t>
      </w:r>
      <w:r w:rsidR="00205230" w:rsidRPr="0032649F">
        <w:rPr>
          <w:rFonts w:ascii="Arial" w:hAnsi="Arial" w:cs="Arial"/>
          <w:kern w:val="0"/>
          <w:sz w:val="22"/>
        </w:rPr>
        <w:t>ntegration</w:t>
      </w:r>
      <w:r w:rsidR="00CE0397" w:rsidRPr="00D40F5F">
        <w:rPr>
          <w:rFonts w:ascii="Arial" w:hAnsi="Arial" w:cs="Arial"/>
          <w:kern w:val="0"/>
          <w:sz w:val="22"/>
        </w:rPr>
        <w:t>s</w:t>
      </w:r>
      <w:r w:rsidR="00004CF4" w:rsidRPr="00D40F5F">
        <w:rPr>
          <w:rFonts w:ascii="Arial" w:hAnsi="Arial" w:cs="Arial"/>
          <w:kern w:val="0"/>
          <w:sz w:val="22"/>
        </w:rPr>
        <w:fldChar w:fldCharType="begin">
          <w:fldData xml:space="preserve">PEVuZE5vdGU+PENpdGU+PEF1dGhvcj5UYW48L0F1dGhvcj48WWVhcj4yMDE5PC9ZZWFyPjxSZWNO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=
</w:fldData>
        </w:fldChar>
      </w:r>
      <w:r w:rsidR="005B133E" w:rsidRPr="0032649F">
        <w:rPr>
          <w:rFonts w:ascii="Arial" w:hAnsi="Arial" w:cs="Arial"/>
          <w:kern w:val="0"/>
          <w:sz w:val="22"/>
        </w:rPr>
        <w:instrText xml:space="preserve"> ADDIN EN.CITE </w:instrText>
      </w:r>
      <w:r w:rsidR="005B133E" w:rsidRPr="000974A6">
        <w:rPr>
          <w:rFonts w:ascii="Arial" w:hAnsi="Arial" w:cs="Arial"/>
          <w:kern w:val="0"/>
          <w:sz w:val="22"/>
        </w:rPr>
        <w:fldChar w:fldCharType="begin">
          <w:fldData xml:space="preserve">PEVuZE5vdGU+PENpdGU+PEF1dGhvcj5UYW48L0F1dGhvcj48WWVhcj4yMDE5PC9ZZWFyPjxSZWNO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=
</w:fldData>
        </w:fldChar>
      </w:r>
      <w:r w:rsidR="005B133E" w:rsidRPr="0032649F">
        <w:rPr>
          <w:rFonts w:ascii="Arial" w:hAnsi="Arial" w:cs="Arial"/>
          <w:kern w:val="0"/>
          <w:sz w:val="22"/>
        </w:rPr>
        <w:instrText xml:space="preserve"> ADDIN EN.CITE.DATA </w:instrText>
      </w:r>
      <w:r w:rsidR="005B133E" w:rsidRPr="000974A6">
        <w:rPr>
          <w:rFonts w:ascii="Arial" w:hAnsi="Arial" w:cs="Arial"/>
          <w:kern w:val="0"/>
          <w:sz w:val="22"/>
        </w:rPr>
      </w:r>
      <w:r w:rsidR="005B133E" w:rsidRPr="000974A6">
        <w:rPr>
          <w:rFonts w:ascii="Arial" w:hAnsi="Arial" w:cs="Arial"/>
          <w:kern w:val="0"/>
          <w:sz w:val="22"/>
        </w:rPr>
        <w:fldChar w:fldCharType="end"/>
      </w:r>
      <w:r w:rsidR="00004CF4" w:rsidRPr="00D40F5F">
        <w:rPr>
          <w:rFonts w:ascii="Arial" w:hAnsi="Arial" w:cs="Arial"/>
          <w:kern w:val="0"/>
          <w:sz w:val="22"/>
        </w:rPr>
      </w:r>
      <w:r w:rsidR="00004CF4" w:rsidRPr="00D40F5F">
        <w:rPr>
          <w:rFonts w:ascii="Arial" w:hAnsi="Arial" w:cs="Arial"/>
          <w:kern w:val="0"/>
          <w:sz w:val="22"/>
        </w:rPr>
        <w:fldChar w:fldCharType="separate"/>
      </w:r>
      <w:r w:rsidR="005B133E" w:rsidRPr="00D40F5F">
        <w:rPr>
          <w:rFonts w:ascii="Arial" w:hAnsi="Arial" w:cs="Arial"/>
          <w:noProof/>
          <w:kern w:val="0"/>
          <w:sz w:val="22"/>
          <w:vertAlign w:val="superscript"/>
        </w:rPr>
        <w:t>38</w:t>
      </w:r>
      <w:r w:rsidR="00004CF4" w:rsidRPr="00D40F5F">
        <w:rPr>
          <w:rFonts w:ascii="Arial" w:hAnsi="Arial" w:cs="Arial"/>
          <w:kern w:val="0"/>
          <w:sz w:val="22"/>
        </w:rPr>
        <w:fldChar w:fldCharType="end"/>
      </w:r>
      <w:r w:rsidR="00004CF4" w:rsidRPr="00D40F5F">
        <w:rPr>
          <w:rFonts w:ascii="Arial" w:hAnsi="Arial" w:cs="Arial"/>
          <w:kern w:val="0"/>
          <w:sz w:val="22"/>
        </w:rPr>
        <w:t>.</w:t>
      </w:r>
    </w:p>
    <w:p w14:paraId="19DDA7BC" w14:textId="77777777" w:rsidR="00B4520B" w:rsidRPr="00D40F5F"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778A55F" w14:textId="18229C96" w:rsidR="006B5F73" w:rsidRPr="00D40F5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kern w:val="0"/>
          <w:sz w:val="22"/>
        </w:rPr>
        <w:t xml:space="preserve">   </w:t>
      </w:r>
      <w:r w:rsidR="0090107F">
        <w:rPr>
          <w:rFonts w:ascii="Arial" w:hAnsi="Arial" w:cs="Arial"/>
          <w:kern w:val="0"/>
          <w:sz w:val="22"/>
        </w:rPr>
        <w:t xml:space="preserve">The field has anticipated </w:t>
      </w:r>
      <w:r w:rsidR="006B5F73" w:rsidRPr="00B628F3">
        <w:rPr>
          <w:rFonts w:ascii="Arial" w:hAnsi="Arial" w:cs="Arial"/>
          <w:kern w:val="0"/>
          <w:sz w:val="22"/>
        </w:rPr>
        <w:t>a sensitive tool to detect the integration fragments in the blood. Unlike the circulating tumor DNA which is confounded by the DNA released from blood cells, virus-host junction detection is influenc</w:t>
      </w:r>
      <w:r w:rsidR="006B5F73" w:rsidRPr="0048719D">
        <w:rPr>
          <w:rFonts w:ascii="Arial" w:hAnsi="Arial" w:cs="Arial"/>
          <w:kern w:val="0"/>
          <w:sz w:val="22"/>
        </w:rPr>
        <w:t>ed by both integrated viral DNA and non-integrated HBV DNA. There have been efforts to take urine as specimen source</w:t>
      </w:r>
      <w:r w:rsidR="006B5F73" w:rsidRPr="00D40F5F">
        <w:rPr>
          <w:rFonts w:ascii="Arial" w:hAnsi="Arial" w:cs="Arial"/>
          <w:kern w:val="0"/>
          <w:sz w:val="22"/>
        </w:rPr>
        <w:fldChar w:fldCharType="begin"/>
      </w:r>
      <w:r w:rsidR="005B133E" w:rsidRPr="0032649F">
        <w:rPr>
          <w:rFonts w:ascii="Arial" w:hAnsi="Arial" w:cs="Arial"/>
          <w:kern w:val="0"/>
          <w:sz w:val="22"/>
        </w:rPr>
        <w:instrText xml:space="preserve"> ADDIN EN.CITE &lt;EndNote&gt;&lt;Cite&gt;&lt;Author&gt;Lin&lt;/Author&gt;&lt;Year&gt;2017&lt;/Year&gt;&lt;RecNum&gt;1&lt;/RecNum&gt;&lt;DisplayText&gt;&lt;style face="superscript"&gt;39&lt;/style&gt;&lt;/DisplayText&gt;&lt;record&gt;&lt;rec-number&gt;1&lt;/rec-number&gt;&lt;foreign-keys&gt;&lt;key app="EN" db-id="tw0attzs0vddxhesrv45e5fzv5a2xdawpfe2" timestamp="1554486996"&gt;1&lt;/key&gt;&lt;/foreign-keys&gt;&lt;ref-type name="Generic"&gt;13&lt;/ref-type&gt;&lt;contributors&gt;&lt;authors&gt;&lt;author&gt;Lin, Selena Y&lt;/author&gt;&lt;author&gt;Steffen, Jamin D&lt;/author&gt;&lt;author&gt;Su, Yih-Ping&lt;/author&gt;&lt;author&gt;Jain, Surbhi&lt;/author&gt;&lt;author&gt;Chang, Ting-Tsung&lt;/author&gt;&lt;author&gt;Song, Wei&lt;/author&gt;&lt;author&gt;Su, Ying-Hsiu&lt;/author&gt;&lt;/authors&gt;&lt;/contributors&gt;&lt;titles&gt;&lt;title&gt;Detection of HCC-derived major HBV integration junctions in urine and their implications for driver identification&lt;/title&gt;&lt;/titles&gt;&lt;dates&gt;&lt;year&gt;2017&lt;/year&gt;&lt;/dates&gt;&lt;publisher&gt;AACR&lt;/publisher&gt;&lt;isbn&gt;0008-5472&lt;/isbn&gt;&lt;urls&gt;&lt;/urls&gt;&lt;/record&gt;&lt;/Cite&gt;&lt;Cite&gt;&lt;Author&gt;Lin&lt;/Author&gt;&lt;Year&gt;2017&lt;/Year&gt;&lt;RecNum&gt;1&lt;/RecNum&gt;&lt;record&gt;&lt;rec-number&gt;1&lt;/rec-number&gt;&lt;foreign-keys&gt;&lt;key app="EN" db-id="tw0attzs0vddxhesrv45e5fzv5a2xdawpfe2" timestamp="1554486996"&gt;1&lt;/key&gt;&lt;/foreign-keys&gt;&lt;ref-type name="Generic"&gt;13&lt;/ref-type&gt;&lt;contributors&gt;&lt;authors&gt;&lt;author&gt;Lin, Selena Y&lt;/author&gt;&lt;author&gt;Steffen, Jamin D&lt;/author&gt;&lt;author&gt;Su, Yih-Ping&lt;/author&gt;&lt;author&gt;Jain, Surbhi&lt;/author&gt;&lt;author&gt;Chang, Ting-Tsung&lt;/author&gt;&lt;author&gt;Song, Wei&lt;/author&gt;&lt;author&gt;Su, Ying-Hsiu&lt;/author&gt;&lt;/authors&gt;&lt;/contributors&gt;&lt;titles&gt;&lt;title&gt;Detection of HCC-derived major HBV integration junctions in urine and their implications for driver identification&lt;/title&gt;&lt;/titles&gt;&lt;dates&gt;&lt;year&gt;2017&lt;/year&gt;&lt;/dates&gt;&lt;publisher&gt;AACR&lt;/publisher&gt;&lt;isbn&gt;0008-5472&lt;/isbn&gt;&lt;urls&gt;&lt;/urls&gt;&lt;/record&gt;&lt;/Cite&gt;&lt;/EndNote&gt;</w:instrText>
      </w:r>
      <w:r w:rsidR="006B5F73" w:rsidRPr="00D40F5F">
        <w:rPr>
          <w:rFonts w:ascii="Arial" w:hAnsi="Arial" w:cs="Arial"/>
          <w:kern w:val="0"/>
          <w:sz w:val="22"/>
        </w:rPr>
        <w:fldChar w:fldCharType="separate"/>
      </w:r>
      <w:r w:rsidR="005B133E" w:rsidRPr="00D40F5F">
        <w:rPr>
          <w:rFonts w:ascii="Arial" w:hAnsi="Arial" w:cs="Arial"/>
          <w:noProof/>
          <w:kern w:val="0"/>
          <w:sz w:val="22"/>
          <w:vertAlign w:val="superscript"/>
        </w:rPr>
        <w:t>39</w:t>
      </w:r>
      <w:r w:rsidR="006B5F73" w:rsidRPr="00D40F5F">
        <w:rPr>
          <w:rFonts w:ascii="Arial" w:hAnsi="Arial" w:cs="Arial"/>
          <w:kern w:val="0"/>
          <w:sz w:val="22"/>
        </w:rPr>
        <w:fldChar w:fldCharType="end"/>
      </w:r>
      <w:r w:rsidR="006B5F73" w:rsidRPr="00D40F5F">
        <w:rPr>
          <w:rFonts w:ascii="Arial" w:hAnsi="Arial" w:cs="Arial"/>
          <w:kern w:val="0"/>
          <w:sz w:val="22"/>
        </w:rPr>
        <w:t>, and we have evaluated both saliva and plasma. Recently, saliva has attracted a lot of interests in the research field of liquid biopsy, and diverse studies have reported circulating tumor DNA in saliva at low concentration</w:t>
      </w:r>
      <w:r w:rsidR="006B5F73" w:rsidRPr="00D40F5F">
        <w:rPr>
          <w:rFonts w:ascii="Arial" w:hAnsi="Arial" w:cs="Arial"/>
          <w:kern w:val="0"/>
          <w:sz w:val="22"/>
        </w:rPr>
        <w:fldChar w:fldCharType="begin">
          <w:fldData xml:space="preserve">PEVuZE5vdGU+PENpdGU+PEF1dGhvcj5XYW5nPC9BdXRob3I+PFllYXI+MjAxNTwvWWVhcj48UmVj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Y2hvb2wgb2YgTWVkaWNpbmUsIEJhbHRpbW9yZSwgTUQgMjEyODcsIFVTQS4gUGVyc29uYWwgR2Vu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Y2hvb2wgb2YgTWVkaWNpbmUsIEJhbHRpbW9yZSwgTUQgMjEyODcsIFVTQS4gbmFncmF3YWxAamht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</w:fldData>
        </w:fldChar>
      </w:r>
      <w:r w:rsidR="005B133E" w:rsidRPr="0032649F">
        <w:rPr>
          <w:rFonts w:ascii="Arial" w:hAnsi="Arial" w:cs="Arial"/>
          <w:kern w:val="0"/>
          <w:sz w:val="22"/>
        </w:rPr>
        <w:instrText xml:space="preserve"> ADDIN EN.CITE </w:instrText>
      </w:r>
      <w:r w:rsidR="005B133E" w:rsidRPr="000974A6">
        <w:rPr>
          <w:rFonts w:ascii="Arial" w:hAnsi="Arial" w:cs="Arial"/>
          <w:kern w:val="0"/>
          <w:sz w:val="22"/>
        </w:rPr>
        <w:fldChar w:fldCharType="begin">
          <w:fldData xml:space="preserve">PEVuZE5vdGU+PENpdGU+PEF1dGhvcj5XYW5nPC9BdXRob3I+PFllYXI+MjAxNTwvWWVhcj48UmVj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Y2hvb2wgb2YgTWVkaWNpbmUsIEJhbHRpbW9yZSwgTUQgMjEyODcsIFVTQS4gUGVyc29uYWwgR2Vu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Y2hvb2wgb2YgTWVkaWNpbmUsIEJhbHRpbW9yZSwgTUQgMjEyODcsIFVTQS4gbmFncmF3YWxAamht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</w:fldData>
        </w:fldChar>
      </w:r>
      <w:r w:rsidR="005B133E" w:rsidRPr="0032649F">
        <w:rPr>
          <w:rFonts w:ascii="Arial" w:hAnsi="Arial" w:cs="Arial"/>
          <w:kern w:val="0"/>
          <w:sz w:val="22"/>
        </w:rPr>
        <w:instrText xml:space="preserve"> ADDIN EN.CITE.DATA </w:instrText>
      </w:r>
      <w:r w:rsidR="005B133E" w:rsidRPr="000974A6">
        <w:rPr>
          <w:rFonts w:ascii="Arial" w:hAnsi="Arial" w:cs="Arial"/>
          <w:kern w:val="0"/>
          <w:sz w:val="22"/>
        </w:rPr>
      </w:r>
      <w:r w:rsidR="005B133E" w:rsidRPr="000974A6">
        <w:rPr>
          <w:rFonts w:ascii="Arial" w:hAnsi="Arial" w:cs="Arial"/>
          <w:kern w:val="0"/>
          <w:sz w:val="22"/>
        </w:rPr>
        <w:fldChar w:fldCharType="end"/>
      </w:r>
      <w:r w:rsidR="006B5F73" w:rsidRPr="00D40F5F">
        <w:rPr>
          <w:rFonts w:ascii="Arial" w:hAnsi="Arial" w:cs="Arial"/>
          <w:kern w:val="0"/>
          <w:sz w:val="22"/>
        </w:rPr>
      </w:r>
      <w:r w:rsidR="006B5F73" w:rsidRPr="00D40F5F">
        <w:rPr>
          <w:rFonts w:ascii="Arial" w:hAnsi="Arial" w:cs="Arial"/>
          <w:kern w:val="0"/>
          <w:sz w:val="22"/>
        </w:rPr>
        <w:fldChar w:fldCharType="separate"/>
      </w:r>
      <w:r w:rsidR="005B133E" w:rsidRPr="00D40F5F">
        <w:rPr>
          <w:rFonts w:ascii="Arial" w:hAnsi="Arial" w:cs="Arial"/>
          <w:noProof/>
          <w:kern w:val="0"/>
          <w:sz w:val="22"/>
          <w:vertAlign w:val="superscript"/>
        </w:rPr>
        <w:t>40,41</w:t>
      </w:r>
      <w:r w:rsidR="006B5F73" w:rsidRPr="00D40F5F">
        <w:rPr>
          <w:rFonts w:ascii="Arial" w:hAnsi="Arial" w:cs="Arial"/>
          <w:kern w:val="0"/>
          <w:sz w:val="22"/>
        </w:rPr>
        <w:fldChar w:fldCharType="end"/>
      </w:r>
      <w:r w:rsidR="006B5F73" w:rsidRPr="00D40F5F">
        <w:rPr>
          <w:rFonts w:ascii="Arial" w:hAnsi="Arial" w:cs="Arial"/>
          <w:kern w:val="0"/>
          <w:sz w:val="22"/>
        </w:rPr>
        <w:t>. After enrichment procedure, we only obtained one integrated fragment in all saliva samples, which shows the limitation of integration detection using saliva as a liquid biopsy. By contrast, enriched viral fragments from plasma samples were adequate for further analysis.</w:t>
      </w:r>
    </w:p>
    <w:p w14:paraId="1A6D11B2" w14:textId="77777777" w:rsidR="00FE2CC2" w:rsidRPr="00B628F3" w:rsidRDefault="00FE2CC2"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654C8785" w14:textId="72E3BB5B" w:rsidR="006B5F73" w:rsidRPr="00D40F5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w:t>
      </w:r>
      <w:r w:rsidR="006B5F73" w:rsidRPr="0048719D">
        <w:rPr>
          <w:rFonts w:ascii="Arial" w:hAnsi="Arial" w:cs="Arial"/>
          <w:kern w:val="0"/>
          <w:sz w:val="22"/>
        </w:rPr>
        <w:t>The cap</w:t>
      </w:r>
      <w:r w:rsidR="006B5F73" w:rsidRPr="00EA1705">
        <w:rPr>
          <w:rFonts w:ascii="Arial" w:hAnsi="Arial" w:cs="Arial"/>
          <w:kern w:val="0"/>
          <w:sz w:val="22"/>
        </w:rPr>
        <w:t xml:space="preserve">ture enrichment strategy </w:t>
      </w:r>
      <w:r w:rsidR="0090107F" w:rsidRPr="00EA1705">
        <w:rPr>
          <w:rFonts w:ascii="Arial" w:hAnsi="Arial" w:cs="Arial"/>
          <w:kern w:val="0"/>
          <w:sz w:val="22"/>
        </w:rPr>
        <w:t>increase</w:t>
      </w:r>
      <w:r w:rsidR="0090107F">
        <w:rPr>
          <w:rFonts w:ascii="Arial" w:hAnsi="Arial" w:cs="Arial"/>
          <w:kern w:val="0"/>
          <w:sz w:val="22"/>
        </w:rPr>
        <w:t>s</w:t>
      </w:r>
      <w:r w:rsidR="0090107F" w:rsidRPr="00EA1705">
        <w:rPr>
          <w:rFonts w:ascii="Arial" w:hAnsi="Arial" w:cs="Arial"/>
          <w:kern w:val="0"/>
          <w:sz w:val="22"/>
        </w:rPr>
        <w:t xml:space="preserve"> </w:t>
      </w:r>
      <w:r w:rsidR="006B5F73" w:rsidRPr="00EA1705">
        <w:rPr>
          <w:rFonts w:ascii="Arial" w:hAnsi="Arial" w:cs="Arial"/>
          <w:kern w:val="0"/>
          <w:sz w:val="22"/>
        </w:rPr>
        <w:t>the sensitivity of integration detection, and reduced the in</w:t>
      </w:r>
      <w:r w:rsidR="0090107F">
        <w:rPr>
          <w:rFonts w:ascii="Arial" w:hAnsi="Arial" w:cs="Arial"/>
          <w:kern w:val="0"/>
          <w:sz w:val="22"/>
        </w:rPr>
        <w:t>ter</w:t>
      </w:r>
      <w:r w:rsidR="006B5F73" w:rsidRPr="00EA1705">
        <w:rPr>
          <w:rFonts w:ascii="Arial" w:hAnsi="Arial" w:cs="Arial"/>
          <w:kern w:val="0"/>
          <w:sz w:val="22"/>
        </w:rPr>
        <w:t>ference from non-integrated HBV DNA in samples. Here, 200 ng of probes were applied for each sample to ensure that all viral fragments would b</w:t>
      </w:r>
      <w:r w:rsidR="006B5F73" w:rsidRPr="00185A9C">
        <w:rPr>
          <w:rFonts w:ascii="Arial" w:hAnsi="Arial" w:cs="Arial"/>
          <w:kern w:val="0"/>
          <w:sz w:val="22"/>
        </w:rPr>
        <w:t>e captured. Theoretically, a 200-ng probe scan can capture at least 10</w:t>
      </w:r>
      <w:r w:rsidR="006B5F73" w:rsidRPr="00185A9C">
        <w:rPr>
          <w:rFonts w:ascii="Arial" w:hAnsi="Arial" w:cs="Arial"/>
          <w:kern w:val="0"/>
          <w:sz w:val="22"/>
          <w:vertAlign w:val="superscript"/>
        </w:rPr>
        <w:t xml:space="preserve">11 </w:t>
      </w:r>
      <w:r w:rsidR="006B5F73" w:rsidRPr="004E0AE0">
        <w:rPr>
          <w:rFonts w:ascii="Arial" w:hAnsi="Arial" w:cs="Arial"/>
          <w:kern w:val="0"/>
          <w:sz w:val="22"/>
        </w:rPr>
        <w:t>target molecules. The DNA extracted from each liver tissue consisted of 10</w:t>
      </w:r>
      <w:r w:rsidR="006B5F73" w:rsidRPr="004E0AE0">
        <w:rPr>
          <w:rFonts w:ascii="Arial" w:hAnsi="Arial" w:cs="Arial"/>
          <w:kern w:val="0"/>
          <w:sz w:val="22"/>
          <w:vertAlign w:val="superscript"/>
        </w:rPr>
        <w:t xml:space="preserve">5 </w:t>
      </w:r>
      <w:r w:rsidR="006B5F73" w:rsidRPr="004E0AE0">
        <w:rPr>
          <w:rFonts w:ascii="Arial" w:hAnsi="Arial" w:cs="Arial"/>
          <w:kern w:val="0"/>
          <w:sz w:val="22"/>
        </w:rPr>
        <w:t>cells that resulted in 600 ng of double-stranded DNA. Each HBV infected cell can contain up to 1,000 copies</w:t>
      </w:r>
      <w:r w:rsidR="006B5F73" w:rsidRPr="00100F4C">
        <w:rPr>
          <w:rFonts w:ascii="Arial" w:hAnsi="Arial" w:cs="Arial"/>
          <w:kern w:val="0"/>
          <w:sz w:val="22"/>
        </w:rPr>
        <w:t xml:space="preserve"> of replicative intermediates, resulting in approximately 10</w:t>
      </w:r>
      <w:r w:rsidR="006B5F73" w:rsidRPr="00100F4C">
        <w:rPr>
          <w:rFonts w:ascii="Arial" w:hAnsi="Arial" w:cs="Arial"/>
          <w:kern w:val="0"/>
          <w:sz w:val="22"/>
          <w:vertAlign w:val="superscript"/>
        </w:rPr>
        <w:t>8</w:t>
      </w:r>
      <w:r w:rsidR="006B5F73" w:rsidRPr="00100F4C">
        <w:rPr>
          <w:rFonts w:ascii="Arial" w:hAnsi="Arial" w:cs="Arial"/>
          <w:kern w:val="0"/>
          <w:sz w:val="22"/>
        </w:rPr>
        <w:t xml:space="preserve"> copies of non-integrated HBV DNA, which can only consume a maximal of 1/1,000 of input probes. Thus, there were sufficient probes to capture </w:t>
      </w:r>
      <w:r w:rsidR="0090107F">
        <w:rPr>
          <w:rFonts w:ascii="Arial" w:hAnsi="Arial" w:cs="Arial"/>
          <w:kern w:val="0"/>
          <w:sz w:val="22"/>
        </w:rPr>
        <w:t>all</w:t>
      </w:r>
      <w:r w:rsidR="0090107F" w:rsidRPr="00100F4C">
        <w:rPr>
          <w:rFonts w:ascii="Arial" w:hAnsi="Arial" w:cs="Arial"/>
          <w:kern w:val="0"/>
          <w:sz w:val="22"/>
        </w:rPr>
        <w:t xml:space="preserve"> </w:t>
      </w:r>
      <w:r w:rsidR="006B5F73" w:rsidRPr="00100F4C">
        <w:rPr>
          <w:rFonts w:ascii="Arial" w:hAnsi="Arial" w:cs="Arial"/>
          <w:kern w:val="0"/>
          <w:sz w:val="22"/>
        </w:rPr>
        <w:t xml:space="preserve">HBV </w:t>
      </w:r>
      <w:proofErr w:type="spellStart"/>
      <w:r w:rsidR="006B5F73" w:rsidRPr="00100F4C">
        <w:rPr>
          <w:rFonts w:ascii="Arial" w:hAnsi="Arial" w:cs="Arial"/>
          <w:kern w:val="0"/>
          <w:sz w:val="22"/>
        </w:rPr>
        <w:t>integrants</w:t>
      </w:r>
      <w:proofErr w:type="spellEnd"/>
      <w:r w:rsidR="006B5F73" w:rsidRPr="00100F4C">
        <w:rPr>
          <w:rFonts w:ascii="Arial" w:hAnsi="Arial" w:cs="Arial"/>
          <w:kern w:val="0"/>
          <w:sz w:val="22"/>
        </w:rPr>
        <w:t xml:space="preserve">. Although this assay was not designed to perform a quantitative analysis on integrations, the same number of viral probes and a relatively equal amount of input DNA enabled the comparison of the relative abundance of individuals and the total integration events among all analyzed samples. </w:t>
      </w:r>
      <w:r w:rsidR="006B5F73" w:rsidRPr="00AA213F">
        <w:rPr>
          <w:rFonts w:ascii="Arial" w:hAnsi="Arial" w:cs="Arial"/>
          <w:kern w:val="0"/>
          <w:sz w:val="22"/>
        </w:rPr>
        <w:t>The same unique integration events carried by many liver tumor cells, which was uncovered by a higher sequencing depth, supported the idea that the relative abundance of HBV integrations is a genetic marker for clonal selection and the expansion of affected hepatocytes</w:t>
      </w:r>
      <w:r w:rsidR="006B5F73" w:rsidRPr="00D40F5F">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B5F73" w:rsidRPr="0032649F">
        <w:rPr>
          <w:rFonts w:ascii="Arial" w:hAnsi="Arial" w:cs="Arial"/>
          <w:kern w:val="0"/>
          <w:sz w:val="22"/>
        </w:rPr>
        <w:instrText xml:space="preserve"> ADDIN EN.CITE </w:instrText>
      </w:r>
      <w:r w:rsidR="006B5F73" w:rsidRPr="000974A6">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B5F73" w:rsidRPr="0032649F">
        <w:rPr>
          <w:rFonts w:ascii="Arial" w:hAnsi="Arial" w:cs="Arial"/>
          <w:kern w:val="0"/>
          <w:sz w:val="22"/>
        </w:rPr>
        <w:instrText xml:space="preserve"> ADDIN EN.CITE.DATA </w:instrText>
      </w:r>
      <w:r w:rsidR="006B5F73" w:rsidRPr="000974A6">
        <w:rPr>
          <w:rFonts w:ascii="Arial" w:hAnsi="Arial" w:cs="Arial"/>
          <w:kern w:val="0"/>
          <w:sz w:val="22"/>
        </w:rPr>
      </w:r>
      <w:r w:rsidR="006B5F73" w:rsidRPr="000974A6">
        <w:rPr>
          <w:rFonts w:ascii="Arial" w:hAnsi="Arial" w:cs="Arial"/>
          <w:kern w:val="0"/>
          <w:sz w:val="22"/>
        </w:rPr>
        <w:fldChar w:fldCharType="end"/>
      </w:r>
      <w:r w:rsidR="006B5F73" w:rsidRPr="00D40F5F">
        <w:rPr>
          <w:rFonts w:ascii="Arial" w:hAnsi="Arial" w:cs="Arial"/>
          <w:kern w:val="0"/>
          <w:sz w:val="22"/>
        </w:rPr>
      </w:r>
      <w:r w:rsidR="006B5F73" w:rsidRPr="00D40F5F">
        <w:rPr>
          <w:rFonts w:ascii="Arial" w:hAnsi="Arial" w:cs="Arial"/>
          <w:kern w:val="0"/>
          <w:sz w:val="22"/>
        </w:rPr>
        <w:fldChar w:fldCharType="separate"/>
      </w:r>
      <w:r w:rsidR="006B5F73" w:rsidRPr="00D40F5F">
        <w:rPr>
          <w:rFonts w:ascii="Arial" w:hAnsi="Arial" w:cs="Arial"/>
          <w:noProof/>
          <w:kern w:val="0"/>
          <w:sz w:val="22"/>
          <w:vertAlign w:val="superscript"/>
        </w:rPr>
        <w:t>10</w:t>
      </w:r>
      <w:r w:rsidR="006B5F73" w:rsidRPr="00D40F5F">
        <w:rPr>
          <w:rFonts w:ascii="Arial" w:hAnsi="Arial" w:cs="Arial"/>
          <w:kern w:val="0"/>
          <w:sz w:val="22"/>
        </w:rPr>
        <w:fldChar w:fldCharType="end"/>
      </w:r>
      <w:r w:rsidR="006B5F73" w:rsidRPr="00D40F5F">
        <w:rPr>
          <w:rFonts w:ascii="Arial" w:hAnsi="Arial" w:cs="Arial"/>
          <w:kern w:val="0"/>
          <w:sz w:val="22"/>
        </w:rPr>
        <w:t>.</w:t>
      </w:r>
    </w:p>
    <w:p w14:paraId="43F7D973" w14:textId="77777777" w:rsidR="00FE2CC2" w:rsidRPr="00B628F3" w:rsidRDefault="00FE2CC2"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165DEC58" w14:textId="42F56489" w:rsidR="009A49EB" w:rsidRPr="0048719D"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w:t>
      </w:r>
      <w:r w:rsidR="006B5F73" w:rsidRPr="0048719D">
        <w:rPr>
          <w:rFonts w:ascii="Arial" w:hAnsi="Arial" w:cs="Arial"/>
          <w:kern w:val="0"/>
          <w:sz w:val="22"/>
        </w:rPr>
        <w:t xml:space="preserve">The results from the sequencing of liver tissue samples revealed an average of 35 non-redundant junctions for each host sequence breakpoint, and this was higher than </w:t>
      </w:r>
      <w:r w:rsidR="0090107F">
        <w:rPr>
          <w:rFonts w:ascii="Arial" w:hAnsi="Arial" w:cs="Arial"/>
          <w:kern w:val="0"/>
          <w:sz w:val="22"/>
        </w:rPr>
        <w:t xml:space="preserve">the reported </w:t>
      </w:r>
      <w:r w:rsidR="006B5F73" w:rsidRPr="0048719D">
        <w:rPr>
          <w:rFonts w:ascii="Arial" w:hAnsi="Arial" w:cs="Arial"/>
          <w:kern w:val="0"/>
          <w:sz w:val="22"/>
        </w:rPr>
        <w:t>18</w:t>
      </w:r>
      <w:r w:rsidR="006B5F73" w:rsidRPr="00185A9C">
        <w:rPr>
          <w:rFonts w:ascii="Arial" w:hAnsi="Arial" w:cs="Arial"/>
          <w:kern w:val="0"/>
          <w:sz w:val="22"/>
        </w:rPr>
        <w:t xml:space="preserve"> by Zhao</w:t>
      </w:r>
      <w:r w:rsidR="006B5F73" w:rsidRPr="00185A9C">
        <w:rPr>
          <w:rFonts w:ascii="Arial" w:hAnsi="Arial" w:cs="Arial"/>
          <w:i/>
          <w:kern w:val="0"/>
          <w:sz w:val="22"/>
        </w:rPr>
        <w:t xml:space="preserve"> et al</w:t>
      </w:r>
      <w:r w:rsidR="006B5F73" w:rsidRPr="004E0AE0">
        <w:rPr>
          <w:rFonts w:ascii="Arial" w:hAnsi="Arial" w:cs="Arial"/>
          <w:kern w:val="0"/>
          <w:sz w:val="22"/>
        </w:rPr>
        <w:t>., in which a similar strategy was used</w:t>
      </w:r>
      <w:r w:rsidR="006B5F73" w:rsidRPr="00D40F5F">
        <w:rPr>
          <w:rFonts w:ascii="Arial" w:hAnsi="Arial" w:cs="Arial"/>
          <w:kern w:val="0"/>
          <w:sz w:val="22"/>
        </w:rPr>
        <w:fldChar w:fldCharType="begin"/>
      </w:r>
      <w:r w:rsidR="006B5F73" w:rsidRPr="0032649F">
        <w:rPr>
          <w:rFonts w:ascii="Arial" w:hAnsi="Arial" w:cs="Arial"/>
          <w:kern w:val="0"/>
          <w:sz w:val="22"/>
        </w:rPr>
        <w:instrText xml:space="preserve"> ADDIN EN.CITE &lt;EndNote&gt;&lt;Cite&gt;&lt;Author&gt;Zhao&lt;/Author&gt;&lt;Year&gt;2016&lt;/Year&gt;&lt;RecNum&gt;71&lt;/RecNum&gt;&lt;DisplayText&gt;&lt;style face="superscript"&gt;24&lt;/style&gt;&lt;/DisplayText&gt;&lt;record&gt;&lt;rec-number&gt;71&lt;/rec-number&gt;&lt;foreign-keys&gt;&lt;key app="EN" db-id="xstxpzswefzer2extfzptepwd299pp0t9wa9" timestamp="1502780622"&gt;71&lt;/key&gt;&lt;/foreign-keys&gt;&lt;ref-type name="Journal Article"&gt;17&lt;/ref-type&gt;&lt;contributors&gt;&lt;authors&gt;&lt;author&gt;Zhao, Ling-Hao&lt;/author&gt;&lt;author&gt;Liu, Xiao&lt;/author&gt;&lt;author&gt;Yan, He-Xin&lt;/author&gt;&lt;author&gt;Li, Wei-Yang&lt;/author&gt;&lt;author&gt;Zeng, Xi&lt;/author&gt;&lt;author&gt;Yang, Yuan&lt;/author&gt;&lt;author&gt;Zhao, Jie&lt;/author&gt;&lt;author&gt;Liu, Shi-Ping&lt;/author&gt;&lt;author&gt;Zhuang, Xue-Han&lt;/author&gt;&lt;author&gt;Lin, Chuan&lt;/author&gt;&lt;/authors&gt;&lt;/contributors&gt;&lt;titles&gt;&lt;title&gt;Genomic and oncogenic preference of HBV integration in hepatocellular carcinoma&lt;/title&gt;&lt;secondary-title&gt;Nature communications&lt;/secondary-title&gt;&lt;/titles&gt;&lt;periodical&gt;&lt;full-title&gt;Nature communications&lt;/full-title&gt;&lt;/periodical&gt;&lt;pages&gt;12992&lt;/pages&gt;&lt;volume&gt;7&lt;/volume&gt;&lt;dates&gt;&lt;year&gt;2016&lt;/year&gt;&lt;/dates&gt;&lt;isbn&gt;2041-1723&lt;/isbn&gt;&lt;urls&gt;&lt;related-urls&gt;&lt;url&gt;https://www.ncbi.nlm.nih.gov/pmc/articles/PMC5059470/pdf/ncomms12992.pdf&lt;/url&gt;&lt;/related-urls&gt;&lt;/urls&gt;&lt;/record&gt;&lt;/Cite&gt;&lt;/EndNote&gt;</w:instrText>
      </w:r>
      <w:r w:rsidR="006B5F73" w:rsidRPr="00D40F5F">
        <w:rPr>
          <w:rFonts w:ascii="Arial" w:hAnsi="Arial" w:cs="Arial"/>
          <w:kern w:val="0"/>
          <w:sz w:val="22"/>
        </w:rPr>
        <w:fldChar w:fldCharType="separate"/>
      </w:r>
      <w:r w:rsidR="006B5F73" w:rsidRPr="00D40F5F">
        <w:rPr>
          <w:rFonts w:ascii="Arial" w:hAnsi="Arial" w:cs="Arial"/>
          <w:noProof/>
          <w:kern w:val="0"/>
          <w:sz w:val="22"/>
          <w:vertAlign w:val="superscript"/>
        </w:rPr>
        <w:t>24</w:t>
      </w:r>
      <w:r w:rsidR="006B5F73" w:rsidRPr="00D40F5F">
        <w:rPr>
          <w:rFonts w:ascii="Arial" w:hAnsi="Arial" w:cs="Arial"/>
          <w:kern w:val="0"/>
          <w:sz w:val="22"/>
        </w:rPr>
        <w:fldChar w:fldCharType="end"/>
      </w:r>
      <w:r w:rsidR="006B5F73" w:rsidRPr="00D40F5F">
        <w:rPr>
          <w:rFonts w:ascii="Arial" w:hAnsi="Arial" w:cs="Arial"/>
          <w:kern w:val="0"/>
          <w:sz w:val="22"/>
        </w:rPr>
        <w:t xml:space="preserve">. Notably, the highest sequencing read depth for the cellular sequence breakpoints from liver tissues reached 11,579 in the present study. Hence, it was considered that this potential for the identification of most integration events in each sample was adequately explored in the present experiment. However, it </w:t>
      </w:r>
      <w:r w:rsidR="006B5F73" w:rsidRPr="00B628F3">
        <w:rPr>
          <w:rFonts w:ascii="Arial" w:hAnsi="Arial" w:cs="Arial"/>
          <w:kern w:val="0"/>
          <w:sz w:val="22"/>
        </w:rPr>
        <w:t>could not be ruled out that there is a possibility that more tissue aliquots, more probes or ultra-deep sequencing may identify more integrations at low frequencies or increase the read depth for breakpoints with relatively limited supporting reads, as shown in the present results.</w:t>
      </w:r>
    </w:p>
    <w:p w14:paraId="2C409E19" w14:textId="77777777" w:rsidR="00B4520B" w:rsidRPr="0032649F"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5FDEC6A" w14:textId="362B0825" w:rsidR="006B5F73" w:rsidRPr="0032649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D40F5F">
        <w:rPr>
          <w:rFonts w:ascii="Arial" w:hAnsi="Arial" w:cs="Arial"/>
          <w:kern w:val="0"/>
          <w:sz w:val="22"/>
        </w:rPr>
        <w:t xml:space="preserve">   </w:t>
      </w:r>
      <w:r w:rsidR="006B5F73" w:rsidRPr="00D40F5F">
        <w:rPr>
          <w:rFonts w:ascii="Arial" w:hAnsi="Arial" w:cs="Arial"/>
          <w:kern w:val="0"/>
          <w:sz w:val="22"/>
        </w:rPr>
        <w:t xml:space="preserve">The kinetic detection of integration events and changes in integration events over time may help monitor disease progression in the liver. Theoretically, the </w:t>
      </w:r>
      <w:proofErr w:type="spellStart"/>
      <w:r w:rsidR="006B5F73" w:rsidRPr="00D40F5F">
        <w:rPr>
          <w:rFonts w:ascii="Arial" w:hAnsi="Arial" w:cs="Arial"/>
          <w:kern w:val="0"/>
          <w:sz w:val="22"/>
        </w:rPr>
        <w:t>cfDNA</w:t>
      </w:r>
      <w:proofErr w:type="spellEnd"/>
      <w:r w:rsidR="006B5F73" w:rsidRPr="00D40F5F">
        <w:rPr>
          <w:rFonts w:ascii="Arial" w:hAnsi="Arial" w:cs="Arial"/>
          <w:kern w:val="0"/>
          <w:sz w:val="22"/>
        </w:rPr>
        <w:t xml:space="preserve"> in blood may contain integration events that mirror the count</w:t>
      </w:r>
      <w:r w:rsidR="006B5F73" w:rsidRPr="00B628F3">
        <w:rPr>
          <w:rFonts w:ascii="Arial" w:hAnsi="Arial" w:cs="Arial"/>
          <w:kern w:val="0"/>
          <w:sz w:val="22"/>
        </w:rPr>
        <w:t>erparts in the liver, since the</w:t>
      </w:r>
      <w:r w:rsidR="00CB1FD5">
        <w:rPr>
          <w:rFonts w:ascii="Arial" w:hAnsi="Arial" w:cs="Arial"/>
          <w:kern w:val="0"/>
          <w:sz w:val="22"/>
        </w:rPr>
        <w:t>y</w:t>
      </w:r>
      <w:r w:rsidR="006B5F73" w:rsidRPr="00B628F3">
        <w:rPr>
          <w:rFonts w:ascii="Arial" w:hAnsi="Arial" w:cs="Arial"/>
          <w:kern w:val="0"/>
          <w:sz w:val="22"/>
        </w:rPr>
        <w:t xml:space="preserve"> were released from the liver. After all, it is easier to obtain blood samples than a liver biopsy. The present data revealed that the detected plasma HBV </w:t>
      </w:r>
      <w:proofErr w:type="spellStart"/>
      <w:r w:rsidR="006B5F73" w:rsidRPr="00B628F3">
        <w:rPr>
          <w:rFonts w:ascii="Arial" w:hAnsi="Arial" w:cs="Arial"/>
          <w:kern w:val="0"/>
          <w:sz w:val="22"/>
        </w:rPr>
        <w:t>integrants</w:t>
      </w:r>
      <w:proofErr w:type="spellEnd"/>
      <w:r w:rsidR="006B5F73" w:rsidRPr="00B628F3">
        <w:rPr>
          <w:rFonts w:ascii="Arial" w:hAnsi="Arial" w:cs="Arial"/>
          <w:kern w:val="0"/>
          <w:sz w:val="22"/>
        </w:rPr>
        <w:t xml:space="preserve"> predominantly originated from liver tumor cells. In the tumor and paired non-HCC liver tissues from the </w:t>
      </w:r>
      <w:r w:rsidR="009529DB" w:rsidRPr="0032649F">
        <w:rPr>
          <w:rFonts w:ascii="Arial" w:hAnsi="Arial" w:cs="Arial"/>
          <w:kern w:val="0"/>
          <w:sz w:val="22"/>
        </w:rPr>
        <w:t>patients at Stage II (</w:t>
      </w:r>
      <w:r w:rsidR="009529DB" w:rsidRPr="00CB1FD5">
        <w:rPr>
          <w:rFonts w:ascii="Arial" w:hAnsi="Arial" w:cs="Arial"/>
          <w:color w:val="0070C0"/>
          <w:kern w:val="0"/>
          <w:sz w:val="22"/>
        </w:rPr>
        <w:t>Figure 1A</w:t>
      </w:r>
      <w:r w:rsidR="009529DB" w:rsidRPr="0032649F">
        <w:rPr>
          <w:rFonts w:ascii="Arial" w:hAnsi="Arial" w:cs="Arial"/>
          <w:kern w:val="0"/>
          <w:sz w:val="22"/>
        </w:rPr>
        <w:t>)</w:t>
      </w:r>
      <w:r w:rsidR="006B5F73" w:rsidRPr="00D40F5F">
        <w:rPr>
          <w:rFonts w:ascii="Arial" w:hAnsi="Arial" w:cs="Arial"/>
          <w:kern w:val="0"/>
          <w:sz w:val="22"/>
        </w:rPr>
        <w:t>, it was observed that the integration events had extremely higher read depths in non-tumor liver tissues, indicating that some non-tumor clones with integrations may already have great expansion before tumorigenesis (</w:t>
      </w:r>
      <w:r w:rsidR="006B5F73" w:rsidRPr="00B628F3">
        <w:rPr>
          <w:rFonts w:ascii="Arial" w:hAnsi="Arial" w:cs="Arial"/>
          <w:color w:val="0070C0"/>
          <w:kern w:val="0"/>
          <w:sz w:val="22"/>
        </w:rPr>
        <w:t>Figure 2C</w:t>
      </w:r>
      <w:r w:rsidR="006B5F73" w:rsidRPr="00B628F3">
        <w:rPr>
          <w:rFonts w:ascii="Arial" w:hAnsi="Arial" w:cs="Arial"/>
          <w:kern w:val="0"/>
          <w:sz w:val="22"/>
        </w:rPr>
        <w:t xml:space="preserve">). Nevertheless, it was regrettable that the corresponding plasma was not collected to investigate the abundance of integrant fragments in the circulation. However, the detection of HBV </w:t>
      </w:r>
      <w:proofErr w:type="spellStart"/>
      <w:r w:rsidR="006B5F73" w:rsidRPr="00B628F3">
        <w:rPr>
          <w:rFonts w:ascii="Arial" w:hAnsi="Arial" w:cs="Arial"/>
          <w:kern w:val="0"/>
          <w:sz w:val="22"/>
        </w:rPr>
        <w:t>integrants</w:t>
      </w:r>
      <w:proofErr w:type="spellEnd"/>
      <w:r w:rsidR="006B5F73" w:rsidRPr="00B628F3">
        <w:rPr>
          <w:rFonts w:ascii="Arial" w:hAnsi="Arial" w:cs="Arial"/>
          <w:kern w:val="0"/>
          <w:sz w:val="22"/>
        </w:rPr>
        <w:t xml:space="preserve"> in the co</w:t>
      </w:r>
      <w:r w:rsidR="006B5F73" w:rsidRPr="0048719D">
        <w:rPr>
          <w:rFonts w:ascii="Arial" w:hAnsi="Arial" w:cs="Arial"/>
          <w:kern w:val="0"/>
          <w:sz w:val="22"/>
        </w:rPr>
        <w:t xml:space="preserve">rresponding </w:t>
      </w:r>
      <w:proofErr w:type="spellStart"/>
      <w:r w:rsidR="006B5F73" w:rsidRPr="0048719D">
        <w:rPr>
          <w:rFonts w:ascii="Arial" w:hAnsi="Arial" w:cs="Arial"/>
          <w:kern w:val="0"/>
          <w:sz w:val="22"/>
        </w:rPr>
        <w:t>cfDNA</w:t>
      </w:r>
      <w:proofErr w:type="spellEnd"/>
      <w:r w:rsidR="006B5F73" w:rsidRPr="0048719D">
        <w:rPr>
          <w:rFonts w:ascii="Arial" w:hAnsi="Arial" w:cs="Arial"/>
          <w:kern w:val="0"/>
          <w:sz w:val="22"/>
        </w:rPr>
        <w:t xml:space="preserve"> pool in the </w:t>
      </w:r>
      <w:r w:rsidR="00615307" w:rsidRPr="0032649F">
        <w:rPr>
          <w:rFonts w:ascii="Arial" w:hAnsi="Arial" w:cs="Arial"/>
          <w:kern w:val="0"/>
          <w:sz w:val="22"/>
        </w:rPr>
        <w:t>patients enrolled in Stage</w:t>
      </w:r>
      <w:r w:rsidR="006B5F73" w:rsidRPr="00D40F5F">
        <w:rPr>
          <w:rFonts w:ascii="Arial" w:hAnsi="Arial" w:cs="Arial"/>
          <w:kern w:val="0"/>
          <w:sz w:val="22"/>
        </w:rPr>
        <w:t xml:space="preserve"> </w:t>
      </w:r>
      <w:r w:rsidR="00103E7B" w:rsidRPr="0032649F">
        <w:rPr>
          <w:rFonts w:ascii="Arial" w:hAnsi="Arial" w:cs="Arial"/>
          <w:kern w:val="0"/>
          <w:sz w:val="22"/>
        </w:rPr>
        <w:t xml:space="preserve">IV </w:t>
      </w:r>
      <w:r w:rsidR="006B5F73" w:rsidRPr="00D40F5F">
        <w:rPr>
          <w:rFonts w:ascii="Arial" w:hAnsi="Arial" w:cs="Arial"/>
          <w:kern w:val="0"/>
          <w:sz w:val="22"/>
        </w:rPr>
        <w:t xml:space="preserve">revealed that all integrations identified in non-tumor liver tissues had </w:t>
      </w:r>
      <w:r w:rsidR="00615307" w:rsidRPr="0032649F">
        <w:rPr>
          <w:rFonts w:ascii="Arial" w:hAnsi="Arial" w:cs="Arial"/>
          <w:kern w:val="0"/>
          <w:sz w:val="22"/>
        </w:rPr>
        <w:t xml:space="preserve">no </w:t>
      </w:r>
      <w:r w:rsidR="00103E7B" w:rsidRPr="00D40F5F">
        <w:rPr>
          <w:rFonts w:ascii="Arial" w:hAnsi="Arial" w:cs="Arial"/>
          <w:kern w:val="0"/>
          <w:sz w:val="22"/>
        </w:rPr>
        <w:t>fragments</w:t>
      </w:r>
      <w:r w:rsidR="00103E7B" w:rsidRPr="0032649F">
        <w:rPr>
          <w:rFonts w:ascii="Arial" w:hAnsi="Arial" w:cs="Arial"/>
          <w:kern w:val="0"/>
          <w:sz w:val="22"/>
        </w:rPr>
        <w:t xml:space="preserve"> detected</w:t>
      </w:r>
      <w:r w:rsidR="006B5F73" w:rsidRPr="00D40F5F">
        <w:rPr>
          <w:rFonts w:ascii="Arial" w:hAnsi="Arial" w:cs="Arial"/>
          <w:kern w:val="0"/>
          <w:sz w:val="22"/>
        </w:rPr>
        <w:t xml:space="preserve"> in plasma (</w:t>
      </w:r>
      <w:r w:rsidR="006B5F73" w:rsidRPr="00D40F5F">
        <w:rPr>
          <w:rFonts w:ascii="Arial" w:hAnsi="Arial" w:cs="Arial"/>
          <w:color w:val="0070C0"/>
          <w:kern w:val="0"/>
          <w:sz w:val="22"/>
        </w:rPr>
        <w:t>Figure 3B</w:t>
      </w:r>
      <w:r w:rsidR="006B5F73" w:rsidRPr="00D40F5F">
        <w:rPr>
          <w:rFonts w:ascii="Arial" w:hAnsi="Arial" w:cs="Arial"/>
          <w:kern w:val="0"/>
          <w:sz w:val="22"/>
        </w:rPr>
        <w:t>).</w:t>
      </w:r>
      <w:r w:rsidR="00F119F2" w:rsidRPr="0032649F">
        <w:rPr>
          <w:rFonts w:ascii="Arial" w:hAnsi="Arial" w:cs="Arial"/>
          <w:kern w:val="0"/>
          <w:sz w:val="22"/>
        </w:rPr>
        <w:t xml:space="preserve"> </w:t>
      </w:r>
    </w:p>
    <w:p w14:paraId="3963755A" w14:textId="77777777" w:rsidR="00937956" w:rsidRPr="00D40F5F" w:rsidRDefault="0093795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3799C52E" w14:textId="5B1EB109" w:rsidR="006B5F73" w:rsidRPr="00185A9C"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kern w:val="0"/>
          <w:sz w:val="22"/>
        </w:rPr>
        <w:t xml:space="preserve">   </w:t>
      </w:r>
      <w:r w:rsidR="006B5F73" w:rsidRPr="00B628F3">
        <w:rPr>
          <w:rFonts w:ascii="Arial" w:hAnsi="Arial" w:cs="Arial"/>
          <w:kern w:val="0"/>
          <w:sz w:val="22"/>
        </w:rPr>
        <w:t xml:space="preserve">Circulated tumor DNA in plasma </w:t>
      </w:r>
      <w:r w:rsidR="0090107F">
        <w:rPr>
          <w:rFonts w:ascii="Arial" w:hAnsi="Arial" w:cs="Arial"/>
          <w:kern w:val="0"/>
          <w:sz w:val="22"/>
        </w:rPr>
        <w:t>is</w:t>
      </w:r>
      <w:r w:rsidR="0090107F" w:rsidRPr="00B628F3">
        <w:rPr>
          <w:rFonts w:ascii="Arial" w:hAnsi="Arial" w:cs="Arial"/>
          <w:kern w:val="0"/>
          <w:sz w:val="22"/>
        </w:rPr>
        <w:t xml:space="preserve"> </w:t>
      </w:r>
      <w:r w:rsidR="006B5F73" w:rsidRPr="00B628F3">
        <w:rPr>
          <w:rFonts w:ascii="Arial" w:hAnsi="Arial" w:cs="Arial"/>
          <w:kern w:val="0"/>
          <w:sz w:val="22"/>
        </w:rPr>
        <w:t>released from injured and dead tumor c</w:t>
      </w:r>
      <w:r w:rsidR="006B5F73" w:rsidRPr="0048719D">
        <w:rPr>
          <w:rFonts w:ascii="Arial" w:hAnsi="Arial" w:cs="Arial"/>
          <w:kern w:val="0"/>
          <w:sz w:val="22"/>
        </w:rPr>
        <w:t xml:space="preserve">ells, as well as from dead adjacent cells or blood cells. It was possible that the DNA level released from non-HCC liver tissues was less abundant, when compared to liver tumor tissues. The present data revealed the potential clinic utility of the capture assay to monitor plasma integration events. Future studies with a larger sample size are required to validate these present findings. The HBV integration detected in the plasma </w:t>
      </w:r>
      <w:proofErr w:type="spellStart"/>
      <w:r w:rsidR="006B5F73" w:rsidRPr="0048719D">
        <w:rPr>
          <w:rFonts w:ascii="Arial" w:hAnsi="Arial" w:cs="Arial"/>
          <w:kern w:val="0"/>
          <w:sz w:val="22"/>
        </w:rPr>
        <w:t>cfDNA</w:t>
      </w:r>
      <w:proofErr w:type="spellEnd"/>
      <w:r w:rsidR="006B5F73" w:rsidRPr="0048719D">
        <w:rPr>
          <w:rFonts w:ascii="Arial" w:hAnsi="Arial" w:cs="Arial"/>
          <w:kern w:val="0"/>
          <w:sz w:val="22"/>
        </w:rPr>
        <w:t xml:space="preserve"> pool may potentially become a new plasma biomarker that could complement </w:t>
      </w:r>
      <w:r w:rsidR="006B5F73" w:rsidRPr="00185A9C">
        <w:rPr>
          <w:rFonts w:ascii="Arial" w:hAnsi="Arial" w:cs="Arial"/>
          <w:kern w:val="0"/>
          <w:sz w:val="22"/>
        </w:rPr>
        <w:t>present biomarkers to monitor HBV related to liver disease stage, including liver occurrence.</w:t>
      </w:r>
    </w:p>
    <w:p w14:paraId="212E3421" w14:textId="77777777" w:rsidR="00376536" w:rsidRPr="004E0AE0"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0492953B" w14:textId="4C6450AC" w:rsidR="006B5F73" w:rsidRPr="00D40F5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100F4C">
        <w:rPr>
          <w:rFonts w:ascii="Arial" w:hAnsi="Arial" w:cs="Arial"/>
          <w:kern w:val="0"/>
          <w:sz w:val="22"/>
        </w:rPr>
        <w:t xml:space="preserve">   </w:t>
      </w:r>
      <w:r w:rsidR="006B5F73" w:rsidRPr="00100F4C">
        <w:rPr>
          <w:rFonts w:ascii="Arial" w:hAnsi="Arial" w:cs="Arial"/>
          <w:kern w:val="0"/>
          <w:sz w:val="22"/>
        </w:rPr>
        <w:t xml:space="preserve">Differences in integration profiles between tumor and non-tumor tissues may reflect the different clone compositions of HCC and non-HCC liver tissues, implying a divergent clone evolution from non-HCC cells during tumorigenesis. It has been suggested that the occurrence of certain integrations is the driving force for tumorigenesis. For instance, these lead to the upregulation of the expression of TERT, MLL4 and CCNE1 </w:t>
      </w:r>
      <w:r w:rsidR="006B5F73" w:rsidRPr="00D40F5F">
        <w:rPr>
          <w:rFonts w:ascii="Arial" w:hAnsi="Arial" w:cs="Arial"/>
          <w:kern w:val="0"/>
          <w:sz w:val="22"/>
        </w:rPr>
        <w:fldChar w:fldCharType="begin"/>
      </w:r>
      <w:r w:rsidR="006B1465" w:rsidRPr="0032649F">
        <w:rPr>
          <w:rFonts w:ascii="Arial" w:hAnsi="Arial" w:cs="Arial"/>
          <w:kern w:val="0"/>
          <w:sz w:val="22"/>
        </w:rPr>
        <w:instrText xml:space="preserve"> ADDIN EN.CITE &lt;EndNote&gt;&lt;Cite&gt;&lt;Author&gt;Sung&lt;/Author&gt;&lt;Year&gt;2012&lt;/Year&gt;&lt;RecNum&gt;22&lt;/RecNum&gt;&lt;DisplayText&gt;&lt;style face="superscript"&gt;21&lt;/style&gt;&lt;/DisplayText&gt;&lt;record&gt;&lt;rec-number&gt;22&lt;/rec-number&gt;&lt;foreign-keys&gt;&lt;key app="EN" db-id="xstxpzswefzer2extfzptepwd299pp0t9wa9" timestamp="1502780522"&gt;22&lt;/key&gt;&lt;/foreign-keys&gt;&lt;ref-type name="Journal Article"&gt;17&lt;/ref-type&gt;&lt;contributors&gt;&lt;authors&gt;&lt;author&gt;Sung, Wing-Kin&lt;/author&gt;&lt;author&gt;Zheng, Hancheng&lt;/author&gt;&lt;author&gt;Li, Shuyu&lt;/author&gt;&lt;author&gt;Chen, Ronghua&lt;/author&gt;&lt;author&gt;Liu, Xiao&lt;/author&gt;&lt;author&gt;Li, Yingrui&lt;/author&gt;&lt;author&gt;Lee, Nikki P&lt;/author&gt;&lt;author&gt;Lee, Wah H&lt;/author&gt;&lt;author&gt;Ariyaratne, Pramila N&lt;/author&gt;&lt;author&gt;Tennakoon, Chandana&lt;/author&gt;&lt;/authors&gt;&lt;/contributors&gt;&lt;titles&gt;&lt;title&gt;Genome-wide survey of recurrent HBV integration in hepatocellular carcinoma&lt;/title&gt;&lt;secondary-title&gt;Nature genetics&lt;/secondary-title&gt;&lt;/titles&gt;&lt;periodical&gt;&lt;full-title&gt;Nature genetics&lt;/full-title&gt;&lt;/periodical&gt;&lt;pages&gt;765-769&lt;/pages&gt;&lt;volume&gt;44&lt;/volume&gt;&lt;number&gt;7&lt;/number&gt;&lt;dates&gt;&lt;year&gt;2012&lt;/year&gt;&lt;/dates&gt;&lt;isbn&gt;1061-4036&lt;/isbn&gt;&lt;urls&gt;&lt;/urls&gt;&lt;/record&gt;&lt;/Cite&gt;&lt;/EndNote&gt;</w:instrText>
      </w:r>
      <w:r w:rsidR="006B5F73" w:rsidRPr="00D40F5F">
        <w:rPr>
          <w:rFonts w:ascii="Arial" w:hAnsi="Arial" w:cs="Arial"/>
          <w:kern w:val="0"/>
          <w:sz w:val="22"/>
        </w:rPr>
        <w:fldChar w:fldCharType="separate"/>
      </w:r>
      <w:r w:rsidR="006B5F73" w:rsidRPr="00D40F5F">
        <w:rPr>
          <w:rFonts w:ascii="Arial" w:hAnsi="Arial" w:cs="Arial"/>
          <w:noProof/>
          <w:kern w:val="0"/>
          <w:sz w:val="22"/>
          <w:vertAlign w:val="superscript"/>
        </w:rPr>
        <w:t>21</w:t>
      </w:r>
      <w:r w:rsidR="006B5F73" w:rsidRPr="00D40F5F">
        <w:rPr>
          <w:rFonts w:ascii="Arial" w:hAnsi="Arial" w:cs="Arial"/>
          <w:kern w:val="0"/>
          <w:sz w:val="22"/>
        </w:rPr>
        <w:fldChar w:fldCharType="end"/>
      </w:r>
      <w:r w:rsidR="006B5F73" w:rsidRPr="00D40F5F">
        <w:rPr>
          <w:rFonts w:ascii="Arial" w:hAnsi="Arial" w:cs="Arial"/>
          <w:kern w:val="0"/>
          <w:sz w:val="22"/>
        </w:rPr>
        <w:t xml:space="preserve">. However, both HCC and non-HCC cells also share common integration events, implying distinct clone expansions they may undergo. As these integrations occur randomly, some may contribute to the tumorigenesis process, while others do not. Diverse studies have demonstrated that consequences </w:t>
      </w:r>
      <w:r w:rsidR="0090107F">
        <w:rPr>
          <w:rFonts w:ascii="Arial" w:hAnsi="Arial" w:cs="Arial"/>
          <w:kern w:val="0"/>
          <w:sz w:val="22"/>
        </w:rPr>
        <w:t>of</w:t>
      </w:r>
      <w:r w:rsidR="006B5F73" w:rsidRPr="00D40F5F">
        <w:rPr>
          <w:rFonts w:ascii="Arial" w:hAnsi="Arial" w:cs="Arial"/>
          <w:kern w:val="0"/>
          <w:sz w:val="22"/>
        </w:rPr>
        <w:t xml:space="preserve"> integrations may be different in oncogenesis</w:t>
      </w:r>
      <w:r w:rsidR="006B5F73" w:rsidRPr="00D40F5F">
        <w:rPr>
          <w:rFonts w:ascii="Arial" w:hAnsi="Arial" w:cs="Arial"/>
          <w:kern w:val="0"/>
          <w:sz w:val="22"/>
        </w:rPr>
        <w:fldChar w:fldCharType="begin">
          <w:fldData xml:space="preserve">PEVuZE5vdGU+PENpdGU+PEF1dGhvcj5TdW5nPC9BdXRob3I+PFllYXI+MjAxMjwvWWVhcj48UmVj
TnVtPjIyPC9SZWNOdW0+PERpc3BsYXlUZXh0PjxzdHlsZSBmYWNlPSJzdXBlcnNjcmlwdCI+MjEs
MjQ8L3N0eWxlPjwvRGlzcGxheVRleHQ+PHJlY29yZD48cmVjLW51bWJlcj4yMjwvcmVjLW51bWJl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cmxzPjwvdXJscz48L3JlY29yZD48L0NpdGU+PENpdGU+PEF1dGhvcj5aaGFvPC9BdXRob3I+PFll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</w:fldData>
        </w:fldChar>
      </w:r>
      <w:r w:rsidR="00004CF4" w:rsidRPr="0032649F">
        <w:rPr>
          <w:rFonts w:ascii="Arial" w:hAnsi="Arial" w:cs="Arial"/>
          <w:kern w:val="0"/>
          <w:sz w:val="22"/>
        </w:rPr>
        <w:instrText xml:space="preserve"> ADDIN EN.CITE </w:instrText>
      </w:r>
      <w:r w:rsidR="00004CF4" w:rsidRPr="000974A6">
        <w:rPr>
          <w:rFonts w:ascii="Arial" w:hAnsi="Arial" w:cs="Arial"/>
          <w:kern w:val="0"/>
          <w:sz w:val="22"/>
        </w:rPr>
        <w:fldChar w:fldCharType="begin">
          <w:fldData xml:space="preserve">PEVuZE5vdGU+PENpdGU+PEF1dGhvcj5TdW5nPC9BdXRob3I+PFllYXI+MjAxMjwvWWVhcj48UmVj
TnVtPjIyPC9SZWNOdW0+PERpc3BsYXlUZXh0PjxzdHlsZSBmYWNlPSJzdXBlcnNjcmlwdCI+MjEs
MjQ8L3N0eWxlPjwvRGlzcGxheVRleHQ+PHJlY29yZD48cmVjLW51bWJlcj4yMjwvcmVjLW51bWJl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cmxzPjwvdXJscz48L3JlY29yZD48L0NpdGU+PENpdGU+PEF1dGhvcj5aaGFvPC9BdXRob3I+PFll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</w:fldData>
        </w:fldChar>
      </w:r>
      <w:r w:rsidR="00004CF4" w:rsidRPr="0032649F">
        <w:rPr>
          <w:rFonts w:ascii="Arial" w:hAnsi="Arial" w:cs="Arial"/>
          <w:kern w:val="0"/>
          <w:sz w:val="22"/>
        </w:rPr>
        <w:instrText xml:space="preserve"> ADDIN EN.CITE.DATA </w:instrText>
      </w:r>
      <w:r w:rsidR="00004CF4" w:rsidRPr="000974A6">
        <w:rPr>
          <w:rFonts w:ascii="Arial" w:hAnsi="Arial" w:cs="Arial"/>
          <w:kern w:val="0"/>
          <w:sz w:val="22"/>
        </w:rPr>
      </w:r>
      <w:r w:rsidR="00004CF4" w:rsidRPr="000974A6">
        <w:rPr>
          <w:rFonts w:ascii="Arial" w:hAnsi="Arial" w:cs="Arial"/>
          <w:kern w:val="0"/>
          <w:sz w:val="22"/>
        </w:rPr>
        <w:fldChar w:fldCharType="end"/>
      </w:r>
      <w:r w:rsidR="006B5F73" w:rsidRPr="00D40F5F">
        <w:rPr>
          <w:rFonts w:ascii="Arial" w:hAnsi="Arial" w:cs="Arial"/>
          <w:kern w:val="0"/>
          <w:sz w:val="22"/>
        </w:rPr>
      </w:r>
      <w:r w:rsidR="006B5F73" w:rsidRPr="00D40F5F">
        <w:rPr>
          <w:rFonts w:ascii="Arial" w:hAnsi="Arial" w:cs="Arial"/>
          <w:kern w:val="0"/>
          <w:sz w:val="22"/>
        </w:rPr>
        <w:fldChar w:fldCharType="separate"/>
      </w:r>
      <w:r w:rsidR="00004CF4" w:rsidRPr="00D40F5F">
        <w:rPr>
          <w:rFonts w:ascii="Arial" w:hAnsi="Arial" w:cs="Arial"/>
          <w:noProof/>
          <w:kern w:val="0"/>
          <w:sz w:val="22"/>
          <w:vertAlign w:val="superscript"/>
        </w:rPr>
        <w:t>21,24</w:t>
      </w:r>
      <w:r w:rsidR="006B5F73" w:rsidRPr="00D40F5F">
        <w:rPr>
          <w:rFonts w:ascii="Arial" w:hAnsi="Arial" w:cs="Arial"/>
          <w:kern w:val="0"/>
          <w:sz w:val="22"/>
        </w:rPr>
        <w:fldChar w:fldCharType="end"/>
      </w:r>
      <w:r w:rsidR="006B5F73" w:rsidRPr="00D40F5F">
        <w:rPr>
          <w:rFonts w:ascii="Arial" w:hAnsi="Arial" w:cs="Arial"/>
          <w:kern w:val="0"/>
          <w:sz w:val="22"/>
        </w:rPr>
        <w:t>.</w:t>
      </w:r>
    </w:p>
    <w:p w14:paraId="0673B79A" w14:textId="77777777" w:rsidR="00B4520B" w:rsidRPr="00B628F3"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20574725" w14:textId="6CA5058C" w:rsidR="006B5F73" w:rsidRPr="0032649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w:t>
      </w:r>
      <w:r w:rsidR="006B5F73" w:rsidRPr="0048719D">
        <w:rPr>
          <w:rFonts w:ascii="Arial" w:hAnsi="Arial" w:cs="Arial"/>
          <w:kern w:val="0"/>
          <w:sz w:val="22"/>
        </w:rPr>
        <w:t>According to the pair</w:t>
      </w:r>
      <w:r w:rsidR="006B5F73" w:rsidRPr="00EA1705">
        <w:rPr>
          <w:rFonts w:ascii="Arial" w:hAnsi="Arial" w:cs="Arial"/>
          <w:kern w:val="0"/>
          <w:sz w:val="22"/>
        </w:rPr>
        <w:t>ed viral breakpoints, the sequences of the detected integrated viral segments for viral pattern I and II were assembled (</w:t>
      </w:r>
      <w:r w:rsidR="006B5F73" w:rsidRPr="00185A9C">
        <w:rPr>
          <w:rFonts w:ascii="Arial" w:hAnsi="Arial" w:cs="Arial"/>
          <w:color w:val="0070C0"/>
          <w:kern w:val="0"/>
          <w:sz w:val="22"/>
        </w:rPr>
        <w:t>Figure 6D</w:t>
      </w:r>
      <w:r w:rsidR="006B5F73" w:rsidRPr="00185A9C">
        <w:rPr>
          <w:rFonts w:ascii="Arial" w:hAnsi="Arial" w:cs="Arial"/>
          <w:kern w:val="0"/>
          <w:sz w:val="22"/>
        </w:rPr>
        <w:t xml:space="preserve">). It was considered that a majority of viral pattern I events (81.2%, 112/138) reserved an </w:t>
      </w:r>
      <w:bookmarkStart w:id="22" w:name="OLE_LINK11"/>
      <w:bookmarkStart w:id="23" w:name="OLE_LINK12"/>
      <w:r w:rsidR="006B5F73" w:rsidRPr="00185A9C">
        <w:rPr>
          <w:rFonts w:ascii="Arial" w:hAnsi="Arial" w:cs="Arial"/>
          <w:kern w:val="0"/>
          <w:sz w:val="22"/>
        </w:rPr>
        <w:t xml:space="preserve">ORF </w:t>
      </w:r>
      <w:bookmarkEnd w:id="22"/>
      <w:bookmarkEnd w:id="23"/>
      <w:r w:rsidR="006B5F73" w:rsidRPr="00185A9C">
        <w:rPr>
          <w:rFonts w:ascii="Arial" w:hAnsi="Arial" w:cs="Arial"/>
          <w:kern w:val="0"/>
          <w:sz w:val="22"/>
        </w:rPr>
        <w:t xml:space="preserve">of large surface protein, and </w:t>
      </w:r>
      <w:r w:rsidR="006B5F73" w:rsidRPr="004E0AE0">
        <w:rPr>
          <w:rFonts w:ascii="Arial" w:hAnsi="Arial" w:cs="Arial"/>
          <w:kern w:val="0"/>
          <w:sz w:val="22"/>
        </w:rPr>
        <w:t xml:space="preserve">14 of the remaining 26 events had an intact ORF of middle surface protein. These observations support the suggestion that integrated HBV DNA provides additional capacity for HBsAg production, and represents a challenge to reduce HBsAg production </w:t>
      </w:r>
      <w:r w:rsidR="006B5F73" w:rsidRPr="00D40F5F">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PjExLDQyPC9zdHlsZT48L0Rpc3BsYXlUZXh0PjxyZWNvcmQ+PHJlYy1udW1iZXI+OTY8L3JlYy1u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</w:fldData>
        </w:fldChar>
      </w:r>
      <w:r w:rsidR="005B133E" w:rsidRPr="0032649F">
        <w:rPr>
          <w:rFonts w:ascii="Arial" w:hAnsi="Arial" w:cs="Arial"/>
          <w:kern w:val="0"/>
          <w:sz w:val="22"/>
        </w:rPr>
        <w:instrText xml:space="preserve"> ADDIN EN.CITE </w:instrText>
      </w:r>
      <w:r w:rsidR="005B133E" w:rsidRPr="000974A6">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PjExLDQyPC9zdHlsZT48L0Rpc3BsYXlUZXh0PjxyZWNvcmQ+PHJlYy1udW1iZXI+OTY8L3JlYy1u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</w:fldData>
        </w:fldChar>
      </w:r>
      <w:r w:rsidR="005B133E" w:rsidRPr="0032649F">
        <w:rPr>
          <w:rFonts w:ascii="Arial" w:hAnsi="Arial" w:cs="Arial"/>
          <w:kern w:val="0"/>
          <w:sz w:val="22"/>
        </w:rPr>
        <w:instrText xml:space="preserve"> ADDIN EN.CITE.DATA </w:instrText>
      </w:r>
      <w:r w:rsidR="005B133E" w:rsidRPr="000974A6">
        <w:rPr>
          <w:rFonts w:ascii="Arial" w:hAnsi="Arial" w:cs="Arial"/>
          <w:kern w:val="0"/>
          <w:sz w:val="22"/>
        </w:rPr>
      </w:r>
      <w:r w:rsidR="005B133E" w:rsidRPr="000974A6">
        <w:rPr>
          <w:rFonts w:ascii="Arial" w:hAnsi="Arial" w:cs="Arial"/>
          <w:kern w:val="0"/>
          <w:sz w:val="22"/>
        </w:rPr>
        <w:fldChar w:fldCharType="end"/>
      </w:r>
      <w:r w:rsidR="006B5F73" w:rsidRPr="00D40F5F">
        <w:rPr>
          <w:rFonts w:ascii="Arial" w:hAnsi="Arial" w:cs="Arial"/>
          <w:kern w:val="0"/>
          <w:sz w:val="22"/>
        </w:rPr>
      </w:r>
      <w:r w:rsidR="006B5F73" w:rsidRPr="00D40F5F">
        <w:rPr>
          <w:rFonts w:ascii="Arial" w:hAnsi="Arial" w:cs="Arial"/>
          <w:kern w:val="0"/>
          <w:sz w:val="22"/>
        </w:rPr>
        <w:fldChar w:fldCharType="separate"/>
      </w:r>
      <w:r w:rsidR="005B133E" w:rsidRPr="00D40F5F">
        <w:rPr>
          <w:rFonts w:ascii="Arial" w:hAnsi="Arial" w:cs="Arial"/>
          <w:noProof/>
          <w:kern w:val="0"/>
          <w:sz w:val="22"/>
          <w:vertAlign w:val="superscript"/>
        </w:rPr>
        <w:t>11,42</w:t>
      </w:r>
      <w:r w:rsidR="006B5F73" w:rsidRPr="00D40F5F">
        <w:rPr>
          <w:rFonts w:ascii="Arial" w:hAnsi="Arial" w:cs="Arial"/>
          <w:kern w:val="0"/>
          <w:sz w:val="22"/>
        </w:rPr>
        <w:fldChar w:fldCharType="end"/>
      </w:r>
      <w:r w:rsidR="006B5F73" w:rsidRPr="00D40F5F">
        <w:rPr>
          <w:rFonts w:ascii="Arial" w:hAnsi="Arial" w:cs="Arial"/>
          <w:kern w:val="0"/>
          <w:sz w:val="22"/>
        </w:rPr>
        <w:t>.</w:t>
      </w:r>
      <w:r w:rsidR="006B5F73" w:rsidRPr="00D40F5F" w:rsidDel="00040510">
        <w:rPr>
          <w:rFonts w:ascii="Arial" w:hAnsi="Arial" w:cs="Arial"/>
          <w:kern w:val="0"/>
          <w:sz w:val="22"/>
        </w:rPr>
        <w:t xml:space="preserve"> </w:t>
      </w:r>
      <w:r w:rsidR="006B5F73" w:rsidRPr="00D40F5F">
        <w:rPr>
          <w:rFonts w:ascii="Arial" w:hAnsi="Arial" w:cs="Arial"/>
          <w:kern w:val="0"/>
          <w:sz w:val="22"/>
        </w:rPr>
        <w:t xml:space="preserve">The present data provides evidence that the integration patterns varied among individual patients. Diverse patterns and different percentages of different </w:t>
      </w:r>
      <w:proofErr w:type="spellStart"/>
      <w:r w:rsidR="006B5F73" w:rsidRPr="00D40F5F">
        <w:rPr>
          <w:rFonts w:ascii="Arial" w:hAnsi="Arial" w:cs="Arial"/>
          <w:kern w:val="0"/>
          <w:sz w:val="22"/>
        </w:rPr>
        <w:t>integrants</w:t>
      </w:r>
      <w:proofErr w:type="spellEnd"/>
      <w:r w:rsidR="006B5F73" w:rsidRPr="00D40F5F">
        <w:rPr>
          <w:rFonts w:ascii="Arial" w:hAnsi="Arial" w:cs="Arial"/>
          <w:kern w:val="0"/>
          <w:sz w:val="22"/>
        </w:rPr>
        <w:t xml:space="preserve"> in the same individual imply distinct HBV antigen expression patterns, which are expected to impact therapeutic responses to HBV treatment</w:t>
      </w:r>
      <w:r w:rsidR="004A3E9C" w:rsidRPr="0032649F">
        <w:rPr>
          <w:rFonts w:ascii="Arial" w:hAnsi="Arial" w:cs="Arial"/>
          <w:kern w:val="0"/>
          <w:sz w:val="22"/>
        </w:rPr>
        <w:t xml:space="preserve"> or efforts targeting tumor cells expressing viral proteins</w:t>
      </w:r>
      <w:r w:rsidR="00DF0DC9" w:rsidRPr="00D40F5F">
        <w:rPr>
          <w:rFonts w:ascii="Arial" w:hAnsi="Arial" w:cs="Arial"/>
          <w:kern w:val="0"/>
          <w:sz w:val="22"/>
        </w:rPr>
        <w:t>.</w:t>
      </w:r>
      <w:r w:rsidR="00DF0DC9" w:rsidRPr="0032649F">
        <w:rPr>
          <w:rFonts w:ascii="Arial" w:hAnsi="Arial" w:cs="Arial"/>
          <w:kern w:val="0"/>
          <w:sz w:val="22"/>
        </w:rPr>
        <w:t xml:space="preserve"> </w:t>
      </w:r>
      <w:r w:rsidR="006B5F73" w:rsidRPr="00D40F5F">
        <w:rPr>
          <w:rFonts w:ascii="Arial" w:hAnsi="Arial" w:cs="Arial"/>
          <w:kern w:val="0"/>
          <w:sz w:val="22"/>
        </w:rPr>
        <w:t xml:space="preserve">This would be one of important factors considered in selecting patients for </w:t>
      </w:r>
      <w:r w:rsidR="004A3E9C" w:rsidRPr="0032649F">
        <w:rPr>
          <w:rFonts w:ascii="Arial" w:hAnsi="Arial" w:cs="Arial"/>
          <w:kern w:val="0"/>
          <w:sz w:val="22"/>
        </w:rPr>
        <w:t xml:space="preserve">these </w:t>
      </w:r>
      <w:r w:rsidR="006B5F73" w:rsidRPr="00D40F5F">
        <w:rPr>
          <w:rFonts w:ascii="Arial" w:hAnsi="Arial" w:cs="Arial"/>
          <w:kern w:val="0"/>
          <w:sz w:val="22"/>
        </w:rPr>
        <w:t>clinical trials</w:t>
      </w:r>
      <w:r w:rsidR="004A3E9C" w:rsidRPr="0032649F">
        <w:rPr>
          <w:rFonts w:ascii="Arial" w:hAnsi="Arial" w:cs="Arial"/>
          <w:kern w:val="0"/>
          <w:sz w:val="22"/>
        </w:rPr>
        <w:t>.</w:t>
      </w:r>
    </w:p>
    <w:p w14:paraId="4F5112C2" w14:textId="77777777" w:rsidR="00B4520B" w:rsidRPr="00D40F5F"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4497EC8" w14:textId="77777777" w:rsidR="00376536" w:rsidRPr="00B628F3" w:rsidRDefault="00376536" w:rsidP="003F3773">
      <w:pPr>
        <w:pStyle w:val="2"/>
        <w:spacing w:before="0" w:after="0"/>
        <w:jc w:val="left"/>
        <w:rPr>
          <w:rFonts w:ascii="Arial" w:hAnsi="Arial" w:cs="Arial"/>
          <w:sz w:val="22"/>
          <w:szCs w:val="22"/>
        </w:rPr>
      </w:pPr>
      <w:r w:rsidRPr="00B628F3">
        <w:rPr>
          <w:rFonts w:ascii="Arial" w:hAnsi="Arial" w:cs="Arial"/>
          <w:sz w:val="22"/>
          <w:szCs w:val="22"/>
        </w:rPr>
        <w:t xml:space="preserve">Materials and methods </w:t>
      </w:r>
    </w:p>
    <w:p w14:paraId="4291A47C" w14:textId="77777777" w:rsidR="003C6F9D" w:rsidRPr="0048719D" w:rsidRDefault="003C6F9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85FFD30" w14:textId="77777777" w:rsidR="00F75185" w:rsidRPr="00185A9C" w:rsidRDefault="00F75185" w:rsidP="003F3773">
      <w:pPr>
        <w:pStyle w:val="3"/>
        <w:spacing w:before="0" w:after="0"/>
        <w:jc w:val="left"/>
        <w:rPr>
          <w:rFonts w:ascii="Arial" w:hAnsi="Arial" w:cs="Arial"/>
          <w:sz w:val="22"/>
          <w:szCs w:val="22"/>
        </w:rPr>
      </w:pPr>
      <w:r w:rsidRPr="00185A9C">
        <w:rPr>
          <w:rFonts w:ascii="Arial" w:hAnsi="Arial" w:cs="Arial"/>
          <w:sz w:val="22"/>
          <w:szCs w:val="22"/>
        </w:rPr>
        <w:t>Patients and samples</w:t>
      </w:r>
    </w:p>
    <w:p w14:paraId="458119F7" w14:textId="501AB13C" w:rsidR="00042F7B" w:rsidRPr="0032649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185A9C">
        <w:rPr>
          <w:rFonts w:ascii="Arial" w:hAnsi="Arial" w:cs="Arial"/>
          <w:kern w:val="0"/>
          <w:sz w:val="22"/>
        </w:rPr>
        <w:t xml:space="preserve">   </w:t>
      </w:r>
      <w:r w:rsidR="00F75185" w:rsidRPr="004E0AE0">
        <w:rPr>
          <w:rFonts w:ascii="Arial" w:hAnsi="Arial" w:cs="Arial"/>
          <w:kern w:val="0"/>
          <w:sz w:val="22"/>
        </w:rPr>
        <w:t xml:space="preserve">The present study was conducted in </w:t>
      </w:r>
      <w:proofErr w:type="spellStart"/>
      <w:r w:rsidR="00F75185" w:rsidRPr="004E0AE0">
        <w:rPr>
          <w:rFonts w:ascii="Arial" w:hAnsi="Arial" w:cs="Arial"/>
          <w:kern w:val="0"/>
          <w:sz w:val="22"/>
        </w:rPr>
        <w:t>You’an</w:t>
      </w:r>
      <w:proofErr w:type="spellEnd"/>
      <w:r w:rsidR="00F75185" w:rsidRPr="004E0AE0">
        <w:rPr>
          <w:rFonts w:ascii="Arial" w:hAnsi="Arial" w:cs="Arial"/>
          <w:kern w:val="0"/>
          <w:sz w:val="22"/>
        </w:rPr>
        <w:t xml:space="preserve"> Hospital (Beijing, China). A total of 42 patients were enrolled</w:t>
      </w:r>
      <w:r w:rsidR="00042F7B" w:rsidRPr="0032649F">
        <w:rPr>
          <w:rFonts w:ascii="Arial" w:hAnsi="Arial" w:cs="Arial"/>
          <w:kern w:val="0"/>
          <w:sz w:val="22"/>
        </w:rPr>
        <w:t xml:space="preserve"> in the stages of sample collection (</w:t>
      </w:r>
      <w:r w:rsidR="00042F7B" w:rsidRPr="0032649F">
        <w:rPr>
          <w:rFonts w:ascii="Arial" w:hAnsi="Arial" w:cs="Arial"/>
          <w:color w:val="0070C0"/>
          <w:kern w:val="0"/>
          <w:sz w:val="22"/>
        </w:rPr>
        <w:t>Figure 1A</w:t>
      </w:r>
      <w:r w:rsidR="00042F7B" w:rsidRPr="0032649F">
        <w:rPr>
          <w:rFonts w:ascii="Arial" w:hAnsi="Arial" w:cs="Arial"/>
          <w:kern w:val="0"/>
          <w:sz w:val="22"/>
        </w:rPr>
        <w:t>)</w:t>
      </w:r>
      <w:r w:rsidR="00F75185" w:rsidRPr="00D40F5F">
        <w:rPr>
          <w:rFonts w:ascii="Arial" w:hAnsi="Arial" w:cs="Arial"/>
          <w:kern w:val="0"/>
          <w:sz w:val="22"/>
        </w:rPr>
        <w:t xml:space="preserve">. Among these patients, 27 patients had HCC, </w:t>
      </w:r>
      <w:r w:rsidR="0047410A" w:rsidRPr="00D40F5F">
        <w:rPr>
          <w:rFonts w:ascii="Arial" w:hAnsi="Arial" w:cs="Arial"/>
          <w:kern w:val="0"/>
          <w:sz w:val="22"/>
        </w:rPr>
        <w:t xml:space="preserve">5 </w:t>
      </w:r>
      <w:r w:rsidR="00F75185" w:rsidRPr="00D40F5F">
        <w:rPr>
          <w:rFonts w:ascii="Arial" w:hAnsi="Arial" w:cs="Arial"/>
          <w:kern w:val="0"/>
          <w:sz w:val="22"/>
        </w:rPr>
        <w:t>patients had</w:t>
      </w:r>
      <w:bookmarkStart w:id="24" w:name="OLE_LINK13"/>
      <w:bookmarkStart w:id="25" w:name="OLE_LINK14"/>
      <w:r w:rsidR="00F75185" w:rsidRPr="00D40F5F">
        <w:rPr>
          <w:rFonts w:ascii="Arial" w:hAnsi="Arial" w:cs="Arial"/>
          <w:kern w:val="0"/>
          <w:sz w:val="22"/>
        </w:rPr>
        <w:t xml:space="preserve"> </w:t>
      </w:r>
      <w:bookmarkEnd w:id="24"/>
      <w:bookmarkEnd w:id="25"/>
      <w:r w:rsidR="00F75185" w:rsidRPr="00D40F5F">
        <w:rPr>
          <w:rFonts w:ascii="Arial" w:hAnsi="Arial" w:cs="Arial"/>
          <w:kern w:val="0"/>
          <w:sz w:val="22"/>
        </w:rPr>
        <w:t xml:space="preserve">BDC (all HBV positive), and 10 patients had chronic hepatitis B. Blood samples from HCC and BDC patients were collected before surgery, and the corresponding liver tissues were obtained afterwards. </w:t>
      </w:r>
      <w:r w:rsidR="0053740E" w:rsidRPr="00B628F3">
        <w:rPr>
          <w:rFonts w:ascii="Arial" w:hAnsi="Arial" w:cs="Arial"/>
          <w:kern w:val="0"/>
          <w:sz w:val="22"/>
        </w:rPr>
        <w:t xml:space="preserve">A total of four samples, which included two tumor sites and two adjacent non-tumors, were used for the analysis. </w:t>
      </w:r>
      <w:r w:rsidR="00F75185" w:rsidRPr="0048719D">
        <w:rPr>
          <w:rFonts w:ascii="Arial" w:hAnsi="Arial" w:cs="Arial"/>
          <w:kern w:val="0"/>
          <w:sz w:val="22"/>
        </w:rPr>
        <w:t xml:space="preserve">Chronic hepatitis B patients only provided blood samples for analysis. </w:t>
      </w:r>
      <w:r w:rsidR="00042F7B" w:rsidRPr="0048719D">
        <w:rPr>
          <w:rFonts w:ascii="Arial" w:hAnsi="Arial" w:cs="Arial"/>
          <w:kern w:val="0"/>
          <w:sz w:val="22"/>
        </w:rPr>
        <w:t xml:space="preserve">The diagnosis was made according to the guidelines for the prevention and treatment of chronic hepatitis B: a 2015 update </w:t>
      </w:r>
      <w:r w:rsidR="00042F7B" w:rsidRPr="00D40F5F">
        <w:rPr>
          <w:rFonts w:ascii="Arial" w:hAnsi="Arial" w:cs="Arial"/>
          <w:kern w:val="0"/>
          <w:sz w:val="22"/>
        </w:rPr>
        <w:fldChar w:fldCharType="begin">
          <w:fldData xml:space="preserve">PEVuZE5vdGU+PENpdGU+PEF1dGhvcj5Ib3U8L0F1dGhvcj48WWVhcj4yMDE3PC9ZZWFyPjxSZWNO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==
</w:fldData>
        </w:fldChar>
      </w:r>
      <w:r w:rsidR="005B133E" w:rsidRPr="0032649F">
        <w:rPr>
          <w:rFonts w:ascii="Arial" w:hAnsi="Arial" w:cs="Arial"/>
          <w:kern w:val="0"/>
          <w:sz w:val="22"/>
        </w:rPr>
        <w:instrText xml:space="preserve"> ADDIN EN.CITE </w:instrText>
      </w:r>
      <w:r w:rsidR="005B133E" w:rsidRPr="000974A6">
        <w:rPr>
          <w:rFonts w:ascii="Arial" w:hAnsi="Arial" w:cs="Arial"/>
          <w:kern w:val="0"/>
          <w:sz w:val="22"/>
        </w:rPr>
        <w:fldChar w:fldCharType="begin">
          <w:fldData xml:space="preserve">PEVuZE5vdGU+PENpdGU+PEF1dGhvcj5Ib3U8L0F1dGhvcj48WWVhcj4yMDE3PC9ZZWFyPjxSZWNO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==
</w:fldData>
        </w:fldChar>
      </w:r>
      <w:r w:rsidR="005B133E" w:rsidRPr="0032649F">
        <w:rPr>
          <w:rFonts w:ascii="Arial" w:hAnsi="Arial" w:cs="Arial"/>
          <w:kern w:val="0"/>
          <w:sz w:val="22"/>
        </w:rPr>
        <w:instrText xml:space="preserve"> ADDIN EN.CITE.DATA </w:instrText>
      </w:r>
      <w:r w:rsidR="005B133E" w:rsidRPr="000974A6">
        <w:rPr>
          <w:rFonts w:ascii="Arial" w:hAnsi="Arial" w:cs="Arial"/>
          <w:kern w:val="0"/>
          <w:sz w:val="22"/>
        </w:rPr>
      </w:r>
      <w:r w:rsidR="005B133E" w:rsidRPr="000974A6">
        <w:rPr>
          <w:rFonts w:ascii="Arial" w:hAnsi="Arial" w:cs="Arial"/>
          <w:kern w:val="0"/>
          <w:sz w:val="22"/>
        </w:rPr>
        <w:fldChar w:fldCharType="end"/>
      </w:r>
      <w:r w:rsidR="00042F7B" w:rsidRPr="00D40F5F">
        <w:rPr>
          <w:rFonts w:ascii="Arial" w:hAnsi="Arial" w:cs="Arial"/>
          <w:kern w:val="0"/>
          <w:sz w:val="22"/>
        </w:rPr>
      </w:r>
      <w:r w:rsidR="00042F7B" w:rsidRPr="00D40F5F">
        <w:rPr>
          <w:rFonts w:ascii="Arial" w:hAnsi="Arial" w:cs="Arial"/>
          <w:kern w:val="0"/>
          <w:sz w:val="22"/>
        </w:rPr>
        <w:fldChar w:fldCharType="separate"/>
      </w:r>
      <w:r w:rsidR="005B133E" w:rsidRPr="00D40F5F">
        <w:rPr>
          <w:rFonts w:ascii="Arial" w:hAnsi="Arial" w:cs="Arial"/>
          <w:noProof/>
          <w:kern w:val="0"/>
          <w:sz w:val="22"/>
          <w:vertAlign w:val="superscript"/>
        </w:rPr>
        <w:t>43</w:t>
      </w:r>
      <w:r w:rsidR="00042F7B" w:rsidRPr="00D40F5F">
        <w:rPr>
          <w:rFonts w:ascii="Arial" w:hAnsi="Arial" w:cs="Arial"/>
          <w:kern w:val="0"/>
          <w:sz w:val="22"/>
        </w:rPr>
        <w:fldChar w:fldCharType="end"/>
      </w:r>
      <w:r w:rsidR="00042F7B" w:rsidRPr="00D40F5F">
        <w:rPr>
          <w:rFonts w:ascii="Arial" w:hAnsi="Arial" w:cs="Arial"/>
          <w:kern w:val="0"/>
          <w:sz w:val="22"/>
        </w:rPr>
        <w:t xml:space="preserve">. The BCLC staging criteria were used to classify HCC patients. The laboratory findings are summarized in </w:t>
      </w:r>
      <w:r w:rsidR="00042F7B" w:rsidRPr="00D40F5F">
        <w:rPr>
          <w:rFonts w:ascii="Arial" w:hAnsi="Arial" w:cs="Arial"/>
          <w:color w:val="0070C0"/>
          <w:kern w:val="0"/>
          <w:sz w:val="22"/>
        </w:rPr>
        <w:t>Tables S2</w:t>
      </w:r>
      <w:r w:rsidR="00042F7B" w:rsidRPr="00D40F5F">
        <w:rPr>
          <w:rFonts w:ascii="Arial" w:hAnsi="Arial" w:cs="Arial"/>
          <w:kern w:val="0"/>
          <w:sz w:val="22"/>
        </w:rPr>
        <w:t xml:space="preserve"> and </w:t>
      </w:r>
      <w:r w:rsidR="00042F7B" w:rsidRPr="00D40F5F">
        <w:rPr>
          <w:rFonts w:ascii="Arial" w:hAnsi="Arial" w:cs="Arial"/>
          <w:color w:val="0070C0"/>
          <w:kern w:val="0"/>
          <w:sz w:val="22"/>
        </w:rPr>
        <w:t>Table S4</w:t>
      </w:r>
      <w:r w:rsidR="00042F7B" w:rsidRPr="00B628F3">
        <w:rPr>
          <w:rFonts w:ascii="Arial" w:hAnsi="Arial" w:cs="Arial"/>
          <w:kern w:val="0"/>
          <w:sz w:val="22"/>
        </w:rPr>
        <w:t xml:space="preserve">. The study protocol conformed to the ethical guidelines of the 1975 Declaration of Helsinki and was approved by the Ethics Committee of </w:t>
      </w:r>
      <w:proofErr w:type="spellStart"/>
      <w:r w:rsidR="00042F7B" w:rsidRPr="00B628F3">
        <w:rPr>
          <w:rFonts w:ascii="Arial" w:hAnsi="Arial" w:cs="Arial"/>
          <w:kern w:val="0"/>
          <w:sz w:val="22"/>
        </w:rPr>
        <w:t>You’an</w:t>
      </w:r>
      <w:proofErr w:type="spellEnd"/>
      <w:r w:rsidR="00042F7B" w:rsidRPr="00B628F3">
        <w:rPr>
          <w:rFonts w:ascii="Arial" w:hAnsi="Arial" w:cs="Arial"/>
          <w:kern w:val="0"/>
          <w:sz w:val="22"/>
        </w:rPr>
        <w:t xml:space="preserve"> Hospital. An informed consent was obtained from all patients. In </w:t>
      </w:r>
      <w:r w:rsidR="00042F7B" w:rsidRPr="0032649F">
        <w:rPr>
          <w:rFonts w:ascii="Arial" w:hAnsi="Arial" w:cs="Arial"/>
          <w:kern w:val="0"/>
          <w:sz w:val="22"/>
        </w:rPr>
        <w:t xml:space="preserve">Stage II of </w:t>
      </w:r>
      <w:r w:rsidR="00042F7B" w:rsidRPr="00D40F5F">
        <w:rPr>
          <w:rFonts w:ascii="Arial" w:hAnsi="Arial" w:cs="Arial"/>
          <w:kern w:val="0"/>
          <w:sz w:val="22"/>
        </w:rPr>
        <w:t>sample</w:t>
      </w:r>
      <w:r w:rsidR="00042F7B" w:rsidRPr="0032649F">
        <w:rPr>
          <w:rFonts w:ascii="Arial" w:hAnsi="Arial" w:cs="Arial"/>
          <w:kern w:val="0"/>
          <w:sz w:val="22"/>
        </w:rPr>
        <w:t xml:space="preserve"> collection </w:t>
      </w:r>
      <w:r w:rsidR="00042F7B" w:rsidRPr="00D40F5F">
        <w:rPr>
          <w:rFonts w:ascii="Arial" w:hAnsi="Arial" w:cs="Arial"/>
          <w:kern w:val="0"/>
          <w:sz w:val="22"/>
        </w:rPr>
        <w:t>(</w:t>
      </w:r>
      <w:r w:rsidR="00042F7B" w:rsidRPr="005453A7">
        <w:rPr>
          <w:rFonts w:ascii="Arial" w:hAnsi="Arial" w:cs="Arial"/>
          <w:color w:val="0070C0"/>
          <w:kern w:val="0"/>
          <w:sz w:val="22"/>
        </w:rPr>
        <w:t>F</w:t>
      </w:r>
      <w:r w:rsidR="00042F7B" w:rsidRPr="00EC778E">
        <w:rPr>
          <w:rFonts w:ascii="Arial" w:hAnsi="Arial" w:cs="Arial"/>
          <w:color w:val="0070C0"/>
          <w:kern w:val="0"/>
          <w:sz w:val="22"/>
        </w:rPr>
        <w:t>igure 1</w:t>
      </w:r>
      <w:r w:rsidR="00EC778E" w:rsidRPr="00EC778E">
        <w:rPr>
          <w:rFonts w:ascii="Arial" w:hAnsi="Arial" w:cs="Arial" w:hint="eastAsia"/>
          <w:color w:val="0070C0"/>
          <w:kern w:val="0"/>
          <w:sz w:val="22"/>
        </w:rPr>
        <w:t>A</w:t>
      </w:r>
      <w:r w:rsidR="00042F7B" w:rsidRPr="00D40F5F">
        <w:rPr>
          <w:rFonts w:ascii="Arial" w:hAnsi="Arial" w:cs="Arial"/>
          <w:kern w:val="0"/>
          <w:sz w:val="22"/>
        </w:rPr>
        <w:t xml:space="preserve">), 17 HBV-related cancer patients (12 HCC and 5 </w:t>
      </w:r>
      <w:r w:rsidR="00EC778E" w:rsidRPr="00EA1705">
        <w:rPr>
          <w:rFonts w:ascii="Arial" w:hAnsi="Arial" w:cs="Arial"/>
          <w:kern w:val="0"/>
          <w:sz w:val="22"/>
        </w:rPr>
        <w:t>bile duct carcinoma</w:t>
      </w:r>
      <w:r w:rsidR="00042F7B" w:rsidRPr="00D40F5F">
        <w:rPr>
          <w:rFonts w:ascii="Arial" w:hAnsi="Arial" w:cs="Arial"/>
          <w:kern w:val="0"/>
          <w:sz w:val="22"/>
        </w:rPr>
        <w:t xml:space="preserve">, </w:t>
      </w:r>
      <w:r w:rsidR="00EC778E">
        <w:rPr>
          <w:rFonts w:ascii="Arial" w:hAnsi="Arial" w:cs="Arial" w:hint="eastAsia"/>
          <w:kern w:val="0"/>
          <w:sz w:val="22"/>
        </w:rPr>
        <w:t>BDC</w:t>
      </w:r>
      <w:r w:rsidR="00042F7B" w:rsidRPr="00D40F5F">
        <w:rPr>
          <w:rFonts w:ascii="Arial" w:hAnsi="Arial" w:cs="Arial"/>
          <w:kern w:val="0"/>
          <w:sz w:val="22"/>
        </w:rPr>
        <w:t>, Tables S2-S3). Besides, three patients without HBV infection, including two HCV-related HCC patients, and one BDC patient negative for both HBsAg and HCV, served as negative controls.</w:t>
      </w:r>
    </w:p>
    <w:p w14:paraId="04CDF86B" w14:textId="77777777" w:rsidR="00042F7B" w:rsidRPr="0032649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6CBFD29F" w14:textId="508C3018" w:rsidR="00042F7B" w:rsidRPr="0032649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32649F">
        <w:rPr>
          <w:rFonts w:ascii="Arial" w:hAnsi="Arial" w:cs="Arial"/>
          <w:kern w:val="0"/>
          <w:sz w:val="22"/>
        </w:rPr>
        <w:t>D</w:t>
      </w:r>
      <w:r w:rsidRPr="00D40F5F">
        <w:rPr>
          <w:rFonts w:ascii="Arial" w:hAnsi="Arial" w:cs="Arial"/>
          <w:kern w:val="0"/>
          <w:sz w:val="22"/>
        </w:rPr>
        <w:t xml:space="preserve">NA sample of HepG2.2.15 cell line was provided by Beijing </w:t>
      </w:r>
      <w:proofErr w:type="spellStart"/>
      <w:r w:rsidRPr="00D40F5F">
        <w:rPr>
          <w:rFonts w:ascii="Arial" w:hAnsi="Arial" w:cs="Arial"/>
          <w:kern w:val="0"/>
          <w:sz w:val="22"/>
        </w:rPr>
        <w:t>Tricision</w:t>
      </w:r>
      <w:proofErr w:type="spellEnd"/>
      <w:r w:rsidRPr="00D40F5F">
        <w:rPr>
          <w:rFonts w:ascii="Arial" w:hAnsi="Arial" w:cs="Arial"/>
          <w:kern w:val="0"/>
          <w:sz w:val="22"/>
        </w:rPr>
        <w:t xml:space="preserve"> </w:t>
      </w:r>
      <w:proofErr w:type="spellStart"/>
      <w:r w:rsidRPr="00D40F5F">
        <w:rPr>
          <w:rFonts w:ascii="Arial" w:hAnsi="Arial" w:cs="Arial"/>
          <w:kern w:val="0"/>
          <w:sz w:val="22"/>
        </w:rPr>
        <w:t>BioTherapeutics</w:t>
      </w:r>
      <w:proofErr w:type="spellEnd"/>
      <w:r w:rsidRPr="00D40F5F">
        <w:rPr>
          <w:rFonts w:ascii="Arial" w:hAnsi="Arial" w:cs="Arial"/>
          <w:kern w:val="0"/>
          <w:sz w:val="22"/>
        </w:rPr>
        <w:t xml:space="preserve"> Inc, and cell line authentication was examined by Guardian Technology Co. Ltd. using short tandem repeat loci. We performed three capture experiments </w:t>
      </w:r>
      <w:r w:rsidRPr="0032649F">
        <w:rPr>
          <w:rFonts w:ascii="Arial" w:hAnsi="Arial" w:cs="Arial"/>
          <w:kern w:val="0"/>
          <w:sz w:val="22"/>
        </w:rPr>
        <w:t xml:space="preserve">(replicate 1-3) </w:t>
      </w:r>
      <w:r w:rsidRPr="00D40F5F">
        <w:rPr>
          <w:rFonts w:ascii="Arial" w:hAnsi="Arial" w:cs="Arial"/>
          <w:kern w:val="0"/>
          <w:sz w:val="22"/>
        </w:rPr>
        <w:t xml:space="preserve">using HepG2.2.15 DNA samples following the below procedure, and obtained 1G, 1.5G, and 2G raw sequencing </w:t>
      </w:r>
      <w:r w:rsidR="00CB1FD5" w:rsidRPr="00D40F5F">
        <w:rPr>
          <w:rFonts w:ascii="Arial" w:hAnsi="Arial" w:cs="Arial"/>
          <w:kern w:val="0"/>
          <w:sz w:val="22"/>
        </w:rPr>
        <w:t>data</w:t>
      </w:r>
      <w:r w:rsidR="00CB1FD5">
        <w:rPr>
          <w:rFonts w:ascii="Arial" w:hAnsi="Arial" w:cs="Arial"/>
          <w:kern w:val="0"/>
          <w:sz w:val="22"/>
        </w:rPr>
        <w:t xml:space="preserve">, </w:t>
      </w:r>
      <w:r w:rsidRPr="00D40F5F">
        <w:rPr>
          <w:rFonts w:ascii="Arial" w:hAnsi="Arial" w:cs="Arial"/>
          <w:kern w:val="0"/>
          <w:sz w:val="22"/>
        </w:rPr>
        <w:t>respectively (Table S1).</w:t>
      </w:r>
    </w:p>
    <w:p w14:paraId="16000EFB" w14:textId="77777777" w:rsidR="00042F7B" w:rsidRPr="0032649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1B4B7858" w14:textId="2B0E3605" w:rsidR="0053740E" w:rsidRPr="00D40F5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32649F">
        <w:rPr>
          <w:rFonts w:ascii="Arial" w:hAnsi="Arial" w:cs="Arial"/>
          <w:kern w:val="0"/>
          <w:sz w:val="22"/>
        </w:rPr>
        <w:t xml:space="preserve">   </w:t>
      </w:r>
      <w:r w:rsidRPr="00D40F5F">
        <w:rPr>
          <w:rFonts w:ascii="Arial" w:hAnsi="Arial" w:cs="Arial"/>
          <w:kern w:val="0"/>
          <w:sz w:val="22"/>
        </w:rPr>
        <w:t xml:space="preserve">Both cancer and adjacent liver tissues obtained from each HCC or </w:t>
      </w:r>
      <w:r w:rsidR="00EC778E">
        <w:rPr>
          <w:rFonts w:ascii="Arial" w:hAnsi="Arial" w:cs="Arial" w:hint="eastAsia"/>
          <w:kern w:val="0"/>
          <w:sz w:val="22"/>
        </w:rPr>
        <w:t>BDC</w:t>
      </w:r>
      <w:r w:rsidRPr="00D40F5F">
        <w:rPr>
          <w:rFonts w:ascii="Arial" w:hAnsi="Arial" w:cs="Arial"/>
          <w:kern w:val="0"/>
          <w:sz w:val="22"/>
        </w:rPr>
        <w:t xml:space="preserve"> patient were collected and stored at -80°C until analyzed. Total DNA was extracted from the paired tumor and normal adjacent samples using a </w:t>
      </w:r>
      <w:proofErr w:type="spellStart"/>
      <w:r w:rsidRPr="00D40F5F">
        <w:rPr>
          <w:rFonts w:ascii="Arial" w:hAnsi="Arial" w:cs="Arial"/>
          <w:kern w:val="0"/>
          <w:sz w:val="22"/>
        </w:rPr>
        <w:t>QIAamp</w:t>
      </w:r>
      <w:proofErr w:type="spellEnd"/>
      <w:r w:rsidRPr="00D40F5F">
        <w:rPr>
          <w:rFonts w:ascii="Arial" w:hAnsi="Arial" w:cs="Arial"/>
          <w:kern w:val="0"/>
          <w:sz w:val="22"/>
        </w:rPr>
        <w:t xml:space="preserve"> DNA Mini Kit (Qiagen, Valencia, CA), according to manufacturer’s instructions.</w:t>
      </w:r>
      <w:r w:rsidRPr="0032649F">
        <w:rPr>
          <w:rFonts w:ascii="Arial" w:hAnsi="Arial" w:cs="Arial"/>
          <w:kern w:val="0"/>
          <w:sz w:val="22"/>
        </w:rPr>
        <w:t xml:space="preserve"> </w:t>
      </w:r>
      <w:r w:rsidR="00BF4669" w:rsidRPr="00D40F5F">
        <w:rPr>
          <w:rFonts w:ascii="Arial" w:hAnsi="Arial" w:cs="Arial"/>
          <w:kern w:val="0"/>
          <w:sz w:val="22"/>
        </w:rPr>
        <w:t>Ten milliliters (</w:t>
      </w:r>
      <w:r w:rsidR="00F75185" w:rsidRPr="00D40F5F">
        <w:rPr>
          <w:rFonts w:ascii="Arial" w:hAnsi="Arial" w:cs="Arial"/>
          <w:kern w:val="0"/>
          <w:sz w:val="22"/>
        </w:rPr>
        <w:t xml:space="preserve">ml) of whole blood was collected from each patient in </w:t>
      </w:r>
      <w:proofErr w:type="spellStart"/>
      <w:r w:rsidR="00F75185" w:rsidRPr="00D40F5F">
        <w:rPr>
          <w:rFonts w:ascii="Arial" w:hAnsi="Arial" w:cs="Arial"/>
          <w:kern w:val="0"/>
          <w:sz w:val="22"/>
        </w:rPr>
        <w:t>Streck</w:t>
      </w:r>
      <w:proofErr w:type="spellEnd"/>
      <w:r w:rsidR="00F75185" w:rsidRPr="00D40F5F">
        <w:rPr>
          <w:rFonts w:ascii="Arial" w:hAnsi="Arial" w:cs="Arial"/>
          <w:kern w:val="0"/>
          <w:sz w:val="22"/>
        </w:rPr>
        <w:t xml:space="preserve"> Cell-Free DNA BCT® tubes (</w:t>
      </w:r>
      <w:proofErr w:type="spellStart"/>
      <w:r w:rsidR="00F75185" w:rsidRPr="00D40F5F">
        <w:rPr>
          <w:rFonts w:ascii="Arial" w:hAnsi="Arial" w:cs="Arial"/>
          <w:kern w:val="0"/>
          <w:sz w:val="22"/>
        </w:rPr>
        <w:t>Streck</w:t>
      </w:r>
      <w:proofErr w:type="spellEnd"/>
      <w:r w:rsidR="00F75185" w:rsidRPr="00D40F5F">
        <w:rPr>
          <w:rFonts w:ascii="Arial" w:hAnsi="Arial" w:cs="Arial"/>
          <w:kern w:val="0"/>
          <w:sz w:val="22"/>
        </w:rPr>
        <w:t>, Omaha, NE) at approximately one week before surgery. The blood co</w:t>
      </w:r>
      <w:r w:rsidR="00F75185" w:rsidRPr="00B628F3">
        <w:rPr>
          <w:rFonts w:ascii="Arial" w:hAnsi="Arial" w:cs="Arial"/>
          <w:kern w:val="0"/>
          <w:sz w:val="22"/>
        </w:rPr>
        <w:t xml:space="preserve">llected in </w:t>
      </w:r>
      <w:proofErr w:type="spellStart"/>
      <w:r w:rsidR="00F75185" w:rsidRPr="00B628F3">
        <w:rPr>
          <w:rFonts w:ascii="Arial" w:hAnsi="Arial" w:cs="Arial"/>
          <w:kern w:val="0"/>
          <w:sz w:val="22"/>
        </w:rPr>
        <w:t>Streck</w:t>
      </w:r>
      <w:proofErr w:type="spellEnd"/>
      <w:r w:rsidR="00F75185" w:rsidRPr="00B628F3">
        <w:rPr>
          <w:rFonts w:ascii="Arial" w:hAnsi="Arial" w:cs="Arial"/>
          <w:kern w:val="0"/>
          <w:sz w:val="22"/>
        </w:rPr>
        <w:t xml:space="preserve"> BCT tubes were immediately centrifuged at 3,000 × g for 15 minutes at 4°C within two hours. 2.5ml Saliva samples were collected using </w:t>
      </w:r>
      <w:proofErr w:type="spellStart"/>
      <w:r w:rsidR="00F75185" w:rsidRPr="00B628F3">
        <w:rPr>
          <w:rFonts w:ascii="Arial" w:hAnsi="Arial" w:cs="Arial"/>
          <w:kern w:val="0"/>
          <w:sz w:val="22"/>
        </w:rPr>
        <w:t>Oragene</w:t>
      </w:r>
      <w:proofErr w:type="spellEnd"/>
      <w:r w:rsidR="00F75185" w:rsidRPr="00B628F3">
        <w:rPr>
          <w:rFonts w:ascii="Arial" w:hAnsi="Arial" w:cs="Arial"/>
          <w:kern w:val="0"/>
          <w:sz w:val="22"/>
        </w:rPr>
        <w:t xml:space="preserve"> OG-500 collection kits (DNA </w:t>
      </w:r>
      <w:proofErr w:type="spellStart"/>
      <w:r w:rsidR="00F75185" w:rsidRPr="00B628F3">
        <w:rPr>
          <w:rFonts w:ascii="Arial" w:hAnsi="Arial" w:cs="Arial"/>
          <w:kern w:val="0"/>
          <w:sz w:val="22"/>
        </w:rPr>
        <w:t>Genotek</w:t>
      </w:r>
      <w:proofErr w:type="spellEnd"/>
      <w:r w:rsidR="00F75185" w:rsidRPr="00B628F3">
        <w:rPr>
          <w:rFonts w:ascii="Arial" w:hAnsi="Arial" w:cs="Arial"/>
          <w:kern w:val="0"/>
          <w:sz w:val="22"/>
        </w:rPr>
        <w:t>, Inc., Ottawa, ON, Canada)</w:t>
      </w:r>
      <w:r w:rsidR="00AB4C81" w:rsidRPr="00B628F3">
        <w:rPr>
          <w:rFonts w:ascii="Arial" w:hAnsi="Arial" w:cs="Arial"/>
          <w:kern w:val="0"/>
          <w:sz w:val="22"/>
        </w:rPr>
        <w:t xml:space="preserve">. </w:t>
      </w:r>
      <w:r w:rsidR="00F75185" w:rsidRPr="0048719D">
        <w:rPr>
          <w:rFonts w:ascii="Arial" w:hAnsi="Arial" w:cs="Arial"/>
          <w:kern w:val="0"/>
          <w:sz w:val="22"/>
        </w:rPr>
        <w:t xml:space="preserve">Then, the plasma or saliva was carefully transferred into a fresh microcentrifuge tube, followed by a 2nd centrifugation at 16,000 × g for 10 minutes at room temperature. Five ml of resultant plasma or two ml of resultant saliva was used for DNA extraction using a </w:t>
      </w:r>
      <w:proofErr w:type="spellStart"/>
      <w:r w:rsidR="00F75185" w:rsidRPr="0048719D">
        <w:rPr>
          <w:rFonts w:ascii="Arial" w:hAnsi="Arial" w:cs="Arial"/>
          <w:kern w:val="0"/>
          <w:sz w:val="22"/>
        </w:rPr>
        <w:t>QIAamp</w:t>
      </w:r>
      <w:proofErr w:type="spellEnd"/>
      <w:r w:rsidR="00F75185" w:rsidRPr="0048719D">
        <w:rPr>
          <w:rFonts w:ascii="Arial" w:hAnsi="Arial" w:cs="Arial"/>
          <w:kern w:val="0"/>
          <w:sz w:val="22"/>
        </w:rPr>
        <w:t xml:space="preserve"> Circulatin</w:t>
      </w:r>
      <w:r w:rsidR="00F75185" w:rsidRPr="00185A9C">
        <w:rPr>
          <w:rFonts w:ascii="Arial" w:hAnsi="Arial" w:cs="Arial"/>
          <w:kern w:val="0"/>
          <w:sz w:val="22"/>
        </w:rPr>
        <w:t>g Nucleic Acid Kit (Qiagen, Valencia, CA). After extraction, total DNA was quantified using a Qubit dsDNA HS Assay kit (Life technologies, Grand Island, NY, USA).</w:t>
      </w:r>
      <w:r w:rsidRPr="00185A9C">
        <w:rPr>
          <w:rFonts w:ascii="Arial" w:hAnsi="Arial" w:cs="Arial"/>
          <w:kern w:val="0"/>
          <w:sz w:val="22"/>
        </w:rPr>
        <w:t xml:space="preserve"> For two failed samples</w:t>
      </w:r>
      <w:r w:rsidRPr="0032649F">
        <w:rPr>
          <w:rFonts w:ascii="Arial" w:hAnsi="Arial" w:cs="Arial"/>
          <w:kern w:val="0"/>
          <w:sz w:val="22"/>
        </w:rPr>
        <w:t xml:space="preserve"> in Stage III </w:t>
      </w:r>
      <w:r w:rsidRPr="00D40F5F">
        <w:rPr>
          <w:rFonts w:ascii="Arial" w:hAnsi="Arial" w:cs="Arial"/>
          <w:kern w:val="0"/>
          <w:sz w:val="22"/>
        </w:rPr>
        <w:t>(Figure 1), one (s006) had high amount of DNA possibly confounded by DNA from blood cells</w:t>
      </w:r>
      <w:r w:rsidRPr="0032649F">
        <w:rPr>
          <w:rFonts w:ascii="Arial" w:hAnsi="Arial" w:cs="Arial"/>
          <w:kern w:val="0"/>
          <w:sz w:val="22"/>
        </w:rPr>
        <w:t xml:space="preserve">. </w:t>
      </w:r>
      <w:r w:rsidR="0053740E" w:rsidRPr="00D40F5F">
        <w:rPr>
          <w:rFonts w:ascii="Arial" w:hAnsi="Arial" w:cs="Arial"/>
          <w:kern w:val="0"/>
          <w:sz w:val="22"/>
        </w:rPr>
        <w:t>All DNA samples were stored at -80°C before the capture experiment.</w:t>
      </w:r>
    </w:p>
    <w:p w14:paraId="3954948C" w14:textId="77777777" w:rsidR="000F54C5" w:rsidRPr="0032649F" w:rsidRDefault="000F54C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highlight w:val="yellow"/>
        </w:rPr>
      </w:pPr>
    </w:p>
    <w:p w14:paraId="7CD38AC2" w14:textId="77777777" w:rsidR="00F75185" w:rsidRPr="00D40F5F" w:rsidRDefault="00F75185" w:rsidP="003F3773">
      <w:pPr>
        <w:pStyle w:val="3"/>
        <w:spacing w:before="0" w:after="0"/>
        <w:jc w:val="left"/>
        <w:rPr>
          <w:rFonts w:ascii="Arial" w:hAnsi="Arial" w:cs="Arial"/>
          <w:sz w:val="22"/>
          <w:szCs w:val="22"/>
        </w:rPr>
      </w:pPr>
      <w:r w:rsidRPr="00D40F5F">
        <w:rPr>
          <w:rFonts w:ascii="Arial" w:hAnsi="Arial" w:cs="Arial"/>
          <w:sz w:val="22"/>
          <w:szCs w:val="22"/>
        </w:rPr>
        <w:t>Viral capture design and experiment</w:t>
      </w:r>
    </w:p>
    <w:p w14:paraId="5A7F34C1" w14:textId="77777777" w:rsidR="0053740E" w:rsidRPr="0032649F"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kern w:val="0"/>
          <w:sz w:val="22"/>
        </w:rPr>
        <w:t xml:space="preserve">   </w:t>
      </w:r>
      <w:r w:rsidR="00F75185" w:rsidRPr="00B628F3">
        <w:rPr>
          <w:rFonts w:ascii="Arial" w:hAnsi="Arial" w:cs="Arial"/>
          <w:kern w:val="0"/>
          <w:sz w:val="22"/>
        </w:rPr>
        <w:t xml:space="preserve">Viral probes (baits) for liquid capture were obtained from </w:t>
      </w:r>
      <w:proofErr w:type="spellStart"/>
      <w:r w:rsidR="00F75185" w:rsidRPr="00B628F3">
        <w:rPr>
          <w:rFonts w:ascii="Arial" w:hAnsi="Arial" w:cs="Arial"/>
          <w:kern w:val="0"/>
          <w:sz w:val="22"/>
        </w:rPr>
        <w:t>iGeneTech</w:t>
      </w:r>
      <w:proofErr w:type="spellEnd"/>
      <w:r w:rsidR="00F75185" w:rsidRPr="00B628F3">
        <w:rPr>
          <w:rFonts w:ascii="Arial" w:hAnsi="Arial" w:cs="Arial"/>
          <w:kern w:val="0"/>
          <w:sz w:val="22"/>
        </w:rPr>
        <w:t xml:space="preserve"> Bioscience (design.igenetech.com, China), and</w:t>
      </w:r>
      <w:r w:rsidR="00F75185" w:rsidRPr="0048719D">
        <w:rPr>
          <w:rFonts w:ascii="Arial" w:hAnsi="Arial" w:cs="Arial"/>
          <w:kern w:val="0"/>
          <w:sz w:val="22"/>
        </w:rPr>
        <w:t xml:space="preserve"> the design adopted the tilling strategy across the whole HBV genome. HBV subtype (A-H) reference sequences from the NCBI genotyping tool were used to design the probes</w:t>
      </w:r>
      <w:r w:rsidR="00F75185" w:rsidRPr="00D40F5F">
        <w:rPr>
          <w:rFonts w:ascii="Arial" w:hAnsi="Arial" w:cs="Arial"/>
          <w:kern w:val="0"/>
          <w:sz w:val="22"/>
        </w:rPr>
        <w:fldChar w:fldCharType="begin">
          <w:fldData xml:space="preserve">PEVuZE5vdGU+PENpdGU+PEF1dGhvcj5Sb3phbm92PC9BdXRob3I+PFllYXI+MjAwNDwvWWVhcj48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</w:fldData>
        </w:fldChar>
      </w:r>
      <w:r w:rsidR="005B133E" w:rsidRPr="0032649F">
        <w:rPr>
          <w:rFonts w:ascii="Arial" w:hAnsi="Arial" w:cs="Arial"/>
          <w:kern w:val="0"/>
          <w:sz w:val="22"/>
        </w:rPr>
        <w:instrText xml:space="preserve"> ADDIN EN.CITE </w:instrText>
      </w:r>
      <w:r w:rsidR="005B133E" w:rsidRPr="000974A6">
        <w:rPr>
          <w:rFonts w:ascii="Arial" w:hAnsi="Arial" w:cs="Arial"/>
          <w:kern w:val="0"/>
          <w:sz w:val="22"/>
        </w:rPr>
        <w:fldChar w:fldCharType="begin">
          <w:fldData xml:space="preserve">PEVuZE5vdGU+PENpdGU+PEF1dGhvcj5Sb3phbm92PC9BdXRob3I+PFllYXI+MjAwNDwvWWVhcj48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</w:fldData>
        </w:fldChar>
      </w:r>
      <w:r w:rsidR="005B133E" w:rsidRPr="0032649F">
        <w:rPr>
          <w:rFonts w:ascii="Arial" w:hAnsi="Arial" w:cs="Arial"/>
          <w:kern w:val="0"/>
          <w:sz w:val="22"/>
        </w:rPr>
        <w:instrText xml:space="preserve"> ADDIN EN.CITE.DATA </w:instrText>
      </w:r>
      <w:r w:rsidR="005B133E" w:rsidRPr="000974A6">
        <w:rPr>
          <w:rFonts w:ascii="Arial" w:hAnsi="Arial" w:cs="Arial"/>
          <w:kern w:val="0"/>
          <w:sz w:val="22"/>
        </w:rPr>
      </w:r>
      <w:r w:rsidR="005B133E" w:rsidRPr="000974A6">
        <w:rPr>
          <w:rFonts w:ascii="Arial" w:hAnsi="Arial" w:cs="Arial"/>
          <w:kern w:val="0"/>
          <w:sz w:val="22"/>
        </w:rPr>
        <w:fldChar w:fldCharType="end"/>
      </w:r>
      <w:r w:rsidR="00F75185" w:rsidRPr="00D40F5F">
        <w:rPr>
          <w:rFonts w:ascii="Arial" w:hAnsi="Arial" w:cs="Arial"/>
          <w:kern w:val="0"/>
          <w:sz w:val="22"/>
        </w:rPr>
      </w:r>
      <w:r w:rsidR="00F75185" w:rsidRPr="00D40F5F">
        <w:rPr>
          <w:rFonts w:ascii="Arial" w:hAnsi="Arial" w:cs="Arial"/>
          <w:kern w:val="0"/>
          <w:sz w:val="22"/>
        </w:rPr>
        <w:fldChar w:fldCharType="separate"/>
      </w:r>
      <w:r w:rsidR="005B133E" w:rsidRPr="00D40F5F">
        <w:rPr>
          <w:rFonts w:ascii="Arial" w:hAnsi="Arial" w:cs="Arial"/>
          <w:noProof/>
          <w:kern w:val="0"/>
          <w:sz w:val="22"/>
          <w:vertAlign w:val="superscript"/>
        </w:rPr>
        <w:t>44</w:t>
      </w:r>
      <w:r w:rsidR="00F75185" w:rsidRPr="00D40F5F">
        <w:rPr>
          <w:rFonts w:ascii="Arial" w:hAnsi="Arial" w:cs="Arial"/>
          <w:kern w:val="0"/>
          <w:sz w:val="22"/>
        </w:rPr>
        <w:fldChar w:fldCharType="end"/>
      </w:r>
      <w:r w:rsidR="00F75185" w:rsidRPr="00D40F5F">
        <w:rPr>
          <w:rFonts w:ascii="Arial" w:hAnsi="Arial" w:cs="Arial"/>
          <w:kern w:val="0"/>
          <w:sz w:val="22"/>
        </w:rPr>
        <w:t xml:space="preserve">. Then, the probes were filtered to remove redundancy and ensure non-complementarity to the human genome sequences (hg19). The length of the probes ranged from 80 to 150 base pairs (bp), and the DNA samples were </w:t>
      </w:r>
      <w:r w:rsidR="00DB4412" w:rsidRPr="0032649F">
        <w:rPr>
          <w:rFonts w:ascii="Arial" w:hAnsi="Arial" w:cs="Arial"/>
          <w:kern w:val="0"/>
          <w:sz w:val="22"/>
        </w:rPr>
        <w:t xml:space="preserve">sheared </w:t>
      </w:r>
      <w:r w:rsidR="00F75185" w:rsidRPr="00D40F5F">
        <w:rPr>
          <w:rFonts w:ascii="Arial" w:hAnsi="Arial" w:cs="Arial"/>
          <w:kern w:val="0"/>
          <w:sz w:val="22"/>
        </w:rPr>
        <w:t xml:space="preserve">into fragments at 150-200 bp before the following experiments. Capture assay utilized an input of 600 ng of tissue DNA or total </w:t>
      </w:r>
      <w:proofErr w:type="spellStart"/>
      <w:r w:rsidR="00F75185" w:rsidRPr="00D40F5F">
        <w:rPr>
          <w:rFonts w:ascii="Arial" w:hAnsi="Arial" w:cs="Arial"/>
          <w:kern w:val="0"/>
          <w:sz w:val="22"/>
        </w:rPr>
        <w:t>cfDNA</w:t>
      </w:r>
      <w:proofErr w:type="spellEnd"/>
      <w:r w:rsidR="00AB49B0" w:rsidRPr="00D40F5F">
        <w:rPr>
          <w:rFonts w:ascii="Arial" w:hAnsi="Arial" w:cs="Arial"/>
          <w:kern w:val="0"/>
          <w:sz w:val="22"/>
        </w:rPr>
        <w:t xml:space="preserve"> (range from </w:t>
      </w:r>
      <w:r w:rsidR="007F4234" w:rsidRPr="0032649F">
        <w:rPr>
          <w:rFonts w:ascii="Arial" w:hAnsi="Arial" w:cs="Arial"/>
          <w:kern w:val="0"/>
          <w:sz w:val="22"/>
        </w:rPr>
        <w:t>20</w:t>
      </w:r>
      <w:r w:rsidR="00AB49B0" w:rsidRPr="00D40F5F">
        <w:rPr>
          <w:rFonts w:ascii="Arial" w:hAnsi="Arial" w:cs="Arial"/>
          <w:kern w:val="0"/>
          <w:sz w:val="22"/>
        </w:rPr>
        <w:t xml:space="preserve"> ng to </w:t>
      </w:r>
      <w:r w:rsidR="007F4234" w:rsidRPr="0032649F">
        <w:rPr>
          <w:rFonts w:ascii="Arial" w:hAnsi="Arial" w:cs="Arial"/>
          <w:kern w:val="0"/>
          <w:sz w:val="22"/>
        </w:rPr>
        <w:t>200</w:t>
      </w:r>
      <w:r w:rsidR="00AB49B0" w:rsidRPr="00D40F5F">
        <w:rPr>
          <w:rFonts w:ascii="Arial" w:hAnsi="Arial" w:cs="Arial"/>
          <w:kern w:val="0"/>
          <w:sz w:val="22"/>
        </w:rPr>
        <w:t xml:space="preserve"> ng)</w:t>
      </w:r>
      <w:r w:rsidR="00F75185" w:rsidRPr="00D40F5F">
        <w:rPr>
          <w:rFonts w:ascii="Arial" w:hAnsi="Arial" w:cs="Arial"/>
          <w:kern w:val="0"/>
          <w:sz w:val="22"/>
        </w:rPr>
        <w:t xml:space="preserve"> from each sample and 200 ng of HBV probes per standard capture protocol, which were included in the </w:t>
      </w:r>
      <w:proofErr w:type="spellStart"/>
      <w:r w:rsidR="00F75185" w:rsidRPr="00D40F5F">
        <w:rPr>
          <w:rFonts w:ascii="Arial" w:hAnsi="Arial" w:cs="Arial"/>
          <w:kern w:val="0"/>
          <w:sz w:val="22"/>
        </w:rPr>
        <w:t>TargetSeq</w:t>
      </w:r>
      <w:proofErr w:type="spellEnd"/>
      <w:r w:rsidR="00F75185" w:rsidRPr="00D40F5F">
        <w:rPr>
          <w:rFonts w:ascii="Arial" w:hAnsi="Arial" w:cs="Arial"/>
          <w:kern w:val="0"/>
          <w:sz w:val="22"/>
        </w:rPr>
        <w:t xml:space="preserve"> Enrichment Kit following the instructions (Target DNA Capture, </w:t>
      </w:r>
      <w:proofErr w:type="spellStart"/>
      <w:r w:rsidR="00F75185" w:rsidRPr="00D40F5F">
        <w:rPr>
          <w:rFonts w:ascii="Arial" w:hAnsi="Arial" w:cs="Arial"/>
          <w:kern w:val="0"/>
          <w:sz w:val="22"/>
        </w:rPr>
        <w:t>iGeneTech</w:t>
      </w:r>
      <w:proofErr w:type="spellEnd"/>
      <w:r w:rsidR="00F75185" w:rsidRPr="00D40F5F">
        <w:rPr>
          <w:rFonts w:ascii="Arial" w:hAnsi="Arial" w:cs="Arial"/>
          <w:kern w:val="0"/>
          <w:sz w:val="22"/>
        </w:rPr>
        <w:t xml:space="preserve"> Bioscience). </w:t>
      </w:r>
    </w:p>
    <w:p w14:paraId="5D17A8C1" w14:textId="77777777" w:rsidR="0053740E" w:rsidRPr="00D40F5F" w:rsidRDefault="0053740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Chars="86" w:left="181"/>
        <w:jc w:val="left"/>
        <w:rPr>
          <w:rFonts w:ascii="Arial" w:hAnsi="Arial" w:cs="Arial"/>
          <w:kern w:val="0"/>
          <w:sz w:val="22"/>
        </w:rPr>
      </w:pPr>
    </w:p>
    <w:p w14:paraId="6FB1C961" w14:textId="77777777" w:rsidR="00F75185" w:rsidRPr="00EA1705"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B628F3">
        <w:rPr>
          <w:rFonts w:ascii="Arial" w:hAnsi="Arial" w:cs="Arial"/>
          <w:kern w:val="0"/>
          <w:sz w:val="22"/>
        </w:rPr>
        <w:t xml:space="preserve">Briefly, the DNA templates were sheared into fragments using a </w:t>
      </w:r>
      <w:proofErr w:type="spellStart"/>
      <w:r w:rsidRPr="00B628F3">
        <w:rPr>
          <w:rFonts w:ascii="Arial" w:hAnsi="Arial" w:cs="Arial"/>
          <w:kern w:val="0"/>
          <w:sz w:val="22"/>
        </w:rPr>
        <w:t>Covaris</w:t>
      </w:r>
      <w:proofErr w:type="spellEnd"/>
      <w:r w:rsidRPr="00B628F3">
        <w:rPr>
          <w:rFonts w:ascii="Arial" w:hAnsi="Arial" w:cs="Arial"/>
          <w:kern w:val="0"/>
          <w:sz w:val="22"/>
        </w:rPr>
        <w:t xml:space="preserve"> focused-</w:t>
      </w:r>
      <w:proofErr w:type="spellStart"/>
      <w:r w:rsidRPr="00B628F3">
        <w:rPr>
          <w:rFonts w:ascii="Arial" w:hAnsi="Arial" w:cs="Arial"/>
          <w:kern w:val="0"/>
          <w:sz w:val="22"/>
        </w:rPr>
        <w:t>ultrasonicator</w:t>
      </w:r>
      <w:proofErr w:type="spellEnd"/>
      <w:r w:rsidRPr="00B628F3">
        <w:rPr>
          <w:rFonts w:ascii="Arial" w:hAnsi="Arial" w:cs="Arial"/>
          <w:kern w:val="0"/>
          <w:sz w:val="22"/>
        </w:rPr>
        <w:t xml:space="preserve"> (</w:t>
      </w:r>
      <w:proofErr w:type="spellStart"/>
      <w:r w:rsidRPr="00B628F3">
        <w:rPr>
          <w:rFonts w:ascii="Arial" w:hAnsi="Arial" w:cs="Arial"/>
          <w:kern w:val="0"/>
          <w:sz w:val="22"/>
        </w:rPr>
        <w:t>Covaris</w:t>
      </w:r>
      <w:proofErr w:type="spellEnd"/>
      <w:r w:rsidRPr="00B628F3">
        <w:rPr>
          <w:rFonts w:ascii="Arial" w:hAnsi="Arial" w:cs="Arial"/>
          <w:kern w:val="0"/>
          <w:sz w:val="22"/>
        </w:rPr>
        <w:t xml:space="preserve">, Inc. MA, USA). The resultant fragment </w:t>
      </w:r>
      <w:r w:rsidR="007F4234" w:rsidRPr="0032649F">
        <w:rPr>
          <w:rFonts w:ascii="Arial" w:hAnsi="Arial" w:cs="Arial"/>
          <w:kern w:val="0"/>
          <w:sz w:val="22"/>
        </w:rPr>
        <w:t>(</w:t>
      </w:r>
      <w:r w:rsidR="007F4234" w:rsidRPr="00D40F5F">
        <w:rPr>
          <w:rFonts w:ascii="Arial" w:hAnsi="Arial" w:cs="Arial"/>
          <w:kern w:val="0"/>
          <w:sz w:val="22"/>
        </w:rPr>
        <w:t>150-200 bp</w:t>
      </w:r>
      <w:r w:rsidR="007F4234" w:rsidRPr="0032649F">
        <w:rPr>
          <w:rFonts w:ascii="Arial" w:hAnsi="Arial" w:cs="Arial"/>
          <w:kern w:val="0"/>
          <w:sz w:val="22"/>
        </w:rPr>
        <w:t>)</w:t>
      </w:r>
      <w:r w:rsidR="00AB49B0" w:rsidRPr="00D40F5F">
        <w:rPr>
          <w:rFonts w:ascii="Arial" w:hAnsi="Arial" w:cs="Arial"/>
          <w:kern w:val="0"/>
          <w:sz w:val="22"/>
        </w:rPr>
        <w:t xml:space="preserve"> </w:t>
      </w:r>
      <w:r w:rsidRPr="00D40F5F">
        <w:rPr>
          <w:rFonts w:ascii="Arial" w:hAnsi="Arial" w:cs="Arial"/>
          <w:kern w:val="0"/>
          <w:sz w:val="22"/>
        </w:rPr>
        <w:t>were evaluated using an Agilent 2100 bioanalyzer (Agilent Technologies, CA, U</w:t>
      </w:r>
      <w:r w:rsidRPr="00B628F3">
        <w:rPr>
          <w:rFonts w:ascii="Arial" w:hAnsi="Arial" w:cs="Arial"/>
          <w:kern w:val="0"/>
          <w:sz w:val="22"/>
        </w:rPr>
        <w:t xml:space="preserve">SA). Then </w:t>
      </w:r>
      <w:proofErr w:type="spellStart"/>
      <w:r w:rsidRPr="00B628F3">
        <w:rPr>
          <w:rFonts w:ascii="Arial" w:hAnsi="Arial" w:cs="Arial"/>
          <w:kern w:val="0"/>
          <w:sz w:val="22"/>
        </w:rPr>
        <w:t>illumina</w:t>
      </w:r>
      <w:proofErr w:type="spellEnd"/>
      <w:r w:rsidRPr="00B628F3">
        <w:rPr>
          <w:rFonts w:ascii="Arial" w:hAnsi="Arial" w:cs="Arial"/>
          <w:kern w:val="0"/>
          <w:sz w:val="22"/>
        </w:rPr>
        <w:t xml:space="preserve"> adaptors were ligated to the DNA fragments after the end repair and A-tailing procedure. After pre-PCR enrichment, the products were purified using </w:t>
      </w:r>
      <w:proofErr w:type="spellStart"/>
      <w:r w:rsidRPr="00B628F3">
        <w:rPr>
          <w:rFonts w:ascii="Arial" w:hAnsi="Arial" w:cs="Arial"/>
          <w:kern w:val="0"/>
          <w:sz w:val="22"/>
        </w:rPr>
        <w:t>Agencourt</w:t>
      </w:r>
      <w:proofErr w:type="spellEnd"/>
      <w:r w:rsidRPr="00B628F3">
        <w:rPr>
          <w:rFonts w:ascii="Arial" w:hAnsi="Arial" w:cs="Arial"/>
          <w:kern w:val="0"/>
          <w:sz w:val="22"/>
        </w:rPr>
        <w:t xml:space="preserve"> </w:t>
      </w:r>
      <w:proofErr w:type="spellStart"/>
      <w:r w:rsidRPr="00B628F3">
        <w:rPr>
          <w:rFonts w:ascii="Arial" w:hAnsi="Arial" w:cs="Arial"/>
          <w:kern w:val="0"/>
          <w:sz w:val="22"/>
        </w:rPr>
        <w:t>AMPure</w:t>
      </w:r>
      <w:proofErr w:type="spellEnd"/>
      <w:r w:rsidRPr="00B628F3">
        <w:rPr>
          <w:rFonts w:ascii="Arial" w:hAnsi="Arial" w:cs="Arial"/>
          <w:kern w:val="0"/>
          <w:sz w:val="22"/>
        </w:rPr>
        <w:t xml:space="preserve"> XP beads (Beckman Coulter, MA, USA) before hybridization, which was performed by mixing and incubating the pre-PCR products first with blocking oligos in PCR tubes at 65°C for 5 minutes then with viral probes at 65°C for 16 hours. </w:t>
      </w:r>
      <w:proofErr w:type="spellStart"/>
      <w:r w:rsidRPr="00B628F3">
        <w:rPr>
          <w:rFonts w:ascii="Arial" w:hAnsi="Arial" w:cs="Arial"/>
          <w:kern w:val="0"/>
          <w:sz w:val="22"/>
        </w:rPr>
        <w:t>Dynabeads</w:t>
      </w:r>
      <w:proofErr w:type="spellEnd"/>
      <w:r w:rsidRPr="00B628F3">
        <w:rPr>
          <w:rFonts w:ascii="Arial" w:hAnsi="Arial" w:cs="Arial"/>
          <w:kern w:val="0"/>
          <w:sz w:val="22"/>
        </w:rPr>
        <w:t xml:space="preserve"> </w:t>
      </w:r>
      <w:proofErr w:type="spellStart"/>
      <w:r w:rsidRPr="00B628F3">
        <w:rPr>
          <w:rFonts w:ascii="Arial" w:hAnsi="Arial" w:cs="Arial"/>
          <w:kern w:val="0"/>
          <w:sz w:val="22"/>
        </w:rPr>
        <w:t>MyOne</w:t>
      </w:r>
      <w:proofErr w:type="spellEnd"/>
      <w:r w:rsidRPr="00B628F3">
        <w:rPr>
          <w:rFonts w:ascii="Arial" w:hAnsi="Arial" w:cs="Arial"/>
          <w:kern w:val="0"/>
          <w:sz w:val="22"/>
        </w:rPr>
        <w:t xml:space="preserve"> Streptavidin T1 (Invitrogen, NY, USA) were used to immobilize the hybridized prod</w:t>
      </w:r>
      <w:r w:rsidRPr="0048719D">
        <w:rPr>
          <w:rFonts w:ascii="Arial" w:hAnsi="Arial" w:cs="Arial"/>
          <w:kern w:val="0"/>
          <w:sz w:val="22"/>
        </w:rPr>
        <w:t>ucts at room temperature. These immobilized products were washed with wash buffer I at room temperature once, and subsequently with wash buffer II at 65°C for three times. Then, the 2</w:t>
      </w:r>
      <w:r w:rsidRPr="0048719D">
        <w:rPr>
          <w:rFonts w:ascii="Arial" w:hAnsi="Arial" w:cs="Arial"/>
          <w:kern w:val="0"/>
          <w:sz w:val="22"/>
          <w:vertAlign w:val="superscript"/>
        </w:rPr>
        <w:t xml:space="preserve">nd </w:t>
      </w:r>
      <w:r w:rsidRPr="00EA1705">
        <w:rPr>
          <w:rFonts w:ascii="Arial" w:hAnsi="Arial" w:cs="Arial"/>
          <w:kern w:val="0"/>
          <w:sz w:val="22"/>
        </w:rPr>
        <w:t>round of PCR (post-PCR) was performed, and the products were purified before the sequencing procedure.</w:t>
      </w:r>
    </w:p>
    <w:p w14:paraId="12878334" w14:textId="77777777" w:rsidR="00AB4C81" w:rsidRPr="00185A9C"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73C12A32" w14:textId="77777777" w:rsidR="00F75185" w:rsidRPr="004E0AE0" w:rsidRDefault="00F75185" w:rsidP="003F3773">
      <w:pPr>
        <w:pStyle w:val="3"/>
        <w:spacing w:before="0" w:after="0"/>
        <w:jc w:val="left"/>
        <w:rPr>
          <w:rFonts w:ascii="Arial" w:hAnsi="Arial" w:cs="Arial"/>
          <w:sz w:val="22"/>
          <w:szCs w:val="22"/>
        </w:rPr>
      </w:pPr>
      <w:r w:rsidRPr="004E0AE0">
        <w:rPr>
          <w:rFonts w:ascii="Arial" w:hAnsi="Arial" w:cs="Arial"/>
          <w:sz w:val="22"/>
          <w:szCs w:val="22"/>
        </w:rPr>
        <w:t>Sequencing experiments and Integration calling</w:t>
      </w:r>
      <w:r w:rsidRPr="004E0AE0">
        <w:rPr>
          <w:rFonts w:ascii="Arial" w:hAnsi="Arial" w:cs="Arial"/>
          <w:sz w:val="22"/>
          <w:szCs w:val="22"/>
        </w:rPr>
        <w:tab/>
      </w:r>
    </w:p>
    <w:p w14:paraId="547CA4DE" w14:textId="11D2B523" w:rsidR="00042F7B" w:rsidRPr="0032649F"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100F4C">
        <w:rPr>
          <w:rFonts w:ascii="Arial" w:hAnsi="Arial" w:cs="Arial"/>
          <w:kern w:val="0"/>
          <w:sz w:val="22"/>
        </w:rPr>
        <w:t xml:space="preserve">   </w:t>
      </w:r>
      <w:r w:rsidR="00F75185" w:rsidRPr="00100F4C">
        <w:rPr>
          <w:rFonts w:ascii="Arial" w:hAnsi="Arial" w:cs="Arial"/>
          <w:kern w:val="0"/>
          <w:sz w:val="22"/>
        </w:rPr>
        <w:t>For DNA samples, each sequencing library was established by performing paired</w:t>
      </w:r>
      <w:r w:rsidR="00610351" w:rsidRPr="00100F4C">
        <w:rPr>
          <w:rFonts w:ascii="Arial" w:hAnsi="Arial" w:cs="Arial"/>
          <w:kern w:val="0"/>
          <w:sz w:val="22"/>
        </w:rPr>
        <w:t>-</w:t>
      </w:r>
      <w:r w:rsidR="00F75185" w:rsidRPr="00AA213F">
        <w:rPr>
          <w:rFonts w:ascii="Arial" w:hAnsi="Arial" w:cs="Arial"/>
          <w:kern w:val="0"/>
          <w:sz w:val="22"/>
        </w:rPr>
        <w:t xml:space="preserve">end sequencing (2 × 150 bp) on an </w:t>
      </w:r>
      <w:proofErr w:type="spellStart"/>
      <w:r w:rsidR="00F75185" w:rsidRPr="00AA213F">
        <w:rPr>
          <w:rFonts w:ascii="Arial" w:hAnsi="Arial" w:cs="Arial"/>
          <w:kern w:val="0"/>
          <w:sz w:val="22"/>
        </w:rPr>
        <w:t>HiSeq</w:t>
      </w:r>
      <w:proofErr w:type="spellEnd"/>
      <w:r w:rsidR="00F75185" w:rsidRPr="00AA213F">
        <w:rPr>
          <w:rFonts w:ascii="Arial" w:hAnsi="Arial" w:cs="Arial"/>
          <w:kern w:val="0"/>
          <w:sz w:val="22"/>
        </w:rPr>
        <w:t xml:space="preserve"> X Ten sequencer (Illumina Inc., San Diego, CA, USA), which comprised of 1G (saliva and plasma pairs) or 2G (plasma and tissue pairs) raw data. For transcriptome sequencing, total RNA of 10-20 mg tumor or liver tissue was extracted using RNeasy (Qiagen, Valencia, CA). RNA samples were treated with DNase I (</w:t>
      </w:r>
      <w:proofErr w:type="spellStart"/>
      <w:r w:rsidR="00F75185" w:rsidRPr="00AA213F">
        <w:rPr>
          <w:rFonts w:ascii="Arial" w:hAnsi="Arial" w:cs="Arial"/>
          <w:kern w:val="0"/>
          <w:sz w:val="22"/>
        </w:rPr>
        <w:t>Ambion</w:t>
      </w:r>
      <w:proofErr w:type="spellEnd"/>
      <w:r w:rsidR="00F75185" w:rsidRPr="00AA213F">
        <w:rPr>
          <w:rFonts w:ascii="Arial" w:hAnsi="Arial" w:cs="Arial"/>
          <w:kern w:val="0"/>
          <w:sz w:val="22"/>
        </w:rPr>
        <w:t xml:space="preserve">, Austin, TX) and rRNA was removed from total RNA using </w:t>
      </w:r>
      <w:proofErr w:type="spellStart"/>
      <w:r w:rsidR="00F75185" w:rsidRPr="00AA213F">
        <w:rPr>
          <w:rFonts w:ascii="Arial" w:hAnsi="Arial" w:cs="Arial"/>
          <w:kern w:val="0"/>
          <w:sz w:val="22"/>
        </w:rPr>
        <w:t>Epicentre’s</w:t>
      </w:r>
      <w:proofErr w:type="spellEnd"/>
      <w:r w:rsidR="00F75185" w:rsidRPr="00AA213F">
        <w:rPr>
          <w:rFonts w:ascii="Arial" w:hAnsi="Arial" w:cs="Arial"/>
          <w:kern w:val="0"/>
          <w:sz w:val="22"/>
        </w:rPr>
        <w:t xml:space="preserve"> </w:t>
      </w:r>
      <w:proofErr w:type="spellStart"/>
      <w:r w:rsidR="00F75185" w:rsidRPr="00AA213F">
        <w:rPr>
          <w:rFonts w:ascii="Arial" w:hAnsi="Arial" w:cs="Arial"/>
          <w:kern w:val="0"/>
          <w:sz w:val="22"/>
        </w:rPr>
        <w:t>Ribo</w:t>
      </w:r>
      <w:proofErr w:type="spellEnd"/>
      <w:r w:rsidR="00F75185" w:rsidRPr="00AA213F">
        <w:rPr>
          <w:rFonts w:ascii="Arial" w:hAnsi="Arial" w:cs="Arial"/>
          <w:kern w:val="0"/>
          <w:sz w:val="22"/>
        </w:rPr>
        <w:t>-Zero rRNA Removal kit (</w:t>
      </w:r>
      <w:proofErr w:type="spellStart"/>
      <w:r w:rsidR="00F75185" w:rsidRPr="00AA213F">
        <w:rPr>
          <w:rFonts w:ascii="Arial" w:hAnsi="Arial" w:cs="Arial"/>
          <w:kern w:val="0"/>
          <w:sz w:val="22"/>
        </w:rPr>
        <w:t>Epicentre</w:t>
      </w:r>
      <w:proofErr w:type="spellEnd"/>
      <w:r w:rsidR="00F75185" w:rsidRPr="00AA213F">
        <w:rPr>
          <w:rFonts w:ascii="Arial" w:hAnsi="Arial" w:cs="Arial"/>
          <w:kern w:val="0"/>
          <w:sz w:val="22"/>
        </w:rPr>
        <w:t xml:space="preserve"> Technologies, Madison, WI). Next, 30-100 ng </w:t>
      </w:r>
      <w:proofErr w:type="spellStart"/>
      <w:r w:rsidR="00F75185" w:rsidRPr="00AA213F">
        <w:rPr>
          <w:rFonts w:ascii="Arial" w:hAnsi="Arial" w:cs="Arial"/>
          <w:kern w:val="0"/>
          <w:sz w:val="22"/>
        </w:rPr>
        <w:t>Ribo</w:t>
      </w:r>
      <w:proofErr w:type="spellEnd"/>
      <w:r w:rsidR="00F75185" w:rsidRPr="00AA213F">
        <w:rPr>
          <w:rFonts w:ascii="Arial" w:hAnsi="Arial" w:cs="Arial"/>
          <w:kern w:val="0"/>
          <w:sz w:val="22"/>
        </w:rPr>
        <w:t xml:space="preserve">-Zero RNA was used for the construction of the library using the Illumina </w:t>
      </w:r>
      <w:proofErr w:type="spellStart"/>
      <w:r w:rsidR="00F75185" w:rsidRPr="00AA213F">
        <w:rPr>
          <w:rFonts w:ascii="Arial" w:hAnsi="Arial" w:cs="Arial"/>
          <w:kern w:val="0"/>
          <w:sz w:val="22"/>
        </w:rPr>
        <w:t>TruSeq</w:t>
      </w:r>
      <w:proofErr w:type="spellEnd"/>
      <w:r w:rsidR="00F75185" w:rsidRPr="00AA213F">
        <w:rPr>
          <w:rFonts w:ascii="Arial" w:hAnsi="Arial" w:cs="Arial"/>
          <w:kern w:val="0"/>
          <w:sz w:val="22"/>
        </w:rPr>
        <w:t xml:space="preserve">™ RNA Sample Prep Kit and followed the manufacturer’s instruction. Paired end sequencing (2 × 150 bp) was performed for each sequencing library on a </w:t>
      </w:r>
      <w:proofErr w:type="spellStart"/>
      <w:r w:rsidR="00F75185" w:rsidRPr="00AA213F">
        <w:rPr>
          <w:rFonts w:ascii="Arial" w:hAnsi="Arial" w:cs="Arial"/>
          <w:kern w:val="0"/>
          <w:sz w:val="22"/>
        </w:rPr>
        <w:t>NovoSeq</w:t>
      </w:r>
      <w:proofErr w:type="spellEnd"/>
      <w:r w:rsidR="00F75185" w:rsidRPr="00AA213F">
        <w:rPr>
          <w:rFonts w:ascii="Arial" w:hAnsi="Arial" w:cs="Arial"/>
          <w:kern w:val="0"/>
          <w:sz w:val="22"/>
        </w:rPr>
        <w:t xml:space="preserve"> sequencer (Illumina Inc., San Diego, CA, USA), which generated 32G raw data on average.</w:t>
      </w:r>
      <w:r w:rsidR="003C6F9D" w:rsidRPr="00AA213F">
        <w:rPr>
          <w:rFonts w:ascii="Arial" w:hAnsi="Arial" w:cs="Arial"/>
          <w:kern w:val="0"/>
          <w:sz w:val="22"/>
        </w:rPr>
        <w:t xml:space="preserve"> </w:t>
      </w:r>
    </w:p>
    <w:p w14:paraId="4CCDB748" w14:textId="77777777" w:rsidR="00042F7B" w:rsidRPr="0032649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0AFD2ECF" w14:textId="3BC7BFAB" w:rsidR="00F75185" w:rsidRPr="00D40F5F"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32649F">
        <w:rPr>
          <w:rFonts w:ascii="Arial" w:hAnsi="Arial" w:cs="Arial"/>
          <w:kern w:val="0"/>
          <w:sz w:val="22"/>
        </w:rPr>
        <w:t xml:space="preserve">   </w:t>
      </w:r>
      <w:r w:rsidR="00F75185" w:rsidRPr="00D40F5F">
        <w:rPr>
          <w:rFonts w:ascii="Arial" w:hAnsi="Arial" w:cs="Arial"/>
          <w:kern w:val="0"/>
          <w:sz w:val="22"/>
        </w:rPr>
        <w:t xml:space="preserve">Meerkat, a discordant read-pair and split reads mapping based structure variation detection pipeline, was used to identify the HBV integration events </w:t>
      </w:r>
      <w:r w:rsidR="00F75185" w:rsidRPr="00D40F5F">
        <w:rPr>
          <w:rFonts w:ascii="Arial" w:hAnsi="Arial" w:cs="Arial"/>
          <w:kern w:val="0"/>
          <w:sz w:val="22"/>
        </w:rPr>
        <w:fldChar w:fldCharType="begin">
          <w:fldData xml:space="preserve">PEVuZE5vdGU+PENpdGU+PEF1dGhvcj5ZYW5nPC9BdXRob3I+PFllYXI+MjAxMzwvWWVhcj48UmVj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</w:fldData>
        </w:fldChar>
      </w:r>
      <w:r w:rsidR="005B133E" w:rsidRPr="0032649F">
        <w:rPr>
          <w:rFonts w:ascii="Arial" w:hAnsi="Arial" w:cs="Arial"/>
          <w:kern w:val="0"/>
          <w:sz w:val="22"/>
        </w:rPr>
        <w:instrText xml:space="preserve"> ADDIN EN.CITE </w:instrText>
      </w:r>
      <w:r w:rsidR="005B133E" w:rsidRPr="000974A6">
        <w:rPr>
          <w:rFonts w:ascii="Arial" w:hAnsi="Arial" w:cs="Arial"/>
          <w:kern w:val="0"/>
          <w:sz w:val="22"/>
        </w:rPr>
        <w:fldChar w:fldCharType="begin">
          <w:fldData xml:space="preserve">PEVuZE5vdGU+PENpdGU+PEF1dGhvcj5ZYW5nPC9BdXRob3I+PFllYXI+MjAxMzwvWWVhcj48UmVj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</w:fldData>
        </w:fldChar>
      </w:r>
      <w:r w:rsidR="005B133E" w:rsidRPr="0032649F">
        <w:rPr>
          <w:rFonts w:ascii="Arial" w:hAnsi="Arial" w:cs="Arial"/>
          <w:kern w:val="0"/>
          <w:sz w:val="22"/>
        </w:rPr>
        <w:instrText xml:space="preserve"> ADDIN EN.CITE.DATA </w:instrText>
      </w:r>
      <w:r w:rsidR="005B133E" w:rsidRPr="000974A6">
        <w:rPr>
          <w:rFonts w:ascii="Arial" w:hAnsi="Arial" w:cs="Arial"/>
          <w:kern w:val="0"/>
          <w:sz w:val="22"/>
        </w:rPr>
      </w:r>
      <w:r w:rsidR="005B133E" w:rsidRPr="000974A6">
        <w:rPr>
          <w:rFonts w:ascii="Arial" w:hAnsi="Arial" w:cs="Arial"/>
          <w:kern w:val="0"/>
          <w:sz w:val="22"/>
        </w:rPr>
        <w:fldChar w:fldCharType="end"/>
      </w:r>
      <w:r w:rsidR="00F75185" w:rsidRPr="00D40F5F">
        <w:rPr>
          <w:rFonts w:ascii="Arial" w:hAnsi="Arial" w:cs="Arial"/>
          <w:kern w:val="0"/>
          <w:sz w:val="22"/>
        </w:rPr>
      </w:r>
      <w:r w:rsidR="00F75185" w:rsidRPr="00D40F5F">
        <w:rPr>
          <w:rFonts w:ascii="Arial" w:hAnsi="Arial" w:cs="Arial"/>
          <w:kern w:val="0"/>
          <w:sz w:val="22"/>
        </w:rPr>
        <w:fldChar w:fldCharType="separate"/>
      </w:r>
      <w:r w:rsidR="005B133E" w:rsidRPr="00D40F5F">
        <w:rPr>
          <w:rFonts w:ascii="Arial" w:hAnsi="Arial" w:cs="Arial"/>
          <w:noProof/>
          <w:kern w:val="0"/>
          <w:sz w:val="22"/>
          <w:vertAlign w:val="superscript"/>
        </w:rPr>
        <w:t>45,46</w:t>
      </w:r>
      <w:r w:rsidR="00F75185" w:rsidRPr="00D40F5F">
        <w:rPr>
          <w:rFonts w:ascii="Arial" w:hAnsi="Arial" w:cs="Arial"/>
          <w:kern w:val="0"/>
          <w:sz w:val="22"/>
        </w:rPr>
        <w:fldChar w:fldCharType="end"/>
      </w:r>
      <w:r w:rsidR="00F75185" w:rsidRPr="00D40F5F">
        <w:rPr>
          <w:rFonts w:ascii="Arial" w:hAnsi="Arial" w:cs="Arial"/>
          <w:kern w:val="0"/>
          <w:sz w:val="22"/>
        </w:rPr>
        <w:t xml:space="preserve">. First, a reference genome was constructed by adding </w:t>
      </w:r>
      <w:proofErr w:type="gramStart"/>
      <w:r w:rsidR="00F75185" w:rsidRPr="00D40F5F">
        <w:rPr>
          <w:rFonts w:ascii="Arial" w:hAnsi="Arial" w:cs="Arial"/>
          <w:kern w:val="0"/>
          <w:sz w:val="22"/>
        </w:rPr>
        <w:t>a</w:t>
      </w:r>
      <w:proofErr w:type="gramEnd"/>
      <w:r w:rsidR="00F75185" w:rsidRPr="00D40F5F">
        <w:rPr>
          <w:rFonts w:ascii="Arial" w:hAnsi="Arial" w:cs="Arial"/>
          <w:kern w:val="0"/>
          <w:sz w:val="22"/>
        </w:rPr>
        <w:t xml:space="preserve"> HBV genotype C consensus sequence into the human reference genome (hg19) as a pseudo chromosome</w:t>
      </w:r>
      <w:r w:rsidR="00F75185" w:rsidRPr="00D40F5F">
        <w:rPr>
          <w:rFonts w:ascii="Arial" w:hAnsi="Arial" w:cs="Arial"/>
          <w:kern w:val="0"/>
          <w:sz w:val="22"/>
        </w:rPr>
        <w:fldChar w:fldCharType="begin">
          <w:fldData xml:space="preserve">PEVuZE5vdGU+PENpdGU+PEF1dGhvcj5XdTwvQXV0aG9yPjxZZWFyPjIwMDg8L1llYXI+PFJlY051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</w:fldData>
        </w:fldChar>
      </w:r>
      <w:r w:rsidR="005B133E" w:rsidRPr="0032649F">
        <w:rPr>
          <w:rFonts w:ascii="Arial" w:hAnsi="Arial" w:cs="Arial"/>
          <w:kern w:val="0"/>
          <w:sz w:val="22"/>
        </w:rPr>
        <w:instrText xml:space="preserve"> ADDIN EN.CITE </w:instrText>
      </w:r>
      <w:r w:rsidR="005B133E" w:rsidRPr="000974A6">
        <w:rPr>
          <w:rFonts w:ascii="Arial" w:hAnsi="Arial" w:cs="Arial"/>
          <w:kern w:val="0"/>
          <w:sz w:val="22"/>
        </w:rPr>
        <w:fldChar w:fldCharType="begin">
          <w:fldData xml:space="preserve">PEVuZE5vdGU+PENpdGU+PEF1dGhvcj5XdTwvQXV0aG9yPjxZZWFyPjIwMDg8L1llYXI+PFJlY051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</w:fldData>
        </w:fldChar>
      </w:r>
      <w:r w:rsidR="005B133E" w:rsidRPr="0032649F">
        <w:rPr>
          <w:rFonts w:ascii="Arial" w:hAnsi="Arial" w:cs="Arial"/>
          <w:kern w:val="0"/>
          <w:sz w:val="22"/>
        </w:rPr>
        <w:instrText xml:space="preserve"> ADDIN EN.CITE.DATA </w:instrText>
      </w:r>
      <w:r w:rsidR="005B133E" w:rsidRPr="000974A6">
        <w:rPr>
          <w:rFonts w:ascii="Arial" w:hAnsi="Arial" w:cs="Arial"/>
          <w:kern w:val="0"/>
          <w:sz w:val="22"/>
        </w:rPr>
      </w:r>
      <w:r w:rsidR="005B133E" w:rsidRPr="000974A6">
        <w:rPr>
          <w:rFonts w:ascii="Arial" w:hAnsi="Arial" w:cs="Arial"/>
          <w:kern w:val="0"/>
          <w:sz w:val="22"/>
        </w:rPr>
        <w:fldChar w:fldCharType="end"/>
      </w:r>
      <w:r w:rsidR="00F75185" w:rsidRPr="00D40F5F">
        <w:rPr>
          <w:rFonts w:ascii="Arial" w:hAnsi="Arial" w:cs="Arial"/>
          <w:kern w:val="0"/>
          <w:sz w:val="22"/>
        </w:rPr>
      </w:r>
      <w:r w:rsidR="00F75185" w:rsidRPr="00D40F5F">
        <w:rPr>
          <w:rFonts w:ascii="Arial" w:hAnsi="Arial" w:cs="Arial"/>
          <w:kern w:val="0"/>
          <w:sz w:val="22"/>
        </w:rPr>
        <w:fldChar w:fldCharType="separate"/>
      </w:r>
      <w:r w:rsidR="005B133E" w:rsidRPr="00D40F5F">
        <w:rPr>
          <w:rFonts w:ascii="Arial" w:hAnsi="Arial" w:cs="Arial"/>
          <w:noProof/>
          <w:kern w:val="0"/>
          <w:sz w:val="22"/>
          <w:vertAlign w:val="superscript"/>
        </w:rPr>
        <w:t>47</w:t>
      </w:r>
      <w:r w:rsidR="00F75185" w:rsidRPr="00D40F5F">
        <w:rPr>
          <w:rFonts w:ascii="Arial" w:hAnsi="Arial" w:cs="Arial"/>
          <w:kern w:val="0"/>
          <w:sz w:val="22"/>
        </w:rPr>
        <w:fldChar w:fldCharType="end"/>
      </w:r>
      <w:r w:rsidR="00F75185" w:rsidRPr="00D40F5F">
        <w:rPr>
          <w:rFonts w:ascii="Arial" w:hAnsi="Arial" w:cs="Arial"/>
          <w:kern w:val="0"/>
          <w:sz w:val="22"/>
        </w:rPr>
        <w:t xml:space="preserve">. </w:t>
      </w:r>
      <w:proofErr w:type="spellStart"/>
      <w:r w:rsidR="00F75185" w:rsidRPr="00D40F5F">
        <w:rPr>
          <w:rFonts w:ascii="Arial" w:hAnsi="Arial" w:cs="Arial"/>
          <w:kern w:val="0"/>
          <w:sz w:val="22"/>
        </w:rPr>
        <w:t>Cutadpt</w:t>
      </w:r>
      <w:proofErr w:type="spellEnd"/>
      <w:r w:rsidR="00F75185" w:rsidRPr="00D40F5F">
        <w:rPr>
          <w:rFonts w:ascii="Arial" w:hAnsi="Arial" w:cs="Arial"/>
          <w:kern w:val="0"/>
          <w:sz w:val="22"/>
        </w:rPr>
        <w:t xml:space="preserve"> v1.14 was used to remove low quality and adaptor-contaminated reads</w:t>
      </w:r>
      <w:r w:rsidR="00F75185" w:rsidRPr="00D40F5F">
        <w:rPr>
          <w:rFonts w:ascii="Arial" w:hAnsi="Arial" w:cs="Arial"/>
          <w:kern w:val="0"/>
          <w:sz w:val="22"/>
        </w:rPr>
        <w:fldChar w:fldCharType="begin"/>
      </w:r>
      <w:r w:rsidR="005B133E" w:rsidRPr="0032649F">
        <w:rPr>
          <w:rFonts w:ascii="Arial" w:hAnsi="Arial" w:cs="Arial"/>
          <w:kern w:val="0"/>
          <w:sz w:val="22"/>
        </w:rPr>
        <w:instrText xml:space="preserve"> ADDIN EN.CITE &lt;EndNote&gt;&lt;Cite&gt;&lt;Author&gt;Martin&lt;/Author&gt;&lt;Year&gt;2011&lt;/Year&gt;&lt;RecNum&gt;4&lt;/RecNum&gt;&lt;DisplayText&gt;&lt;style face="superscript"&gt;48&lt;/style&gt;&lt;/DisplayText&gt;&lt;record&gt;&lt;rec-number&gt;4&lt;/rec-number&gt;&lt;foreign-keys&gt;&lt;key app="EN" db-id="t9ftrxe9m2r0preeaayv2xrxv5zv92av0r5r" timestamp="1507790017"&gt;4&lt;/key&gt;&lt;/foreign-keys&gt;&lt;ref-type name="Journal Article"&gt;17&lt;/ref-type&gt;&lt;contributors&gt;&lt;authors&gt;&lt;author&gt;Martin, Marcel&lt;/author&gt;&lt;/authors&gt;&lt;/contributors&gt;&lt;titles&gt;&lt;title&gt;Cutadapt removes adapter sequences from high-throughput sequencing reads&lt;/title&gt;&lt;secondary-title&gt;EMBnet.journal&lt;/secondary-title&gt;&lt;short-title&gt;Cutadapt removes adapter sequences from high-throughput sequencing reads&lt;/short-title&gt;&lt;/titles&gt;&lt;periodical&gt;&lt;full-title&gt;EMBnet.journal&lt;/full-title&gt;&lt;/periodical&gt;&lt;pages&gt;3&lt;/pages&gt;&lt;volume&gt;17&lt;/volume&gt;&lt;number&gt;1&lt;/number&gt;&lt;section&gt;10&lt;/section&gt;&lt;keywords&gt;&lt;keyword&gt;next generation sequencing&lt;/keyword&gt;&lt;keyword&gt;small RNA&lt;/keyword&gt;&lt;keyword&gt;microRNA&lt;/keyword&gt;&lt;keyword&gt;adapter removal&lt;/keyword&gt;&lt;/keywords&gt;&lt;dates&gt;&lt;year&gt;2011&lt;/year&gt;&lt;/dates&gt;&lt;isbn&gt;2226-6089&lt;/isbn&gt;&lt;work-type&gt;next generation sequencing; small RNA; microRNA; adapter removal&lt;/work-type&gt;&lt;urls&gt;&lt;related-urls&gt;&lt;url&gt;http://journal.embnet.org/index.php/embnetjournal/article/view/200&lt;/url&gt;&lt;/related-urls&gt;&lt;/urls&gt;&lt;electronic-resource-num&gt;10.14806/ej.17.1.200&amp;#xD;pp. 10-12&lt;/electronic-resource-num&gt;&lt;/record&gt;&lt;/Cite&gt;&lt;/EndNote&gt;</w:instrText>
      </w:r>
      <w:r w:rsidR="00F75185" w:rsidRPr="00D40F5F">
        <w:rPr>
          <w:rFonts w:ascii="Arial" w:hAnsi="Arial" w:cs="Arial"/>
          <w:kern w:val="0"/>
          <w:sz w:val="22"/>
        </w:rPr>
        <w:fldChar w:fldCharType="separate"/>
      </w:r>
      <w:r w:rsidR="005B133E" w:rsidRPr="00D40F5F">
        <w:rPr>
          <w:rFonts w:ascii="Arial" w:hAnsi="Arial" w:cs="Arial"/>
          <w:noProof/>
          <w:kern w:val="0"/>
          <w:sz w:val="22"/>
          <w:vertAlign w:val="superscript"/>
        </w:rPr>
        <w:t>48</w:t>
      </w:r>
      <w:r w:rsidR="00F75185" w:rsidRPr="00D40F5F">
        <w:rPr>
          <w:rFonts w:ascii="Arial" w:hAnsi="Arial" w:cs="Arial"/>
          <w:kern w:val="0"/>
          <w:sz w:val="22"/>
        </w:rPr>
        <w:fldChar w:fldCharType="end"/>
      </w:r>
      <w:r w:rsidR="00F75185" w:rsidRPr="00D40F5F">
        <w:rPr>
          <w:rFonts w:ascii="Arial" w:hAnsi="Arial" w:cs="Arial"/>
          <w:kern w:val="0"/>
          <w:sz w:val="22"/>
        </w:rPr>
        <w:t>. Cleaned reads were mapped on the reference genome using the BWA-MEM algorithm</w:t>
      </w:r>
      <w:r w:rsidR="00F75185" w:rsidRPr="00D40F5F">
        <w:rPr>
          <w:rFonts w:ascii="Arial" w:hAnsi="Arial" w:cs="Arial"/>
          <w:kern w:val="0"/>
          <w:sz w:val="22"/>
        </w:rPr>
        <w:fldChar w:fldCharType="begin"/>
      </w:r>
      <w:r w:rsidR="005B133E" w:rsidRPr="0032649F">
        <w:rPr>
          <w:rFonts w:ascii="Arial" w:hAnsi="Arial" w:cs="Arial"/>
          <w:kern w:val="0"/>
          <w:sz w:val="22"/>
        </w:rPr>
        <w:instrText xml:space="preserve"> ADDIN EN.CITE &lt;EndNote&gt;&lt;Cite&gt;&lt;Author&gt;Li&lt;/Author&gt;&lt;Year&gt;2010&lt;/Year&gt;&lt;RecNum&gt;6&lt;/RecNum&gt;&lt;DisplayText&gt;&lt;style face="superscript"&gt;49&lt;/style&gt;&lt;/DisplayText&gt;&lt;record&gt;&lt;rec-number&gt;6&lt;/rec-number&gt;&lt;foreign-keys&gt;&lt;key app="EN" db-id="t9ftrxe9m2r0preeaayv2xrxv5zv92av0r5r" timestamp="1507790599"&gt;6&lt;/key&gt;&lt;/foreign-keys&gt;&lt;ref-type name="Journal Article"&gt;17&lt;/ref-type&gt;&lt;contributors&gt;&lt;authors&gt;&lt;author&gt;Li, H.&lt;/author&gt;&lt;author&gt;Durbin, R.&lt;/author&gt;&lt;/authors&gt;&lt;/contributors&gt;&lt;auth-address&gt;Wellcome Trust Sanger Institute, Wellcome Genome Campus, Cambridge, CB10 1SA, UK.&lt;/auth-address&gt;&lt;titles&gt;&lt;title&gt;Fast and accurate long-read alignment with Burrows-Wheeler transform&lt;/title&gt;&lt;secondary-title&gt;Bioinformatics&lt;/secondary-title&gt;&lt;/titles&gt;&lt;periodical&gt;&lt;full-title&gt;Bioinformatics&lt;/full-title&gt;&lt;/periodical&gt;&lt;pages&gt;589-95&lt;/pages&gt;&lt;volume&gt;26&lt;/volume&gt;&lt;number&gt;5&lt;/number&gt;&lt;edition&gt;2010/01/19&lt;/edition&gt;&lt;keywords&gt;&lt;keyword&gt;*Algorithms&lt;/keyword&gt;&lt;keyword&gt;Base Sequence&lt;/keyword&gt;&lt;keyword&gt;Genome, Human&lt;/keyword&gt;&lt;keyword&gt;Genomics/*methods&lt;/keyword&gt;&lt;keyword&gt;Humans&lt;/keyword&gt;&lt;keyword&gt;Sequence Alignment/*methods&lt;/keyword&gt;&lt;keyword&gt;Sequence Analysis, DNA&lt;/keyword&gt;&lt;/keywords&gt;&lt;dates&gt;&lt;year&gt;2010&lt;/year&gt;&lt;pub-dates&gt;&lt;date&gt;Mar 01&lt;/date&gt;&lt;/pub-dates&gt;&lt;/dates&gt;&lt;isbn&gt;1367-4811 (Electronic)&amp;#xD;1367-4803 (Linking)&lt;/isbn&gt;&lt;accession-num&gt;20080505&lt;/accession-num&gt;&lt;urls&gt;&lt;related-urls&gt;&lt;url&gt;https://www.ncbi.nlm.nih.gov/pubmed/20080505&lt;/url&gt;&lt;/related-urls&gt;&lt;/urls&gt;&lt;custom2&gt;PMC2828108&lt;/custom2&gt;&lt;electronic-resource-num&gt;10.1093/bioinformatics/btp698&lt;/electronic-resource-num&gt;&lt;/record&gt;&lt;/Cite&gt;&lt;/EndNote&gt;</w:instrText>
      </w:r>
      <w:r w:rsidR="00F75185" w:rsidRPr="00D40F5F">
        <w:rPr>
          <w:rFonts w:ascii="Arial" w:hAnsi="Arial" w:cs="Arial"/>
          <w:kern w:val="0"/>
          <w:sz w:val="22"/>
        </w:rPr>
        <w:fldChar w:fldCharType="separate"/>
      </w:r>
      <w:r w:rsidR="005B133E" w:rsidRPr="00D40F5F">
        <w:rPr>
          <w:rFonts w:ascii="Arial" w:hAnsi="Arial" w:cs="Arial"/>
          <w:noProof/>
          <w:kern w:val="0"/>
          <w:sz w:val="22"/>
          <w:vertAlign w:val="superscript"/>
        </w:rPr>
        <w:t>49</w:t>
      </w:r>
      <w:r w:rsidR="00F75185" w:rsidRPr="00D40F5F">
        <w:rPr>
          <w:rFonts w:ascii="Arial" w:hAnsi="Arial" w:cs="Arial"/>
          <w:kern w:val="0"/>
          <w:sz w:val="22"/>
        </w:rPr>
        <w:fldChar w:fldCharType="end"/>
      </w:r>
      <w:r w:rsidR="00F75185" w:rsidRPr="00D40F5F">
        <w:rPr>
          <w:rFonts w:ascii="Arial" w:hAnsi="Arial" w:cs="Arial"/>
          <w:kern w:val="0"/>
          <w:sz w:val="22"/>
        </w:rPr>
        <w:t xml:space="preserve">. Duplicated read-pairs after the generation of bam files were labeled using Picard tools (2.7.1) and </w:t>
      </w:r>
      <w:r w:rsidR="00DF70E0" w:rsidRPr="00D40F5F">
        <w:rPr>
          <w:rFonts w:ascii="Arial" w:hAnsi="Arial" w:cs="Arial"/>
          <w:kern w:val="0"/>
          <w:sz w:val="22"/>
        </w:rPr>
        <w:t>removed</w:t>
      </w:r>
      <w:r w:rsidR="00DF70E0">
        <w:rPr>
          <w:rFonts w:ascii="Arial" w:hAnsi="Arial" w:cs="Arial"/>
          <w:kern w:val="0"/>
          <w:sz w:val="22"/>
        </w:rPr>
        <w:t xml:space="preserve"> </w:t>
      </w:r>
      <w:r w:rsidR="00F75185" w:rsidRPr="00D40F5F">
        <w:rPr>
          <w:rFonts w:ascii="Arial" w:hAnsi="Arial" w:cs="Arial"/>
          <w:kern w:val="0"/>
          <w:sz w:val="22"/>
        </w:rPr>
        <w:t>using</w:t>
      </w:r>
      <w:r w:rsidRPr="0032649F">
        <w:rPr>
          <w:rFonts w:ascii="Arial" w:hAnsi="Arial" w:cs="Arial"/>
          <w:kern w:val="0"/>
          <w:sz w:val="22"/>
        </w:rPr>
        <w:t xml:space="preserve"> </w:t>
      </w:r>
      <w:r w:rsidR="00DF70E0" w:rsidRPr="00D40F5F">
        <w:rPr>
          <w:rFonts w:ascii="Arial" w:hAnsi="Arial" w:cs="Arial"/>
          <w:kern w:val="0"/>
          <w:sz w:val="22"/>
        </w:rPr>
        <w:t>the</w:t>
      </w:r>
      <w:r w:rsidR="00DF70E0">
        <w:rPr>
          <w:rFonts w:ascii="Arial" w:hAnsi="Arial" w:cs="Arial"/>
          <w:kern w:val="0"/>
          <w:sz w:val="22"/>
        </w:rPr>
        <w:t xml:space="preserve"> </w:t>
      </w:r>
      <w:proofErr w:type="spellStart"/>
      <w:r w:rsidR="00DF70E0" w:rsidRPr="00D40F5F">
        <w:rPr>
          <w:rFonts w:ascii="Arial" w:hAnsi="Arial" w:cs="Arial"/>
          <w:kern w:val="0"/>
          <w:sz w:val="22"/>
        </w:rPr>
        <w:t>MarkDuplicates</w:t>
      </w:r>
      <w:proofErr w:type="spellEnd"/>
      <w:r w:rsidR="00DF70E0">
        <w:rPr>
          <w:rFonts w:ascii="Arial" w:hAnsi="Arial" w:cs="Arial"/>
          <w:kern w:val="0"/>
          <w:sz w:val="22"/>
        </w:rPr>
        <w:t xml:space="preserve"> </w:t>
      </w:r>
      <w:r w:rsidR="00F75185" w:rsidRPr="00D40F5F">
        <w:rPr>
          <w:rFonts w:ascii="Arial" w:hAnsi="Arial" w:cs="Arial"/>
          <w:kern w:val="0"/>
          <w:sz w:val="22"/>
        </w:rPr>
        <w:t xml:space="preserve">function. Then, </w:t>
      </w:r>
      <w:r w:rsidR="00F75185" w:rsidRPr="000974A6">
        <w:rPr>
          <w:rFonts w:ascii="Arial" w:hAnsi="Arial" w:cs="Arial"/>
          <w:color w:val="000000"/>
          <w:kern w:val="0"/>
          <w:sz w:val="22"/>
        </w:rPr>
        <w:t>Meerkat</w:t>
      </w:r>
      <w:r w:rsidR="00F75185" w:rsidRPr="00D40F5F">
        <w:rPr>
          <w:rFonts w:ascii="Arial" w:hAnsi="Arial" w:cs="Arial"/>
          <w:kern w:val="0"/>
          <w:sz w:val="22"/>
        </w:rPr>
        <w:t xml:space="preserve"> was used to detect and annotate the structure variations. Inter-chromosomal translocations between the pseudo HBV chromosome and human chromosome were extracted as candidate integration events. </w:t>
      </w:r>
      <w:r w:rsidR="00DF70E0" w:rsidRPr="00D40F5F">
        <w:rPr>
          <w:rFonts w:ascii="Arial" w:hAnsi="Arial" w:cs="Arial"/>
          <w:kern w:val="0"/>
          <w:sz w:val="22"/>
        </w:rPr>
        <w:t>Default</w:t>
      </w:r>
      <w:r w:rsidR="00DF70E0">
        <w:rPr>
          <w:rFonts w:ascii="Arial" w:hAnsi="Arial" w:cs="Arial"/>
          <w:kern w:val="0"/>
          <w:sz w:val="22"/>
        </w:rPr>
        <w:t xml:space="preserve"> </w:t>
      </w:r>
      <w:r w:rsidR="00DF70E0" w:rsidRPr="00D40F5F">
        <w:rPr>
          <w:rFonts w:ascii="Arial" w:hAnsi="Arial" w:cs="Arial"/>
          <w:kern w:val="0"/>
          <w:sz w:val="22"/>
        </w:rPr>
        <w:t>function</w:t>
      </w:r>
      <w:r w:rsidR="00DF70E0">
        <w:rPr>
          <w:rFonts w:ascii="Arial" w:hAnsi="Arial" w:cs="Arial"/>
          <w:kern w:val="0"/>
          <w:sz w:val="22"/>
        </w:rPr>
        <w:t xml:space="preserve"> </w:t>
      </w:r>
      <w:r w:rsidR="00F75185" w:rsidRPr="00D40F5F">
        <w:rPr>
          <w:rFonts w:ascii="Arial" w:hAnsi="Arial" w:cs="Arial"/>
          <w:kern w:val="0"/>
          <w:sz w:val="22"/>
        </w:rPr>
        <w:t>parameters were used in all aforementioned software tools. The breakpoint</w:t>
      </w:r>
      <w:r w:rsidR="00F75185" w:rsidRPr="00B628F3">
        <w:rPr>
          <w:rFonts w:ascii="Arial" w:hAnsi="Arial" w:cs="Arial"/>
          <w:kern w:val="0"/>
          <w:sz w:val="22"/>
        </w:rPr>
        <w:t>s of these events were further filtered using the following criteria: (1) supported by at least two non-redundant split reads; (2) &lt;2 mismatches in the human genome side; (3) &lt;5 mismatches in the HBV side. Paired breakpoints were defined as two breakpoints located within 20 kb in the human genome with opposite orientation. In addition, all the reported virus-host junctions were manually reviewed using the Integrative Genomics Viewer</w:t>
      </w:r>
      <w:r w:rsidR="00F75185" w:rsidRPr="00D40F5F">
        <w:rPr>
          <w:rFonts w:ascii="Arial" w:hAnsi="Arial" w:cs="Arial"/>
          <w:kern w:val="0"/>
          <w:sz w:val="22"/>
        </w:rPr>
        <w:fldChar w:fldCharType="begin">
          <w:fldData xml:space="preserve">PEVuZE5vdGU+PENpdGU+PEF1dGhvcj5Sb2JpbnNvbjwvQXV0aG9yPjxZZWFyPjIwMTc8L1llYXI+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</w:fldData>
        </w:fldChar>
      </w:r>
      <w:r w:rsidR="005B133E" w:rsidRPr="0032649F">
        <w:rPr>
          <w:rFonts w:ascii="Arial" w:hAnsi="Arial" w:cs="Arial"/>
          <w:kern w:val="0"/>
          <w:sz w:val="22"/>
        </w:rPr>
        <w:instrText xml:space="preserve"> ADDIN EN.CITE </w:instrText>
      </w:r>
      <w:r w:rsidR="005B133E" w:rsidRPr="000974A6">
        <w:rPr>
          <w:rFonts w:ascii="Arial" w:hAnsi="Arial" w:cs="Arial"/>
          <w:kern w:val="0"/>
          <w:sz w:val="22"/>
        </w:rPr>
        <w:fldChar w:fldCharType="begin">
          <w:fldData xml:space="preserve">PEVuZE5vdGU+PENpdGU+PEF1dGhvcj5Sb2JpbnNvbjwvQXV0aG9yPjxZZWFyPjIwMTc8L1llYXI+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</w:fldData>
        </w:fldChar>
      </w:r>
      <w:r w:rsidR="005B133E" w:rsidRPr="0032649F">
        <w:rPr>
          <w:rFonts w:ascii="Arial" w:hAnsi="Arial" w:cs="Arial"/>
          <w:kern w:val="0"/>
          <w:sz w:val="22"/>
        </w:rPr>
        <w:instrText xml:space="preserve"> ADDIN EN.CITE.DATA </w:instrText>
      </w:r>
      <w:r w:rsidR="005B133E" w:rsidRPr="000974A6">
        <w:rPr>
          <w:rFonts w:ascii="Arial" w:hAnsi="Arial" w:cs="Arial"/>
          <w:kern w:val="0"/>
          <w:sz w:val="22"/>
        </w:rPr>
      </w:r>
      <w:r w:rsidR="005B133E" w:rsidRPr="000974A6">
        <w:rPr>
          <w:rFonts w:ascii="Arial" w:hAnsi="Arial" w:cs="Arial"/>
          <w:kern w:val="0"/>
          <w:sz w:val="22"/>
        </w:rPr>
        <w:fldChar w:fldCharType="end"/>
      </w:r>
      <w:r w:rsidR="00F75185" w:rsidRPr="00D40F5F">
        <w:rPr>
          <w:rFonts w:ascii="Arial" w:hAnsi="Arial" w:cs="Arial"/>
          <w:kern w:val="0"/>
          <w:sz w:val="22"/>
        </w:rPr>
      </w:r>
      <w:r w:rsidR="00F75185" w:rsidRPr="00D40F5F">
        <w:rPr>
          <w:rFonts w:ascii="Arial" w:hAnsi="Arial" w:cs="Arial"/>
          <w:kern w:val="0"/>
          <w:sz w:val="22"/>
        </w:rPr>
        <w:fldChar w:fldCharType="separate"/>
      </w:r>
      <w:r w:rsidR="005B133E" w:rsidRPr="00D40F5F">
        <w:rPr>
          <w:rFonts w:ascii="Arial" w:hAnsi="Arial" w:cs="Arial"/>
          <w:noProof/>
          <w:kern w:val="0"/>
          <w:sz w:val="22"/>
          <w:vertAlign w:val="superscript"/>
        </w:rPr>
        <w:t>50,51</w:t>
      </w:r>
      <w:r w:rsidR="00F75185" w:rsidRPr="00D40F5F">
        <w:rPr>
          <w:rFonts w:ascii="Arial" w:hAnsi="Arial" w:cs="Arial"/>
          <w:kern w:val="0"/>
          <w:sz w:val="22"/>
        </w:rPr>
        <w:fldChar w:fldCharType="end"/>
      </w:r>
      <w:r w:rsidR="00F75185" w:rsidRPr="00D40F5F">
        <w:rPr>
          <w:rFonts w:ascii="Arial" w:hAnsi="Arial" w:cs="Arial"/>
          <w:kern w:val="0"/>
          <w:sz w:val="22"/>
        </w:rPr>
        <w:t>.</w:t>
      </w:r>
    </w:p>
    <w:p w14:paraId="2DF97306" w14:textId="77777777" w:rsidR="006A3D6D" w:rsidRPr="00B628F3"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55BE6D05" w14:textId="77777777" w:rsidR="00F75185" w:rsidRPr="0048719D" w:rsidRDefault="00F75185" w:rsidP="003F3773">
      <w:pPr>
        <w:pStyle w:val="3"/>
        <w:spacing w:before="0" w:after="0"/>
        <w:jc w:val="left"/>
        <w:rPr>
          <w:rFonts w:ascii="Arial" w:hAnsi="Arial" w:cs="Arial"/>
          <w:sz w:val="22"/>
          <w:szCs w:val="22"/>
        </w:rPr>
      </w:pPr>
      <w:r w:rsidRPr="0048719D">
        <w:rPr>
          <w:rFonts w:ascii="Arial" w:hAnsi="Arial" w:cs="Arial"/>
          <w:sz w:val="22"/>
          <w:szCs w:val="22"/>
        </w:rPr>
        <w:t>Breakpoint annotation and visualization</w:t>
      </w:r>
    </w:p>
    <w:p w14:paraId="0569295E" w14:textId="580F7294" w:rsidR="00F75185" w:rsidRPr="00D40F5F"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EA1705">
        <w:rPr>
          <w:rFonts w:ascii="Arial" w:hAnsi="Arial" w:cs="Arial"/>
          <w:kern w:val="0"/>
          <w:sz w:val="22"/>
        </w:rPr>
        <w:t xml:space="preserve">All breakpoints were annotated using </w:t>
      </w:r>
      <w:proofErr w:type="spellStart"/>
      <w:r w:rsidRPr="00EA1705">
        <w:rPr>
          <w:rFonts w:ascii="Arial" w:hAnsi="Arial" w:cs="Arial"/>
          <w:kern w:val="0"/>
          <w:sz w:val="22"/>
        </w:rPr>
        <w:t>SeattleSeq</w:t>
      </w:r>
      <w:proofErr w:type="spellEnd"/>
      <w:r w:rsidRPr="00EA1705">
        <w:rPr>
          <w:rFonts w:ascii="Arial" w:hAnsi="Arial" w:cs="Arial"/>
          <w:kern w:val="0"/>
          <w:sz w:val="22"/>
        </w:rPr>
        <w:t xml:space="preserve"> Annotation (</w:t>
      </w:r>
      <w:hyperlink r:id="rId12" w:history="1">
        <w:r w:rsidR="00AB4C81" w:rsidRPr="00D40F5F">
          <w:rPr>
            <w:rStyle w:val="ae"/>
            <w:rFonts w:ascii="Arial" w:hAnsi="Arial" w:cs="Arial"/>
            <w:kern w:val="0"/>
            <w:sz w:val="22"/>
          </w:rPr>
          <w:t>http://snp.gs.washington.edu/Seattle -SeqAnnotation138/</w:t>
        </w:r>
      </w:hyperlink>
      <w:r w:rsidRPr="00D40F5F">
        <w:rPr>
          <w:rFonts w:ascii="Arial" w:hAnsi="Arial" w:cs="Arial"/>
          <w:kern w:val="0"/>
          <w:sz w:val="22"/>
        </w:rPr>
        <w:t xml:space="preserve">). The R package </w:t>
      </w:r>
      <w:proofErr w:type="spellStart"/>
      <w:r w:rsidRPr="00D40F5F">
        <w:rPr>
          <w:rFonts w:ascii="Arial" w:hAnsi="Arial" w:cs="Arial"/>
          <w:kern w:val="0"/>
          <w:sz w:val="22"/>
        </w:rPr>
        <w:t>OmicCircos</w:t>
      </w:r>
      <w:proofErr w:type="spellEnd"/>
      <w:r w:rsidRPr="00D40F5F">
        <w:rPr>
          <w:rFonts w:ascii="Arial" w:hAnsi="Arial" w:cs="Arial"/>
          <w:kern w:val="0"/>
          <w:sz w:val="22"/>
        </w:rPr>
        <w:t xml:space="preserve"> was applied to the </w:t>
      </w:r>
      <w:proofErr w:type="spellStart"/>
      <w:r w:rsidRPr="00D40F5F">
        <w:rPr>
          <w:rFonts w:ascii="Arial" w:hAnsi="Arial" w:cs="Arial"/>
          <w:kern w:val="0"/>
          <w:sz w:val="22"/>
        </w:rPr>
        <w:t>circos</w:t>
      </w:r>
      <w:proofErr w:type="spellEnd"/>
      <w:r w:rsidRPr="00D40F5F">
        <w:rPr>
          <w:rFonts w:ascii="Arial" w:hAnsi="Arial" w:cs="Arial"/>
          <w:kern w:val="0"/>
          <w:sz w:val="22"/>
        </w:rPr>
        <w:t xml:space="preserve"> map to show the distribution</w:t>
      </w:r>
      <w:r w:rsidRPr="00D40F5F">
        <w:rPr>
          <w:rFonts w:ascii="Arial" w:hAnsi="Arial" w:cs="Arial"/>
          <w:kern w:val="0"/>
          <w:sz w:val="22"/>
        </w:rPr>
        <w:fldChar w:fldCharType="begin"/>
      </w:r>
      <w:r w:rsidR="005B133E" w:rsidRPr="0032649F">
        <w:rPr>
          <w:rFonts w:ascii="Arial" w:hAnsi="Arial" w:cs="Arial"/>
          <w:kern w:val="0"/>
          <w:sz w:val="22"/>
        </w:rPr>
        <w:instrText xml:space="preserve"> ADDIN EN.CITE &lt;EndNote&gt;&lt;Cite&gt;&lt;Author&gt;Hu&lt;/Author&gt;&lt;Year&gt;2014&lt;/Year&gt;&lt;RecNum&gt;99&lt;/RecNum&gt;&lt;DisplayText&gt;&lt;style face="superscript"&gt;52&lt;/style&gt;&lt;/DisplayText&gt;&lt;record&gt;&lt;rec-number&gt;99&lt;/rec-number&gt;&lt;foreign-keys&gt;&lt;key app="EN" db-id="xstxpzswefzer2extfzptepwd299pp0t9wa9" timestamp="1511164847"&gt;99&lt;/key&gt;&lt;/foreign-keys&gt;&lt;ref-type name="Journal Article"&gt;17&lt;/ref-type&gt;&lt;contributors&gt;&lt;authors&gt;&lt;author&gt;Hu, Y.&lt;/author&gt;&lt;author&gt;Yan, C.&lt;/author&gt;&lt;author&gt;Hsu, C. H.&lt;/author&gt;&lt;author&gt;Chen, Q. R.&lt;/author&gt;&lt;author&gt;Niu, K.&lt;/author&gt;&lt;author&gt;Komatsoulis, G. A.&lt;/author&gt;&lt;author&gt;Meerzaman, D.&lt;/author&gt;&lt;/authors&gt;&lt;/contributors&gt;&lt;auth-address&gt;Center for Biomedical Informatics and Information Technology, National Cancer Institute, Rockville, MD 20850, USA.&lt;/auth-address&gt;&lt;titles&gt;&lt;title&gt;OmicCircos: A Simple-to-Use R Package for the Circular Visualization of Multidimensional Omics Data&lt;/title&gt;&lt;secondary-title&gt;Cancer Inform&lt;/secondary-title&gt;&lt;/titles&gt;&lt;periodical&gt;&lt;full-title&gt;Cancer Inform&lt;/full-title&gt;&lt;/periodical&gt;&lt;pages&gt;13-20&lt;/pages&gt;&lt;volume&gt;13&lt;/volume&gt;&lt;keywords&gt;&lt;keyword&gt;R package&lt;/keyword&gt;&lt;keyword&gt;circular plot&lt;/keyword&gt;&lt;keyword&gt;genomic variation&lt;/keyword&gt;&lt;/keywords&gt;&lt;dates&gt;&lt;year&gt;2014&lt;/year&gt;&lt;/dates&gt;&lt;isbn&gt;1176-9351 (Print)&amp;#xD;1176-9351 (Linking)&lt;/isbn&gt;&lt;accession-num&gt;24526832&lt;/accession-num&gt;&lt;urls&gt;&lt;related-urls&gt;&lt;url&gt;https://www.ncbi.nlm.nih.gov/pubmed/24526832&lt;/url&gt;&lt;/related-urls&gt;&lt;/urls&gt;&lt;custom2&gt;PMC3921174&lt;/custom2&gt;&lt;electronic-resource-num&gt;10.4137/CIN.S13495&lt;/electronic-resource-num&gt;&lt;/record&gt;&lt;/Cite&gt;&lt;/EndNote&gt;</w:instrText>
      </w:r>
      <w:r w:rsidRPr="00D40F5F">
        <w:rPr>
          <w:rFonts w:ascii="Arial" w:hAnsi="Arial" w:cs="Arial"/>
          <w:kern w:val="0"/>
          <w:sz w:val="22"/>
        </w:rPr>
        <w:fldChar w:fldCharType="separate"/>
      </w:r>
      <w:r w:rsidR="005B133E" w:rsidRPr="00D40F5F">
        <w:rPr>
          <w:rFonts w:ascii="Arial" w:hAnsi="Arial" w:cs="Arial"/>
          <w:noProof/>
          <w:kern w:val="0"/>
          <w:sz w:val="22"/>
          <w:vertAlign w:val="superscript"/>
        </w:rPr>
        <w:t>52</w:t>
      </w:r>
      <w:r w:rsidRPr="00D40F5F">
        <w:rPr>
          <w:rFonts w:ascii="Arial" w:hAnsi="Arial" w:cs="Arial"/>
          <w:kern w:val="0"/>
          <w:sz w:val="22"/>
        </w:rPr>
        <w:fldChar w:fldCharType="end"/>
      </w:r>
      <w:r w:rsidRPr="00D40F5F">
        <w:rPr>
          <w:rFonts w:ascii="Arial" w:hAnsi="Arial" w:cs="Arial"/>
          <w:kern w:val="0"/>
          <w:sz w:val="22"/>
        </w:rPr>
        <w:t xml:space="preserve">, and the R package </w:t>
      </w:r>
      <w:proofErr w:type="spellStart"/>
      <w:r w:rsidRPr="00D40F5F">
        <w:rPr>
          <w:rFonts w:ascii="Arial" w:hAnsi="Arial" w:cs="Arial"/>
          <w:kern w:val="0"/>
          <w:sz w:val="22"/>
        </w:rPr>
        <w:t>GenVisR</w:t>
      </w:r>
      <w:proofErr w:type="spellEnd"/>
      <w:r w:rsidRPr="00D40F5F">
        <w:rPr>
          <w:rFonts w:ascii="Arial" w:hAnsi="Arial" w:cs="Arial"/>
          <w:kern w:val="0"/>
          <w:sz w:val="22"/>
        </w:rPr>
        <w:t xml:space="preserve"> was for the waterfall map of the recurrent integration events and the number of integrations per Mb in each patient</w:t>
      </w:r>
      <w:r w:rsidRPr="00D40F5F">
        <w:rPr>
          <w:rFonts w:ascii="Arial" w:hAnsi="Arial" w:cs="Arial"/>
          <w:kern w:val="0"/>
          <w:sz w:val="22"/>
        </w:rPr>
        <w:fldChar w:fldCharType="begin"/>
      </w:r>
      <w:r w:rsidR="005B133E" w:rsidRPr="0032649F">
        <w:rPr>
          <w:rFonts w:ascii="Arial" w:hAnsi="Arial" w:cs="Arial"/>
          <w:kern w:val="0"/>
          <w:sz w:val="22"/>
        </w:rPr>
        <w:instrText xml:space="preserve"> ADDIN EN.CITE &lt;EndNote&gt;&lt;Cite&gt;&lt;Author&gt;Skidmore&lt;/Author&gt;&lt;Year&gt;2016&lt;/Year&gt;&lt;RecNum&gt;100&lt;/RecNum&gt;&lt;DisplayText&gt;&lt;style face="superscript"&gt;53&lt;/style&gt;&lt;/DisplayText&gt;&lt;record&gt;&lt;rec-number&gt;100&lt;/rec-number&gt;&lt;foreign-keys&gt;&lt;key app="EN" db-id="xstxpzswefzer2extfzptepwd299pp0t9wa9" timestamp="1511164897"&gt;100&lt;/key&gt;&lt;/foreign-keys&gt;&lt;ref-type name="Journal Article"&gt;17&lt;/ref-type&gt;&lt;contributors&gt;&lt;authors&gt;&lt;author&gt;Skidmore, Z. L.&lt;/author&gt;&lt;author&gt;Wagner, A. H.&lt;/author&gt;&lt;author&gt;Lesurf, R.&lt;/author&gt;&lt;author&gt;Campbell, K. M.&lt;/author&gt;&lt;author&gt;Kunisaki, J.&lt;/author&gt;&lt;author&gt;Griffith, O. L.&lt;/author&gt;&lt;author&gt;Griffith, M.&lt;/author&gt;&lt;/authors&gt;&lt;/contributors&gt;&lt;auth-address&gt;McDonnell Genome Institute, Washington University School of Medicine, St. Louis, MO 63108, USA.&amp;#xD;McDonnell Genome Institute, Washington University School of Medicine, St. Louis, MO 63108, USA Department of Medicine Siteman Cancer Center Department of Genetics, Washington University School of Medicine, St. Louis, MO 63110, USA.&amp;#xD;McDonnell Genome Institute, Washington University School of Medicine, St. Louis, MO 63108, USA Siteman Cancer Center Department of Genetics, Washington University School of Medicine, St. Louis, MO 63110, USA.&lt;/auth-address&gt;&lt;titles&gt;&lt;title&gt;GenVisR: Genomic Visualizations in R&lt;/title&gt;&lt;secondary-title&gt;Bioinformatics&lt;/secondary-title&gt;&lt;/titles&gt;&lt;periodical&gt;&lt;full-title&gt;Bioinformatics&lt;/full-title&gt;&lt;/periodical&gt;&lt;pages&gt;3012-4&lt;/pages&gt;&lt;volume&gt;32&lt;/volume&gt;&lt;number&gt;19&lt;/number&gt;&lt;keywords&gt;&lt;keyword&gt;Genome&lt;/keyword&gt;&lt;keyword&gt;*Genomics&lt;/keyword&gt;&lt;keyword&gt;*Software&lt;/keyword&gt;&lt;/keywords&gt;&lt;dates&gt;&lt;year&gt;2016&lt;/year&gt;&lt;pub-dates&gt;&lt;date&gt;Oct 01&lt;/date&gt;&lt;/pub-dates&gt;&lt;/dates&gt;&lt;isbn&gt;1367-4811 (Electronic)&amp;#xD;1367-4803 (Linking)&lt;/isbn&gt;&lt;accession-num&gt;27288499&lt;/accession-num&gt;&lt;urls&gt;&lt;related-urls&gt;&lt;url&gt;https://www.ncbi.nlm.nih.gov/pubmed/27288499&lt;/url&gt;&lt;/related-urls&gt;&lt;/urls&gt;&lt;custom2&gt;PMC5039916&lt;/custom2&gt;&lt;electronic-resource-num&gt;10.1093/bioinformatics/btw325&lt;/electronic-resource-num&gt;&lt;/record&gt;&lt;/Cite&gt;&lt;/EndNote&gt;</w:instrText>
      </w:r>
      <w:r w:rsidRPr="00D40F5F">
        <w:rPr>
          <w:rFonts w:ascii="Arial" w:hAnsi="Arial" w:cs="Arial"/>
          <w:kern w:val="0"/>
          <w:sz w:val="22"/>
        </w:rPr>
        <w:fldChar w:fldCharType="separate"/>
      </w:r>
      <w:r w:rsidR="005B133E" w:rsidRPr="00D40F5F">
        <w:rPr>
          <w:rFonts w:ascii="Arial" w:hAnsi="Arial" w:cs="Arial"/>
          <w:noProof/>
          <w:kern w:val="0"/>
          <w:sz w:val="22"/>
          <w:vertAlign w:val="superscript"/>
        </w:rPr>
        <w:t>53</w:t>
      </w:r>
      <w:r w:rsidRPr="00D40F5F">
        <w:rPr>
          <w:rFonts w:ascii="Arial" w:hAnsi="Arial" w:cs="Arial"/>
          <w:kern w:val="0"/>
          <w:sz w:val="22"/>
        </w:rPr>
        <w:fldChar w:fldCharType="end"/>
      </w:r>
      <w:r w:rsidRPr="00D40F5F">
        <w:rPr>
          <w:rFonts w:ascii="Arial" w:hAnsi="Arial" w:cs="Arial"/>
          <w:kern w:val="0"/>
          <w:sz w:val="22"/>
        </w:rPr>
        <w:t>. Integrative Genomics Viewer (IGV) was used to visualize the read alignment in the integration region</w:t>
      </w:r>
      <w:r w:rsidRPr="00D40F5F">
        <w:rPr>
          <w:rFonts w:ascii="Arial" w:hAnsi="Arial" w:cs="Arial"/>
          <w:kern w:val="0"/>
          <w:sz w:val="22"/>
        </w:rPr>
        <w:fldChar w:fldCharType="begin"/>
      </w:r>
      <w:r w:rsidR="005B133E" w:rsidRPr="0032649F">
        <w:rPr>
          <w:rFonts w:ascii="Arial" w:hAnsi="Arial" w:cs="Arial"/>
          <w:kern w:val="0"/>
          <w:sz w:val="22"/>
        </w:rPr>
        <w:instrText xml:space="preserve"> ADDIN EN.CITE &lt;EndNote&gt;&lt;Cite&gt;&lt;Author&gt;Robinson&lt;/Author&gt;&lt;Year&gt;2011&lt;/Year&gt;&lt;RecNum&gt;105&lt;/RecNum&gt;&lt;DisplayText&gt;&lt;style face="superscript"&gt;51&lt;/style&gt;&lt;/DisplayText&gt;&lt;record&gt;&lt;rec-number&gt;105&lt;/rec-number&gt;&lt;foreign-keys&gt;&lt;key app="EN" db-id="xstxpzswefzer2extfzptepwd299pp0t9wa9" timestamp="1511316516"&gt;105&lt;/key&gt;&lt;/foreign-keys&gt;&lt;ref-type name="Journal Article"&gt;17&lt;/ref-type&gt;&lt;contributors&gt;&lt;authors&gt;&lt;author&gt;Robinson, J. T.&lt;/author&gt;&lt;author&gt;Thorvaldsdottir, H.&lt;/author&gt;&lt;author&gt;Winckler, W.&lt;/author&gt;&lt;author&gt;Guttman, M.&lt;/author&gt;&lt;author&gt;Lander, E. S.&lt;/author&gt;&lt;author&gt;Getz, G.&lt;/author&gt;&lt;author&gt;Mesirov, J. P.&lt;/author&gt;&lt;/authors&gt;&lt;/contributors&gt;&lt;titles&gt;&lt;title&gt;Integrative genomics viewer&lt;/title&gt;&lt;secondary-title&gt;Nat Biotechnol&lt;/secondary-title&gt;&lt;/titles&gt;&lt;periodical&gt;&lt;full-title&gt;Nat Biotechnol&lt;/full-title&gt;&lt;/periodical&gt;&lt;pages&gt;24-6&lt;/pages&gt;&lt;volume&gt;29&lt;/volume&gt;&lt;number&gt;1&lt;/number&gt;&lt;keywords&gt;&lt;keyword&gt;Chromosome Mapping/methods&lt;/keyword&gt;&lt;keyword&gt;Computational Biology/methods&lt;/keyword&gt;&lt;keyword&gt;*Computer Graphics&lt;/keyword&gt;&lt;keyword&gt;Gene Dosage&lt;/keyword&gt;&lt;keyword&gt;Gene Expression Profiling&lt;/keyword&gt;&lt;keyword&gt;Genomics/*methods&lt;/keyword&gt;&lt;keyword&gt;Glioblastoma/genetics&lt;/keyword&gt;&lt;keyword&gt;Humans&lt;/keyword&gt;&lt;keyword&gt;Information Storage and Retrieval/methods&lt;/keyword&gt;&lt;keyword&gt;Internet&lt;/keyword&gt;&lt;keyword&gt;Neoplasms/genetics&lt;/keyword&gt;&lt;keyword&gt;Oligonucleotide Array Sequence Analysis&lt;/keyword&gt;&lt;keyword&gt;*Online Systems&lt;/keyword&gt;&lt;keyword&gt;Polymorphism, Single Nucleotide&lt;/keyword&gt;&lt;keyword&gt;*Software&lt;/keyword&gt;&lt;/keywords&gt;&lt;dates&gt;&lt;year&gt;2011&lt;/year&gt;&lt;pub-dates&gt;&lt;date&gt;Jan&lt;/date&gt;&lt;/pub-dates&gt;&lt;/dates&gt;&lt;isbn&gt;1546-1696 (Electronic)&amp;#xD;1087-0156 (Linking)&lt;/isbn&gt;&lt;accession-num&gt;21221095&lt;/accession-num&gt;&lt;urls&gt;&lt;related-urls&gt;&lt;url&gt;https://www.ncbi.nlm.nih.gov/pubmed/21221095&lt;/url&gt;&lt;/related-urls&gt;&lt;/urls&gt;&lt;custom2&gt;PMC3346182&lt;/custom2&gt;&lt;electronic-resource-num&gt;10.1038/nbt.1754&lt;/electronic-resource-num&gt;&lt;/record&gt;&lt;/Cite&gt;&lt;/EndNote&gt;</w:instrText>
      </w:r>
      <w:r w:rsidRPr="00D40F5F">
        <w:rPr>
          <w:rFonts w:ascii="Arial" w:hAnsi="Arial" w:cs="Arial"/>
          <w:kern w:val="0"/>
          <w:sz w:val="22"/>
        </w:rPr>
        <w:fldChar w:fldCharType="separate"/>
      </w:r>
      <w:r w:rsidR="005B133E" w:rsidRPr="00D40F5F">
        <w:rPr>
          <w:rFonts w:ascii="Arial" w:hAnsi="Arial" w:cs="Arial"/>
          <w:noProof/>
          <w:kern w:val="0"/>
          <w:sz w:val="22"/>
          <w:vertAlign w:val="superscript"/>
        </w:rPr>
        <w:t>51</w:t>
      </w:r>
      <w:r w:rsidRPr="00D40F5F">
        <w:rPr>
          <w:rFonts w:ascii="Arial" w:hAnsi="Arial" w:cs="Arial"/>
          <w:kern w:val="0"/>
          <w:sz w:val="22"/>
        </w:rPr>
        <w:fldChar w:fldCharType="end"/>
      </w:r>
      <w:r w:rsidRPr="00D40F5F">
        <w:rPr>
          <w:rFonts w:ascii="Arial" w:hAnsi="Arial" w:cs="Arial"/>
          <w:kern w:val="0"/>
          <w:sz w:val="22"/>
        </w:rPr>
        <w:t>. The human genome browser at UCSC was used for the visualization of genomic features near the integration sites</w:t>
      </w:r>
      <w:r w:rsidRPr="00D40F5F">
        <w:rPr>
          <w:rFonts w:ascii="Arial" w:hAnsi="Arial" w:cs="Arial"/>
          <w:kern w:val="0"/>
          <w:sz w:val="22"/>
        </w:rPr>
        <w:fldChar w:fldCharType="begin"/>
      </w:r>
      <w:r w:rsidR="005B133E" w:rsidRPr="0032649F">
        <w:rPr>
          <w:rFonts w:ascii="Arial" w:hAnsi="Arial" w:cs="Arial"/>
          <w:kern w:val="0"/>
          <w:sz w:val="22"/>
        </w:rPr>
        <w:instrText xml:space="preserve"> ADDIN EN.CITE &lt;EndNote&gt;&lt;Cite&gt;&lt;Author&gt;Kent&lt;/Author&gt;&lt;Year&gt;2002&lt;/Year&gt;&lt;RecNum&gt;3145&lt;/RecNum&gt;&lt;DisplayText&gt;&lt;style face="superscript"&gt;54&lt;/style&gt;&lt;/DisplayText&gt;&lt;record&gt;&lt;rec-number&gt;3145&lt;/rec-number&gt;&lt;foreign-keys&gt;&lt;key app="EN" db-id="trpe9xp9a5trtnez0x2pvee92e99dw0wpv5d" timestamp="1556826800"&gt;3145&lt;/key&gt;&lt;/foreign-keys&gt;&lt;ref-type name="Journal Article"&gt;17&lt;/ref-type&gt;&lt;contributors&gt;&lt;authors&gt;&lt;author&gt;Kent, W. J.&lt;/author&gt;&lt;author&gt;Sugnet, C. W.&lt;/author&gt;&lt;author&gt;Furey, T. S.&lt;/author&gt;&lt;author&gt;Roskin, K. M.&lt;/author&gt;&lt;author&gt;Pringle, T. H.&lt;/author&gt;&lt;author&gt;Zahler, A. M.&lt;/author&gt;&lt;author&gt;Haussler, D.&lt;/author&gt;&lt;/authors&gt;&lt;/contributors&gt;&lt;auth-address&gt;Department of Molecular, Cellular, and Developmental Biology, University of California, Santa Cruz, CA 95064, USA. kent@biology.ucsc.edu&lt;/auth-address&gt;&lt;titles&gt;&lt;title&gt;The human genome browser at UCSC&lt;/title&gt;&lt;secondary-title&gt;Genome Res&lt;/secondary-title&gt;&lt;/titles&gt;&lt;periodical&gt;&lt;full-title&gt;Genome Res&lt;/full-title&gt;&lt;/periodical&gt;&lt;pages&gt;996-1006&lt;/pages&gt;&lt;volume&gt;12&lt;/volume&gt;&lt;number&gt;6&lt;/number&gt;&lt;edition&gt;2002/06/05&lt;/edition&gt;&lt;keywords&gt;&lt;keyword&gt;California&lt;/keyword&gt;&lt;keyword&gt;*Database Management Systems&lt;/keyword&gt;&lt;keyword&gt;Databases, Genetic&lt;/keyword&gt;&lt;keyword&gt;Gene Expression&lt;/keyword&gt;&lt;keyword&gt;Genes&lt;/keyword&gt;&lt;keyword&gt;*Genome, Human&lt;/keyword&gt;&lt;keyword&gt;Humans&lt;/keyword&gt;&lt;keyword&gt;RNA, Messenger&lt;/keyword&gt;&lt;keyword&gt;Sequence Homology, Nucleic Acid&lt;/keyword&gt;&lt;keyword&gt;Software&lt;/keyword&gt;&lt;keyword&gt;Universities/trends&lt;/keyword&gt;&lt;/keywords&gt;&lt;dates&gt;&lt;year&gt;2002&lt;/year&gt;&lt;pub-dates&gt;&lt;date&gt;Jun&lt;/date&gt;&lt;/pub-dates&gt;&lt;/dates&gt;&lt;isbn&gt;1088-9051 (Print)&amp;#xD;1088-9051 (Linking)&lt;/isbn&gt;&lt;accession-num&gt;12045153&lt;/accession-num&gt;&lt;urls&gt;&lt;related-urls&gt;&lt;url&gt;https://www.ncbi.nlm.nih.gov/pubmed/12045153&lt;/url&gt;&lt;/related-urls&gt;&lt;/urls&gt;&lt;custom2&gt;PMC186604&lt;/custom2&gt;&lt;electronic-resource-num&gt;10.1101/gr.229102&lt;/electronic-resource-num&gt;&lt;/record&gt;&lt;/Cite&gt;&lt;/EndNote&gt;</w:instrText>
      </w:r>
      <w:r w:rsidRPr="00D40F5F">
        <w:rPr>
          <w:rFonts w:ascii="Arial" w:hAnsi="Arial" w:cs="Arial"/>
          <w:kern w:val="0"/>
          <w:sz w:val="22"/>
        </w:rPr>
        <w:fldChar w:fldCharType="separate"/>
      </w:r>
      <w:r w:rsidR="005B133E" w:rsidRPr="00D40F5F">
        <w:rPr>
          <w:rFonts w:ascii="Arial" w:hAnsi="Arial" w:cs="Arial"/>
          <w:noProof/>
          <w:kern w:val="0"/>
          <w:sz w:val="22"/>
          <w:vertAlign w:val="superscript"/>
        </w:rPr>
        <w:t>54</w:t>
      </w:r>
      <w:r w:rsidRPr="00D40F5F">
        <w:rPr>
          <w:rFonts w:ascii="Arial" w:hAnsi="Arial" w:cs="Arial"/>
          <w:kern w:val="0"/>
          <w:sz w:val="22"/>
        </w:rPr>
        <w:fldChar w:fldCharType="end"/>
      </w:r>
      <w:r w:rsidRPr="00D40F5F">
        <w:rPr>
          <w:rFonts w:ascii="Arial" w:hAnsi="Arial" w:cs="Arial"/>
          <w:kern w:val="0"/>
          <w:sz w:val="22"/>
        </w:rPr>
        <w:t>.</w:t>
      </w:r>
    </w:p>
    <w:p w14:paraId="2E64B8BE" w14:textId="77777777" w:rsidR="006A3D6D" w:rsidRPr="00D40F5F"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9101056" w14:textId="77777777" w:rsidR="00AB4C81" w:rsidRPr="00B628F3" w:rsidRDefault="00F75185" w:rsidP="003F3773">
      <w:pPr>
        <w:pStyle w:val="3"/>
        <w:spacing w:before="0" w:after="0"/>
        <w:jc w:val="left"/>
        <w:rPr>
          <w:rFonts w:ascii="Arial" w:hAnsi="Arial" w:cs="Arial"/>
          <w:sz w:val="22"/>
          <w:szCs w:val="22"/>
        </w:rPr>
      </w:pPr>
      <w:r w:rsidRPr="00B628F3">
        <w:rPr>
          <w:rFonts w:ascii="Arial" w:hAnsi="Arial" w:cs="Arial"/>
          <w:sz w:val="22"/>
          <w:szCs w:val="22"/>
        </w:rPr>
        <w:t>DNA Microarray experiment for structure var</w:t>
      </w:r>
      <w:r w:rsidR="00AB4C81" w:rsidRPr="00B628F3">
        <w:rPr>
          <w:rFonts w:ascii="Arial" w:hAnsi="Arial" w:cs="Arial"/>
          <w:sz w:val="22"/>
          <w:szCs w:val="22"/>
        </w:rPr>
        <w:t>iation analysis</w:t>
      </w:r>
    </w:p>
    <w:p w14:paraId="284F9FBD" w14:textId="5B7BBB22" w:rsidR="00F75185" w:rsidRPr="00D40F5F"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b/>
          <w:kern w:val="0"/>
          <w:sz w:val="22"/>
        </w:rPr>
      </w:pPr>
      <w:r w:rsidRPr="0048719D">
        <w:rPr>
          <w:rFonts w:ascii="Arial" w:hAnsi="Arial" w:cs="Arial"/>
          <w:kern w:val="0"/>
          <w:sz w:val="22"/>
        </w:rPr>
        <w:t xml:space="preserve">The genome wide genotyping of tumor tissues was performed using the HumanCoreExome-24 </w:t>
      </w:r>
      <w:proofErr w:type="spellStart"/>
      <w:r w:rsidRPr="0048719D">
        <w:rPr>
          <w:rFonts w:ascii="Arial" w:hAnsi="Arial" w:cs="Arial"/>
          <w:kern w:val="0"/>
          <w:sz w:val="22"/>
        </w:rPr>
        <w:t>BeadChip</w:t>
      </w:r>
      <w:proofErr w:type="spellEnd"/>
      <w:r w:rsidRPr="0048719D">
        <w:rPr>
          <w:rFonts w:ascii="Arial" w:hAnsi="Arial" w:cs="Arial"/>
          <w:kern w:val="0"/>
          <w:sz w:val="22"/>
        </w:rPr>
        <w:t xml:space="preserve"> (Illumina Inc.), which was scanned by the</w:t>
      </w:r>
      <w:r w:rsidRPr="00185A9C">
        <w:rPr>
          <w:rFonts w:ascii="Arial" w:hAnsi="Arial" w:cs="Arial"/>
          <w:kern w:val="0"/>
          <w:sz w:val="22"/>
        </w:rPr>
        <w:t xml:space="preserve"> </w:t>
      </w:r>
      <w:proofErr w:type="spellStart"/>
      <w:r w:rsidRPr="00185A9C">
        <w:rPr>
          <w:rFonts w:ascii="Arial" w:hAnsi="Arial" w:cs="Arial"/>
          <w:kern w:val="0"/>
          <w:sz w:val="22"/>
        </w:rPr>
        <w:t>iScan</w:t>
      </w:r>
      <w:proofErr w:type="spellEnd"/>
      <w:r w:rsidRPr="00185A9C">
        <w:rPr>
          <w:rFonts w:ascii="Arial" w:hAnsi="Arial" w:cs="Arial"/>
          <w:kern w:val="0"/>
          <w:sz w:val="22"/>
        </w:rPr>
        <w:t xml:space="preserve"> Reader (Illumina Inc). The </w:t>
      </w:r>
      <w:proofErr w:type="spellStart"/>
      <w:r w:rsidRPr="00185A9C">
        <w:rPr>
          <w:rFonts w:ascii="Arial" w:hAnsi="Arial" w:cs="Arial"/>
          <w:kern w:val="0"/>
          <w:sz w:val="22"/>
        </w:rPr>
        <w:t>LogR</w:t>
      </w:r>
      <w:proofErr w:type="spellEnd"/>
      <w:r w:rsidRPr="00185A9C">
        <w:rPr>
          <w:rFonts w:ascii="Arial" w:hAnsi="Arial" w:cs="Arial"/>
          <w:kern w:val="0"/>
          <w:sz w:val="22"/>
        </w:rPr>
        <w:t xml:space="preserve"> ratio (LRR) and B allele frequency (BAF) of each genotyped locus were extracted by Illumina </w:t>
      </w:r>
      <w:proofErr w:type="spellStart"/>
      <w:r w:rsidRPr="00185A9C">
        <w:rPr>
          <w:rFonts w:ascii="Arial" w:hAnsi="Arial" w:cs="Arial"/>
          <w:kern w:val="0"/>
          <w:sz w:val="22"/>
        </w:rPr>
        <w:t>GenomeStudio</w:t>
      </w:r>
      <w:proofErr w:type="spellEnd"/>
      <w:r w:rsidRPr="00185A9C">
        <w:rPr>
          <w:rFonts w:ascii="Arial" w:hAnsi="Arial" w:cs="Arial"/>
          <w:kern w:val="0"/>
          <w:sz w:val="22"/>
        </w:rPr>
        <w:t xml:space="preserve"> 2011. Variations in copy numbers by each sample were determined by pennCNV</w:t>
      </w:r>
      <w:r w:rsidRPr="00D40F5F">
        <w:rPr>
          <w:rFonts w:ascii="Arial" w:hAnsi="Arial" w:cs="Arial"/>
          <w:kern w:val="0"/>
          <w:sz w:val="22"/>
        </w:rPr>
        <w:fldChar w:fldCharType="begin"/>
      </w:r>
      <w:r w:rsidR="005B133E" w:rsidRPr="0032649F">
        <w:rPr>
          <w:rFonts w:ascii="Arial" w:hAnsi="Arial" w:cs="Arial"/>
          <w:kern w:val="0"/>
          <w:sz w:val="22"/>
        </w:rPr>
        <w:instrText xml:space="preserve"> ADDIN EN.CITE &lt;EndNote&gt;&lt;Cite&gt;&lt;Author&gt;Wang&lt;/Author&gt;&lt;Year&gt;2007&lt;/Year&gt;&lt;RecNum&gt;107&lt;/RecNum&gt;&lt;DisplayText&gt;&lt;style face="superscript"&gt;55&lt;/style&gt;&lt;/DisplayText&gt;&lt;record&gt;&lt;rec-number&gt;107&lt;/rec-number&gt;&lt;foreign-keys&gt;&lt;key app="EN" db-id="xstxpzswefzer2extfzptepwd299pp0t9wa9" timestamp="1511318439"&gt;107&lt;/key&gt;&lt;/foreign-keys&gt;&lt;ref-type name="Journal Article"&gt;17&lt;/ref-type&gt;&lt;contributors&gt;&lt;authors&gt;&lt;author&gt;Wang, K.&lt;/author&gt;&lt;author&gt;Li, M.&lt;/author&gt;&lt;author&gt;Hadley, D.&lt;/author&gt;&lt;author&gt;Liu, R.&lt;/author&gt;&lt;author&gt;Glessner, J.&lt;/author&gt;&lt;author&gt;Grant, S. F.&lt;/author&gt;&lt;author&gt;Hakonarson, H.&lt;/author&gt;&lt;author&gt;Bucan, M.&lt;/author&gt;&lt;/authors&gt;&lt;/contributors&gt;&lt;auth-address&gt;Department of Genetics, University of Pennsylvania, Philadelphia, Pennsylvania 19104, USA.&lt;/auth-address&gt;&lt;titles&gt;&lt;title&gt;PennCNV: an integrated hidden Markov model designed for high-resolution copy number variation detection in whole-genome SNP genotyping data&lt;/title&gt;&lt;secondary-title&gt;Genome Res&lt;/secondary-title&gt;&lt;/titles&gt;&lt;periodical&gt;&lt;full-title&gt;Genome Res&lt;/full-title&gt;&lt;/periodical&gt;&lt;pages&gt;1665-74&lt;/pages&gt;&lt;volume&gt;17&lt;/volume&gt;&lt;number&gt;11&lt;/number&gt;&lt;keywords&gt;&lt;keyword&gt;*Gene Dosage&lt;/keyword&gt;&lt;keyword&gt;*Genetic Variation&lt;/keyword&gt;&lt;keyword&gt;*Genome, Human&lt;/keyword&gt;&lt;keyword&gt;Genotype&lt;/keyword&gt;&lt;keyword&gt;Humans&lt;/keyword&gt;&lt;keyword&gt;*Markov Chains&lt;/keyword&gt;&lt;keyword&gt;Models, Statistical&lt;/keyword&gt;&lt;keyword&gt;*Polymorphism, Single Nucleotide&lt;/keyword&gt;&lt;/keywords&gt;&lt;dates&gt;&lt;year&gt;2007&lt;/year&gt;&lt;pub-dates&gt;&lt;date&gt;Nov&lt;/date&gt;&lt;/pub-dates&gt;&lt;/dates&gt;&lt;isbn&gt;1088-9051 (Print)&amp;#xD;1088-9051 (Linking)&lt;/isbn&gt;&lt;accession-num&gt;17921354&lt;/accession-num&gt;&lt;urls&gt;&lt;related-urls&gt;&lt;url&gt;https://www.ncbi.nlm.nih.gov/pubmed/17921354&lt;/url&gt;&lt;/related-urls&gt;&lt;/urls&gt;&lt;custom2&gt;PMC2045149&lt;/custom2&gt;&lt;electronic-resource-num&gt;10.1101/gr.6861907&lt;/electronic-resource-num&gt;&lt;/record&gt;&lt;/Cite&gt;&lt;/EndNote&gt;</w:instrText>
      </w:r>
      <w:r w:rsidRPr="00D40F5F">
        <w:rPr>
          <w:rFonts w:ascii="Arial" w:hAnsi="Arial" w:cs="Arial"/>
          <w:kern w:val="0"/>
          <w:sz w:val="22"/>
        </w:rPr>
        <w:fldChar w:fldCharType="separate"/>
      </w:r>
      <w:r w:rsidR="005B133E" w:rsidRPr="00D40F5F">
        <w:rPr>
          <w:rFonts w:ascii="Arial" w:hAnsi="Arial" w:cs="Arial"/>
          <w:noProof/>
          <w:kern w:val="0"/>
          <w:sz w:val="22"/>
          <w:vertAlign w:val="superscript"/>
        </w:rPr>
        <w:t>55</w:t>
      </w:r>
      <w:r w:rsidRPr="00D40F5F">
        <w:rPr>
          <w:rFonts w:ascii="Arial" w:hAnsi="Arial" w:cs="Arial"/>
          <w:kern w:val="0"/>
          <w:sz w:val="22"/>
        </w:rPr>
        <w:fldChar w:fldCharType="end"/>
      </w:r>
      <w:r w:rsidRPr="00D40F5F">
        <w:rPr>
          <w:rFonts w:ascii="Arial" w:hAnsi="Arial" w:cs="Arial"/>
          <w:kern w:val="0"/>
          <w:sz w:val="22"/>
        </w:rPr>
        <w:t xml:space="preserve">. </w:t>
      </w:r>
    </w:p>
    <w:p w14:paraId="11AFF01A" w14:textId="77777777" w:rsidR="006A3D6D" w:rsidRPr="00B628F3"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259AD224" w14:textId="77777777" w:rsidR="00F75185" w:rsidRPr="0048719D" w:rsidRDefault="00F75185" w:rsidP="003F3773">
      <w:pPr>
        <w:pStyle w:val="3"/>
        <w:spacing w:before="0" w:after="0"/>
        <w:jc w:val="left"/>
        <w:rPr>
          <w:rFonts w:ascii="Arial" w:hAnsi="Arial" w:cs="Arial"/>
          <w:sz w:val="22"/>
          <w:szCs w:val="22"/>
        </w:rPr>
      </w:pPr>
      <w:r w:rsidRPr="0048719D">
        <w:rPr>
          <w:rFonts w:ascii="Arial" w:hAnsi="Arial" w:cs="Arial"/>
          <w:sz w:val="22"/>
          <w:szCs w:val="22"/>
        </w:rPr>
        <w:t>Statistical analysis</w:t>
      </w:r>
    </w:p>
    <w:p w14:paraId="3F7C6780" w14:textId="77777777" w:rsidR="00F75185" w:rsidRPr="00D40F5F"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48719D">
        <w:rPr>
          <w:rFonts w:ascii="Arial" w:hAnsi="Arial" w:cs="Arial"/>
          <w:kern w:val="0"/>
          <w:sz w:val="22"/>
        </w:rPr>
        <w:t>Statistical analysis including Chi-square test, t</w:t>
      </w:r>
      <w:r w:rsidRPr="00EA1705">
        <w:rPr>
          <w:rFonts w:ascii="Arial" w:hAnsi="Arial" w:cs="Arial"/>
          <w:kern w:val="0"/>
          <w:sz w:val="22"/>
        </w:rPr>
        <w:t>-test, and linear regression, was performed using R packages (</w:t>
      </w:r>
      <w:hyperlink r:id="rId13" w:history="1">
        <w:r w:rsidRPr="00D40F5F">
          <w:rPr>
            <w:rStyle w:val="ae"/>
            <w:rFonts w:ascii="Arial" w:hAnsi="Arial" w:cs="Arial"/>
            <w:color w:val="auto"/>
            <w:kern w:val="0"/>
            <w:sz w:val="22"/>
          </w:rPr>
          <w:t>https://www.r-project.org/</w:t>
        </w:r>
      </w:hyperlink>
      <w:r w:rsidRPr="00D40F5F">
        <w:rPr>
          <w:rFonts w:ascii="Arial" w:hAnsi="Arial" w:cs="Arial"/>
          <w:kern w:val="0"/>
          <w:sz w:val="22"/>
        </w:rPr>
        <w:t>).</w:t>
      </w:r>
    </w:p>
    <w:p w14:paraId="229B6AB9" w14:textId="77777777" w:rsidR="006A3D6D" w:rsidRPr="00D40F5F"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3F5A1126" w14:textId="77777777" w:rsidR="007F7B7E" w:rsidRPr="00B628F3" w:rsidRDefault="007F7B7E" w:rsidP="003F3773">
      <w:pPr>
        <w:pStyle w:val="2"/>
        <w:spacing w:before="0" w:after="0"/>
        <w:jc w:val="left"/>
        <w:rPr>
          <w:rFonts w:ascii="Arial" w:hAnsi="Arial" w:cs="Arial"/>
          <w:sz w:val="22"/>
          <w:szCs w:val="22"/>
        </w:rPr>
      </w:pPr>
      <w:r w:rsidRPr="00B628F3">
        <w:rPr>
          <w:rFonts w:ascii="Arial" w:hAnsi="Arial" w:cs="Arial"/>
          <w:sz w:val="22"/>
          <w:szCs w:val="22"/>
        </w:rPr>
        <w:t>Data availability</w:t>
      </w:r>
    </w:p>
    <w:p w14:paraId="7D50C5C1" w14:textId="6DA6D21A" w:rsidR="000644E1" w:rsidRPr="0048719D" w:rsidRDefault="003F4F9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color w:val="000000"/>
          <w:kern w:val="0"/>
          <w:sz w:val="22"/>
        </w:rPr>
      </w:pPr>
      <w:r w:rsidRPr="003F4F9A">
        <w:rPr>
          <w:rFonts w:ascii="Arial" w:hAnsi="Arial" w:cs="Arial"/>
          <w:color w:val="000000"/>
          <w:kern w:val="0"/>
          <w:sz w:val="22"/>
        </w:rPr>
        <w:t>The raw sequence data reported in this paper have been deposited in the Genome Sequence Archive in BIG Data Center</w:t>
      </w:r>
      <w:r>
        <w:rPr>
          <w:rFonts w:ascii="Arial" w:hAnsi="Arial" w:cs="Arial"/>
          <w:color w:val="000000"/>
          <w:kern w:val="0"/>
          <w:sz w:val="22"/>
        </w:rPr>
        <w:fldChar w:fldCharType="begin">
          <w:fldData xml:space="preserve">PEVuZE5vdGU+PENpdGU+PEF1dGhvcj5XYW5nPC9BdXRob3I+PFllYXI+MjAxNzwvWWVhcj48UmVj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</w:fldData>
        </w:fldChar>
      </w:r>
      <w:r>
        <w:rPr>
          <w:rFonts w:ascii="Arial" w:hAnsi="Arial" w:cs="Arial"/>
          <w:color w:val="000000"/>
          <w:kern w:val="0"/>
          <w:sz w:val="22"/>
        </w:rPr>
        <w:instrText xml:space="preserve"> ADDIN EN.CITE </w:instrText>
      </w:r>
      <w:r>
        <w:rPr>
          <w:rFonts w:ascii="Arial" w:hAnsi="Arial" w:cs="Arial"/>
          <w:color w:val="000000"/>
          <w:kern w:val="0"/>
          <w:sz w:val="22"/>
        </w:rPr>
        <w:fldChar w:fldCharType="begin">
          <w:fldData xml:space="preserve">PEVuZE5vdGU+PENpdGU+PEF1dGhvcj5XYW5nPC9BdXRob3I+PFllYXI+MjAxNzwvWWVhcj48UmVj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</w:fldData>
        </w:fldChar>
      </w:r>
      <w:r>
        <w:rPr>
          <w:rFonts w:ascii="Arial" w:hAnsi="Arial" w:cs="Arial"/>
          <w:color w:val="000000"/>
          <w:kern w:val="0"/>
          <w:sz w:val="22"/>
        </w:rPr>
        <w:instrText xml:space="preserve"> ADDIN EN.CITE.DATA </w:instrText>
      </w:r>
      <w:r>
        <w:rPr>
          <w:rFonts w:ascii="Arial" w:hAnsi="Arial" w:cs="Arial"/>
          <w:color w:val="000000"/>
          <w:kern w:val="0"/>
          <w:sz w:val="22"/>
        </w:rPr>
      </w:r>
      <w:r>
        <w:rPr>
          <w:rFonts w:ascii="Arial" w:hAnsi="Arial" w:cs="Arial"/>
          <w:color w:val="000000"/>
          <w:kern w:val="0"/>
          <w:sz w:val="22"/>
        </w:rPr>
        <w:fldChar w:fldCharType="end"/>
      </w:r>
      <w:r>
        <w:rPr>
          <w:rFonts w:ascii="Arial" w:hAnsi="Arial" w:cs="Arial"/>
          <w:color w:val="000000"/>
          <w:kern w:val="0"/>
          <w:sz w:val="22"/>
        </w:rPr>
      </w:r>
      <w:r>
        <w:rPr>
          <w:rFonts w:ascii="Arial" w:hAnsi="Arial" w:cs="Arial"/>
          <w:color w:val="000000"/>
          <w:kern w:val="0"/>
          <w:sz w:val="22"/>
        </w:rPr>
        <w:fldChar w:fldCharType="separate"/>
      </w:r>
      <w:r w:rsidRPr="003F4F9A">
        <w:rPr>
          <w:rFonts w:ascii="Arial" w:hAnsi="Arial" w:cs="Arial"/>
          <w:noProof/>
          <w:color w:val="000000"/>
          <w:kern w:val="0"/>
          <w:sz w:val="22"/>
          <w:vertAlign w:val="superscript"/>
        </w:rPr>
        <w:t>56</w:t>
      </w:r>
      <w:r>
        <w:rPr>
          <w:rFonts w:ascii="Arial" w:hAnsi="Arial" w:cs="Arial"/>
          <w:color w:val="000000"/>
          <w:kern w:val="0"/>
          <w:sz w:val="22"/>
        </w:rPr>
        <w:fldChar w:fldCharType="end"/>
      </w:r>
      <w:r w:rsidRPr="003F4F9A">
        <w:rPr>
          <w:rFonts w:ascii="Arial" w:hAnsi="Arial" w:cs="Arial"/>
          <w:color w:val="000000"/>
          <w:kern w:val="0"/>
          <w:sz w:val="22"/>
        </w:rPr>
        <w:t>, Beijing Institute of Genomics (BIG), Chinese Academy of Sciences, under accession number</w:t>
      </w:r>
      <w:r>
        <w:rPr>
          <w:rFonts w:ascii="Arial" w:hAnsi="Arial" w:cs="Arial"/>
          <w:color w:val="000000"/>
          <w:kern w:val="0"/>
          <w:sz w:val="22"/>
        </w:rPr>
        <w:t xml:space="preserve"> </w:t>
      </w:r>
      <w:r w:rsidRPr="003F4F9A">
        <w:rPr>
          <w:rFonts w:ascii="Arial" w:hAnsi="Arial" w:cs="Arial"/>
          <w:color w:val="000000"/>
          <w:kern w:val="0"/>
          <w:sz w:val="22"/>
        </w:rPr>
        <w:t xml:space="preserve">CRA000446 that </w:t>
      </w:r>
      <w:r>
        <w:rPr>
          <w:rFonts w:ascii="Arial" w:hAnsi="Arial" w:cs="Arial"/>
          <w:color w:val="000000"/>
          <w:kern w:val="0"/>
          <w:sz w:val="22"/>
        </w:rPr>
        <w:t>is</w:t>
      </w:r>
      <w:r w:rsidRPr="003F4F9A">
        <w:rPr>
          <w:rFonts w:ascii="Arial" w:hAnsi="Arial" w:cs="Arial"/>
          <w:color w:val="000000"/>
          <w:kern w:val="0"/>
          <w:sz w:val="22"/>
        </w:rPr>
        <w:t xml:space="preserve"> publicly accessible at </w:t>
      </w:r>
      <w:hyperlink r:id="rId14" w:history="1">
        <w:r w:rsidRPr="003B5018">
          <w:rPr>
            <w:rStyle w:val="ae"/>
            <w:rFonts w:ascii="Arial" w:hAnsi="Arial" w:cs="Arial"/>
            <w:kern w:val="0"/>
            <w:sz w:val="22"/>
          </w:rPr>
          <w:t>http://bigd.big.ac.cn/gsa</w:t>
        </w:r>
      </w:hyperlink>
      <w:r>
        <w:rPr>
          <w:rFonts w:ascii="Arial" w:hAnsi="Arial" w:cs="Arial"/>
          <w:color w:val="000000"/>
          <w:kern w:val="0"/>
          <w:sz w:val="22"/>
        </w:rPr>
        <w:t xml:space="preserve"> .</w:t>
      </w:r>
    </w:p>
    <w:p w14:paraId="1EBF6CFC" w14:textId="77777777" w:rsidR="00376536" w:rsidRPr="0048719D"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b/>
          <w:color w:val="000000"/>
          <w:kern w:val="0"/>
          <w:sz w:val="22"/>
        </w:rPr>
      </w:pPr>
    </w:p>
    <w:p w14:paraId="30C4BA5E" w14:textId="77777777" w:rsidR="00376536" w:rsidRPr="00185A9C" w:rsidRDefault="00376536" w:rsidP="003F3773">
      <w:pPr>
        <w:pStyle w:val="2"/>
        <w:spacing w:before="0" w:after="0"/>
        <w:jc w:val="left"/>
        <w:rPr>
          <w:rFonts w:ascii="Arial" w:hAnsi="Arial" w:cs="Arial"/>
          <w:sz w:val="22"/>
          <w:szCs w:val="22"/>
        </w:rPr>
      </w:pPr>
      <w:r w:rsidRPr="00185A9C">
        <w:rPr>
          <w:rFonts w:ascii="Arial" w:hAnsi="Arial" w:cs="Arial"/>
          <w:sz w:val="22"/>
          <w:szCs w:val="22"/>
        </w:rPr>
        <w:t>Author Contributions</w:t>
      </w:r>
    </w:p>
    <w:p w14:paraId="062E722E" w14:textId="06BFF59C" w:rsidR="00376536"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4E0AE0">
        <w:rPr>
          <w:rFonts w:ascii="Arial" w:hAnsi="Arial" w:cs="Arial"/>
          <w:kern w:val="0"/>
          <w:sz w:val="22"/>
        </w:rPr>
        <w:t xml:space="preserve">The concept and study design was provided by D.Z., K.Z, W.C., C.Z. and U.P.; patient enrollment, the sample and clinic data collection were performed by P.D., Z.W. </w:t>
      </w:r>
      <w:r w:rsidR="003B523A" w:rsidRPr="004E0AE0">
        <w:rPr>
          <w:rFonts w:ascii="Arial" w:hAnsi="Arial" w:cs="Arial"/>
          <w:kern w:val="0"/>
          <w:sz w:val="22"/>
        </w:rPr>
        <w:t>X.Y.</w:t>
      </w:r>
      <w:r w:rsidR="007F4234" w:rsidRPr="0032649F">
        <w:rPr>
          <w:rFonts w:ascii="Arial" w:hAnsi="Arial" w:cs="Arial"/>
          <w:kern w:val="0"/>
          <w:sz w:val="22"/>
        </w:rPr>
        <w:t xml:space="preserve"> </w:t>
      </w:r>
      <w:r w:rsidRPr="00D40F5F">
        <w:rPr>
          <w:rFonts w:ascii="Arial" w:hAnsi="Arial" w:cs="Arial"/>
          <w:kern w:val="0"/>
          <w:sz w:val="22"/>
        </w:rPr>
        <w:t xml:space="preserve">and H.D.; the sequencing experiments were performed by C.T., and D.Z.; the data analysis and interpretation were performed by W.C., D.Z., K.Z. P.D., Y.H., </w:t>
      </w:r>
      <w:r w:rsidR="003B523A" w:rsidRPr="00D40F5F">
        <w:rPr>
          <w:rFonts w:ascii="Arial" w:hAnsi="Arial" w:cs="Arial"/>
          <w:kern w:val="0"/>
          <w:sz w:val="22"/>
        </w:rPr>
        <w:t xml:space="preserve">S.G, </w:t>
      </w:r>
      <w:r w:rsidRPr="00D40F5F">
        <w:rPr>
          <w:rFonts w:ascii="Arial" w:hAnsi="Arial" w:cs="Arial"/>
          <w:kern w:val="0"/>
          <w:sz w:val="22"/>
        </w:rPr>
        <w:t>H.Z., U.P. and G.F.; the manuscript preparation was performed by: D.Z., K.Z., G.F. and U.P.; overall responsibility was given to D.Z., W.C., K.Z, P.D., U.P. and C.Z</w:t>
      </w:r>
    </w:p>
    <w:p w14:paraId="0D3E0857" w14:textId="77777777" w:rsidR="000974A6" w:rsidRPr="00D40F5F" w:rsidRDefault="000974A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3EDF13DF" w14:textId="77777777" w:rsidR="00376536" w:rsidRPr="00B628F3" w:rsidRDefault="00376536" w:rsidP="003F3773">
      <w:pPr>
        <w:pStyle w:val="2"/>
        <w:spacing w:before="0" w:after="0"/>
        <w:jc w:val="left"/>
        <w:rPr>
          <w:rFonts w:ascii="Arial" w:hAnsi="Arial" w:cs="Arial"/>
          <w:kern w:val="0"/>
          <w:sz w:val="22"/>
          <w:szCs w:val="22"/>
        </w:rPr>
      </w:pPr>
      <w:r w:rsidRPr="00B628F3">
        <w:rPr>
          <w:rFonts w:ascii="Arial" w:hAnsi="Arial" w:cs="Arial"/>
          <w:sz w:val="22"/>
          <w:szCs w:val="22"/>
        </w:rPr>
        <w:t>Conflicts of interests</w:t>
      </w:r>
    </w:p>
    <w:p w14:paraId="0F0A1E97" w14:textId="77777777" w:rsidR="00376536" w:rsidRPr="00EA1705"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48719D">
        <w:rPr>
          <w:rFonts w:ascii="Arial" w:hAnsi="Arial" w:cs="Arial"/>
          <w:kern w:val="0"/>
          <w:sz w:val="22"/>
        </w:rPr>
        <w:t xml:space="preserve">Dr. </w:t>
      </w:r>
      <w:proofErr w:type="spellStart"/>
      <w:r w:rsidRPr="0048719D">
        <w:rPr>
          <w:rFonts w:ascii="Arial" w:hAnsi="Arial" w:cs="Arial"/>
          <w:kern w:val="0"/>
          <w:sz w:val="22"/>
        </w:rPr>
        <w:t>Dake</w:t>
      </w:r>
      <w:proofErr w:type="spellEnd"/>
      <w:r w:rsidRPr="0048719D">
        <w:rPr>
          <w:rFonts w:ascii="Arial" w:hAnsi="Arial" w:cs="Arial"/>
          <w:kern w:val="0"/>
          <w:sz w:val="22"/>
        </w:rPr>
        <w:t xml:space="preserve"> Zhang has a patent pending for the probe-based HBV DNA capture in plasma as a liquid biopsy to monitor HCC development. </w:t>
      </w:r>
      <w:r w:rsidRPr="0048719D">
        <w:rPr>
          <w:rFonts w:ascii="Arial" w:hAnsi="Arial" w:cs="Arial"/>
          <w:sz w:val="22"/>
        </w:rPr>
        <w:t xml:space="preserve">The authors declare no other </w:t>
      </w:r>
      <w:r w:rsidRPr="00EA1705">
        <w:rPr>
          <w:rFonts w:ascii="Arial" w:hAnsi="Arial" w:cs="Arial"/>
          <w:sz w:val="22"/>
        </w:rPr>
        <w:t>potential conflicts of interests</w:t>
      </w:r>
      <w:r w:rsidRPr="00EA1705">
        <w:rPr>
          <w:rFonts w:ascii="Arial" w:hAnsi="Arial" w:cs="Arial"/>
          <w:kern w:val="0"/>
          <w:sz w:val="22"/>
        </w:rPr>
        <w:t>.</w:t>
      </w:r>
    </w:p>
    <w:p w14:paraId="124452C3" w14:textId="77777777" w:rsidR="00610351" w:rsidRPr="00EA1705" w:rsidRDefault="0061035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465845E7" w14:textId="52463B31" w:rsidR="003F3773"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b/>
          <w:color w:val="000000"/>
          <w:kern w:val="0"/>
          <w:sz w:val="22"/>
        </w:rPr>
      </w:pPr>
      <w:r w:rsidRPr="00185A9C">
        <w:rPr>
          <w:rFonts w:ascii="Arial" w:hAnsi="Arial" w:cs="Arial"/>
          <w:b/>
          <w:color w:val="000000"/>
          <w:kern w:val="0"/>
          <w:sz w:val="22"/>
        </w:rPr>
        <w:t>Acknowledgements</w:t>
      </w:r>
    </w:p>
    <w:p w14:paraId="6227B664" w14:textId="75FB577D" w:rsidR="00376536"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ind w:firstLineChars="150" w:firstLine="330"/>
        <w:jc w:val="left"/>
        <w:rPr>
          <w:rFonts w:ascii="Arial" w:hAnsi="Arial" w:cs="Arial"/>
          <w:kern w:val="0"/>
          <w:sz w:val="22"/>
        </w:rPr>
      </w:pPr>
      <w:r w:rsidRPr="00185A9C">
        <w:rPr>
          <w:rFonts w:ascii="Arial" w:hAnsi="Arial" w:cs="Arial"/>
          <w:color w:val="000000"/>
          <w:kern w:val="0"/>
          <w:sz w:val="22"/>
        </w:rPr>
        <w:t>This work was presented in the International Liver Congress™ 2018 at Paris in the late breaker section (LBP-029).</w:t>
      </w:r>
      <w:r w:rsidRPr="004E0AE0">
        <w:rPr>
          <w:rFonts w:ascii="Arial" w:hAnsi="Arial" w:cs="Arial"/>
          <w:kern w:val="0"/>
          <w:sz w:val="22"/>
        </w:rPr>
        <w:t xml:space="preserve"> This manuscript has been edited and proofread by </w:t>
      </w:r>
      <w:proofErr w:type="spellStart"/>
      <w:r w:rsidRPr="004E0AE0">
        <w:rPr>
          <w:rFonts w:ascii="Arial" w:hAnsi="Arial" w:cs="Arial"/>
          <w:kern w:val="0"/>
          <w:sz w:val="22"/>
        </w:rPr>
        <w:t>Medjaden</w:t>
      </w:r>
      <w:proofErr w:type="spellEnd"/>
      <w:r w:rsidRPr="004E0AE0">
        <w:rPr>
          <w:rFonts w:ascii="Arial" w:hAnsi="Arial" w:cs="Arial"/>
          <w:kern w:val="0"/>
          <w:sz w:val="22"/>
        </w:rPr>
        <w:t xml:space="preserve"> Bioscience Limited. This project was partially supported by the Innovation Promotion Association CAS (2016098), the National Natural Science Foundation of China (81201700)</w:t>
      </w:r>
      <w:r w:rsidR="005713EC" w:rsidRPr="0032649F">
        <w:rPr>
          <w:rFonts w:ascii="Arial" w:hAnsi="Arial" w:cs="Arial"/>
          <w:kern w:val="0"/>
          <w:sz w:val="22"/>
        </w:rPr>
        <w:t xml:space="preserve">, </w:t>
      </w:r>
      <w:r w:rsidRPr="00D40F5F">
        <w:rPr>
          <w:rFonts w:ascii="Arial" w:hAnsi="Arial" w:cs="Arial"/>
          <w:kern w:val="0"/>
          <w:sz w:val="22"/>
        </w:rPr>
        <w:t xml:space="preserve">the Major State Basic Research Development Program (2014CB542006), the Key Research Program of the Chinese Academy of Sciences (KJZD-EW-L14), </w:t>
      </w:r>
      <w:r w:rsidR="003B523A" w:rsidRPr="00D40F5F">
        <w:rPr>
          <w:rFonts w:ascii="Arial" w:hAnsi="Arial" w:cs="Arial"/>
          <w:kern w:val="0"/>
          <w:sz w:val="22"/>
        </w:rPr>
        <w:t>Beijing Natural Science Foundation</w:t>
      </w:r>
      <w:r w:rsidR="005713EC" w:rsidRPr="0032649F">
        <w:rPr>
          <w:rFonts w:ascii="Arial" w:hAnsi="Arial" w:cs="Arial"/>
          <w:kern w:val="0"/>
          <w:sz w:val="22"/>
        </w:rPr>
        <w:t xml:space="preserve"> </w:t>
      </w:r>
      <w:r w:rsidR="005713EC" w:rsidRPr="00D40F5F">
        <w:rPr>
          <w:rFonts w:ascii="Arial" w:hAnsi="Arial" w:cs="Arial"/>
          <w:kern w:val="0"/>
          <w:sz w:val="22"/>
        </w:rPr>
        <w:t>(</w:t>
      </w:r>
      <w:r w:rsidR="003B523A" w:rsidRPr="00D40F5F">
        <w:rPr>
          <w:rFonts w:ascii="Arial" w:hAnsi="Arial" w:cs="Arial"/>
          <w:kern w:val="0"/>
          <w:sz w:val="22"/>
        </w:rPr>
        <w:t xml:space="preserve">7192158), the Fundamental Research Funds for the Central Universities (3332018032) </w:t>
      </w:r>
      <w:r w:rsidRPr="00B628F3">
        <w:rPr>
          <w:rFonts w:ascii="Arial" w:hAnsi="Arial" w:cs="Arial"/>
          <w:kern w:val="0"/>
          <w:sz w:val="22"/>
        </w:rPr>
        <w:t>and the Capital's Funds for Health Improvement and Research</w:t>
      </w:r>
      <w:r w:rsidRPr="00B628F3" w:rsidDel="00D5447F">
        <w:rPr>
          <w:rFonts w:ascii="Arial" w:hAnsi="Arial" w:cs="Arial"/>
          <w:kern w:val="0"/>
          <w:sz w:val="22"/>
        </w:rPr>
        <w:t xml:space="preserve"> </w:t>
      </w:r>
      <w:r w:rsidRPr="0048719D">
        <w:rPr>
          <w:rFonts w:ascii="Arial" w:hAnsi="Arial" w:cs="Arial"/>
          <w:kern w:val="0"/>
          <w:sz w:val="22"/>
        </w:rPr>
        <w:t>(2018-1-1151). The sponsor or funding organization had no role in the design or conduction of this research.</w:t>
      </w:r>
    </w:p>
    <w:p w14:paraId="444E287B" w14:textId="77777777" w:rsidR="000974A6" w:rsidRPr="0048719D" w:rsidRDefault="000974A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kern w:val="0"/>
          <w:sz w:val="22"/>
        </w:rPr>
      </w:pPr>
    </w:p>
    <w:p w14:paraId="288CF2F8" w14:textId="77777777" w:rsidR="00C22247" w:rsidRPr="00EA1705" w:rsidRDefault="00CE7AFA" w:rsidP="003F3773">
      <w:pPr>
        <w:pStyle w:val="2"/>
        <w:spacing w:before="0" w:after="0"/>
        <w:jc w:val="left"/>
        <w:rPr>
          <w:rFonts w:ascii="Arial" w:hAnsi="Arial" w:cs="Arial"/>
          <w:sz w:val="22"/>
          <w:szCs w:val="22"/>
        </w:rPr>
      </w:pPr>
      <w:r w:rsidRPr="00EA1705">
        <w:rPr>
          <w:rFonts w:ascii="Arial" w:hAnsi="Arial" w:cs="Arial"/>
          <w:sz w:val="22"/>
          <w:szCs w:val="22"/>
        </w:rPr>
        <w:t>Reference</w:t>
      </w:r>
    </w:p>
    <w:p w14:paraId="2C4E2BAF" w14:textId="77777777" w:rsidR="003F4F9A" w:rsidRPr="003F4F9A" w:rsidRDefault="00A23B7F" w:rsidP="003F4F9A">
      <w:pPr>
        <w:pStyle w:val="EndNoteBibliography"/>
      </w:pPr>
      <w:r w:rsidRPr="00D40F5F">
        <w:rPr>
          <w:rFonts w:ascii="Arial" w:eastAsia="仿宋" w:hAnsi="Arial" w:cs="Arial"/>
          <w:sz w:val="22"/>
        </w:rPr>
        <w:fldChar w:fldCharType="begin"/>
      </w:r>
      <w:r w:rsidR="00C22247" w:rsidRPr="0032649F">
        <w:rPr>
          <w:rFonts w:ascii="Arial" w:eastAsia="仿宋" w:hAnsi="Arial" w:cs="Arial"/>
          <w:sz w:val="22"/>
        </w:rPr>
        <w:instrText xml:space="preserve"> ADDIN EN.REFLIST </w:instrText>
      </w:r>
      <w:r w:rsidRPr="00D40F5F">
        <w:rPr>
          <w:rFonts w:ascii="Arial" w:eastAsia="仿宋" w:hAnsi="Arial" w:cs="Arial"/>
          <w:sz w:val="22"/>
        </w:rPr>
        <w:fldChar w:fldCharType="separate"/>
      </w:r>
      <w:r w:rsidR="003F4F9A" w:rsidRPr="003F4F9A">
        <w:t>1.</w:t>
      </w:r>
      <w:r w:rsidR="003F4F9A" w:rsidRPr="003F4F9A">
        <w:tab/>
        <w:t>Yaginuma K, Kobayashi H, Kobayashi M, Morishima T, Matsuyama K, Koike K. Multiple integration site of hepatitis B virus DNA in hepatocellular carcinoma and chronic active hepatitis tissues from children. J Virol 1987;61:1808-13.</w:t>
      </w:r>
    </w:p>
    <w:p w14:paraId="7EFEB340" w14:textId="77777777" w:rsidR="003F4F9A" w:rsidRPr="003F4F9A" w:rsidRDefault="003F4F9A" w:rsidP="003F4F9A">
      <w:pPr>
        <w:pStyle w:val="EndNoteBibliography"/>
      </w:pPr>
      <w:r w:rsidRPr="003F4F9A">
        <w:t>2.</w:t>
      </w:r>
      <w:r w:rsidRPr="003F4F9A">
        <w:tab/>
        <w:t>Nagaya T, Nakamura T, Tokino T, et al. The mode of hepatitis B virus DNA integration in chromosomes of human hepatocellular carcinoma. Genes &amp; development 1987;1:773-82.</w:t>
      </w:r>
    </w:p>
    <w:p w14:paraId="23B0106D" w14:textId="77777777" w:rsidR="003F4F9A" w:rsidRPr="003F4F9A" w:rsidRDefault="003F4F9A" w:rsidP="003F4F9A">
      <w:pPr>
        <w:pStyle w:val="EndNoteBibliography"/>
      </w:pPr>
      <w:r w:rsidRPr="003F4F9A">
        <w:t>3.</w:t>
      </w:r>
      <w:r w:rsidRPr="003F4F9A">
        <w:tab/>
        <w:t>Shaul Y, Garcia P, Schonberg S, Rutter W. Integration of hepatitis B virus DNA in chromosome-specific satellite sequences. Journal of virology 1986;59:731-4.</w:t>
      </w:r>
    </w:p>
    <w:p w14:paraId="34ED405A" w14:textId="77777777" w:rsidR="003F4F9A" w:rsidRPr="003F4F9A" w:rsidRDefault="003F4F9A" w:rsidP="003F4F9A">
      <w:pPr>
        <w:pStyle w:val="EndNoteBibliography"/>
      </w:pPr>
      <w:r w:rsidRPr="003F4F9A">
        <w:t>4.</w:t>
      </w:r>
      <w:r w:rsidRPr="003F4F9A">
        <w:tab/>
        <w:t>Hino O, Shows TB, Rogler CE. Hepatitis B virus integration site in hepatocellular carcinoma at chromosome 17; 18 translocation. Proceedings of the National Academy of Sciences 1986;83:8338-42.</w:t>
      </w:r>
    </w:p>
    <w:p w14:paraId="73891FFE" w14:textId="77777777" w:rsidR="003F4F9A" w:rsidRPr="003F4F9A" w:rsidRDefault="003F4F9A" w:rsidP="003F4F9A">
      <w:pPr>
        <w:pStyle w:val="EndNoteBibliography"/>
      </w:pPr>
      <w:r w:rsidRPr="003F4F9A">
        <w:t>5.</w:t>
      </w:r>
      <w:r w:rsidRPr="003F4F9A">
        <w:tab/>
        <w:t>Fowler M, Greenfield C, Chu C-M, et al. Integration of HBV-DNA may not be a prerequisite for the maintenance of the state of malignant transformation: an analysis of 110 liver biopsies. Journal of hepatology 1986;2:218-29.</w:t>
      </w:r>
    </w:p>
    <w:p w14:paraId="6A7ACB80" w14:textId="77777777" w:rsidR="003F4F9A" w:rsidRPr="003F4F9A" w:rsidRDefault="003F4F9A" w:rsidP="003F4F9A">
      <w:pPr>
        <w:pStyle w:val="EndNoteBibliography"/>
      </w:pPr>
      <w:r w:rsidRPr="003F4F9A">
        <w:t>6.</w:t>
      </w:r>
      <w:r w:rsidRPr="003F4F9A">
        <w:tab/>
        <w:t>Dejean A, Bougueleret L, Grzeschik K-H, Tiollais P. Hepatitis B virus DNA integration in a sequence homologous to v-erb-A and steroid receptor genes in a hepatocellular carcinoma. Nature 1986;322:70-2.</w:t>
      </w:r>
    </w:p>
    <w:p w14:paraId="742B96CB" w14:textId="77777777" w:rsidR="003F4F9A" w:rsidRPr="003F4F9A" w:rsidRDefault="003F4F9A" w:rsidP="003F4F9A">
      <w:pPr>
        <w:pStyle w:val="EndNoteBibliography"/>
      </w:pPr>
      <w:r w:rsidRPr="003F4F9A">
        <w:t>7.</w:t>
      </w:r>
      <w:r w:rsidRPr="003F4F9A">
        <w:tab/>
        <w:t>Yaginuma K, Kobayashi M, Yoshida E, Koike K. Hepatitis B virus integration in hepatocellular carcinoma DNA: duplication of cellular flanking sequences at the integration site. Proceedings of the National Academy of Sciences 1985;82:4458-62.</w:t>
      </w:r>
    </w:p>
    <w:p w14:paraId="42291888" w14:textId="77777777" w:rsidR="003F4F9A" w:rsidRPr="003F4F9A" w:rsidRDefault="003F4F9A" w:rsidP="003F4F9A">
      <w:pPr>
        <w:pStyle w:val="EndNoteBibliography"/>
      </w:pPr>
      <w:r w:rsidRPr="003F4F9A">
        <w:t>8.</w:t>
      </w:r>
      <w:r w:rsidRPr="003F4F9A">
        <w:tab/>
        <w:t>Rogler C, Sherman M, Su C, et al. Deletion in chromosome 11p associated with a hepatitis B integration site in hepatocellular carcinoma. Science 1985;230:319-23.</w:t>
      </w:r>
    </w:p>
    <w:p w14:paraId="640FA84D" w14:textId="77777777" w:rsidR="003F4F9A" w:rsidRPr="003F4F9A" w:rsidRDefault="003F4F9A" w:rsidP="003F4F9A">
      <w:pPr>
        <w:pStyle w:val="EndNoteBibliography"/>
      </w:pPr>
      <w:r w:rsidRPr="003F4F9A">
        <w:t>9.</w:t>
      </w:r>
      <w:r w:rsidRPr="003F4F9A">
        <w:tab/>
        <w:t>Koshy R, Koch S, Von Loringhoven AF, Kahmann R, Murray K, Hofschneider P. Integration of hepatitis B virus DNA: evidence for integration in the single-stranded gap. Cell 1983;34:215-23.</w:t>
      </w:r>
    </w:p>
    <w:p w14:paraId="0A9C6A43" w14:textId="77777777" w:rsidR="003F4F9A" w:rsidRPr="003F4F9A" w:rsidRDefault="003F4F9A" w:rsidP="003F4F9A">
      <w:pPr>
        <w:pStyle w:val="EndNoteBibliography"/>
      </w:pPr>
      <w:r w:rsidRPr="003F4F9A">
        <w:t>10.</w:t>
      </w:r>
      <w:r w:rsidRPr="003F4F9A">
        <w:tab/>
        <w:t>Mason WS, Gill US, Litwin S, et al. HBV DNA Integration and Clonal Hepatocyte Expansion in Chronic Hepatitis B Patients Considered Immune Tolerant. Gastroenterology 2016;151:986-98 e4.</w:t>
      </w:r>
    </w:p>
    <w:p w14:paraId="5C99F3CD" w14:textId="77777777" w:rsidR="003F4F9A" w:rsidRPr="003F4F9A" w:rsidRDefault="003F4F9A" w:rsidP="003F4F9A">
      <w:pPr>
        <w:pStyle w:val="EndNoteBibliography"/>
      </w:pPr>
      <w:r w:rsidRPr="003F4F9A">
        <w:t>11.</w:t>
      </w:r>
      <w:r w:rsidRPr="003F4F9A">
        <w:tab/>
        <w:t>Wooddell CI, Yuen MF, Chan HL, et al. RNAi-based treatment of chronically infected patients and chimpanzees reveals that integrated hepatitis B virus DNA is a source of HBsAg. Sci Transl Med 2017;9.</w:t>
      </w:r>
    </w:p>
    <w:p w14:paraId="1ED919C8" w14:textId="77777777" w:rsidR="003F4F9A" w:rsidRPr="003F4F9A" w:rsidRDefault="003F4F9A" w:rsidP="003F4F9A">
      <w:pPr>
        <w:pStyle w:val="EndNoteBibliography"/>
      </w:pPr>
      <w:r w:rsidRPr="003F4F9A">
        <w:t>12.</w:t>
      </w:r>
      <w:r w:rsidRPr="003F4F9A">
        <w:tab/>
        <w:t>Tan AT, Yang N, Lee Krishnamoorthy T, et al. Use of Expression Profiles of HBV-DNA Integrated Into Genomes of Hepatocellular Carcinoma Cells to Select T Cells for Immunotherapy. Gastroenterology 2019.</w:t>
      </w:r>
    </w:p>
    <w:p w14:paraId="79767F51" w14:textId="77777777" w:rsidR="003F4F9A" w:rsidRPr="003F4F9A" w:rsidRDefault="003F4F9A" w:rsidP="003F4F9A">
      <w:pPr>
        <w:pStyle w:val="EndNoteBibliography"/>
      </w:pPr>
      <w:r w:rsidRPr="003F4F9A">
        <w:t>13.</w:t>
      </w:r>
      <w:r w:rsidRPr="003F4F9A">
        <w:tab/>
        <w:t>Lesbats P, Engelman AN, Cherepanov P. Retroviral DNA Integration. Chem Rev 2016;116:12730-57.</w:t>
      </w:r>
    </w:p>
    <w:p w14:paraId="2CE6EFBD" w14:textId="77777777" w:rsidR="003F4F9A" w:rsidRPr="003F4F9A" w:rsidRDefault="003F4F9A" w:rsidP="003F4F9A">
      <w:pPr>
        <w:pStyle w:val="EndNoteBibliography"/>
      </w:pPr>
      <w:r w:rsidRPr="003F4F9A">
        <w:t>14.</w:t>
      </w:r>
      <w:r w:rsidRPr="003F4F9A">
        <w:tab/>
        <w:t>Andrake MD, Skalka AM. Retroviral Integrase: Then and Now. Annu Rev Virol 2015;2:241-64.</w:t>
      </w:r>
    </w:p>
    <w:p w14:paraId="24EBF3FC" w14:textId="77777777" w:rsidR="003F4F9A" w:rsidRPr="003F4F9A" w:rsidRDefault="003F4F9A" w:rsidP="003F4F9A">
      <w:pPr>
        <w:pStyle w:val="EndNoteBibliography"/>
      </w:pPr>
      <w:r w:rsidRPr="003F4F9A">
        <w:t>15.</w:t>
      </w:r>
      <w:r w:rsidRPr="003F4F9A">
        <w:tab/>
        <w:t>Yang W, Summers J. Integration of hepadnavirus DNA in infected liver: evidence for a linear precursor. J Virol 1999;73:9710-7.</w:t>
      </w:r>
    </w:p>
    <w:p w14:paraId="6B7B083A" w14:textId="77777777" w:rsidR="003F4F9A" w:rsidRPr="003F4F9A" w:rsidRDefault="003F4F9A" w:rsidP="003F4F9A">
      <w:pPr>
        <w:pStyle w:val="EndNoteBibliography"/>
      </w:pPr>
      <w:r w:rsidRPr="003F4F9A">
        <w:t>16.</w:t>
      </w:r>
      <w:r w:rsidRPr="003F4F9A">
        <w:tab/>
        <w:t>Tu T, Budzinska MA, Shackel NA, Urban S. HBV DNA Integration: Molecular Mechanisms and Clinical Implications. Viruses 2017;9.</w:t>
      </w:r>
    </w:p>
    <w:p w14:paraId="57AC479C" w14:textId="77777777" w:rsidR="003F4F9A" w:rsidRPr="003F4F9A" w:rsidRDefault="003F4F9A" w:rsidP="003F4F9A">
      <w:pPr>
        <w:pStyle w:val="EndNoteBibliography"/>
      </w:pPr>
      <w:r w:rsidRPr="003F4F9A">
        <w:t>17.</w:t>
      </w:r>
      <w:r w:rsidRPr="003F4F9A">
        <w:tab/>
        <w:t>Minami M, Poussin K, Brechot C, Paterlini P. A Novel PCR Technique UsingAlu-Specific Primers to Identify Unknown Flanking Sequences from the Human Genome. Genomics 1995;29:403-8.</w:t>
      </w:r>
    </w:p>
    <w:p w14:paraId="090967F3" w14:textId="77777777" w:rsidR="003F4F9A" w:rsidRPr="003F4F9A" w:rsidRDefault="003F4F9A" w:rsidP="003F4F9A">
      <w:pPr>
        <w:pStyle w:val="EndNoteBibliography"/>
      </w:pPr>
      <w:r w:rsidRPr="003F4F9A">
        <w:t>18.</w:t>
      </w:r>
      <w:r w:rsidRPr="003F4F9A">
        <w:tab/>
        <w:t>Murakami Y, Saigo K, Takashima H, et al. Large scaled analysis of hepatitis B virus (HBV) DNA integration in HBV related hepatocellular carcinomas. Gut 2005;54:1162-8.</w:t>
      </w:r>
    </w:p>
    <w:p w14:paraId="271878AB" w14:textId="77777777" w:rsidR="003F4F9A" w:rsidRPr="003F4F9A" w:rsidRDefault="003F4F9A" w:rsidP="003F4F9A">
      <w:pPr>
        <w:pStyle w:val="EndNoteBibliography"/>
      </w:pPr>
      <w:r w:rsidRPr="003F4F9A">
        <w:t>19.</w:t>
      </w:r>
      <w:r w:rsidRPr="003F4F9A">
        <w:tab/>
        <w:t>Kanagawa T. Bias and artifacts in multitemplate polymerase chain reactions (PCR). J Biosci Bioeng 2003;96:317-23.</w:t>
      </w:r>
    </w:p>
    <w:p w14:paraId="46A3C78A" w14:textId="77777777" w:rsidR="003F4F9A" w:rsidRPr="003F4F9A" w:rsidRDefault="003F4F9A" w:rsidP="003F4F9A">
      <w:pPr>
        <w:pStyle w:val="EndNoteBibliography"/>
      </w:pPr>
      <w:r w:rsidRPr="003F4F9A">
        <w:t>20.</w:t>
      </w:r>
      <w:r w:rsidRPr="003F4F9A">
        <w:tab/>
        <w:t>Judo MS, Wedel AB, Wilson C. Stimulation and suppression of PCR-mediated recombination. Nucleic Acids Res 1998;26:1819-25.</w:t>
      </w:r>
    </w:p>
    <w:p w14:paraId="19665FC3" w14:textId="77777777" w:rsidR="003F4F9A" w:rsidRPr="003F4F9A" w:rsidRDefault="003F4F9A" w:rsidP="003F4F9A">
      <w:pPr>
        <w:pStyle w:val="EndNoteBibliography"/>
      </w:pPr>
      <w:r w:rsidRPr="003F4F9A">
        <w:t>21.</w:t>
      </w:r>
      <w:r w:rsidRPr="003F4F9A">
        <w:tab/>
        <w:t>Sung W-K, Zheng H, Li S, et al. Genome-wide survey of recurrent HBV integration in hepatocellular carcinoma. Nature genetics 2012;44:765-9.</w:t>
      </w:r>
    </w:p>
    <w:p w14:paraId="1D8272B0" w14:textId="77777777" w:rsidR="003F4F9A" w:rsidRPr="003F4F9A" w:rsidRDefault="003F4F9A" w:rsidP="003F4F9A">
      <w:pPr>
        <w:pStyle w:val="EndNoteBibliography"/>
      </w:pPr>
      <w:r w:rsidRPr="003F4F9A">
        <w:t>22.</w:t>
      </w:r>
      <w:r w:rsidRPr="003F4F9A">
        <w:tab/>
        <w:t>Jiang Z, Jhunjhunwala S, Liu J, et al. The effects of hepatitis B virus integration into the genomes of hepatocellular carcinoma patients. Genome research 2012;22:593-601.</w:t>
      </w:r>
    </w:p>
    <w:p w14:paraId="6B483A38" w14:textId="77777777" w:rsidR="003F4F9A" w:rsidRPr="003F4F9A" w:rsidRDefault="003F4F9A" w:rsidP="003F4F9A">
      <w:pPr>
        <w:pStyle w:val="EndNoteBibliography"/>
      </w:pPr>
      <w:r w:rsidRPr="003F4F9A">
        <w:t>23.</w:t>
      </w:r>
      <w:r w:rsidRPr="003F4F9A">
        <w:tab/>
        <w:t>Fujimoto A, Totoki Y, Abe T, et al. Whole-genome sequencing of liver cancers identifies etiological influences on mutation patterns and recurrent mutations in chromatin regulators. Nature genetics 2012;44:760-4.</w:t>
      </w:r>
    </w:p>
    <w:p w14:paraId="1EA4272A" w14:textId="77777777" w:rsidR="003F4F9A" w:rsidRPr="003F4F9A" w:rsidRDefault="003F4F9A" w:rsidP="003F4F9A">
      <w:pPr>
        <w:pStyle w:val="EndNoteBibliography"/>
      </w:pPr>
      <w:r w:rsidRPr="003F4F9A">
        <w:t>24.</w:t>
      </w:r>
      <w:r w:rsidRPr="003F4F9A">
        <w:tab/>
        <w:t>Zhao L-H, Liu X, Yan H-X, et al. Genomic and oncogenic preference of HBV integration in hepatocellular carcinoma. Nature communications 2016;7:12992.</w:t>
      </w:r>
    </w:p>
    <w:p w14:paraId="1F36B784" w14:textId="77777777" w:rsidR="003F4F9A" w:rsidRPr="003F4F9A" w:rsidRDefault="003F4F9A" w:rsidP="003F4F9A">
      <w:pPr>
        <w:pStyle w:val="EndNoteBibliography"/>
      </w:pPr>
      <w:r w:rsidRPr="003F4F9A">
        <w:t>25.</w:t>
      </w:r>
      <w:r w:rsidRPr="003F4F9A">
        <w:tab/>
        <w:t>Furuta M, Tanaka H, Shiraishi Y, et al. Characterization of HBV integration patterns and timing in liver cancer and HBV-infected livers. Oncotarget 2018;9:25075-88.</w:t>
      </w:r>
    </w:p>
    <w:p w14:paraId="548AB12A" w14:textId="77777777" w:rsidR="003F4F9A" w:rsidRPr="003F4F9A" w:rsidRDefault="003F4F9A" w:rsidP="003F4F9A">
      <w:pPr>
        <w:pStyle w:val="EndNoteBibliography"/>
      </w:pPr>
      <w:r w:rsidRPr="003F4F9A">
        <w:t>26.</w:t>
      </w:r>
      <w:r w:rsidRPr="003F4F9A">
        <w:tab/>
        <w:t>Heikenwalder M, Protzer U. LINE(1)s of evidence in HBV-driven liver cancer. Cell Host Microbe 2014;15:249-50.</w:t>
      </w:r>
    </w:p>
    <w:p w14:paraId="42D293FE" w14:textId="77777777" w:rsidR="003F4F9A" w:rsidRPr="003F4F9A" w:rsidRDefault="003F4F9A" w:rsidP="003F4F9A">
      <w:pPr>
        <w:pStyle w:val="EndNoteBibliography"/>
      </w:pPr>
      <w:r w:rsidRPr="003F4F9A">
        <w:t>27.</w:t>
      </w:r>
      <w:r w:rsidRPr="003F4F9A">
        <w:tab/>
        <w:t>Pineau P, Marchio A, Terris B, et al. A t (3; 8) chromosomal translocation associated with hepatitis B virus intergration involves the carboxypeptidase N locus. Journal of virology 1996;70:7280-4.</w:t>
      </w:r>
    </w:p>
    <w:p w14:paraId="238DB536" w14:textId="77777777" w:rsidR="003F4F9A" w:rsidRPr="003F4F9A" w:rsidRDefault="003F4F9A" w:rsidP="003F4F9A">
      <w:pPr>
        <w:pStyle w:val="EndNoteBibliography"/>
      </w:pPr>
      <w:r w:rsidRPr="003F4F9A">
        <w:t>28.</w:t>
      </w:r>
      <w:r w:rsidRPr="003F4F9A">
        <w:tab/>
        <w:t>Becker SA, Zhou Y-Z, Slagle BL. Frequent loss of chromosome 8p in hepatitis B virus-positive hepatocellular carcinomas from China. Cancer research 1996;56:5092-7.</w:t>
      </w:r>
    </w:p>
    <w:p w14:paraId="445A04C4" w14:textId="77777777" w:rsidR="003F4F9A" w:rsidRPr="003F4F9A" w:rsidRDefault="003F4F9A" w:rsidP="003F4F9A">
      <w:pPr>
        <w:pStyle w:val="EndNoteBibliography"/>
      </w:pPr>
      <w:r w:rsidRPr="003F4F9A">
        <w:t>29.</w:t>
      </w:r>
      <w:r w:rsidRPr="003F4F9A">
        <w:tab/>
        <w:t>Meyer M, Wiedorn KH, Hofschneider PH, Koshy R, Caselmann WH. A chromosome 17: 7 translocation is associated with a hepatitis B virus DNA integration in human hepatocellular carcinoma DNA. Hepatology 1992;15:665-71.</w:t>
      </w:r>
    </w:p>
    <w:p w14:paraId="461E11A0" w14:textId="77777777" w:rsidR="003F4F9A" w:rsidRPr="003F4F9A" w:rsidRDefault="003F4F9A" w:rsidP="003F4F9A">
      <w:pPr>
        <w:pStyle w:val="EndNoteBibliography"/>
      </w:pPr>
      <w:r w:rsidRPr="003F4F9A">
        <w:t>30.</w:t>
      </w:r>
      <w:r w:rsidRPr="003F4F9A">
        <w:tab/>
        <w:t>Tokino T, Matsubara K. Chromosomal sites for hepatitis B virus integration in human hepatocellular carcinoma. Journal of virology 1991;65:6761-4.</w:t>
      </w:r>
    </w:p>
    <w:p w14:paraId="5DB0D98A" w14:textId="77777777" w:rsidR="003F4F9A" w:rsidRPr="003F4F9A" w:rsidRDefault="003F4F9A" w:rsidP="003F4F9A">
      <w:pPr>
        <w:pStyle w:val="EndNoteBibliography"/>
      </w:pPr>
      <w:r w:rsidRPr="003F4F9A">
        <w:t>31.</w:t>
      </w:r>
      <w:r w:rsidRPr="003F4F9A">
        <w:tab/>
        <w:t>Wang H, Rogler C. Deletions in human chromosome arms 11p and 13q in primary hepatocellular carcinomas. Cytogenetic and Genome Research 1988;48:72-8.</w:t>
      </w:r>
    </w:p>
    <w:p w14:paraId="75448D8A" w14:textId="77777777" w:rsidR="003F4F9A" w:rsidRPr="003F4F9A" w:rsidRDefault="003F4F9A" w:rsidP="003F4F9A">
      <w:pPr>
        <w:pStyle w:val="EndNoteBibliography"/>
      </w:pPr>
      <w:r w:rsidRPr="003F4F9A">
        <w:t>32.</w:t>
      </w:r>
      <w:r w:rsidRPr="003F4F9A">
        <w:tab/>
        <w:t>Dandri M, Locarnini S. New insight in the pathobiology of hepatitis B virus infection. Gut 2012;61 Suppl 1:i6-17.</w:t>
      </w:r>
    </w:p>
    <w:p w14:paraId="687326E3" w14:textId="77777777" w:rsidR="003F4F9A" w:rsidRPr="003F4F9A" w:rsidRDefault="003F4F9A" w:rsidP="003F4F9A">
      <w:pPr>
        <w:pStyle w:val="EndNoteBibliography"/>
      </w:pPr>
      <w:r w:rsidRPr="003F4F9A">
        <w:t>33.</w:t>
      </w:r>
      <w:r w:rsidRPr="003F4F9A">
        <w:tab/>
        <w:t>Zhao Y, Xue F, Sun J, et al. Genome-wide methylation profiling of the different stages of hepatitis B virus-related hepatocellular carcinoma development in plasma cell-free DNA reveals potential biomarkers for early detection and high-risk monitoring of hepatocellular carcinoma. Clinical epigenetics 2014;6:30.</w:t>
      </w:r>
    </w:p>
    <w:p w14:paraId="16C11F3A" w14:textId="77777777" w:rsidR="003F4F9A" w:rsidRPr="003F4F9A" w:rsidRDefault="003F4F9A" w:rsidP="003F4F9A">
      <w:pPr>
        <w:pStyle w:val="EndNoteBibliography"/>
      </w:pPr>
      <w:r w:rsidRPr="003F4F9A">
        <w:t>34.</w:t>
      </w:r>
      <w:r w:rsidRPr="003F4F9A">
        <w:tab/>
        <w:t>Shi L, Li S, Shen F, et al. Characterization of nucleosome positioning in hepadnaviral covalently closed circular DNA minichromosomes. J Virol 2012;86:10059-69.</w:t>
      </w:r>
    </w:p>
    <w:p w14:paraId="1F89803A" w14:textId="77777777" w:rsidR="003F4F9A" w:rsidRPr="003F4F9A" w:rsidRDefault="003F4F9A" w:rsidP="003F4F9A">
      <w:pPr>
        <w:pStyle w:val="EndNoteBibliography"/>
      </w:pPr>
      <w:r w:rsidRPr="003F4F9A">
        <w:t>35.</w:t>
      </w:r>
      <w:r w:rsidRPr="003F4F9A">
        <w:tab/>
        <w:t>Zhang D, Chen W, Zhang K, Dong P, Protzer U, Zeng C. Viral integration profiles in the plasma cell-free DNA from patients with HBV infection well represent tumor clone compositions during HCC development. J Hepatol 2018;68:S121-S2.</w:t>
      </w:r>
    </w:p>
    <w:p w14:paraId="65B5AA04" w14:textId="77777777" w:rsidR="003F4F9A" w:rsidRPr="003F4F9A" w:rsidRDefault="003F4F9A" w:rsidP="003F4F9A">
      <w:pPr>
        <w:pStyle w:val="EndNoteBibliography"/>
      </w:pPr>
      <w:r w:rsidRPr="003F4F9A">
        <w:t>36.</w:t>
      </w:r>
      <w:r w:rsidRPr="003F4F9A">
        <w:tab/>
        <w:t>Guo S, Diep D, Plongthongkum N, Fung HL, Zhang K, Zhang K. Identification of methylation haplotype blocks aids in deconvolution of heterogeneous tissue samples and tumor tissue-of-origin mapping from plasma DNA. Nature genetics 2017;49:635-42.</w:t>
      </w:r>
    </w:p>
    <w:p w14:paraId="3FD7DCE8" w14:textId="77777777" w:rsidR="003F4F9A" w:rsidRPr="003F4F9A" w:rsidRDefault="003F4F9A" w:rsidP="003F4F9A">
      <w:pPr>
        <w:pStyle w:val="EndNoteBibliography"/>
      </w:pPr>
      <w:r w:rsidRPr="003F4F9A">
        <w:t>37.</w:t>
      </w:r>
      <w:r w:rsidRPr="003F4F9A">
        <w:tab/>
        <w:t>Siravegna G, Marsoni S, Siena S, Bardelli A. Integrating liquid biopsies into the management of cancer. Nat Rev Clin Oncol 2017;14:531-48.</w:t>
      </w:r>
    </w:p>
    <w:p w14:paraId="22F4A92C" w14:textId="77777777" w:rsidR="003F4F9A" w:rsidRPr="003F4F9A" w:rsidRDefault="003F4F9A" w:rsidP="003F4F9A">
      <w:pPr>
        <w:pStyle w:val="EndNoteBibliography"/>
      </w:pPr>
      <w:r w:rsidRPr="003F4F9A">
        <w:t>38.</w:t>
      </w:r>
      <w:r w:rsidRPr="003F4F9A">
        <w:tab/>
        <w:t>Tan AT, Yang N, Lee Krishnamoorthy T, et al. Use of Expression Profiles of HBV-DNA Integrated Into Genomes of Hepatocellular Carcinoma Cells to Select T Cells for Immunotherapy. Gastroenterology 2019;156:1862-76 e9.</w:t>
      </w:r>
    </w:p>
    <w:p w14:paraId="53CEFD41" w14:textId="77777777" w:rsidR="003F4F9A" w:rsidRPr="003F4F9A" w:rsidRDefault="003F4F9A" w:rsidP="003F4F9A">
      <w:pPr>
        <w:pStyle w:val="EndNoteBibliography"/>
      </w:pPr>
      <w:r w:rsidRPr="003F4F9A">
        <w:t>39.</w:t>
      </w:r>
      <w:r w:rsidRPr="003F4F9A">
        <w:tab/>
        <w:t>Lin SY, Steffen JD, Su Y-P, et al. Detection of HCC-derived major HBV integration junctions in urine and their implications for driver identification. AACR; 2017.</w:t>
      </w:r>
    </w:p>
    <w:p w14:paraId="2EB72C0E" w14:textId="77777777" w:rsidR="003F4F9A" w:rsidRPr="003F4F9A" w:rsidRDefault="003F4F9A" w:rsidP="003F4F9A">
      <w:pPr>
        <w:pStyle w:val="EndNoteBibliography"/>
      </w:pPr>
      <w:r w:rsidRPr="003F4F9A">
        <w:t>40.</w:t>
      </w:r>
      <w:r w:rsidRPr="003F4F9A">
        <w:tab/>
        <w:t>Wang Y, Springer S, Mulvey CL, et al. Detection of somatic mutations and HPV in the saliva and plasma of patients with head and neck squamous cell carcinomas. Sci Transl Med 2015;7:293ra104.</w:t>
      </w:r>
    </w:p>
    <w:p w14:paraId="7954538A" w14:textId="77777777" w:rsidR="003F4F9A" w:rsidRPr="003F4F9A" w:rsidRDefault="003F4F9A" w:rsidP="003F4F9A">
      <w:pPr>
        <w:pStyle w:val="EndNoteBibliography"/>
      </w:pPr>
      <w:r w:rsidRPr="003F4F9A">
        <w:t>41.</w:t>
      </w:r>
      <w:r w:rsidRPr="003F4F9A">
        <w:tab/>
        <w:t>Hyun KA, Gwak H, Lee J, Kwak B, Jung HI. Salivary Exosome and Cell-Free DNA for Cancer Detection. Micromachines (Basel) 2018;9.</w:t>
      </w:r>
    </w:p>
    <w:p w14:paraId="40DECA0D" w14:textId="77777777" w:rsidR="003F4F9A" w:rsidRPr="003F4F9A" w:rsidRDefault="003F4F9A" w:rsidP="003F4F9A">
      <w:pPr>
        <w:pStyle w:val="EndNoteBibliography"/>
      </w:pPr>
      <w:r w:rsidRPr="003F4F9A">
        <w:t>42.</w:t>
      </w:r>
      <w:r w:rsidRPr="003F4F9A">
        <w:tab/>
        <w:t>Hu B, Wang R, Fu J, et al. Integration of hepatitis B virus S gene impacts on hepatitis B surface antigen levels in patients with antiviral therapy. J Gastroenterol Hepatol 2018;33:1389-96.</w:t>
      </w:r>
    </w:p>
    <w:p w14:paraId="3F387A3F" w14:textId="77777777" w:rsidR="003F4F9A" w:rsidRPr="003F4F9A" w:rsidRDefault="003F4F9A" w:rsidP="003F4F9A">
      <w:pPr>
        <w:pStyle w:val="EndNoteBibliography"/>
      </w:pPr>
      <w:r w:rsidRPr="003F4F9A">
        <w:t>43.</w:t>
      </w:r>
      <w:r w:rsidRPr="003F4F9A">
        <w:tab/>
        <w:t>Hou J, Wang G, Wang F, et al. Guideline of Prevention and Treatment for Chronic Hepatitis B (2015 Update). J Clin Transl Hepatol 2017;5:297-318.</w:t>
      </w:r>
    </w:p>
    <w:p w14:paraId="6D4B6610" w14:textId="77777777" w:rsidR="003F4F9A" w:rsidRPr="003F4F9A" w:rsidRDefault="003F4F9A" w:rsidP="003F4F9A">
      <w:pPr>
        <w:pStyle w:val="EndNoteBibliography"/>
      </w:pPr>
      <w:r w:rsidRPr="003F4F9A">
        <w:t>44.</w:t>
      </w:r>
      <w:r w:rsidRPr="003F4F9A">
        <w:tab/>
        <w:t>Rozanov M, Plikat U, Chappey C, Kochergin A, Tatusova T. A web-based genotyping resource for viral sequences. Nucleic Acids Res 2004;32:W654-9.</w:t>
      </w:r>
    </w:p>
    <w:p w14:paraId="4B7BC419" w14:textId="77777777" w:rsidR="003F4F9A" w:rsidRPr="003F4F9A" w:rsidRDefault="003F4F9A" w:rsidP="003F4F9A">
      <w:pPr>
        <w:pStyle w:val="EndNoteBibliography"/>
      </w:pPr>
      <w:r w:rsidRPr="003F4F9A">
        <w:t>45.</w:t>
      </w:r>
      <w:r w:rsidRPr="003F4F9A">
        <w:tab/>
        <w:t>Yang L, Luquette LJ, Gehlenborg N, et al. Diverse mechanisms of somatic structural variations in human cancer genomes. Cell 2013;153:919-29.</w:t>
      </w:r>
    </w:p>
    <w:p w14:paraId="4B509C2C" w14:textId="77777777" w:rsidR="003F4F9A" w:rsidRPr="003F4F9A" w:rsidRDefault="003F4F9A" w:rsidP="003F4F9A">
      <w:pPr>
        <w:pStyle w:val="EndNoteBibliography"/>
      </w:pPr>
      <w:r w:rsidRPr="003F4F9A">
        <w:t>46.</w:t>
      </w:r>
      <w:r w:rsidRPr="003F4F9A">
        <w:tab/>
        <w:t>Yang L, Lee MS, Lu H, et al. Analyzing Somatic Genome Rearrangements in Human Cancers by Using Whole-Exome Sequencing. Am J Hum Genet 2016;98:843-56.</w:t>
      </w:r>
    </w:p>
    <w:p w14:paraId="009864F5" w14:textId="77777777" w:rsidR="003F4F9A" w:rsidRPr="003F4F9A" w:rsidRDefault="003F4F9A" w:rsidP="003F4F9A">
      <w:pPr>
        <w:pStyle w:val="EndNoteBibliography"/>
      </w:pPr>
      <w:r w:rsidRPr="003F4F9A">
        <w:t>47.</w:t>
      </w:r>
      <w:r w:rsidRPr="003F4F9A">
        <w:tab/>
        <w:t>Wu GH, Ding HG, Zeng CQ. Overview of HBV whole genome data in public repositories and the Chinese HBV reference sequences. Prog Nat Sci-Mater 2008;18:13-20.</w:t>
      </w:r>
    </w:p>
    <w:p w14:paraId="694BCF35" w14:textId="77777777" w:rsidR="003F4F9A" w:rsidRPr="003F4F9A" w:rsidRDefault="003F4F9A" w:rsidP="003F4F9A">
      <w:pPr>
        <w:pStyle w:val="EndNoteBibliography"/>
      </w:pPr>
      <w:r w:rsidRPr="003F4F9A">
        <w:t>48.</w:t>
      </w:r>
      <w:r w:rsidRPr="003F4F9A">
        <w:tab/>
        <w:t>Martin M. Cutadapt removes adapter sequences from high-throughput sequencing reads. EMBnetjournal 2011;17:3.</w:t>
      </w:r>
    </w:p>
    <w:p w14:paraId="20010239" w14:textId="77777777" w:rsidR="003F4F9A" w:rsidRPr="003F4F9A" w:rsidRDefault="003F4F9A" w:rsidP="003F4F9A">
      <w:pPr>
        <w:pStyle w:val="EndNoteBibliography"/>
      </w:pPr>
      <w:r w:rsidRPr="003F4F9A">
        <w:t>49.</w:t>
      </w:r>
      <w:r w:rsidRPr="003F4F9A">
        <w:tab/>
        <w:t>Li H, Durbin R. Fast and accurate long-read alignment with Burrows-Wheeler transform. Bioinformatics 2010;26:589-95.</w:t>
      </w:r>
    </w:p>
    <w:p w14:paraId="76525419" w14:textId="77777777" w:rsidR="003F4F9A" w:rsidRPr="003F4F9A" w:rsidRDefault="003F4F9A" w:rsidP="003F4F9A">
      <w:pPr>
        <w:pStyle w:val="EndNoteBibliography"/>
      </w:pPr>
      <w:r w:rsidRPr="003F4F9A">
        <w:t>50.</w:t>
      </w:r>
      <w:r w:rsidRPr="003F4F9A">
        <w:tab/>
        <w:t>Robinson JT, Thorvaldsdottir H, Wenger AM, Zehir A, Mesirov JP. Variant Review with the Integrative Genomics Viewer. Cancer Res 2017;77:e31-e4.</w:t>
      </w:r>
    </w:p>
    <w:p w14:paraId="69A1CAA7" w14:textId="77777777" w:rsidR="003F4F9A" w:rsidRPr="003F4F9A" w:rsidRDefault="003F4F9A" w:rsidP="003F4F9A">
      <w:pPr>
        <w:pStyle w:val="EndNoteBibliography"/>
      </w:pPr>
      <w:r w:rsidRPr="003F4F9A">
        <w:t>51.</w:t>
      </w:r>
      <w:r w:rsidRPr="003F4F9A">
        <w:tab/>
        <w:t>Robinson JT, Thorvaldsdottir H, Winckler W, et al. Integrative genomics viewer. Nat Biotechnol 2011;29:24-6.</w:t>
      </w:r>
    </w:p>
    <w:p w14:paraId="338AD604" w14:textId="77777777" w:rsidR="003F4F9A" w:rsidRPr="003F4F9A" w:rsidRDefault="003F4F9A" w:rsidP="003F4F9A">
      <w:pPr>
        <w:pStyle w:val="EndNoteBibliography"/>
      </w:pPr>
      <w:r w:rsidRPr="003F4F9A">
        <w:t>52.</w:t>
      </w:r>
      <w:r w:rsidRPr="003F4F9A">
        <w:tab/>
        <w:t>Hu Y, Yan C, Hsu CH, et al. OmicCircos: A Simple-to-Use R Package for the Circular Visualization of Multidimensional Omics Data. Cancer Inform 2014;13:13-20.</w:t>
      </w:r>
    </w:p>
    <w:p w14:paraId="3972EA76" w14:textId="77777777" w:rsidR="003F4F9A" w:rsidRPr="003F4F9A" w:rsidRDefault="003F4F9A" w:rsidP="003F4F9A">
      <w:pPr>
        <w:pStyle w:val="EndNoteBibliography"/>
      </w:pPr>
      <w:r w:rsidRPr="003F4F9A">
        <w:t>53.</w:t>
      </w:r>
      <w:r w:rsidRPr="003F4F9A">
        <w:tab/>
        <w:t>Skidmore ZL, Wagner AH, Lesurf R, et al. GenVisR: Genomic Visualizations in R. Bioinformatics 2016;32:3012-4.</w:t>
      </w:r>
    </w:p>
    <w:p w14:paraId="0545B51C" w14:textId="77777777" w:rsidR="003F4F9A" w:rsidRPr="003F4F9A" w:rsidRDefault="003F4F9A" w:rsidP="003F4F9A">
      <w:pPr>
        <w:pStyle w:val="EndNoteBibliography"/>
      </w:pPr>
      <w:r w:rsidRPr="003F4F9A">
        <w:t>54.</w:t>
      </w:r>
      <w:r w:rsidRPr="003F4F9A">
        <w:tab/>
        <w:t>Kent WJ, Sugnet CW, Furey TS, et al. The human genome browser at UCSC. Genome Res 2002;12:996-1006.</w:t>
      </w:r>
    </w:p>
    <w:p w14:paraId="3F726FAC" w14:textId="77777777" w:rsidR="003F4F9A" w:rsidRPr="003F4F9A" w:rsidRDefault="003F4F9A" w:rsidP="003F4F9A">
      <w:pPr>
        <w:pStyle w:val="EndNoteBibliography"/>
      </w:pPr>
      <w:r w:rsidRPr="003F4F9A">
        <w:t>55.</w:t>
      </w:r>
      <w:r w:rsidRPr="003F4F9A">
        <w:tab/>
        <w:t>Wang K, Li M, Hadley D, et al. PennCNV: an integrated hidden Markov model designed for high-resolution copy number variation detection in whole-genome SNP genotyping data. Genome Res 2007;17:1665-74.</w:t>
      </w:r>
    </w:p>
    <w:p w14:paraId="4F7FE1EA" w14:textId="77777777" w:rsidR="003F4F9A" w:rsidRPr="003F4F9A" w:rsidRDefault="003F4F9A" w:rsidP="003F4F9A">
      <w:pPr>
        <w:pStyle w:val="EndNoteBibliography"/>
      </w:pPr>
      <w:r w:rsidRPr="003F4F9A">
        <w:t>56.</w:t>
      </w:r>
      <w:r w:rsidRPr="003F4F9A">
        <w:tab/>
        <w:t>Wang Y, Song F, Zhu J, et al. GSA: Genome Sequence Archive&lt;sup/&gt;. Genomics Proteomics Bioinformatics 2017;15:14-8.</w:t>
      </w:r>
    </w:p>
    <w:p w14:paraId="25752483" w14:textId="2432E4CA" w:rsidR="00B76D0D" w:rsidRPr="00D40F5F" w:rsidRDefault="00A23B7F" w:rsidP="003F3773">
      <w:pPr>
        <w:snapToGrid w:val="0"/>
        <w:jc w:val="left"/>
        <w:rPr>
          <w:rFonts w:ascii="Arial" w:hAnsi="Arial" w:cs="Arial"/>
          <w:kern w:val="0"/>
          <w:sz w:val="22"/>
        </w:rPr>
      </w:pPr>
      <w:r w:rsidRPr="00D40F5F">
        <w:rPr>
          <w:rFonts w:ascii="Arial" w:eastAsia="仿宋" w:hAnsi="Arial" w:cs="Arial"/>
          <w:sz w:val="22"/>
        </w:rPr>
        <w:fldChar w:fldCharType="end"/>
      </w:r>
    </w:p>
    <w:p w14:paraId="1A06707C" w14:textId="77777777" w:rsidR="00155D36" w:rsidRPr="0032649F" w:rsidRDefault="00F5575F" w:rsidP="003F3773">
      <w:pPr>
        <w:pStyle w:val="2"/>
        <w:spacing w:before="0" w:after="0"/>
        <w:jc w:val="left"/>
        <w:rPr>
          <w:rFonts w:ascii="Arial" w:hAnsi="Arial" w:cs="Arial"/>
          <w:sz w:val="22"/>
          <w:szCs w:val="22"/>
        </w:rPr>
      </w:pPr>
      <w:r w:rsidRPr="0032649F">
        <w:rPr>
          <w:rFonts w:ascii="Arial" w:hAnsi="Arial" w:cs="Arial"/>
          <w:sz w:val="22"/>
          <w:szCs w:val="22"/>
        </w:rPr>
        <w:br w:type="page"/>
      </w:r>
      <w:r w:rsidR="003736AF" w:rsidRPr="0032649F">
        <w:rPr>
          <w:rFonts w:ascii="Arial" w:hAnsi="Arial" w:cs="Arial"/>
          <w:sz w:val="22"/>
          <w:szCs w:val="22"/>
        </w:rPr>
        <w:t>Figure legends</w:t>
      </w:r>
    </w:p>
    <w:p w14:paraId="0416160C" w14:textId="36E6F896" w:rsidR="006030CE" w:rsidRPr="00D40F5F" w:rsidRDefault="00AA213F" w:rsidP="00784C3D">
      <w:pPr>
        <w:widowControl/>
        <w:adjustRightInd w:val="0"/>
        <w:snapToGrid w:val="0"/>
        <w:jc w:val="center"/>
        <w:rPr>
          <w:rFonts w:ascii="Arial" w:hAnsi="Arial" w:cs="Arial"/>
          <w:b/>
          <w:kern w:val="0"/>
          <w:sz w:val="22"/>
        </w:rPr>
      </w:pPr>
      <w:r w:rsidRPr="00AA213F">
        <w:rPr>
          <w:rFonts w:ascii="Arial" w:hAnsi="Arial" w:cs="Arial"/>
          <w:noProof/>
          <w:sz w:val="22"/>
        </w:rPr>
        <w:drawing>
          <wp:inline distT="0" distB="0" distL="0" distR="0" wp14:anchorId="27F5C124" wp14:editId="6E07A8E3">
            <wp:extent cx="5067300" cy="5701030"/>
            <wp:effectExtent l="0" t="0" r="0" b="0"/>
            <wp:docPr id="1" name="Picture 1" descr="屏幕快照%202019-07-24%20上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7-24%20上午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5701030"/>
                    </a:xfrm>
                    <a:prstGeom prst="rect">
                      <a:avLst/>
                    </a:prstGeom>
                    <a:noFill/>
                    <a:ln>
                      <a:noFill/>
                    </a:ln>
                  </pic:spPr>
                </pic:pic>
              </a:graphicData>
            </a:graphic>
          </wp:inline>
        </w:drawing>
      </w:r>
    </w:p>
    <w:p w14:paraId="5E588B65" w14:textId="32DCA635" w:rsidR="005A29F9" w:rsidRPr="00100F4C" w:rsidRDefault="00061327" w:rsidP="003F3773">
      <w:pPr>
        <w:widowControl/>
        <w:adjustRightInd w:val="0"/>
        <w:snapToGrid w:val="0"/>
        <w:jc w:val="left"/>
        <w:rPr>
          <w:rFonts w:ascii="Arial" w:hAnsi="Arial" w:cs="Arial"/>
          <w:kern w:val="0"/>
          <w:sz w:val="22"/>
        </w:rPr>
      </w:pPr>
      <w:r w:rsidRPr="00B628F3">
        <w:rPr>
          <w:rFonts w:ascii="Arial" w:hAnsi="Arial" w:cs="Arial"/>
          <w:b/>
          <w:kern w:val="0"/>
          <w:sz w:val="22"/>
        </w:rPr>
        <w:t>Figure 1</w:t>
      </w:r>
      <w:r w:rsidR="00B54996" w:rsidRPr="00B628F3">
        <w:rPr>
          <w:rFonts w:ascii="Arial" w:hAnsi="Arial" w:cs="Arial"/>
          <w:b/>
          <w:kern w:val="0"/>
          <w:sz w:val="22"/>
        </w:rPr>
        <w:t xml:space="preserve">. Study design. A. </w:t>
      </w:r>
      <w:r w:rsidR="00B54996" w:rsidRPr="0048719D">
        <w:rPr>
          <w:rFonts w:ascii="Arial" w:hAnsi="Arial" w:cs="Arial"/>
          <w:kern w:val="0"/>
          <w:sz w:val="22"/>
        </w:rPr>
        <w:t xml:space="preserve">Sample collection in five stages. </w:t>
      </w:r>
      <w:r w:rsidR="006062C0" w:rsidRPr="0048719D">
        <w:rPr>
          <w:rFonts w:ascii="Arial" w:hAnsi="Arial" w:cs="Arial"/>
          <w:kern w:val="0"/>
          <w:sz w:val="22"/>
        </w:rPr>
        <w:t>HCC, hepatocellular carcinom</w:t>
      </w:r>
      <w:r w:rsidR="006062C0" w:rsidRPr="00EA1705">
        <w:rPr>
          <w:rFonts w:ascii="Arial" w:hAnsi="Arial" w:cs="Arial"/>
          <w:kern w:val="0"/>
          <w:sz w:val="22"/>
        </w:rPr>
        <w:t xml:space="preserve">a; BDC, bile duct carcinoma; negative, 3 patients with liver cancer but without HBV infection. </w:t>
      </w:r>
      <w:r w:rsidR="00AD296E" w:rsidRPr="00185A9C">
        <w:rPr>
          <w:rFonts w:ascii="Arial" w:hAnsi="Arial" w:cs="Arial"/>
          <w:b/>
          <w:kern w:val="0"/>
          <w:sz w:val="22"/>
        </w:rPr>
        <w:t xml:space="preserve">B. </w:t>
      </w:r>
      <w:r w:rsidR="00292A9C" w:rsidRPr="00185A9C">
        <w:rPr>
          <w:rFonts w:ascii="Arial" w:hAnsi="Arial" w:cs="Arial"/>
          <w:kern w:val="0"/>
          <w:sz w:val="22"/>
        </w:rPr>
        <w:t>DNA amounts for sequencing library construction in tissue and plasma (</w:t>
      </w:r>
      <w:r w:rsidR="009B20DF" w:rsidRPr="004E0AE0">
        <w:rPr>
          <w:rFonts w:ascii="Arial" w:hAnsi="Arial" w:cs="Arial"/>
          <w:kern w:val="0"/>
          <w:sz w:val="22"/>
        </w:rPr>
        <w:t>Left</w:t>
      </w:r>
      <w:r w:rsidR="00292A9C" w:rsidRPr="004E0AE0">
        <w:rPr>
          <w:rFonts w:ascii="Arial" w:hAnsi="Arial" w:cs="Arial"/>
          <w:kern w:val="0"/>
          <w:sz w:val="22"/>
        </w:rPr>
        <w:t xml:space="preserve">). Integrations lead to two </w:t>
      </w:r>
      <w:r w:rsidR="00A81809" w:rsidRPr="0032649F">
        <w:rPr>
          <w:rFonts w:ascii="Arial" w:hAnsi="Arial" w:cs="Arial"/>
          <w:kern w:val="0"/>
          <w:sz w:val="22"/>
        </w:rPr>
        <w:t xml:space="preserve">host </w:t>
      </w:r>
      <w:r w:rsidR="00292A9C" w:rsidRPr="00D40F5F">
        <w:rPr>
          <w:rFonts w:ascii="Arial" w:hAnsi="Arial" w:cs="Arial"/>
          <w:kern w:val="0"/>
          <w:sz w:val="22"/>
        </w:rPr>
        <w:t>breakpoints</w:t>
      </w:r>
      <w:r w:rsidR="00A81809" w:rsidRPr="0032649F">
        <w:rPr>
          <w:rFonts w:ascii="Arial" w:hAnsi="Arial" w:cs="Arial"/>
          <w:kern w:val="0"/>
          <w:sz w:val="22"/>
        </w:rPr>
        <w:t xml:space="preserve"> and two viral breakpoints</w:t>
      </w:r>
      <w:r w:rsidR="00292A9C" w:rsidRPr="00D40F5F">
        <w:rPr>
          <w:rFonts w:ascii="Arial" w:hAnsi="Arial" w:cs="Arial"/>
          <w:kern w:val="0"/>
          <w:sz w:val="22"/>
        </w:rPr>
        <w:t xml:space="preserve"> in the human genome</w:t>
      </w:r>
      <w:r w:rsidR="00A81809" w:rsidRPr="0032649F">
        <w:rPr>
          <w:rFonts w:ascii="Arial" w:hAnsi="Arial" w:cs="Arial"/>
          <w:kern w:val="0"/>
          <w:sz w:val="22"/>
        </w:rPr>
        <w:t xml:space="preserve"> and HBV genome, respectively. Two host breakpoints are located </w:t>
      </w:r>
      <w:r w:rsidR="0037607B" w:rsidRPr="00D40F5F">
        <w:rPr>
          <w:rFonts w:ascii="Arial" w:hAnsi="Arial" w:cs="Arial"/>
          <w:kern w:val="0"/>
          <w:sz w:val="22"/>
        </w:rPr>
        <w:t xml:space="preserve">at </w:t>
      </w:r>
      <w:r w:rsidR="00292A9C" w:rsidRPr="00D40F5F">
        <w:rPr>
          <w:rFonts w:ascii="Arial" w:hAnsi="Arial" w:cs="Arial"/>
          <w:kern w:val="0"/>
          <w:sz w:val="22"/>
        </w:rPr>
        <w:t>upstream and downstream</w:t>
      </w:r>
      <w:r w:rsidR="00A81809" w:rsidRPr="0032649F">
        <w:rPr>
          <w:rFonts w:ascii="Arial" w:hAnsi="Arial" w:cs="Arial"/>
          <w:kern w:val="0"/>
          <w:sz w:val="22"/>
        </w:rPr>
        <w:t xml:space="preserve"> of the integrated viral fragment.</w:t>
      </w:r>
      <w:r w:rsidR="00A81809" w:rsidRPr="00D40F5F">
        <w:rPr>
          <w:rFonts w:ascii="Arial" w:hAnsi="Arial" w:cs="Arial"/>
          <w:kern w:val="0"/>
          <w:sz w:val="22"/>
        </w:rPr>
        <w:t xml:space="preserve"> </w:t>
      </w:r>
      <w:r w:rsidR="00292A9C" w:rsidRPr="00D40F5F">
        <w:rPr>
          <w:rFonts w:ascii="Arial" w:hAnsi="Arial" w:cs="Arial"/>
          <w:kern w:val="0"/>
          <w:sz w:val="22"/>
        </w:rPr>
        <w:t>Most of integration sites have deletions in human genome, leading two 35-</w:t>
      </w:r>
      <w:r w:rsidR="00A81809" w:rsidRPr="0032649F">
        <w:rPr>
          <w:rFonts w:ascii="Arial" w:hAnsi="Arial" w:cs="Arial"/>
          <w:kern w:val="0"/>
          <w:sz w:val="22"/>
        </w:rPr>
        <w:t xml:space="preserve"> &lt;</w:t>
      </w:r>
      <w:r w:rsidR="00292A9C" w:rsidRPr="00D40F5F">
        <w:rPr>
          <w:rFonts w:ascii="Arial" w:hAnsi="Arial" w:cs="Arial"/>
          <w:kern w:val="0"/>
          <w:sz w:val="22"/>
        </w:rPr>
        <w:t xml:space="preserve">4000 base pairs in distance between two </w:t>
      </w:r>
      <w:r w:rsidR="00A81809" w:rsidRPr="0032649F">
        <w:rPr>
          <w:rFonts w:ascii="Arial" w:hAnsi="Arial" w:cs="Arial"/>
          <w:kern w:val="0"/>
          <w:sz w:val="22"/>
        </w:rPr>
        <w:t xml:space="preserve">host </w:t>
      </w:r>
      <w:r w:rsidR="00292A9C" w:rsidRPr="00D40F5F">
        <w:rPr>
          <w:rFonts w:ascii="Arial" w:hAnsi="Arial" w:cs="Arial"/>
          <w:kern w:val="0"/>
          <w:sz w:val="22"/>
        </w:rPr>
        <w:t>breakpoints (Pattern I). In some cases (Pattern II), sequences of both breakpoint</w:t>
      </w:r>
      <w:r w:rsidR="003F3773">
        <w:rPr>
          <w:rFonts w:ascii="Arial" w:hAnsi="Arial" w:cs="Arial"/>
          <w:kern w:val="0"/>
          <w:sz w:val="22"/>
        </w:rPr>
        <w:t>s</w:t>
      </w:r>
      <w:r w:rsidR="00292A9C" w:rsidRPr="00D40F5F">
        <w:rPr>
          <w:rFonts w:ascii="Arial" w:hAnsi="Arial" w:cs="Arial"/>
          <w:kern w:val="0"/>
          <w:sz w:val="22"/>
        </w:rPr>
        <w:t xml:space="preserve"> are consistent.</w:t>
      </w:r>
      <w:r w:rsidR="00292A9C" w:rsidRPr="00B628F3">
        <w:rPr>
          <w:rFonts w:ascii="Arial" w:hAnsi="Arial" w:cs="Arial"/>
          <w:b/>
          <w:kern w:val="0"/>
          <w:sz w:val="22"/>
        </w:rPr>
        <w:t xml:space="preserve"> C. </w:t>
      </w:r>
      <w:r w:rsidR="00292A9C" w:rsidRPr="00B628F3">
        <w:rPr>
          <w:rFonts w:ascii="Arial" w:hAnsi="Arial" w:cs="Arial"/>
          <w:kern w:val="0"/>
          <w:sz w:val="22"/>
        </w:rPr>
        <w:t xml:space="preserve">Experiment work flow for the capture assay. </w:t>
      </w:r>
      <w:r w:rsidR="00292A9C" w:rsidRPr="0048719D">
        <w:rPr>
          <w:rFonts w:ascii="Arial" w:hAnsi="Arial" w:cs="Arial"/>
          <w:b/>
          <w:kern w:val="0"/>
          <w:sz w:val="22"/>
        </w:rPr>
        <w:t xml:space="preserve">D. </w:t>
      </w:r>
      <w:r w:rsidR="00292A9C" w:rsidRPr="0048719D">
        <w:rPr>
          <w:rFonts w:ascii="Arial" w:hAnsi="Arial" w:cs="Arial"/>
          <w:kern w:val="0"/>
          <w:sz w:val="22"/>
        </w:rPr>
        <w:t>Sequencing volumes for capture</w:t>
      </w:r>
      <w:r w:rsidR="009B20DF" w:rsidRPr="00EA1705">
        <w:rPr>
          <w:rFonts w:ascii="Arial" w:hAnsi="Arial" w:cs="Arial"/>
          <w:kern w:val="0"/>
          <w:sz w:val="22"/>
        </w:rPr>
        <w:t>d fragments (Left), and junction read mapping to the reference region of integratio</w:t>
      </w:r>
      <w:r w:rsidR="009B20DF" w:rsidRPr="00185A9C">
        <w:rPr>
          <w:rFonts w:ascii="Arial" w:hAnsi="Arial" w:cs="Arial"/>
          <w:kern w:val="0"/>
          <w:sz w:val="22"/>
        </w:rPr>
        <w:t>n sites.</w:t>
      </w:r>
      <w:r w:rsidR="006C7A99" w:rsidRPr="00185A9C">
        <w:rPr>
          <w:rFonts w:ascii="Arial" w:hAnsi="Arial" w:cs="Arial"/>
          <w:kern w:val="0"/>
          <w:sz w:val="22"/>
        </w:rPr>
        <w:t xml:space="preserve"> Human fragments in the virus-host junction reads can be mapped to either the upstream or downstream of the breakpoints. Theoretically, each integration event should be supported by these four types of junction read pairs with adequate read depth a</w:t>
      </w:r>
      <w:r w:rsidR="006C7A99" w:rsidRPr="004E0AE0">
        <w:rPr>
          <w:rFonts w:ascii="Arial" w:hAnsi="Arial" w:cs="Arial"/>
          <w:kern w:val="0"/>
          <w:sz w:val="22"/>
        </w:rPr>
        <w:t>t both upstream and downstream breakpoints.</w:t>
      </w:r>
      <w:r w:rsidR="00B94029" w:rsidRPr="004E0AE0">
        <w:rPr>
          <w:rFonts w:ascii="Arial" w:hAnsi="Arial" w:cs="Arial"/>
          <w:kern w:val="0"/>
          <w:sz w:val="22"/>
        </w:rPr>
        <w:t xml:space="preserve"> In pair-end sequencing, at most, one read in a read pair would represent the junction read covering the integration boundary. The other read would either be a host fragment (read pairs with a dashed line in blue)</w:t>
      </w:r>
      <w:r w:rsidR="00B94029" w:rsidRPr="00100F4C">
        <w:rPr>
          <w:rFonts w:ascii="Arial" w:hAnsi="Arial" w:cs="Arial"/>
          <w:kern w:val="0"/>
          <w:sz w:val="22"/>
        </w:rPr>
        <w:t xml:space="preserve"> or a viral fragment (read pairs with a dashed line in light green), and the read alignment shows the mapping of these two groups of read pairs in the corresponding color.</w:t>
      </w:r>
    </w:p>
    <w:p w14:paraId="05E89503" w14:textId="30C6BAB8" w:rsidR="00B94029" w:rsidRPr="00D40F5F" w:rsidRDefault="00AA213F" w:rsidP="00784C3D">
      <w:pPr>
        <w:widowControl/>
        <w:adjustRightInd w:val="0"/>
        <w:snapToGrid w:val="0"/>
        <w:jc w:val="center"/>
        <w:rPr>
          <w:rFonts w:ascii="Arial" w:hAnsi="Arial" w:cs="Arial"/>
          <w:kern w:val="0"/>
          <w:sz w:val="22"/>
        </w:rPr>
      </w:pPr>
      <w:r w:rsidRPr="00D40F5F">
        <w:rPr>
          <w:rFonts w:ascii="Arial" w:hAnsi="Arial" w:cs="Arial"/>
          <w:b/>
          <w:noProof/>
          <w:kern w:val="0"/>
          <w:sz w:val="22"/>
        </w:rPr>
        <w:drawing>
          <wp:inline distT="0" distB="0" distL="0" distR="0" wp14:anchorId="19FF473D" wp14:editId="2C96D06D">
            <wp:extent cx="5272405" cy="6196330"/>
            <wp:effectExtent l="0" t="0" r="0" b="0"/>
            <wp:docPr id="2" name="Picture 2" descr="Fig02_201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2_201904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2405" cy="6196330"/>
                    </a:xfrm>
                    <a:prstGeom prst="rect">
                      <a:avLst/>
                    </a:prstGeom>
                    <a:noFill/>
                    <a:ln>
                      <a:noFill/>
                    </a:ln>
                  </pic:spPr>
                </pic:pic>
              </a:graphicData>
            </a:graphic>
          </wp:inline>
        </w:drawing>
      </w:r>
    </w:p>
    <w:p w14:paraId="46A9361B" w14:textId="77777777" w:rsidR="006030CE" w:rsidRPr="0032649F" w:rsidRDefault="00155D36" w:rsidP="003F3773">
      <w:pPr>
        <w:widowControl/>
        <w:adjustRightInd w:val="0"/>
        <w:snapToGrid w:val="0"/>
        <w:jc w:val="left"/>
        <w:rPr>
          <w:rFonts w:ascii="Arial" w:hAnsi="Arial" w:cs="Arial"/>
          <w:kern w:val="0"/>
          <w:sz w:val="22"/>
        </w:rPr>
      </w:pPr>
      <w:r w:rsidRPr="00B628F3">
        <w:rPr>
          <w:rFonts w:ascii="Arial" w:hAnsi="Arial" w:cs="Arial"/>
          <w:b/>
          <w:kern w:val="0"/>
          <w:sz w:val="22"/>
        </w:rPr>
        <w:t>Figure</w:t>
      </w:r>
      <w:r w:rsidR="002C1563" w:rsidRPr="00B628F3">
        <w:rPr>
          <w:rFonts w:ascii="Arial" w:hAnsi="Arial" w:cs="Arial"/>
          <w:b/>
          <w:kern w:val="0"/>
          <w:sz w:val="22"/>
        </w:rPr>
        <w:t xml:space="preserve"> 2 </w:t>
      </w:r>
      <w:r w:rsidR="008163E7" w:rsidRPr="0048719D">
        <w:rPr>
          <w:rFonts w:ascii="Arial" w:hAnsi="Arial" w:cs="Arial"/>
          <w:b/>
          <w:kern w:val="0"/>
          <w:sz w:val="22"/>
        </w:rPr>
        <w:t>(A)</w:t>
      </w:r>
      <w:r w:rsidR="00FC58E9" w:rsidRPr="0048719D">
        <w:rPr>
          <w:rFonts w:ascii="Arial" w:hAnsi="Arial" w:cs="Arial"/>
          <w:b/>
          <w:kern w:val="0"/>
          <w:sz w:val="22"/>
        </w:rPr>
        <w:t xml:space="preserve"> </w:t>
      </w:r>
      <w:r w:rsidRPr="00185A9C">
        <w:rPr>
          <w:rFonts w:ascii="Arial" w:hAnsi="Arial" w:cs="Arial"/>
          <w:b/>
          <w:kern w:val="0"/>
          <w:sz w:val="22"/>
        </w:rPr>
        <w:t>All integration events connecting the viral and human genomes.</w:t>
      </w:r>
      <w:r w:rsidRPr="00185A9C">
        <w:rPr>
          <w:rFonts w:ascii="Arial" w:hAnsi="Arial" w:cs="Arial"/>
          <w:kern w:val="0"/>
          <w:sz w:val="22"/>
        </w:rPr>
        <w:t xml:space="preserve"> Each l</w:t>
      </w:r>
      <w:r w:rsidRPr="004E0AE0">
        <w:rPr>
          <w:rFonts w:ascii="Arial" w:hAnsi="Arial" w:cs="Arial"/>
          <w:kern w:val="0"/>
          <w:sz w:val="22"/>
        </w:rPr>
        <w:t>ight blue line indicates one integration event, with one end showing the breakpoint in</w:t>
      </w:r>
      <w:r w:rsidR="00FC58E9" w:rsidRPr="004E0AE0">
        <w:rPr>
          <w:rFonts w:ascii="Arial" w:hAnsi="Arial" w:cs="Arial"/>
          <w:kern w:val="0"/>
          <w:sz w:val="22"/>
        </w:rPr>
        <w:t xml:space="preserve"> the</w:t>
      </w:r>
      <w:r w:rsidRPr="00100F4C">
        <w:rPr>
          <w:rFonts w:ascii="Arial" w:hAnsi="Arial" w:cs="Arial"/>
          <w:kern w:val="0"/>
          <w:sz w:val="22"/>
        </w:rPr>
        <w:t xml:space="preserve"> HBV genome and the other in human chromosomes. </w:t>
      </w:r>
      <w:r w:rsidR="00D1604C" w:rsidRPr="00100F4C">
        <w:rPr>
          <w:rFonts w:ascii="Arial" w:hAnsi="Arial" w:cs="Arial"/>
          <w:kern w:val="0"/>
          <w:sz w:val="22"/>
        </w:rPr>
        <w:t>Each</w:t>
      </w:r>
      <w:r w:rsidR="00FC58E9" w:rsidRPr="00100F4C">
        <w:rPr>
          <w:rFonts w:ascii="Arial" w:hAnsi="Arial" w:cs="Arial"/>
          <w:kern w:val="0"/>
          <w:sz w:val="22"/>
        </w:rPr>
        <w:t xml:space="preserve"> </w:t>
      </w:r>
      <w:r w:rsidR="006D037E" w:rsidRPr="00AA213F">
        <w:rPr>
          <w:rFonts w:ascii="Arial" w:hAnsi="Arial" w:cs="Arial"/>
          <w:kern w:val="0"/>
          <w:sz w:val="22"/>
        </w:rPr>
        <w:t xml:space="preserve">integration event was only observed in one patient. </w:t>
      </w:r>
      <w:r w:rsidRPr="00AA213F">
        <w:rPr>
          <w:rFonts w:ascii="Arial" w:hAnsi="Arial" w:cs="Arial"/>
          <w:kern w:val="0"/>
          <w:sz w:val="22"/>
        </w:rPr>
        <w:t>Bubbles with diverse diameters, between chromosomes and central connections, illustrate the sequencing</w:t>
      </w:r>
      <w:r w:rsidR="00E559E1" w:rsidRPr="00AA213F">
        <w:rPr>
          <w:rFonts w:ascii="Arial" w:hAnsi="Arial" w:cs="Arial"/>
          <w:kern w:val="0"/>
          <w:sz w:val="22"/>
        </w:rPr>
        <w:t xml:space="preserve"> read depth</w:t>
      </w:r>
      <w:r w:rsidRPr="006D2C1F">
        <w:rPr>
          <w:rFonts w:ascii="Arial" w:hAnsi="Arial" w:cs="Arial"/>
          <w:kern w:val="0"/>
          <w:sz w:val="22"/>
        </w:rPr>
        <w:t xml:space="preserve"> in multiple samples from each </w:t>
      </w:r>
      <w:r w:rsidR="006D037E" w:rsidRPr="006D2C1F">
        <w:rPr>
          <w:rFonts w:ascii="Arial" w:hAnsi="Arial" w:cs="Arial"/>
          <w:kern w:val="0"/>
          <w:sz w:val="22"/>
        </w:rPr>
        <w:t>patient</w:t>
      </w:r>
      <w:r w:rsidRPr="00751EC6">
        <w:rPr>
          <w:rFonts w:ascii="Arial" w:hAnsi="Arial" w:cs="Arial"/>
          <w:kern w:val="0"/>
          <w:sz w:val="22"/>
        </w:rPr>
        <w:t xml:space="preserve">. </w:t>
      </w:r>
      <w:r w:rsidR="00A8349A" w:rsidRPr="00751EC6">
        <w:rPr>
          <w:rFonts w:ascii="Arial" w:hAnsi="Arial" w:cs="Arial"/>
          <w:kern w:val="0"/>
          <w:sz w:val="22"/>
        </w:rPr>
        <w:t>T</w:t>
      </w:r>
      <w:r w:rsidR="004C3021" w:rsidRPr="00751EC6">
        <w:rPr>
          <w:rFonts w:ascii="Arial" w:hAnsi="Arial" w:cs="Arial"/>
          <w:kern w:val="0"/>
          <w:sz w:val="22"/>
        </w:rPr>
        <w:t>:</w:t>
      </w:r>
      <w:r w:rsidR="00FC58E9" w:rsidRPr="0006764C">
        <w:rPr>
          <w:rFonts w:ascii="Arial" w:hAnsi="Arial" w:cs="Arial"/>
          <w:kern w:val="0"/>
          <w:sz w:val="22"/>
        </w:rPr>
        <w:t xml:space="preserve"> </w:t>
      </w:r>
      <w:r w:rsidRPr="0006764C">
        <w:rPr>
          <w:rFonts w:ascii="Arial" w:hAnsi="Arial" w:cs="Arial"/>
          <w:kern w:val="0"/>
          <w:sz w:val="22"/>
        </w:rPr>
        <w:t>two samples from tumor tissues; N</w:t>
      </w:r>
      <w:r w:rsidR="004C3021" w:rsidRPr="001F5BF8">
        <w:rPr>
          <w:rFonts w:ascii="Arial" w:hAnsi="Arial" w:cs="Arial"/>
          <w:kern w:val="0"/>
          <w:sz w:val="22"/>
        </w:rPr>
        <w:t>:</w:t>
      </w:r>
      <w:r w:rsidR="00FC58E9" w:rsidRPr="001F5BF8">
        <w:rPr>
          <w:rFonts w:ascii="Arial" w:hAnsi="Arial" w:cs="Arial"/>
          <w:kern w:val="0"/>
          <w:sz w:val="22"/>
        </w:rPr>
        <w:t xml:space="preserve"> </w:t>
      </w:r>
      <w:r w:rsidR="00A05188" w:rsidRPr="007A3135">
        <w:rPr>
          <w:rFonts w:ascii="Arial" w:hAnsi="Arial" w:cs="Arial"/>
          <w:kern w:val="0"/>
          <w:sz w:val="22"/>
        </w:rPr>
        <w:t>adjacent</w:t>
      </w:r>
      <w:r w:rsidR="00616166" w:rsidRPr="007A3135">
        <w:rPr>
          <w:rFonts w:ascii="Arial" w:hAnsi="Arial" w:cs="Arial"/>
          <w:kern w:val="0"/>
          <w:sz w:val="22"/>
        </w:rPr>
        <w:t xml:space="preserve"> non-HCC</w:t>
      </w:r>
      <w:r w:rsidRPr="0032649F">
        <w:rPr>
          <w:rFonts w:ascii="Arial" w:hAnsi="Arial" w:cs="Arial"/>
          <w:kern w:val="0"/>
          <w:sz w:val="22"/>
        </w:rPr>
        <w:t xml:space="preserve"> tissues. The hotspot for viral bre</w:t>
      </w:r>
      <w:r w:rsidR="005129ED" w:rsidRPr="0032649F">
        <w:rPr>
          <w:rFonts w:ascii="Arial" w:hAnsi="Arial" w:cs="Arial"/>
          <w:kern w:val="0"/>
          <w:sz w:val="22"/>
        </w:rPr>
        <w:t>akpoints locate</w:t>
      </w:r>
      <w:r w:rsidR="00616166" w:rsidRPr="0032649F">
        <w:rPr>
          <w:rFonts w:ascii="Arial" w:hAnsi="Arial" w:cs="Arial"/>
          <w:kern w:val="0"/>
          <w:sz w:val="22"/>
        </w:rPr>
        <w:t>s</w:t>
      </w:r>
      <w:r w:rsidR="005129ED" w:rsidRPr="0032649F">
        <w:rPr>
          <w:rFonts w:ascii="Arial" w:hAnsi="Arial" w:cs="Arial"/>
          <w:kern w:val="0"/>
          <w:sz w:val="22"/>
        </w:rPr>
        <w:t xml:space="preserve"> </w:t>
      </w:r>
      <w:r w:rsidR="00FC58E9" w:rsidRPr="0032649F">
        <w:rPr>
          <w:rFonts w:ascii="Arial" w:hAnsi="Arial" w:cs="Arial"/>
          <w:kern w:val="0"/>
          <w:sz w:val="22"/>
        </w:rPr>
        <w:t xml:space="preserve">at approximately </w:t>
      </w:r>
      <w:proofErr w:type="spellStart"/>
      <w:r w:rsidR="005129ED" w:rsidRPr="0032649F">
        <w:rPr>
          <w:rFonts w:ascii="Arial" w:hAnsi="Arial" w:cs="Arial"/>
          <w:kern w:val="0"/>
          <w:sz w:val="22"/>
        </w:rPr>
        <w:t>nt</w:t>
      </w:r>
      <w:proofErr w:type="spellEnd"/>
      <w:r w:rsidR="00FC58E9" w:rsidRPr="0032649F">
        <w:rPr>
          <w:rFonts w:ascii="Arial" w:hAnsi="Arial" w:cs="Arial"/>
          <w:kern w:val="0"/>
          <w:sz w:val="22"/>
        </w:rPr>
        <w:t xml:space="preserve"> </w:t>
      </w:r>
      <w:r w:rsidR="005129ED" w:rsidRPr="0032649F">
        <w:rPr>
          <w:rFonts w:ascii="Arial" w:hAnsi="Arial" w:cs="Arial"/>
          <w:kern w:val="0"/>
          <w:sz w:val="22"/>
        </w:rPr>
        <w:t>1</w:t>
      </w:r>
      <w:r w:rsidR="00FC58E9" w:rsidRPr="0032649F">
        <w:rPr>
          <w:rFonts w:ascii="Arial" w:hAnsi="Arial" w:cs="Arial"/>
          <w:kern w:val="0"/>
          <w:sz w:val="22"/>
        </w:rPr>
        <w:t>,</w:t>
      </w:r>
      <w:r w:rsidR="005129ED" w:rsidRPr="0032649F">
        <w:rPr>
          <w:rFonts w:ascii="Arial" w:hAnsi="Arial" w:cs="Arial"/>
          <w:kern w:val="0"/>
          <w:sz w:val="22"/>
        </w:rPr>
        <w:t>600-1</w:t>
      </w:r>
      <w:r w:rsidR="00FC58E9" w:rsidRPr="0032649F">
        <w:rPr>
          <w:rFonts w:ascii="Arial" w:hAnsi="Arial" w:cs="Arial"/>
          <w:kern w:val="0"/>
          <w:sz w:val="22"/>
        </w:rPr>
        <w:t>,</w:t>
      </w:r>
      <w:r w:rsidR="005129ED" w:rsidRPr="0032649F">
        <w:rPr>
          <w:rFonts w:ascii="Arial" w:hAnsi="Arial" w:cs="Arial"/>
          <w:kern w:val="0"/>
          <w:sz w:val="22"/>
        </w:rPr>
        <w:t>9</w:t>
      </w:r>
      <w:r w:rsidRPr="0032649F">
        <w:rPr>
          <w:rFonts w:ascii="Arial" w:hAnsi="Arial" w:cs="Arial"/>
          <w:kern w:val="0"/>
          <w:sz w:val="22"/>
        </w:rPr>
        <w:t>00.</w:t>
      </w:r>
      <w:r w:rsidR="00FC58E9" w:rsidRPr="0032649F">
        <w:rPr>
          <w:rFonts w:ascii="Arial" w:hAnsi="Arial" w:cs="Arial"/>
          <w:kern w:val="0"/>
          <w:sz w:val="22"/>
        </w:rPr>
        <w:t xml:space="preserve"> </w:t>
      </w:r>
      <w:r w:rsidR="008163E7" w:rsidRPr="0032649F">
        <w:rPr>
          <w:rFonts w:ascii="Arial" w:hAnsi="Arial" w:cs="Arial"/>
          <w:b/>
          <w:kern w:val="0"/>
          <w:sz w:val="22"/>
        </w:rPr>
        <w:t>(B)</w:t>
      </w:r>
      <w:r w:rsidR="00FC58E9" w:rsidRPr="0032649F">
        <w:rPr>
          <w:rFonts w:ascii="Arial" w:hAnsi="Arial" w:cs="Arial"/>
          <w:b/>
          <w:kern w:val="0"/>
          <w:sz w:val="22"/>
        </w:rPr>
        <w:t xml:space="preserve"> </w:t>
      </w:r>
      <w:r w:rsidR="005E495B" w:rsidRPr="0032649F">
        <w:rPr>
          <w:rFonts w:ascii="Arial" w:hAnsi="Arial" w:cs="Arial"/>
          <w:kern w:val="0"/>
          <w:sz w:val="22"/>
        </w:rPr>
        <w:t>I</w:t>
      </w:r>
      <w:r w:rsidR="001709BD" w:rsidRPr="0032649F">
        <w:rPr>
          <w:rFonts w:ascii="Arial" w:hAnsi="Arial" w:cs="Arial"/>
          <w:kern w:val="0"/>
          <w:sz w:val="22"/>
        </w:rPr>
        <w:t xml:space="preserve">ntegration events </w:t>
      </w:r>
      <w:r w:rsidR="00687420" w:rsidRPr="0032649F">
        <w:rPr>
          <w:rFonts w:ascii="Arial" w:hAnsi="Arial" w:cs="Arial"/>
          <w:kern w:val="0"/>
          <w:sz w:val="22"/>
        </w:rPr>
        <w:t>with</w:t>
      </w:r>
      <w:r w:rsidR="00FC58E9" w:rsidRPr="0032649F">
        <w:rPr>
          <w:rFonts w:ascii="Arial" w:hAnsi="Arial" w:cs="Arial"/>
          <w:kern w:val="0"/>
          <w:sz w:val="22"/>
        </w:rPr>
        <w:t xml:space="preserve"> the</w:t>
      </w:r>
      <w:r w:rsidR="00687420" w:rsidRPr="0032649F">
        <w:rPr>
          <w:rFonts w:ascii="Arial" w:hAnsi="Arial" w:cs="Arial"/>
          <w:kern w:val="0"/>
          <w:sz w:val="22"/>
        </w:rPr>
        <w:t xml:space="preserve"> same sequence features at the disrupted human genome regions </w:t>
      </w:r>
      <w:r w:rsidR="001709BD" w:rsidRPr="0032649F">
        <w:rPr>
          <w:rFonts w:ascii="Arial" w:hAnsi="Arial" w:cs="Arial"/>
          <w:kern w:val="0"/>
          <w:sz w:val="22"/>
        </w:rPr>
        <w:t xml:space="preserve">and integration burden in all patients. The top panel shows the diagnosis of liver cancer, </w:t>
      </w:r>
      <w:r w:rsidR="00FC58E9" w:rsidRPr="0032649F">
        <w:rPr>
          <w:rFonts w:ascii="Arial" w:hAnsi="Arial" w:cs="Arial"/>
          <w:kern w:val="0"/>
          <w:sz w:val="22"/>
        </w:rPr>
        <w:t xml:space="preserve">the </w:t>
      </w:r>
      <w:r w:rsidR="001709BD" w:rsidRPr="0032649F">
        <w:rPr>
          <w:rFonts w:ascii="Arial" w:hAnsi="Arial" w:cs="Arial"/>
          <w:kern w:val="0"/>
          <w:sz w:val="22"/>
        </w:rPr>
        <w:t>age of the patient and</w:t>
      </w:r>
      <w:r w:rsidR="00FC58E9" w:rsidRPr="0032649F">
        <w:rPr>
          <w:rFonts w:ascii="Arial" w:hAnsi="Arial" w:cs="Arial"/>
          <w:kern w:val="0"/>
          <w:sz w:val="22"/>
        </w:rPr>
        <w:t xml:space="preserve"> the</w:t>
      </w:r>
      <w:r w:rsidR="001709BD" w:rsidRPr="0032649F">
        <w:rPr>
          <w:rFonts w:ascii="Arial" w:hAnsi="Arial" w:cs="Arial"/>
          <w:kern w:val="0"/>
          <w:sz w:val="22"/>
        </w:rPr>
        <w:t xml:space="preserve"> </w:t>
      </w:r>
      <w:r w:rsidR="006C7B21" w:rsidRPr="0032649F">
        <w:rPr>
          <w:rFonts w:ascii="Arial" w:hAnsi="Arial" w:cs="Arial"/>
          <w:kern w:val="0"/>
          <w:sz w:val="22"/>
        </w:rPr>
        <w:t>Barcelona</w:t>
      </w:r>
      <w:r w:rsidR="001709BD" w:rsidRPr="0032649F">
        <w:rPr>
          <w:rFonts w:ascii="Arial" w:hAnsi="Arial" w:cs="Arial"/>
          <w:kern w:val="0"/>
          <w:sz w:val="22"/>
        </w:rPr>
        <w:t xml:space="preserve"> clinic liver cancer (BCLC) stages. The middle panel provides the number of integration events per MB according the total events observed in all </w:t>
      </w:r>
      <w:r w:rsidR="00FC58E9" w:rsidRPr="0032649F">
        <w:rPr>
          <w:rFonts w:ascii="Arial" w:hAnsi="Arial" w:cs="Arial"/>
          <w:kern w:val="0"/>
          <w:sz w:val="22"/>
        </w:rPr>
        <w:t>four</w:t>
      </w:r>
      <w:r w:rsidR="00591A2C" w:rsidRPr="0032649F">
        <w:rPr>
          <w:rFonts w:ascii="Arial" w:hAnsi="Arial" w:cs="Arial"/>
          <w:kern w:val="0"/>
          <w:sz w:val="22"/>
        </w:rPr>
        <w:t xml:space="preserve"> solid tissue</w:t>
      </w:r>
      <w:r w:rsidR="001709BD" w:rsidRPr="0032649F">
        <w:rPr>
          <w:rFonts w:ascii="Arial" w:hAnsi="Arial" w:cs="Arial"/>
          <w:kern w:val="0"/>
          <w:sz w:val="22"/>
        </w:rPr>
        <w:t xml:space="preserve"> samples</w:t>
      </w:r>
      <w:r w:rsidR="00FC58E9" w:rsidRPr="0032649F">
        <w:rPr>
          <w:rFonts w:ascii="Arial" w:hAnsi="Arial" w:cs="Arial"/>
          <w:kern w:val="0"/>
          <w:sz w:val="22"/>
        </w:rPr>
        <w:t xml:space="preserve"> obtained</w:t>
      </w:r>
      <w:r w:rsidR="001709BD" w:rsidRPr="0032649F">
        <w:rPr>
          <w:rFonts w:ascii="Arial" w:hAnsi="Arial" w:cs="Arial"/>
          <w:kern w:val="0"/>
          <w:sz w:val="22"/>
        </w:rPr>
        <w:t xml:space="preserve"> from each individual. </w:t>
      </w:r>
      <w:r w:rsidR="00FC58E9" w:rsidRPr="0032649F">
        <w:rPr>
          <w:rFonts w:ascii="Arial" w:hAnsi="Arial" w:cs="Arial"/>
          <w:kern w:val="0"/>
          <w:sz w:val="22"/>
        </w:rPr>
        <w:t xml:space="preserve">At </w:t>
      </w:r>
      <w:r w:rsidR="001709BD" w:rsidRPr="0032649F">
        <w:rPr>
          <w:rFonts w:ascii="Arial" w:hAnsi="Arial" w:cs="Arial"/>
          <w:kern w:val="0"/>
          <w:sz w:val="22"/>
        </w:rPr>
        <w:t xml:space="preserve">the bottom panel, patients were </w:t>
      </w:r>
      <w:r w:rsidR="00316E08" w:rsidRPr="0032649F">
        <w:rPr>
          <w:rFonts w:ascii="Arial" w:hAnsi="Arial" w:cs="Arial"/>
          <w:kern w:val="0"/>
          <w:sz w:val="22"/>
        </w:rPr>
        <w:t xml:space="preserve">listed </w:t>
      </w:r>
      <w:r w:rsidR="001709BD" w:rsidRPr="0032649F">
        <w:rPr>
          <w:rFonts w:ascii="Arial" w:hAnsi="Arial" w:cs="Arial"/>
          <w:kern w:val="0"/>
          <w:sz w:val="22"/>
        </w:rPr>
        <w:t>by frequencies (left part) of</w:t>
      </w:r>
      <w:r w:rsidR="00FC58E9" w:rsidRPr="0032649F">
        <w:rPr>
          <w:rFonts w:ascii="Arial" w:hAnsi="Arial" w:cs="Arial"/>
          <w:kern w:val="0"/>
          <w:sz w:val="22"/>
        </w:rPr>
        <w:t xml:space="preserve"> the</w:t>
      </w:r>
      <w:r w:rsidR="001709BD" w:rsidRPr="0032649F">
        <w:rPr>
          <w:rFonts w:ascii="Arial" w:hAnsi="Arial" w:cs="Arial"/>
          <w:kern w:val="0"/>
          <w:sz w:val="22"/>
        </w:rPr>
        <w:t xml:space="preserve"> 26 types of integrations observed in </w:t>
      </w:r>
      <w:r w:rsidR="00474C03" w:rsidRPr="0032649F">
        <w:rPr>
          <w:rFonts w:ascii="Arial" w:hAnsi="Arial" w:cs="Arial"/>
          <w:kern w:val="0"/>
          <w:sz w:val="22"/>
        </w:rPr>
        <w:t>&gt;</w:t>
      </w:r>
      <w:r w:rsidR="001709BD" w:rsidRPr="0032649F">
        <w:rPr>
          <w:rFonts w:ascii="Arial" w:hAnsi="Arial" w:cs="Arial"/>
          <w:kern w:val="0"/>
          <w:sz w:val="22"/>
        </w:rPr>
        <w:t>2 patients (right part).</w:t>
      </w:r>
      <w:r w:rsidR="00A8349A" w:rsidRPr="0032649F">
        <w:rPr>
          <w:rFonts w:ascii="Arial" w:hAnsi="Arial" w:cs="Arial"/>
          <w:b/>
          <w:kern w:val="0"/>
          <w:sz w:val="22"/>
        </w:rPr>
        <w:t xml:space="preserve"> (C)</w:t>
      </w:r>
      <w:r w:rsidR="00FC58E9" w:rsidRPr="0032649F">
        <w:rPr>
          <w:rFonts w:ascii="Arial" w:hAnsi="Arial" w:cs="Arial"/>
          <w:b/>
          <w:kern w:val="0"/>
          <w:sz w:val="22"/>
        </w:rPr>
        <w:t xml:space="preserve"> </w:t>
      </w:r>
      <w:r w:rsidR="00A8349A" w:rsidRPr="0032649F">
        <w:rPr>
          <w:rFonts w:ascii="Arial" w:hAnsi="Arial" w:cs="Arial"/>
          <w:kern w:val="0"/>
          <w:sz w:val="22"/>
        </w:rPr>
        <w:t>Comparison of sequencing read depth</w:t>
      </w:r>
      <w:r w:rsidR="00FC58E9" w:rsidRPr="0032649F">
        <w:rPr>
          <w:rFonts w:ascii="Arial" w:hAnsi="Arial" w:cs="Arial"/>
          <w:kern w:val="0"/>
          <w:sz w:val="22"/>
        </w:rPr>
        <w:t>s</w:t>
      </w:r>
      <w:r w:rsidR="00A8349A" w:rsidRPr="0032649F">
        <w:rPr>
          <w:rFonts w:ascii="Arial" w:hAnsi="Arial" w:cs="Arial"/>
          <w:kern w:val="0"/>
          <w:sz w:val="22"/>
        </w:rPr>
        <w:t xml:space="preserve"> of integrations in tumor</w:t>
      </w:r>
      <w:r w:rsidR="00FC58E9" w:rsidRPr="0032649F">
        <w:rPr>
          <w:rFonts w:ascii="Arial" w:hAnsi="Arial" w:cs="Arial"/>
          <w:kern w:val="0"/>
          <w:sz w:val="22"/>
        </w:rPr>
        <w:t>s</w:t>
      </w:r>
      <w:r w:rsidR="00A8349A" w:rsidRPr="0032649F">
        <w:rPr>
          <w:rFonts w:ascii="Arial" w:hAnsi="Arial" w:cs="Arial"/>
          <w:kern w:val="0"/>
          <w:sz w:val="22"/>
        </w:rPr>
        <w:t xml:space="preserve"> and adjacent liver tissues.</w:t>
      </w:r>
      <w:r w:rsidR="00A8349A" w:rsidRPr="0032649F">
        <w:rPr>
          <w:rFonts w:ascii="Arial" w:hAnsi="Arial" w:cs="Arial"/>
          <w:b/>
          <w:kern w:val="0"/>
          <w:sz w:val="22"/>
        </w:rPr>
        <w:t xml:space="preserve"> </w:t>
      </w:r>
      <w:r w:rsidR="00A8349A" w:rsidRPr="0032649F">
        <w:rPr>
          <w:rFonts w:ascii="Arial" w:hAnsi="Arial" w:cs="Arial"/>
          <w:kern w:val="0"/>
          <w:sz w:val="22"/>
        </w:rPr>
        <w:t xml:space="preserve">The values for </w:t>
      </w:r>
      <w:r w:rsidR="00FC58E9" w:rsidRPr="0032649F">
        <w:rPr>
          <w:rFonts w:ascii="Arial" w:hAnsi="Arial" w:cs="Arial"/>
          <w:kern w:val="0"/>
          <w:sz w:val="22"/>
        </w:rPr>
        <w:t xml:space="preserve">the </w:t>
      </w:r>
      <w:r w:rsidR="00A8349A" w:rsidRPr="0032649F">
        <w:rPr>
          <w:rFonts w:ascii="Arial" w:hAnsi="Arial" w:cs="Arial"/>
          <w:kern w:val="0"/>
          <w:sz w:val="22"/>
        </w:rPr>
        <w:t>sequencing depth</w:t>
      </w:r>
      <w:r w:rsidR="00FC58E9" w:rsidRPr="0032649F">
        <w:rPr>
          <w:rFonts w:ascii="Arial" w:hAnsi="Arial" w:cs="Arial"/>
          <w:kern w:val="0"/>
          <w:sz w:val="22"/>
        </w:rPr>
        <w:t>s</w:t>
      </w:r>
      <w:r w:rsidR="00A8349A" w:rsidRPr="0032649F">
        <w:rPr>
          <w:rFonts w:ascii="Arial" w:hAnsi="Arial" w:cs="Arial"/>
          <w:kern w:val="0"/>
          <w:sz w:val="22"/>
        </w:rPr>
        <w:t xml:space="preserve"> w</w:t>
      </w:r>
      <w:r w:rsidR="00FC58E9" w:rsidRPr="0032649F">
        <w:rPr>
          <w:rFonts w:ascii="Arial" w:hAnsi="Arial" w:cs="Arial"/>
          <w:kern w:val="0"/>
          <w:sz w:val="22"/>
        </w:rPr>
        <w:t>ere</w:t>
      </w:r>
      <w:r w:rsidR="00A8349A" w:rsidRPr="0032649F">
        <w:rPr>
          <w:rFonts w:ascii="Arial" w:hAnsi="Arial" w:cs="Arial"/>
          <w:kern w:val="0"/>
          <w:sz w:val="22"/>
        </w:rPr>
        <w:t xml:space="preserve"> log transformed. Each dot indicates the sequencing read depth of an integration in tumor (y axis) and non-HCC liver (x axis). </w:t>
      </w:r>
      <w:r w:rsidR="00FC58E9" w:rsidRPr="0032649F">
        <w:rPr>
          <w:rFonts w:ascii="Arial" w:hAnsi="Arial" w:cs="Arial"/>
          <w:kern w:val="0"/>
          <w:sz w:val="22"/>
        </w:rPr>
        <w:t xml:space="preserve">A </w:t>
      </w:r>
      <w:r w:rsidR="00A8349A" w:rsidRPr="0032649F">
        <w:rPr>
          <w:rFonts w:ascii="Arial" w:hAnsi="Arial" w:cs="Arial"/>
          <w:kern w:val="0"/>
          <w:sz w:val="22"/>
        </w:rPr>
        <w:t xml:space="preserve">higher read depth in two sites of each sample was used for plotting. Diverse colors indicate </w:t>
      </w:r>
      <w:r w:rsidR="00FC58E9" w:rsidRPr="0032649F">
        <w:rPr>
          <w:rFonts w:ascii="Arial" w:hAnsi="Arial" w:cs="Arial"/>
          <w:kern w:val="0"/>
          <w:sz w:val="22"/>
        </w:rPr>
        <w:t xml:space="preserve">the </w:t>
      </w:r>
      <w:r w:rsidR="00A8349A" w:rsidRPr="0032649F">
        <w:rPr>
          <w:rFonts w:ascii="Arial" w:hAnsi="Arial" w:cs="Arial"/>
          <w:kern w:val="0"/>
          <w:sz w:val="22"/>
        </w:rPr>
        <w:t>different patients.</w:t>
      </w:r>
    </w:p>
    <w:p w14:paraId="648D957B" w14:textId="77777777" w:rsidR="00ED045D" w:rsidRPr="0032649F" w:rsidRDefault="00ED045D" w:rsidP="003F3773">
      <w:pPr>
        <w:widowControl/>
        <w:adjustRightInd w:val="0"/>
        <w:snapToGrid w:val="0"/>
        <w:jc w:val="left"/>
        <w:rPr>
          <w:rFonts w:ascii="Arial" w:hAnsi="Arial" w:cs="Arial"/>
          <w:kern w:val="0"/>
          <w:sz w:val="22"/>
        </w:rPr>
      </w:pPr>
    </w:p>
    <w:p w14:paraId="26AC6A33" w14:textId="583278F2" w:rsidR="006030CE" w:rsidRPr="00D40F5F" w:rsidRDefault="00AA213F" w:rsidP="00784C3D">
      <w:pPr>
        <w:widowControl/>
        <w:adjustRightInd w:val="0"/>
        <w:snapToGrid w:val="0"/>
        <w:jc w:val="center"/>
        <w:rPr>
          <w:rFonts w:ascii="Arial" w:hAnsi="Arial" w:cs="Arial"/>
          <w:kern w:val="0"/>
          <w:sz w:val="22"/>
        </w:rPr>
      </w:pPr>
      <w:r w:rsidRPr="00D40F5F">
        <w:rPr>
          <w:rFonts w:ascii="Arial" w:hAnsi="Arial" w:cs="Arial"/>
          <w:noProof/>
          <w:kern w:val="0"/>
          <w:sz w:val="22"/>
        </w:rPr>
        <w:drawing>
          <wp:inline distT="0" distB="0" distL="0" distR="0" wp14:anchorId="715CBBBC" wp14:editId="44244654">
            <wp:extent cx="5248375" cy="5173133"/>
            <wp:effectExtent l="0" t="0" r="0" b="0"/>
            <wp:docPr id="3" name="Picture 3" descr="屏幕快照%202019-07-26%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9-07-26%20下午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6923" cy="5181559"/>
                    </a:xfrm>
                    <a:prstGeom prst="rect">
                      <a:avLst/>
                    </a:prstGeom>
                    <a:noFill/>
                    <a:ln>
                      <a:noFill/>
                    </a:ln>
                  </pic:spPr>
                </pic:pic>
              </a:graphicData>
            </a:graphic>
          </wp:inline>
        </w:drawing>
      </w:r>
    </w:p>
    <w:p w14:paraId="3F72EA30" w14:textId="77777777" w:rsidR="00A11211" w:rsidRPr="0048719D" w:rsidRDefault="00627640"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b/>
          <w:kern w:val="0"/>
          <w:sz w:val="22"/>
        </w:rPr>
        <w:t xml:space="preserve">Figure </w:t>
      </w:r>
      <w:r w:rsidR="002C1563" w:rsidRPr="00B628F3">
        <w:rPr>
          <w:rFonts w:ascii="Arial" w:hAnsi="Arial" w:cs="Arial"/>
          <w:b/>
          <w:kern w:val="0"/>
          <w:sz w:val="22"/>
        </w:rPr>
        <w:t xml:space="preserve">3 </w:t>
      </w:r>
      <w:r w:rsidRPr="0048719D">
        <w:rPr>
          <w:rFonts w:ascii="Arial" w:hAnsi="Arial" w:cs="Arial"/>
          <w:b/>
          <w:kern w:val="0"/>
          <w:sz w:val="22"/>
        </w:rPr>
        <w:t xml:space="preserve">Detection of integration events in </w:t>
      </w:r>
      <w:r w:rsidR="00E127EC" w:rsidRPr="0048719D">
        <w:rPr>
          <w:rFonts w:ascii="Arial" w:hAnsi="Arial" w:cs="Arial"/>
          <w:b/>
          <w:kern w:val="0"/>
          <w:sz w:val="22"/>
        </w:rPr>
        <w:t xml:space="preserve">saliva and </w:t>
      </w:r>
      <w:r w:rsidRPr="00185A9C">
        <w:rPr>
          <w:rFonts w:ascii="Arial" w:hAnsi="Arial" w:cs="Arial"/>
          <w:b/>
          <w:kern w:val="0"/>
          <w:sz w:val="22"/>
        </w:rPr>
        <w:t xml:space="preserve">plasma </w:t>
      </w:r>
      <w:r w:rsidR="00FC58E9" w:rsidRPr="00185A9C">
        <w:rPr>
          <w:rFonts w:ascii="Arial" w:hAnsi="Arial" w:cs="Arial"/>
          <w:b/>
          <w:kern w:val="0"/>
          <w:sz w:val="22"/>
        </w:rPr>
        <w:t xml:space="preserve">obtained </w:t>
      </w:r>
      <w:r w:rsidRPr="004E0AE0">
        <w:rPr>
          <w:rFonts w:ascii="Arial" w:hAnsi="Arial" w:cs="Arial"/>
          <w:b/>
          <w:kern w:val="0"/>
          <w:sz w:val="22"/>
        </w:rPr>
        <w:t>from HCC patients.</w:t>
      </w:r>
      <w:r w:rsidR="005A29F9" w:rsidRPr="004E0AE0">
        <w:rPr>
          <w:rFonts w:ascii="Arial" w:hAnsi="Arial" w:cs="Arial"/>
          <w:b/>
          <w:kern w:val="0"/>
          <w:sz w:val="22"/>
        </w:rPr>
        <w:t xml:space="preserve"> (A) </w:t>
      </w:r>
      <w:r w:rsidR="005A29F9" w:rsidRPr="00100F4C">
        <w:rPr>
          <w:rFonts w:ascii="Arial" w:hAnsi="Arial" w:cs="Arial"/>
          <w:kern w:val="0"/>
          <w:sz w:val="22"/>
        </w:rPr>
        <w:t>The integration event in saliva. Only</w:t>
      </w:r>
      <w:r w:rsidRPr="00100F4C">
        <w:rPr>
          <w:rFonts w:ascii="Arial" w:hAnsi="Arial" w:cs="Arial"/>
          <w:kern w:val="0"/>
          <w:sz w:val="22"/>
        </w:rPr>
        <w:t xml:space="preserve"> </w:t>
      </w:r>
      <w:r w:rsidR="005A29F9" w:rsidRPr="00AA213F">
        <w:rPr>
          <w:rFonts w:ascii="Arial" w:hAnsi="Arial" w:cs="Arial"/>
          <w:kern w:val="0"/>
          <w:sz w:val="22"/>
        </w:rPr>
        <w:t>one non-redundant junction read is obtained in comparison to high sequencing coverage in paired plasma sample.</w:t>
      </w:r>
      <w:r w:rsidR="005A29F9" w:rsidRPr="00AA213F">
        <w:rPr>
          <w:rFonts w:ascii="Arial" w:hAnsi="Arial" w:cs="Arial"/>
          <w:b/>
          <w:kern w:val="0"/>
          <w:sz w:val="22"/>
        </w:rPr>
        <w:t xml:space="preserve"> </w:t>
      </w:r>
      <w:r w:rsidRPr="00AA213F">
        <w:rPr>
          <w:rFonts w:ascii="Arial" w:hAnsi="Arial" w:cs="Arial"/>
          <w:kern w:val="0"/>
          <w:sz w:val="22"/>
        </w:rPr>
        <w:t>(</w:t>
      </w:r>
      <w:r w:rsidR="00210439" w:rsidRPr="00AA213F">
        <w:rPr>
          <w:rFonts w:ascii="Arial" w:hAnsi="Arial" w:cs="Arial"/>
          <w:kern w:val="0"/>
          <w:sz w:val="22"/>
        </w:rPr>
        <w:t>B</w:t>
      </w:r>
      <w:r w:rsidRPr="006D2C1F">
        <w:rPr>
          <w:rFonts w:ascii="Arial" w:hAnsi="Arial" w:cs="Arial"/>
          <w:kern w:val="0"/>
          <w:sz w:val="22"/>
        </w:rPr>
        <w:t>)</w:t>
      </w:r>
      <w:r w:rsidR="00FC58E9" w:rsidRPr="006D2C1F">
        <w:rPr>
          <w:rFonts w:ascii="Arial" w:hAnsi="Arial" w:cs="Arial"/>
          <w:b/>
          <w:kern w:val="0"/>
          <w:sz w:val="22"/>
        </w:rPr>
        <w:t xml:space="preserve"> </w:t>
      </w:r>
      <w:r w:rsidR="00FC58E9" w:rsidRPr="00751EC6">
        <w:rPr>
          <w:rFonts w:ascii="Arial" w:hAnsi="Arial" w:cs="Arial"/>
          <w:kern w:val="0"/>
          <w:sz w:val="22"/>
        </w:rPr>
        <w:t xml:space="preserve">The </w:t>
      </w:r>
      <w:proofErr w:type="spellStart"/>
      <w:r w:rsidR="00754AC8" w:rsidRPr="00751EC6">
        <w:rPr>
          <w:rFonts w:ascii="Arial" w:hAnsi="Arial" w:cs="Arial"/>
          <w:kern w:val="0"/>
          <w:sz w:val="22"/>
        </w:rPr>
        <w:t>cfDNA</w:t>
      </w:r>
      <w:proofErr w:type="spellEnd"/>
      <w:r w:rsidR="00754AC8" w:rsidRPr="00751EC6">
        <w:rPr>
          <w:rFonts w:ascii="Arial" w:hAnsi="Arial" w:cs="Arial"/>
          <w:kern w:val="0"/>
          <w:sz w:val="22"/>
        </w:rPr>
        <w:t xml:space="preserve"> </w:t>
      </w:r>
      <w:r w:rsidR="00FC58E9" w:rsidRPr="00751EC6">
        <w:rPr>
          <w:rFonts w:ascii="Arial" w:hAnsi="Arial" w:cs="Arial"/>
          <w:kern w:val="0"/>
          <w:sz w:val="22"/>
        </w:rPr>
        <w:t xml:space="preserve">was </w:t>
      </w:r>
      <w:r w:rsidR="00754AC8" w:rsidRPr="0006764C">
        <w:rPr>
          <w:rFonts w:ascii="Arial" w:hAnsi="Arial" w:cs="Arial"/>
          <w:kern w:val="0"/>
          <w:sz w:val="22"/>
        </w:rPr>
        <w:t>successfully extracted</w:t>
      </w:r>
      <w:r w:rsidR="00FC58E9" w:rsidRPr="0006764C">
        <w:rPr>
          <w:rFonts w:ascii="Arial" w:hAnsi="Arial" w:cs="Arial"/>
          <w:kern w:val="0"/>
          <w:sz w:val="22"/>
        </w:rPr>
        <w:t xml:space="preserve"> </w:t>
      </w:r>
      <w:r w:rsidR="00754AC8" w:rsidRPr="001F5BF8">
        <w:rPr>
          <w:rFonts w:ascii="Arial" w:hAnsi="Arial" w:cs="Arial"/>
          <w:kern w:val="0"/>
          <w:sz w:val="22"/>
        </w:rPr>
        <w:t xml:space="preserve">in </w:t>
      </w:r>
      <w:r w:rsidR="00FC58E9" w:rsidRPr="001F5BF8">
        <w:rPr>
          <w:rFonts w:ascii="Arial" w:hAnsi="Arial" w:cs="Arial"/>
          <w:kern w:val="0"/>
          <w:sz w:val="22"/>
        </w:rPr>
        <w:t xml:space="preserve">seven of eight </w:t>
      </w:r>
      <w:r w:rsidRPr="007A3135">
        <w:rPr>
          <w:rFonts w:ascii="Arial" w:hAnsi="Arial" w:cs="Arial"/>
          <w:kern w:val="0"/>
          <w:sz w:val="22"/>
        </w:rPr>
        <w:t xml:space="preserve">patients, and viral integration events </w:t>
      </w:r>
      <w:r w:rsidR="00FC58E9" w:rsidRPr="0032649F">
        <w:rPr>
          <w:rFonts w:ascii="Arial" w:hAnsi="Arial" w:cs="Arial"/>
          <w:kern w:val="0"/>
          <w:sz w:val="22"/>
        </w:rPr>
        <w:t xml:space="preserve">were </w:t>
      </w:r>
      <w:r w:rsidRPr="0032649F">
        <w:rPr>
          <w:rFonts w:ascii="Arial" w:hAnsi="Arial" w:cs="Arial"/>
          <w:kern w:val="0"/>
          <w:sz w:val="22"/>
        </w:rPr>
        <w:t xml:space="preserve">detected in </w:t>
      </w:r>
      <w:r w:rsidR="00DD4012" w:rsidRPr="0032649F">
        <w:rPr>
          <w:rFonts w:ascii="Arial" w:hAnsi="Arial" w:cs="Arial"/>
          <w:kern w:val="0"/>
          <w:sz w:val="22"/>
        </w:rPr>
        <w:t xml:space="preserve">all </w:t>
      </w:r>
      <w:r w:rsidR="00FC58E9" w:rsidRPr="0032649F">
        <w:rPr>
          <w:rFonts w:ascii="Arial" w:hAnsi="Arial" w:cs="Arial"/>
          <w:kern w:val="0"/>
          <w:sz w:val="22"/>
        </w:rPr>
        <w:t xml:space="preserve">seven </w:t>
      </w:r>
      <w:r w:rsidRPr="0032649F">
        <w:rPr>
          <w:rFonts w:ascii="Arial" w:hAnsi="Arial" w:cs="Arial"/>
          <w:kern w:val="0"/>
          <w:sz w:val="22"/>
        </w:rPr>
        <w:t xml:space="preserve">plasma samples. More integration events were identified in paired </w:t>
      </w:r>
      <w:r w:rsidR="007D1979" w:rsidRPr="0032649F">
        <w:rPr>
          <w:rFonts w:ascii="Arial" w:hAnsi="Arial" w:cs="Arial"/>
          <w:kern w:val="0"/>
          <w:sz w:val="22"/>
        </w:rPr>
        <w:t xml:space="preserve">liver </w:t>
      </w:r>
      <w:r w:rsidRPr="0032649F">
        <w:rPr>
          <w:rFonts w:ascii="Arial" w:hAnsi="Arial" w:cs="Arial"/>
          <w:kern w:val="0"/>
          <w:sz w:val="22"/>
        </w:rPr>
        <w:t xml:space="preserve">tissues. </w:t>
      </w:r>
      <w:r w:rsidR="00FC58E9" w:rsidRPr="0032649F">
        <w:rPr>
          <w:rFonts w:ascii="Arial" w:hAnsi="Arial" w:cs="Arial"/>
          <w:kern w:val="0"/>
          <w:sz w:val="22"/>
        </w:rPr>
        <w:t>The l</w:t>
      </w:r>
      <w:r w:rsidRPr="0032649F">
        <w:rPr>
          <w:rFonts w:ascii="Arial" w:hAnsi="Arial" w:cs="Arial"/>
          <w:kern w:val="0"/>
          <w:sz w:val="22"/>
        </w:rPr>
        <w:t xml:space="preserve">imited integration events were shared between </w:t>
      </w:r>
      <w:r w:rsidR="007D1979" w:rsidRPr="0032649F">
        <w:rPr>
          <w:rFonts w:ascii="Arial" w:hAnsi="Arial" w:cs="Arial"/>
          <w:kern w:val="0"/>
          <w:sz w:val="22"/>
        </w:rPr>
        <w:t>tumors</w:t>
      </w:r>
      <w:r w:rsidRPr="0032649F">
        <w:rPr>
          <w:rFonts w:ascii="Arial" w:hAnsi="Arial" w:cs="Arial"/>
          <w:kern w:val="0"/>
          <w:sz w:val="22"/>
        </w:rPr>
        <w:t xml:space="preserve"> and paired </w:t>
      </w:r>
      <w:r w:rsidR="00CD77BE" w:rsidRPr="0032649F">
        <w:rPr>
          <w:rFonts w:ascii="Arial" w:hAnsi="Arial" w:cs="Arial"/>
          <w:kern w:val="0"/>
          <w:sz w:val="22"/>
        </w:rPr>
        <w:t xml:space="preserve">non-HCC </w:t>
      </w:r>
      <w:r w:rsidR="007D1979" w:rsidRPr="0032649F">
        <w:rPr>
          <w:rFonts w:ascii="Arial" w:hAnsi="Arial" w:cs="Arial"/>
          <w:kern w:val="0"/>
          <w:sz w:val="22"/>
        </w:rPr>
        <w:t xml:space="preserve">liver </w:t>
      </w:r>
      <w:r w:rsidRPr="0032649F">
        <w:rPr>
          <w:rFonts w:ascii="Arial" w:hAnsi="Arial" w:cs="Arial"/>
          <w:kern w:val="0"/>
          <w:sz w:val="22"/>
        </w:rPr>
        <w:t xml:space="preserve">samples (green). </w:t>
      </w:r>
      <w:r w:rsidR="00FC58E9" w:rsidRPr="0032649F">
        <w:rPr>
          <w:rFonts w:ascii="Arial" w:hAnsi="Arial" w:cs="Arial"/>
          <w:kern w:val="0"/>
          <w:sz w:val="22"/>
        </w:rPr>
        <w:t>In p</w:t>
      </w:r>
      <w:r w:rsidRPr="0032649F">
        <w:rPr>
          <w:rFonts w:ascii="Arial" w:hAnsi="Arial" w:cs="Arial"/>
          <w:kern w:val="0"/>
          <w:sz w:val="22"/>
        </w:rPr>
        <w:t>articular,</w:t>
      </w:r>
      <w:r w:rsidR="00FC58E9" w:rsidRPr="0032649F">
        <w:rPr>
          <w:rFonts w:ascii="Arial" w:hAnsi="Arial" w:cs="Arial"/>
          <w:kern w:val="0"/>
          <w:sz w:val="22"/>
        </w:rPr>
        <w:t xml:space="preserve"> </w:t>
      </w:r>
      <w:r w:rsidR="001C628C" w:rsidRPr="0032649F">
        <w:rPr>
          <w:rFonts w:ascii="Arial" w:hAnsi="Arial" w:cs="Arial"/>
          <w:kern w:val="0"/>
          <w:sz w:val="22"/>
        </w:rPr>
        <w:t xml:space="preserve">the detected </w:t>
      </w:r>
      <w:r w:rsidR="001242E4" w:rsidRPr="0032649F">
        <w:rPr>
          <w:rFonts w:ascii="Arial" w:hAnsi="Arial" w:cs="Arial"/>
          <w:kern w:val="0"/>
          <w:sz w:val="22"/>
        </w:rPr>
        <w:t>integration</w:t>
      </w:r>
      <w:r w:rsidR="001C628C" w:rsidRPr="0032649F">
        <w:rPr>
          <w:rFonts w:ascii="Arial" w:hAnsi="Arial" w:cs="Arial"/>
          <w:kern w:val="0"/>
          <w:sz w:val="22"/>
        </w:rPr>
        <w:t>s</w:t>
      </w:r>
      <w:r w:rsidR="001242E4" w:rsidRPr="0032649F">
        <w:rPr>
          <w:rFonts w:ascii="Arial" w:hAnsi="Arial" w:cs="Arial"/>
          <w:kern w:val="0"/>
          <w:sz w:val="22"/>
        </w:rPr>
        <w:t xml:space="preserve"> in plasma well</w:t>
      </w:r>
      <w:r w:rsidR="00FC58E9" w:rsidRPr="0032649F">
        <w:rPr>
          <w:rFonts w:ascii="Arial" w:hAnsi="Arial" w:cs="Arial"/>
          <w:kern w:val="0"/>
          <w:sz w:val="22"/>
        </w:rPr>
        <w:t>-</w:t>
      </w:r>
      <w:r w:rsidR="001242E4" w:rsidRPr="0032649F">
        <w:rPr>
          <w:rFonts w:ascii="Arial" w:hAnsi="Arial" w:cs="Arial"/>
          <w:kern w:val="0"/>
          <w:sz w:val="22"/>
        </w:rPr>
        <w:t>reflect</w:t>
      </w:r>
      <w:r w:rsidR="00FD0394" w:rsidRPr="0032649F">
        <w:rPr>
          <w:rFonts w:ascii="Arial" w:hAnsi="Arial" w:cs="Arial"/>
          <w:kern w:val="0"/>
          <w:sz w:val="22"/>
        </w:rPr>
        <w:t>ed the counterparts uncovered</w:t>
      </w:r>
      <w:r w:rsidR="001242E4" w:rsidRPr="0032649F">
        <w:rPr>
          <w:rFonts w:ascii="Arial" w:hAnsi="Arial" w:cs="Arial"/>
          <w:kern w:val="0"/>
          <w:sz w:val="22"/>
        </w:rPr>
        <w:t xml:space="preserve"> in tumor </w:t>
      </w:r>
      <w:r w:rsidR="00BA04EF" w:rsidRPr="0032649F">
        <w:rPr>
          <w:rFonts w:ascii="Arial" w:hAnsi="Arial" w:cs="Arial"/>
          <w:kern w:val="0"/>
          <w:sz w:val="22"/>
        </w:rPr>
        <w:t>tissues</w:t>
      </w:r>
      <w:r w:rsidR="00FC58E9" w:rsidRPr="0032649F">
        <w:rPr>
          <w:rFonts w:ascii="Arial" w:hAnsi="Arial" w:cs="Arial"/>
          <w:kern w:val="0"/>
          <w:sz w:val="22"/>
        </w:rPr>
        <w:t xml:space="preserve"> </w:t>
      </w:r>
      <w:r w:rsidR="001242E4" w:rsidRPr="0032649F">
        <w:rPr>
          <w:rFonts w:ascii="Arial" w:hAnsi="Arial" w:cs="Arial"/>
          <w:kern w:val="0"/>
          <w:sz w:val="22"/>
        </w:rPr>
        <w:t>(orange and purple), and</w:t>
      </w:r>
      <w:r w:rsidR="00FC58E9" w:rsidRPr="0032649F">
        <w:rPr>
          <w:rFonts w:ascii="Arial" w:hAnsi="Arial" w:cs="Arial"/>
          <w:kern w:val="0"/>
          <w:sz w:val="22"/>
        </w:rPr>
        <w:t xml:space="preserve"> the</w:t>
      </w:r>
      <w:r w:rsidRPr="0032649F">
        <w:rPr>
          <w:rFonts w:ascii="Arial" w:hAnsi="Arial" w:cs="Arial"/>
          <w:kern w:val="0"/>
          <w:sz w:val="22"/>
        </w:rPr>
        <w:t xml:space="preserve"> integration events specific to paired </w:t>
      </w:r>
      <w:r w:rsidR="00BA04EF" w:rsidRPr="0032649F">
        <w:rPr>
          <w:rFonts w:ascii="Arial" w:hAnsi="Arial" w:cs="Arial"/>
          <w:kern w:val="0"/>
          <w:sz w:val="22"/>
        </w:rPr>
        <w:t xml:space="preserve">non-HCC </w:t>
      </w:r>
      <w:r w:rsidR="007D1979" w:rsidRPr="0032649F">
        <w:rPr>
          <w:rFonts w:ascii="Arial" w:hAnsi="Arial" w:cs="Arial"/>
          <w:kern w:val="0"/>
          <w:sz w:val="22"/>
        </w:rPr>
        <w:t>liver</w:t>
      </w:r>
      <w:r w:rsidRPr="0032649F">
        <w:rPr>
          <w:rFonts w:ascii="Arial" w:hAnsi="Arial" w:cs="Arial"/>
          <w:kern w:val="0"/>
          <w:sz w:val="22"/>
        </w:rPr>
        <w:t xml:space="preserve"> tissues (blu</w:t>
      </w:r>
      <w:r w:rsidR="001242E4" w:rsidRPr="0032649F">
        <w:rPr>
          <w:rFonts w:ascii="Arial" w:hAnsi="Arial" w:cs="Arial"/>
          <w:kern w:val="0"/>
          <w:sz w:val="22"/>
        </w:rPr>
        <w:t xml:space="preserve">e) </w:t>
      </w:r>
      <w:r w:rsidR="000C16EF" w:rsidRPr="0032649F">
        <w:rPr>
          <w:rFonts w:ascii="Arial" w:hAnsi="Arial" w:cs="Arial"/>
          <w:kern w:val="0"/>
          <w:sz w:val="22"/>
        </w:rPr>
        <w:t xml:space="preserve">were not </w:t>
      </w:r>
      <w:r w:rsidR="001242E4" w:rsidRPr="0032649F">
        <w:rPr>
          <w:rFonts w:ascii="Arial" w:hAnsi="Arial" w:cs="Arial"/>
          <w:kern w:val="0"/>
          <w:sz w:val="22"/>
        </w:rPr>
        <w:t xml:space="preserve">observed in </w:t>
      </w:r>
      <w:r w:rsidR="000C16EF" w:rsidRPr="0032649F">
        <w:rPr>
          <w:rFonts w:ascii="Arial" w:hAnsi="Arial" w:cs="Arial"/>
          <w:kern w:val="0"/>
          <w:sz w:val="22"/>
        </w:rPr>
        <w:t xml:space="preserve">the corresponding </w:t>
      </w:r>
      <w:r w:rsidR="001242E4" w:rsidRPr="0032649F">
        <w:rPr>
          <w:rFonts w:ascii="Arial" w:hAnsi="Arial" w:cs="Arial"/>
          <w:kern w:val="0"/>
          <w:sz w:val="22"/>
        </w:rPr>
        <w:t>plasma</w:t>
      </w:r>
      <w:r w:rsidR="000C16EF" w:rsidRPr="0032649F">
        <w:rPr>
          <w:rFonts w:ascii="Arial" w:hAnsi="Arial" w:cs="Arial"/>
          <w:kern w:val="0"/>
          <w:sz w:val="22"/>
        </w:rPr>
        <w:t xml:space="preserve"> sample</w:t>
      </w:r>
      <w:r w:rsidR="006E7726" w:rsidRPr="0032649F">
        <w:rPr>
          <w:rFonts w:ascii="Arial" w:hAnsi="Arial" w:cs="Arial"/>
          <w:kern w:val="0"/>
          <w:sz w:val="22"/>
        </w:rPr>
        <w:t>s</w:t>
      </w:r>
      <w:r w:rsidRPr="0032649F">
        <w:rPr>
          <w:rFonts w:ascii="Arial" w:hAnsi="Arial" w:cs="Arial"/>
          <w:kern w:val="0"/>
          <w:sz w:val="22"/>
        </w:rPr>
        <w:t xml:space="preserve">. </w:t>
      </w:r>
      <w:r w:rsidRPr="0032649F">
        <w:rPr>
          <w:rFonts w:ascii="Arial" w:hAnsi="Arial" w:cs="Arial"/>
          <w:b/>
          <w:kern w:val="0"/>
          <w:sz w:val="22"/>
        </w:rPr>
        <w:t>(</w:t>
      </w:r>
      <w:r w:rsidR="00210439" w:rsidRPr="0032649F">
        <w:rPr>
          <w:rFonts w:ascii="Arial" w:hAnsi="Arial" w:cs="Arial"/>
          <w:b/>
          <w:kern w:val="0"/>
          <w:sz w:val="22"/>
        </w:rPr>
        <w:t>C</w:t>
      </w:r>
      <w:r w:rsidRPr="0032649F">
        <w:rPr>
          <w:rFonts w:ascii="Arial" w:hAnsi="Arial" w:cs="Arial"/>
          <w:b/>
          <w:kern w:val="0"/>
          <w:sz w:val="22"/>
        </w:rPr>
        <w:t xml:space="preserve">) </w:t>
      </w:r>
      <w:r w:rsidR="00FC58E9" w:rsidRPr="0032649F">
        <w:rPr>
          <w:rFonts w:ascii="Arial" w:hAnsi="Arial" w:cs="Arial"/>
          <w:kern w:val="0"/>
          <w:sz w:val="22"/>
        </w:rPr>
        <w:t>The r</w:t>
      </w:r>
      <w:r w:rsidR="0090400F" w:rsidRPr="0032649F">
        <w:rPr>
          <w:rFonts w:ascii="Arial" w:hAnsi="Arial" w:cs="Arial"/>
          <w:kern w:val="0"/>
          <w:sz w:val="22"/>
        </w:rPr>
        <w:t>ead depth</w:t>
      </w:r>
      <w:r w:rsidR="00FC58E9" w:rsidRPr="0032649F">
        <w:rPr>
          <w:rFonts w:ascii="Arial" w:hAnsi="Arial" w:cs="Arial"/>
          <w:kern w:val="0"/>
          <w:sz w:val="22"/>
        </w:rPr>
        <w:t>s</w:t>
      </w:r>
      <w:r w:rsidR="0090400F" w:rsidRPr="0032649F">
        <w:rPr>
          <w:rFonts w:ascii="Arial" w:hAnsi="Arial" w:cs="Arial"/>
          <w:kern w:val="0"/>
          <w:sz w:val="22"/>
        </w:rPr>
        <w:t xml:space="preserve"> of integration </w:t>
      </w:r>
      <w:r w:rsidRPr="0032649F">
        <w:rPr>
          <w:rFonts w:ascii="Arial" w:hAnsi="Arial" w:cs="Arial"/>
          <w:kern w:val="0"/>
          <w:sz w:val="22"/>
        </w:rPr>
        <w:t>events in tumor</w:t>
      </w:r>
      <w:r w:rsidR="00FC58E9" w:rsidRPr="0032649F">
        <w:rPr>
          <w:rFonts w:ascii="Arial" w:hAnsi="Arial" w:cs="Arial"/>
          <w:kern w:val="0"/>
          <w:sz w:val="22"/>
        </w:rPr>
        <w:t>s</w:t>
      </w:r>
      <w:r w:rsidRPr="0032649F">
        <w:rPr>
          <w:rFonts w:ascii="Arial" w:hAnsi="Arial" w:cs="Arial"/>
          <w:kern w:val="0"/>
          <w:sz w:val="22"/>
        </w:rPr>
        <w:t xml:space="preserve">, </w:t>
      </w:r>
      <w:r w:rsidR="006E7726" w:rsidRPr="0032649F">
        <w:rPr>
          <w:rFonts w:ascii="Arial" w:hAnsi="Arial" w:cs="Arial"/>
          <w:kern w:val="0"/>
          <w:sz w:val="22"/>
        </w:rPr>
        <w:t>non-</w:t>
      </w:r>
      <w:r w:rsidR="00E40229" w:rsidRPr="0032649F">
        <w:rPr>
          <w:rFonts w:ascii="Arial" w:hAnsi="Arial" w:cs="Arial"/>
          <w:kern w:val="0"/>
          <w:sz w:val="22"/>
        </w:rPr>
        <w:t>tumor</w:t>
      </w:r>
      <w:r w:rsidR="006E7726" w:rsidRPr="00D40F5F">
        <w:rPr>
          <w:rFonts w:ascii="Arial" w:hAnsi="Arial" w:cs="Arial"/>
          <w:kern w:val="0"/>
          <w:sz w:val="22"/>
        </w:rPr>
        <w:t xml:space="preserve"> </w:t>
      </w:r>
      <w:r w:rsidR="007D1979" w:rsidRPr="00D40F5F">
        <w:rPr>
          <w:rFonts w:ascii="Arial" w:hAnsi="Arial" w:cs="Arial"/>
          <w:kern w:val="0"/>
          <w:sz w:val="22"/>
        </w:rPr>
        <w:t>liver tissue</w:t>
      </w:r>
      <w:r w:rsidR="006E7726" w:rsidRPr="00B628F3">
        <w:rPr>
          <w:rFonts w:ascii="Arial" w:hAnsi="Arial" w:cs="Arial"/>
          <w:kern w:val="0"/>
          <w:sz w:val="22"/>
        </w:rPr>
        <w:t>s</w:t>
      </w:r>
      <w:r w:rsidR="00FC58E9" w:rsidRPr="00B628F3">
        <w:rPr>
          <w:rFonts w:ascii="Arial" w:hAnsi="Arial" w:cs="Arial"/>
          <w:kern w:val="0"/>
          <w:sz w:val="22"/>
        </w:rPr>
        <w:t xml:space="preserve"> </w:t>
      </w:r>
      <w:r w:rsidRPr="0048719D">
        <w:rPr>
          <w:rFonts w:ascii="Arial" w:hAnsi="Arial" w:cs="Arial"/>
          <w:kern w:val="0"/>
          <w:sz w:val="22"/>
        </w:rPr>
        <w:t>and plasma samples. For those detected in all three tissues</w:t>
      </w:r>
      <w:r w:rsidR="007D1979" w:rsidRPr="0048719D">
        <w:rPr>
          <w:rFonts w:ascii="Arial" w:hAnsi="Arial" w:cs="Arial"/>
          <w:kern w:val="0"/>
          <w:sz w:val="22"/>
        </w:rPr>
        <w:t xml:space="preserve"> (T.</w:t>
      </w:r>
      <w:r w:rsidR="00E40229" w:rsidRPr="0032649F">
        <w:rPr>
          <w:rFonts w:ascii="Arial" w:hAnsi="Arial" w:cs="Arial"/>
          <w:kern w:val="0"/>
          <w:sz w:val="22"/>
        </w:rPr>
        <w:t>N</w:t>
      </w:r>
      <w:r w:rsidR="007D1979" w:rsidRPr="00D40F5F">
        <w:rPr>
          <w:rFonts w:ascii="Arial" w:hAnsi="Arial" w:cs="Arial"/>
          <w:kern w:val="0"/>
          <w:sz w:val="22"/>
        </w:rPr>
        <w:t>.P</w:t>
      </w:r>
      <w:r w:rsidR="00FC58E9" w:rsidRPr="00D40F5F">
        <w:rPr>
          <w:rFonts w:ascii="Arial" w:hAnsi="Arial" w:cs="Arial"/>
          <w:kern w:val="0"/>
          <w:sz w:val="22"/>
        </w:rPr>
        <w:t>.</w:t>
      </w:r>
      <w:r w:rsidR="007D1979" w:rsidRPr="00B628F3">
        <w:rPr>
          <w:rFonts w:ascii="Arial" w:hAnsi="Arial" w:cs="Arial"/>
          <w:kern w:val="0"/>
          <w:sz w:val="22"/>
        </w:rPr>
        <w:t>)</w:t>
      </w:r>
      <w:r w:rsidRPr="00B628F3">
        <w:rPr>
          <w:rFonts w:ascii="Arial" w:hAnsi="Arial" w:cs="Arial"/>
          <w:kern w:val="0"/>
          <w:sz w:val="22"/>
        </w:rPr>
        <w:t xml:space="preserve">. </w:t>
      </w:r>
    </w:p>
    <w:p w14:paraId="368F0E1A" w14:textId="7E8945EF" w:rsidR="006030CE" w:rsidRPr="00D40F5F" w:rsidRDefault="00AA213F" w:rsidP="00784C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center"/>
        <w:rPr>
          <w:rFonts w:ascii="Arial" w:hAnsi="Arial" w:cs="Arial"/>
          <w:kern w:val="0"/>
          <w:sz w:val="22"/>
        </w:rPr>
      </w:pPr>
      <w:r w:rsidRPr="00D40F5F">
        <w:rPr>
          <w:rFonts w:ascii="Arial" w:hAnsi="Arial" w:cs="Arial"/>
          <w:noProof/>
          <w:kern w:val="0"/>
          <w:sz w:val="22"/>
        </w:rPr>
        <w:drawing>
          <wp:inline distT="0" distB="0" distL="0" distR="0" wp14:anchorId="0D9B0D91" wp14:editId="7793DCC4">
            <wp:extent cx="5267325" cy="4171950"/>
            <wp:effectExtent l="0" t="0" r="0" b="0"/>
            <wp:docPr id="4" name="Picture 4" descr="Fig04_2018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04_201804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4171950"/>
                    </a:xfrm>
                    <a:prstGeom prst="rect">
                      <a:avLst/>
                    </a:prstGeom>
                    <a:noFill/>
                    <a:ln>
                      <a:noFill/>
                    </a:ln>
                  </pic:spPr>
                </pic:pic>
              </a:graphicData>
            </a:graphic>
          </wp:inline>
        </w:drawing>
      </w:r>
    </w:p>
    <w:p w14:paraId="291CCD0B" w14:textId="77777777" w:rsidR="00AC7943" w:rsidRPr="0032649F" w:rsidRDefault="00411E21" w:rsidP="003F3773">
      <w:pPr>
        <w:widowControl/>
        <w:jc w:val="left"/>
        <w:rPr>
          <w:rFonts w:ascii="Arial" w:hAnsi="Arial" w:cs="Arial"/>
          <w:kern w:val="0"/>
          <w:sz w:val="22"/>
        </w:rPr>
      </w:pPr>
      <w:r w:rsidRPr="00B628F3">
        <w:rPr>
          <w:rFonts w:ascii="Arial" w:hAnsi="Arial" w:cs="Arial"/>
          <w:b/>
          <w:kern w:val="0"/>
          <w:sz w:val="22"/>
        </w:rPr>
        <w:t xml:space="preserve">Figure </w:t>
      </w:r>
      <w:r w:rsidR="00210439" w:rsidRPr="00B628F3">
        <w:rPr>
          <w:rFonts w:ascii="Arial" w:hAnsi="Arial" w:cs="Arial"/>
          <w:b/>
          <w:kern w:val="0"/>
          <w:sz w:val="22"/>
        </w:rPr>
        <w:t xml:space="preserve">4 </w:t>
      </w:r>
      <w:r w:rsidRPr="0048719D">
        <w:rPr>
          <w:rFonts w:ascii="Arial" w:hAnsi="Arial" w:cs="Arial"/>
          <w:b/>
          <w:kern w:val="0"/>
          <w:sz w:val="22"/>
        </w:rPr>
        <w:t xml:space="preserve">Patterns of integration events according to the </w:t>
      </w:r>
      <w:r w:rsidR="007F3C2F" w:rsidRPr="0048719D">
        <w:rPr>
          <w:rFonts w:ascii="Arial" w:hAnsi="Arial" w:cs="Arial"/>
          <w:b/>
          <w:kern w:val="0"/>
          <w:sz w:val="22"/>
        </w:rPr>
        <w:t xml:space="preserve">read alignment </w:t>
      </w:r>
      <w:r w:rsidRPr="00185A9C">
        <w:rPr>
          <w:rFonts w:ascii="Arial" w:hAnsi="Arial" w:cs="Arial"/>
          <w:b/>
          <w:kern w:val="0"/>
          <w:sz w:val="22"/>
        </w:rPr>
        <w:t xml:space="preserve">features of </w:t>
      </w:r>
      <w:r w:rsidR="00D22B9C" w:rsidRPr="00185A9C">
        <w:rPr>
          <w:rFonts w:ascii="Arial" w:hAnsi="Arial" w:cs="Arial"/>
          <w:b/>
          <w:kern w:val="0"/>
          <w:sz w:val="22"/>
        </w:rPr>
        <w:t xml:space="preserve">host </w:t>
      </w:r>
      <w:r w:rsidRPr="004E0AE0">
        <w:rPr>
          <w:rFonts w:ascii="Arial" w:hAnsi="Arial" w:cs="Arial"/>
          <w:b/>
          <w:kern w:val="0"/>
          <w:sz w:val="22"/>
        </w:rPr>
        <w:t xml:space="preserve">breakpoints in </w:t>
      </w:r>
      <w:r w:rsidR="00D66E92" w:rsidRPr="004E0AE0">
        <w:rPr>
          <w:rFonts w:ascii="Arial" w:hAnsi="Arial" w:cs="Arial"/>
          <w:b/>
          <w:kern w:val="0"/>
          <w:sz w:val="22"/>
        </w:rPr>
        <w:t xml:space="preserve">the </w:t>
      </w:r>
      <w:r w:rsidRPr="00100F4C">
        <w:rPr>
          <w:rFonts w:ascii="Arial" w:hAnsi="Arial" w:cs="Arial"/>
          <w:b/>
          <w:kern w:val="0"/>
          <w:sz w:val="22"/>
        </w:rPr>
        <w:t xml:space="preserve">human genome. </w:t>
      </w:r>
      <w:r w:rsidR="006E73A4" w:rsidRPr="00100F4C">
        <w:rPr>
          <w:rFonts w:ascii="Arial" w:hAnsi="Arial" w:cs="Arial"/>
          <w:kern w:val="0"/>
          <w:sz w:val="22"/>
        </w:rPr>
        <w:t>At</w:t>
      </w:r>
      <w:r w:rsidRPr="00100F4C">
        <w:rPr>
          <w:rFonts w:ascii="Arial" w:hAnsi="Arial" w:cs="Arial"/>
          <w:kern w:val="0"/>
          <w:sz w:val="22"/>
        </w:rPr>
        <w:t xml:space="preserve"> the integration sites</w:t>
      </w:r>
      <w:r w:rsidR="006E73A4" w:rsidRPr="00AA213F">
        <w:rPr>
          <w:rFonts w:ascii="Arial" w:hAnsi="Arial" w:cs="Arial"/>
          <w:kern w:val="0"/>
          <w:sz w:val="22"/>
        </w:rPr>
        <w:t xml:space="preserve"> of</w:t>
      </w:r>
      <w:r w:rsidR="00D66E92" w:rsidRPr="00AA213F">
        <w:rPr>
          <w:rFonts w:ascii="Arial" w:hAnsi="Arial" w:cs="Arial"/>
          <w:kern w:val="0"/>
          <w:sz w:val="22"/>
        </w:rPr>
        <w:t xml:space="preserve"> the </w:t>
      </w:r>
      <w:r w:rsidR="006E73A4" w:rsidRPr="00AA213F">
        <w:rPr>
          <w:rFonts w:ascii="Arial" w:hAnsi="Arial" w:cs="Arial"/>
          <w:kern w:val="0"/>
          <w:sz w:val="22"/>
        </w:rPr>
        <w:t>human genome</w:t>
      </w:r>
      <w:r w:rsidRPr="006D2C1F">
        <w:rPr>
          <w:rFonts w:ascii="Arial" w:hAnsi="Arial" w:cs="Arial"/>
          <w:kern w:val="0"/>
          <w:sz w:val="22"/>
        </w:rPr>
        <w:t xml:space="preserve">, there can be </w:t>
      </w:r>
      <w:r w:rsidR="001419A7" w:rsidRPr="006D2C1F">
        <w:rPr>
          <w:rFonts w:ascii="Arial" w:hAnsi="Arial" w:cs="Arial"/>
          <w:kern w:val="0"/>
          <w:sz w:val="22"/>
        </w:rPr>
        <w:t xml:space="preserve">lost </w:t>
      </w:r>
      <w:r w:rsidRPr="00751EC6">
        <w:rPr>
          <w:rFonts w:ascii="Arial" w:hAnsi="Arial" w:cs="Arial"/>
          <w:kern w:val="0"/>
          <w:sz w:val="22"/>
        </w:rPr>
        <w:t>sequence</w:t>
      </w:r>
      <w:r w:rsidR="001419A7" w:rsidRPr="00751EC6">
        <w:rPr>
          <w:rFonts w:ascii="Arial" w:hAnsi="Arial" w:cs="Arial"/>
          <w:kern w:val="0"/>
          <w:sz w:val="22"/>
        </w:rPr>
        <w:t>s</w:t>
      </w:r>
      <w:r w:rsidRPr="00751EC6">
        <w:rPr>
          <w:rFonts w:ascii="Arial" w:hAnsi="Arial" w:cs="Arial"/>
          <w:kern w:val="0"/>
          <w:sz w:val="22"/>
        </w:rPr>
        <w:t xml:space="preserve"> with diverse length (d</w:t>
      </w:r>
      <w:r w:rsidR="007200B0" w:rsidRPr="001F5BF8">
        <w:rPr>
          <w:rFonts w:ascii="Arial" w:hAnsi="Arial" w:cs="Arial"/>
          <w:kern w:val="0"/>
          <w:sz w:val="22"/>
        </w:rPr>
        <w:t xml:space="preserve">, </w:t>
      </w:r>
      <w:r w:rsidRPr="001F5BF8">
        <w:rPr>
          <w:rFonts w:ascii="Arial" w:hAnsi="Arial" w:cs="Arial"/>
          <w:kern w:val="0"/>
          <w:sz w:val="22"/>
        </w:rPr>
        <w:t>the position of</w:t>
      </w:r>
      <w:r w:rsidR="00D66E92" w:rsidRPr="007A3135">
        <w:rPr>
          <w:rFonts w:ascii="Arial" w:hAnsi="Arial" w:cs="Arial"/>
          <w:kern w:val="0"/>
          <w:sz w:val="22"/>
        </w:rPr>
        <w:t xml:space="preserve"> the</w:t>
      </w:r>
      <w:r w:rsidRPr="007A3135">
        <w:rPr>
          <w:rFonts w:ascii="Arial" w:hAnsi="Arial" w:cs="Arial"/>
          <w:kern w:val="0"/>
          <w:sz w:val="22"/>
        </w:rPr>
        <w:t xml:space="preserve"> </w:t>
      </w:r>
      <w:r w:rsidR="007200B0" w:rsidRPr="0032649F">
        <w:rPr>
          <w:rFonts w:ascii="Arial" w:hAnsi="Arial" w:cs="Arial"/>
          <w:kern w:val="0"/>
          <w:sz w:val="22"/>
        </w:rPr>
        <w:t>downstream</w:t>
      </w:r>
      <w:r w:rsidRPr="0032649F">
        <w:rPr>
          <w:rFonts w:ascii="Arial" w:hAnsi="Arial" w:cs="Arial"/>
          <w:kern w:val="0"/>
          <w:sz w:val="22"/>
        </w:rPr>
        <w:t xml:space="preserve"> breakpoint</w:t>
      </w:r>
      <w:r w:rsidR="00D66E92" w:rsidRPr="0032649F">
        <w:rPr>
          <w:rFonts w:ascii="Arial" w:hAnsi="Arial" w:cs="Arial"/>
          <w:kern w:val="0"/>
          <w:sz w:val="22"/>
        </w:rPr>
        <w:t xml:space="preserve"> </w:t>
      </w:r>
      <w:r w:rsidRPr="0032649F">
        <w:rPr>
          <w:rFonts w:ascii="Arial" w:hAnsi="Arial" w:cs="Arial"/>
          <w:kern w:val="0"/>
          <w:sz w:val="22"/>
        </w:rPr>
        <w:t>minus the upstream one</w:t>
      </w:r>
      <w:r w:rsidR="007200B0" w:rsidRPr="0032649F">
        <w:rPr>
          <w:rFonts w:ascii="Arial" w:hAnsi="Arial" w:cs="Arial"/>
          <w:kern w:val="0"/>
          <w:sz w:val="22"/>
        </w:rPr>
        <w:t>)</w:t>
      </w:r>
      <w:r w:rsidRPr="0032649F">
        <w:rPr>
          <w:rFonts w:ascii="Arial" w:hAnsi="Arial" w:cs="Arial"/>
          <w:kern w:val="0"/>
          <w:sz w:val="22"/>
        </w:rPr>
        <w:t xml:space="preserve">. There can </w:t>
      </w:r>
      <w:r w:rsidR="00057848" w:rsidRPr="0032649F">
        <w:rPr>
          <w:rFonts w:ascii="Arial" w:hAnsi="Arial" w:cs="Arial"/>
          <w:kern w:val="0"/>
          <w:sz w:val="22"/>
        </w:rPr>
        <w:t xml:space="preserve">also </w:t>
      </w:r>
      <w:r w:rsidRPr="0032649F">
        <w:rPr>
          <w:rFonts w:ascii="Arial" w:hAnsi="Arial" w:cs="Arial"/>
          <w:kern w:val="0"/>
          <w:sz w:val="22"/>
        </w:rPr>
        <w:t xml:space="preserve">be no </w:t>
      </w:r>
      <w:r w:rsidR="00145512" w:rsidRPr="0032649F">
        <w:rPr>
          <w:rFonts w:ascii="Arial" w:hAnsi="Arial" w:cs="Arial"/>
          <w:kern w:val="0"/>
          <w:sz w:val="22"/>
        </w:rPr>
        <w:t>loss of</w:t>
      </w:r>
      <w:r w:rsidR="00D66E92" w:rsidRPr="0032649F">
        <w:rPr>
          <w:rFonts w:ascii="Arial" w:hAnsi="Arial" w:cs="Arial"/>
          <w:kern w:val="0"/>
          <w:sz w:val="22"/>
        </w:rPr>
        <w:t xml:space="preserve"> </w:t>
      </w:r>
      <w:r w:rsidRPr="0032649F">
        <w:rPr>
          <w:rFonts w:ascii="Arial" w:hAnsi="Arial" w:cs="Arial"/>
          <w:kern w:val="0"/>
          <w:sz w:val="22"/>
        </w:rPr>
        <w:t>host sequence</w:t>
      </w:r>
      <w:r w:rsidR="00145512" w:rsidRPr="0032649F">
        <w:rPr>
          <w:rFonts w:ascii="Arial" w:hAnsi="Arial" w:cs="Arial"/>
          <w:kern w:val="0"/>
          <w:sz w:val="22"/>
        </w:rPr>
        <w:t>s</w:t>
      </w:r>
      <w:r w:rsidRPr="0032649F">
        <w:rPr>
          <w:rFonts w:ascii="Arial" w:hAnsi="Arial" w:cs="Arial"/>
          <w:kern w:val="0"/>
          <w:sz w:val="22"/>
        </w:rPr>
        <w:t xml:space="preserve"> in the integration sites, and the d should be 1 bp</w:t>
      </w:r>
      <w:r w:rsidR="00D66E92" w:rsidRPr="0032649F">
        <w:rPr>
          <w:rFonts w:ascii="Arial" w:hAnsi="Arial" w:cs="Arial"/>
          <w:kern w:val="0"/>
          <w:sz w:val="22"/>
        </w:rPr>
        <w:t xml:space="preserve"> </w:t>
      </w:r>
      <w:r w:rsidR="007200B0" w:rsidRPr="0032649F">
        <w:rPr>
          <w:rFonts w:ascii="Arial" w:hAnsi="Arial" w:cs="Arial"/>
          <w:b/>
          <w:kern w:val="0"/>
          <w:sz w:val="22"/>
        </w:rPr>
        <w:t>(</w:t>
      </w:r>
      <w:r w:rsidR="00353259" w:rsidRPr="0032649F">
        <w:rPr>
          <w:rFonts w:ascii="Arial" w:hAnsi="Arial" w:cs="Arial"/>
          <w:b/>
          <w:kern w:val="0"/>
          <w:sz w:val="22"/>
        </w:rPr>
        <w:t>A</w:t>
      </w:r>
      <w:r w:rsidR="007200B0" w:rsidRPr="0032649F">
        <w:rPr>
          <w:rFonts w:ascii="Arial" w:hAnsi="Arial" w:cs="Arial"/>
          <w:b/>
          <w:kern w:val="0"/>
          <w:sz w:val="22"/>
        </w:rPr>
        <w:t>)</w:t>
      </w:r>
      <w:r w:rsidRPr="0032649F">
        <w:rPr>
          <w:rFonts w:ascii="Arial" w:hAnsi="Arial" w:cs="Arial"/>
          <w:kern w:val="0"/>
          <w:sz w:val="22"/>
        </w:rPr>
        <w:t>. Deletions with a diverse length can also be observed at the integration site</w:t>
      </w:r>
      <w:r w:rsidR="00145512" w:rsidRPr="0032649F">
        <w:rPr>
          <w:rFonts w:ascii="Arial" w:hAnsi="Arial" w:cs="Arial"/>
          <w:kern w:val="0"/>
          <w:sz w:val="22"/>
        </w:rPr>
        <w:t xml:space="preserve"> of</w:t>
      </w:r>
      <w:r w:rsidR="00D66E92" w:rsidRPr="0032649F">
        <w:rPr>
          <w:rFonts w:ascii="Arial" w:hAnsi="Arial" w:cs="Arial"/>
          <w:kern w:val="0"/>
          <w:sz w:val="22"/>
        </w:rPr>
        <w:t xml:space="preserve"> the</w:t>
      </w:r>
      <w:r w:rsidR="00145512" w:rsidRPr="0032649F">
        <w:rPr>
          <w:rFonts w:ascii="Arial" w:hAnsi="Arial" w:cs="Arial"/>
          <w:kern w:val="0"/>
          <w:sz w:val="22"/>
        </w:rPr>
        <w:t xml:space="preserve"> human genome</w:t>
      </w:r>
      <w:r w:rsidR="00D66E92" w:rsidRPr="0032649F">
        <w:rPr>
          <w:rFonts w:ascii="Arial" w:hAnsi="Arial" w:cs="Arial"/>
          <w:kern w:val="0"/>
          <w:sz w:val="22"/>
        </w:rPr>
        <w:t>. F</w:t>
      </w:r>
      <w:r w:rsidRPr="0032649F">
        <w:rPr>
          <w:rFonts w:ascii="Arial" w:hAnsi="Arial" w:cs="Arial"/>
          <w:kern w:val="0"/>
          <w:sz w:val="22"/>
        </w:rPr>
        <w:t>or instance, a 11 bp deletion</w:t>
      </w:r>
      <w:r w:rsidRPr="0032649F">
        <w:rPr>
          <w:rFonts w:ascii="Arial" w:hAnsi="Arial" w:cs="Arial"/>
          <w:b/>
          <w:kern w:val="0"/>
          <w:sz w:val="22"/>
        </w:rPr>
        <w:t xml:space="preserve"> (</w:t>
      </w:r>
      <w:r w:rsidR="00353259" w:rsidRPr="0032649F">
        <w:rPr>
          <w:rFonts w:ascii="Arial" w:hAnsi="Arial" w:cs="Arial"/>
          <w:b/>
          <w:kern w:val="0"/>
          <w:sz w:val="22"/>
        </w:rPr>
        <w:t>B</w:t>
      </w:r>
      <w:r w:rsidRPr="0032649F">
        <w:rPr>
          <w:rFonts w:ascii="Arial" w:hAnsi="Arial" w:cs="Arial"/>
          <w:b/>
          <w:kern w:val="0"/>
          <w:sz w:val="22"/>
        </w:rPr>
        <w:t xml:space="preserve">) </w:t>
      </w:r>
      <w:r w:rsidRPr="0032649F">
        <w:rPr>
          <w:rFonts w:ascii="Arial" w:hAnsi="Arial" w:cs="Arial"/>
          <w:kern w:val="0"/>
          <w:sz w:val="22"/>
        </w:rPr>
        <w:t>and a 2</w:t>
      </w:r>
      <w:r w:rsidR="00D66E92" w:rsidRPr="0032649F">
        <w:rPr>
          <w:rFonts w:ascii="Arial" w:hAnsi="Arial" w:cs="Arial"/>
          <w:kern w:val="0"/>
          <w:sz w:val="22"/>
        </w:rPr>
        <w:t>,</w:t>
      </w:r>
      <w:r w:rsidRPr="0032649F">
        <w:rPr>
          <w:rFonts w:ascii="Arial" w:hAnsi="Arial" w:cs="Arial"/>
          <w:kern w:val="0"/>
          <w:sz w:val="22"/>
        </w:rPr>
        <w:t>012 bp deletion</w:t>
      </w:r>
      <w:r w:rsidRPr="0032649F">
        <w:rPr>
          <w:rFonts w:ascii="Arial" w:hAnsi="Arial" w:cs="Arial"/>
          <w:b/>
          <w:kern w:val="0"/>
          <w:sz w:val="22"/>
        </w:rPr>
        <w:t xml:space="preserve"> (</w:t>
      </w:r>
      <w:r w:rsidR="00353259" w:rsidRPr="0032649F">
        <w:rPr>
          <w:rFonts w:ascii="Arial" w:hAnsi="Arial" w:cs="Arial"/>
          <w:b/>
          <w:kern w:val="0"/>
          <w:sz w:val="22"/>
        </w:rPr>
        <w:t>C</w:t>
      </w:r>
      <w:r w:rsidRPr="0032649F">
        <w:rPr>
          <w:rFonts w:ascii="Arial" w:hAnsi="Arial" w:cs="Arial"/>
          <w:b/>
          <w:kern w:val="0"/>
          <w:sz w:val="22"/>
        </w:rPr>
        <w:t>).</w:t>
      </w:r>
      <w:r w:rsidRPr="0032649F">
        <w:rPr>
          <w:rFonts w:ascii="Arial" w:hAnsi="Arial" w:cs="Arial"/>
          <w:kern w:val="0"/>
          <w:sz w:val="22"/>
        </w:rPr>
        <w:t xml:space="preserve"> For </w:t>
      </w:r>
      <w:r w:rsidR="007200B0" w:rsidRPr="0032649F">
        <w:rPr>
          <w:rFonts w:ascii="Arial" w:hAnsi="Arial" w:cs="Arial"/>
          <w:kern w:val="0"/>
          <w:sz w:val="22"/>
        </w:rPr>
        <w:t>host p</w:t>
      </w:r>
      <w:r w:rsidRPr="0032649F">
        <w:rPr>
          <w:rFonts w:ascii="Arial" w:hAnsi="Arial" w:cs="Arial"/>
          <w:kern w:val="0"/>
          <w:sz w:val="22"/>
        </w:rPr>
        <w:t xml:space="preserve">attern II, the longest redundant sequence is 35 bp </w:t>
      </w:r>
      <w:r w:rsidRPr="0032649F">
        <w:rPr>
          <w:rFonts w:ascii="Arial" w:hAnsi="Arial" w:cs="Arial"/>
          <w:b/>
          <w:kern w:val="0"/>
          <w:sz w:val="22"/>
        </w:rPr>
        <w:t>(</w:t>
      </w:r>
      <w:r w:rsidR="00353259" w:rsidRPr="0032649F">
        <w:rPr>
          <w:rFonts w:ascii="Arial" w:hAnsi="Arial" w:cs="Arial"/>
          <w:b/>
          <w:kern w:val="0"/>
          <w:sz w:val="22"/>
        </w:rPr>
        <w:t>D</w:t>
      </w:r>
      <w:r w:rsidRPr="0032649F">
        <w:rPr>
          <w:rFonts w:ascii="Arial" w:hAnsi="Arial" w:cs="Arial"/>
          <w:b/>
          <w:kern w:val="0"/>
          <w:sz w:val="22"/>
        </w:rPr>
        <w:t>)</w:t>
      </w:r>
      <w:r w:rsidR="00F55F27" w:rsidRPr="0032649F">
        <w:rPr>
          <w:rFonts w:ascii="Arial" w:hAnsi="Arial" w:cs="Arial"/>
          <w:kern w:val="0"/>
          <w:sz w:val="22"/>
        </w:rPr>
        <w:t xml:space="preserve">. </w:t>
      </w:r>
      <w:r w:rsidR="002320E5" w:rsidRPr="0032649F">
        <w:rPr>
          <w:rFonts w:ascii="Arial" w:hAnsi="Arial" w:cs="Arial"/>
          <w:kern w:val="0"/>
          <w:sz w:val="22"/>
        </w:rPr>
        <w:t>F</w:t>
      </w:r>
      <w:r w:rsidR="00A35F49" w:rsidRPr="0032649F">
        <w:rPr>
          <w:rFonts w:ascii="Arial" w:hAnsi="Arial" w:cs="Arial"/>
          <w:kern w:val="0"/>
          <w:sz w:val="22"/>
        </w:rPr>
        <w:t>or th</w:t>
      </w:r>
      <w:r w:rsidR="00D66E92" w:rsidRPr="0032649F">
        <w:rPr>
          <w:rFonts w:ascii="Arial" w:hAnsi="Arial" w:cs="Arial"/>
          <w:kern w:val="0"/>
          <w:sz w:val="22"/>
        </w:rPr>
        <w:t>e</w:t>
      </w:r>
      <w:r w:rsidR="00A35F49" w:rsidRPr="0032649F">
        <w:rPr>
          <w:rFonts w:ascii="Arial" w:hAnsi="Arial" w:cs="Arial"/>
          <w:kern w:val="0"/>
          <w:sz w:val="22"/>
        </w:rPr>
        <w:t xml:space="preserve">se integrations, the top panel shows the transcripts of genes and repeat sequences near </w:t>
      </w:r>
      <w:r w:rsidR="00D66E92" w:rsidRPr="0032649F">
        <w:rPr>
          <w:rFonts w:ascii="Arial" w:hAnsi="Arial" w:cs="Arial"/>
          <w:kern w:val="0"/>
          <w:sz w:val="22"/>
        </w:rPr>
        <w:t xml:space="preserve">the </w:t>
      </w:r>
      <w:r w:rsidR="00A35F49" w:rsidRPr="0032649F">
        <w:rPr>
          <w:rFonts w:ascii="Arial" w:hAnsi="Arial" w:cs="Arial"/>
          <w:kern w:val="0"/>
          <w:sz w:val="22"/>
        </w:rPr>
        <w:t xml:space="preserve">corresponding regions in </w:t>
      </w:r>
      <w:r w:rsidR="00D66E92" w:rsidRPr="0032649F">
        <w:rPr>
          <w:rFonts w:ascii="Arial" w:hAnsi="Arial" w:cs="Arial"/>
          <w:kern w:val="0"/>
          <w:sz w:val="22"/>
        </w:rPr>
        <w:t xml:space="preserve">the </w:t>
      </w:r>
      <w:r w:rsidR="00A35F49" w:rsidRPr="0032649F">
        <w:rPr>
          <w:rFonts w:ascii="Arial" w:hAnsi="Arial" w:cs="Arial"/>
          <w:kern w:val="0"/>
          <w:sz w:val="22"/>
        </w:rPr>
        <w:t>human genome according to</w:t>
      </w:r>
      <w:r w:rsidR="00D66E92" w:rsidRPr="0032649F">
        <w:rPr>
          <w:rFonts w:ascii="Arial" w:hAnsi="Arial" w:cs="Arial"/>
          <w:kern w:val="0"/>
          <w:sz w:val="22"/>
        </w:rPr>
        <w:t xml:space="preserve"> the</w:t>
      </w:r>
      <w:r w:rsidR="00A35F49" w:rsidRPr="0032649F">
        <w:rPr>
          <w:rFonts w:ascii="Arial" w:hAnsi="Arial" w:cs="Arial"/>
          <w:kern w:val="0"/>
          <w:sz w:val="22"/>
        </w:rPr>
        <w:t xml:space="preserve"> online UCSC genome browser</w:t>
      </w:r>
      <w:r w:rsidR="002D43FD" w:rsidRPr="0032649F">
        <w:rPr>
          <w:rFonts w:ascii="Arial" w:hAnsi="Arial" w:cs="Arial"/>
          <w:kern w:val="0"/>
          <w:sz w:val="22"/>
        </w:rPr>
        <w:t xml:space="preserve"> (hg19)</w:t>
      </w:r>
      <w:r w:rsidR="00A35F49" w:rsidRPr="0032649F">
        <w:rPr>
          <w:rFonts w:ascii="Arial" w:hAnsi="Arial" w:cs="Arial"/>
          <w:kern w:val="0"/>
          <w:sz w:val="22"/>
        </w:rPr>
        <w:t>. The shading of repeat el</w:t>
      </w:r>
      <w:r w:rsidR="00FB6B34" w:rsidRPr="0032649F">
        <w:rPr>
          <w:rFonts w:ascii="Arial" w:hAnsi="Arial" w:cs="Arial"/>
          <w:kern w:val="0"/>
          <w:sz w:val="22"/>
        </w:rPr>
        <w:t>e</w:t>
      </w:r>
      <w:r w:rsidR="00A35F49" w:rsidRPr="0032649F">
        <w:rPr>
          <w:rFonts w:ascii="Arial" w:hAnsi="Arial" w:cs="Arial"/>
          <w:kern w:val="0"/>
          <w:sz w:val="22"/>
        </w:rPr>
        <w:t xml:space="preserve">ments </w:t>
      </w:r>
      <w:r w:rsidR="00E970E4" w:rsidRPr="0032649F">
        <w:rPr>
          <w:rFonts w:ascii="Arial" w:hAnsi="Arial" w:cs="Arial"/>
          <w:kern w:val="0"/>
          <w:sz w:val="22"/>
        </w:rPr>
        <w:t xml:space="preserve">reflects the amount of sequence variations associated with </w:t>
      </w:r>
      <w:r w:rsidR="00D66E92" w:rsidRPr="0032649F">
        <w:rPr>
          <w:rFonts w:ascii="Arial" w:hAnsi="Arial" w:cs="Arial"/>
          <w:kern w:val="0"/>
          <w:sz w:val="22"/>
        </w:rPr>
        <w:t>the</w:t>
      </w:r>
      <w:r w:rsidR="00E970E4" w:rsidRPr="0032649F">
        <w:rPr>
          <w:rFonts w:ascii="Arial" w:hAnsi="Arial" w:cs="Arial"/>
          <w:kern w:val="0"/>
          <w:sz w:val="22"/>
        </w:rPr>
        <w:t xml:space="preserve"> repeat element. The darker</w:t>
      </w:r>
      <w:r w:rsidR="00D66E92" w:rsidRPr="0032649F">
        <w:rPr>
          <w:rFonts w:ascii="Arial" w:hAnsi="Arial" w:cs="Arial"/>
          <w:kern w:val="0"/>
          <w:sz w:val="22"/>
        </w:rPr>
        <w:t xml:space="preserve"> it is, </w:t>
      </w:r>
      <w:r w:rsidR="008A46A8" w:rsidRPr="0032649F">
        <w:rPr>
          <w:rFonts w:ascii="Arial" w:hAnsi="Arial" w:cs="Arial"/>
          <w:kern w:val="0"/>
          <w:sz w:val="22"/>
        </w:rPr>
        <w:t>the</w:t>
      </w:r>
      <w:r w:rsidR="00D66E92" w:rsidRPr="0032649F">
        <w:rPr>
          <w:rFonts w:ascii="Arial" w:hAnsi="Arial" w:cs="Arial"/>
          <w:kern w:val="0"/>
          <w:sz w:val="22"/>
        </w:rPr>
        <w:t xml:space="preserve"> </w:t>
      </w:r>
      <w:r w:rsidR="00E970E4" w:rsidRPr="0032649F">
        <w:rPr>
          <w:rFonts w:ascii="Arial" w:hAnsi="Arial" w:cs="Arial"/>
          <w:kern w:val="0"/>
          <w:sz w:val="22"/>
        </w:rPr>
        <w:t xml:space="preserve">fewer </w:t>
      </w:r>
      <w:r w:rsidR="00057848" w:rsidRPr="0032649F">
        <w:rPr>
          <w:rFonts w:ascii="Arial" w:hAnsi="Arial" w:cs="Arial"/>
          <w:kern w:val="0"/>
          <w:sz w:val="22"/>
        </w:rPr>
        <w:t xml:space="preserve">such </w:t>
      </w:r>
      <w:r w:rsidR="00E970E4" w:rsidRPr="0032649F">
        <w:rPr>
          <w:rFonts w:ascii="Arial" w:hAnsi="Arial" w:cs="Arial"/>
          <w:kern w:val="0"/>
          <w:sz w:val="22"/>
        </w:rPr>
        <w:t xml:space="preserve">variations </w:t>
      </w:r>
      <w:r w:rsidR="00D66E92" w:rsidRPr="0032649F">
        <w:rPr>
          <w:rFonts w:ascii="Arial" w:hAnsi="Arial" w:cs="Arial"/>
          <w:kern w:val="0"/>
          <w:sz w:val="22"/>
        </w:rPr>
        <w:t xml:space="preserve">are </w:t>
      </w:r>
      <w:r w:rsidR="00E970E4" w:rsidRPr="0032649F">
        <w:rPr>
          <w:rFonts w:ascii="Arial" w:hAnsi="Arial" w:cs="Arial"/>
          <w:kern w:val="0"/>
          <w:sz w:val="22"/>
        </w:rPr>
        <w:t>observed.</w:t>
      </w:r>
    </w:p>
    <w:p w14:paraId="50F2F16B" w14:textId="77777777" w:rsidR="006030CE" w:rsidRPr="0032649F" w:rsidRDefault="006030CE" w:rsidP="003F3773">
      <w:pPr>
        <w:widowControl/>
        <w:jc w:val="left"/>
        <w:rPr>
          <w:rFonts w:ascii="Arial" w:hAnsi="Arial" w:cs="Arial"/>
          <w:kern w:val="0"/>
          <w:sz w:val="22"/>
        </w:rPr>
      </w:pPr>
    </w:p>
    <w:p w14:paraId="13246838" w14:textId="038C9D36" w:rsidR="006030CE" w:rsidRPr="00D40F5F" w:rsidRDefault="00AA213F" w:rsidP="00784C3D">
      <w:pPr>
        <w:widowControl/>
        <w:jc w:val="center"/>
        <w:rPr>
          <w:rFonts w:ascii="Arial" w:hAnsi="Arial" w:cs="Arial"/>
          <w:kern w:val="0"/>
          <w:sz w:val="22"/>
        </w:rPr>
      </w:pPr>
      <w:r w:rsidRPr="00D40F5F">
        <w:rPr>
          <w:rFonts w:ascii="Arial" w:hAnsi="Arial" w:cs="Arial"/>
          <w:noProof/>
          <w:kern w:val="0"/>
          <w:sz w:val="22"/>
        </w:rPr>
        <w:drawing>
          <wp:inline distT="0" distB="0" distL="0" distR="0" wp14:anchorId="1064274E" wp14:editId="09DF4E11">
            <wp:extent cx="4737509" cy="3683000"/>
            <wp:effectExtent l="0" t="0" r="0" b="0"/>
            <wp:docPr id="5" name="Picture 5" descr="Fig05_201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05_201904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3765" cy="3687863"/>
                    </a:xfrm>
                    <a:prstGeom prst="rect">
                      <a:avLst/>
                    </a:prstGeom>
                    <a:noFill/>
                    <a:ln>
                      <a:noFill/>
                    </a:ln>
                  </pic:spPr>
                </pic:pic>
              </a:graphicData>
            </a:graphic>
          </wp:inline>
        </w:drawing>
      </w:r>
    </w:p>
    <w:p w14:paraId="76BEF7B8" w14:textId="77777777" w:rsidR="00210439" w:rsidRPr="00185A9C" w:rsidRDefault="00210439" w:rsidP="003F3773">
      <w:pPr>
        <w:widowControl/>
        <w:jc w:val="left"/>
        <w:rPr>
          <w:rFonts w:ascii="Arial" w:hAnsi="Arial" w:cs="Arial"/>
          <w:kern w:val="0"/>
          <w:sz w:val="22"/>
        </w:rPr>
      </w:pPr>
      <w:r w:rsidRPr="00B628F3">
        <w:rPr>
          <w:rFonts w:ascii="Arial" w:hAnsi="Arial" w:cs="Arial"/>
          <w:b/>
          <w:kern w:val="0"/>
          <w:sz w:val="22"/>
        </w:rPr>
        <w:t xml:space="preserve">Figure 5 (A) Chromosome locations for all integration events. </w:t>
      </w:r>
      <w:r w:rsidRPr="00B628F3">
        <w:rPr>
          <w:rFonts w:ascii="Arial" w:hAnsi="Arial" w:cs="Arial"/>
          <w:kern w:val="0"/>
          <w:sz w:val="22"/>
        </w:rPr>
        <w:t xml:space="preserve">Events with identified paired boundaries (PB) are presented in green, while single boundaries (SB) are presented in grey. </w:t>
      </w:r>
      <w:r w:rsidRPr="0048719D">
        <w:rPr>
          <w:rFonts w:ascii="Arial" w:hAnsi="Arial" w:cs="Arial"/>
          <w:b/>
          <w:kern w:val="0"/>
          <w:sz w:val="22"/>
        </w:rPr>
        <w:t xml:space="preserve">(B) </w:t>
      </w:r>
      <w:r w:rsidRPr="0048719D">
        <w:rPr>
          <w:rFonts w:ascii="Arial" w:hAnsi="Arial" w:cs="Arial"/>
          <w:kern w:val="0"/>
          <w:sz w:val="22"/>
        </w:rPr>
        <w:t>The influence of str</w:t>
      </w:r>
      <w:r w:rsidRPr="00185A9C">
        <w:rPr>
          <w:rFonts w:ascii="Arial" w:hAnsi="Arial" w:cs="Arial"/>
          <w:kern w:val="0"/>
          <w:sz w:val="22"/>
        </w:rPr>
        <w:t>ucture variations on the boundary or breakpoint pairing analysis. An example was provided to show that two breakpoints at chromosome 9, which were separated by 1.7 M bp, were located exactly at the two boundaries of a same length genomic deletion.</w:t>
      </w:r>
    </w:p>
    <w:p w14:paraId="173243B5" w14:textId="4F82DA68" w:rsidR="006030CE" w:rsidRPr="00D40F5F" w:rsidRDefault="00AA213F" w:rsidP="00784C3D">
      <w:pPr>
        <w:widowControl/>
        <w:jc w:val="center"/>
        <w:rPr>
          <w:rFonts w:ascii="Arial" w:hAnsi="Arial" w:cs="Arial"/>
          <w:kern w:val="0"/>
          <w:sz w:val="22"/>
        </w:rPr>
      </w:pPr>
      <w:r w:rsidRPr="00D40F5F">
        <w:rPr>
          <w:rFonts w:ascii="Arial" w:hAnsi="Arial" w:cs="Arial"/>
          <w:noProof/>
          <w:kern w:val="0"/>
          <w:sz w:val="22"/>
        </w:rPr>
        <w:drawing>
          <wp:inline distT="0" distB="0" distL="0" distR="0" wp14:anchorId="6D449494" wp14:editId="5F8DAD41">
            <wp:extent cx="6098362" cy="4453467"/>
            <wp:effectExtent l="0" t="0" r="0" b="4445"/>
            <wp:docPr id="6" name="Picture 6" descr="屏幕快照%202019-07-27%20上午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9-07-27%20上午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1068" cy="4455443"/>
                    </a:xfrm>
                    <a:prstGeom prst="rect">
                      <a:avLst/>
                    </a:prstGeom>
                    <a:noFill/>
                    <a:ln>
                      <a:noFill/>
                    </a:ln>
                  </pic:spPr>
                </pic:pic>
              </a:graphicData>
            </a:graphic>
          </wp:inline>
        </w:drawing>
      </w:r>
    </w:p>
    <w:p w14:paraId="7E5C45F3" w14:textId="090171A1" w:rsidR="00000920" w:rsidRPr="0032649F" w:rsidRDefault="00000920"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b/>
          <w:kern w:val="0"/>
          <w:sz w:val="22"/>
        </w:rPr>
        <w:t>Figure</w:t>
      </w:r>
      <w:r w:rsidR="00D66E92" w:rsidRPr="00B628F3">
        <w:rPr>
          <w:rFonts w:ascii="Arial" w:hAnsi="Arial" w:cs="Arial"/>
          <w:b/>
          <w:kern w:val="0"/>
          <w:sz w:val="22"/>
        </w:rPr>
        <w:t xml:space="preserve"> </w:t>
      </w:r>
      <w:r w:rsidR="00AC7943" w:rsidRPr="0048719D">
        <w:rPr>
          <w:rFonts w:ascii="Arial" w:hAnsi="Arial" w:cs="Arial"/>
          <w:b/>
          <w:kern w:val="0"/>
          <w:sz w:val="22"/>
        </w:rPr>
        <w:t>6.</w:t>
      </w:r>
      <w:r w:rsidR="00AC7943" w:rsidRPr="0048719D">
        <w:rPr>
          <w:rFonts w:ascii="Arial" w:hAnsi="Arial" w:cs="Arial"/>
          <w:kern w:val="0"/>
          <w:sz w:val="22"/>
        </w:rPr>
        <w:t xml:space="preserve"> </w:t>
      </w:r>
      <w:r w:rsidRPr="00185A9C">
        <w:rPr>
          <w:rFonts w:ascii="Arial" w:hAnsi="Arial" w:cs="Arial"/>
          <w:b/>
          <w:kern w:val="0"/>
          <w:sz w:val="22"/>
        </w:rPr>
        <w:t xml:space="preserve">Patterns of integration events according to the features of </w:t>
      </w:r>
      <w:r w:rsidR="00A62869" w:rsidRPr="00185A9C">
        <w:rPr>
          <w:rFonts w:ascii="Arial" w:hAnsi="Arial" w:cs="Arial"/>
          <w:b/>
          <w:kern w:val="0"/>
          <w:sz w:val="22"/>
        </w:rPr>
        <w:t xml:space="preserve">paired </w:t>
      </w:r>
      <w:r w:rsidRPr="004E0AE0">
        <w:rPr>
          <w:rFonts w:ascii="Arial" w:hAnsi="Arial" w:cs="Arial"/>
          <w:b/>
          <w:kern w:val="0"/>
          <w:sz w:val="22"/>
        </w:rPr>
        <w:t xml:space="preserve">breakpoints in </w:t>
      </w:r>
      <w:r w:rsidR="00D66E92" w:rsidRPr="004E0AE0">
        <w:rPr>
          <w:rFonts w:ascii="Arial" w:hAnsi="Arial" w:cs="Arial"/>
          <w:b/>
          <w:kern w:val="0"/>
          <w:sz w:val="22"/>
        </w:rPr>
        <w:t xml:space="preserve">the </w:t>
      </w:r>
      <w:r w:rsidRPr="00100F4C">
        <w:rPr>
          <w:rFonts w:ascii="Arial" w:hAnsi="Arial" w:cs="Arial"/>
          <w:b/>
          <w:kern w:val="0"/>
          <w:sz w:val="22"/>
        </w:rPr>
        <w:t>HBV genome</w:t>
      </w:r>
      <w:r w:rsidR="00D66E92" w:rsidRPr="00100F4C">
        <w:rPr>
          <w:rFonts w:ascii="Arial" w:hAnsi="Arial" w:cs="Arial"/>
          <w:b/>
          <w:kern w:val="0"/>
          <w:sz w:val="22"/>
        </w:rPr>
        <w:t xml:space="preserve"> </w:t>
      </w:r>
      <w:r w:rsidR="00703B42" w:rsidRPr="00100F4C">
        <w:rPr>
          <w:rFonts w:ascii="Arial" w:hAnsi="Arial" w:cs="Arial"/>
          <w:b/>
          <w:kern w:val="0"/>
          <w:sz w:val="22"/>
        </w:rPr>
        <w:t>(A)</w:t>
      </w:r>
      <w:r w:rsidR="00D66E92" w:rsidRPr="00AA213F">
        <w:rPr>
          <w:rFonts w:ascii="Arial" w:hAnsi="Arial" w:cs="Arial"/>
          <w:b/>
          <w:kern w:val="0"/>
          <w:sz w:val="22"/>
        </w:rPr>
        <w:t xml:space="preserve">. </w:t>
      </w:r>
      <w:r w:rsidR="00D66E92" w:rsidRPr="00AA213F">
        <w:rPr>
          <w:rFonts w:ascii="Arial" w:hAnsi="Arial" w:cs="Arial"/>
          <w:kern w:val="0"/>
          <w:sz w:val="22"/>
        </w:rPr>
        <w:t>The m</w:t>
      </w:r>
      <w:r w:rsidR="001F73F6" w:rsidRPr="00AA213F">
        <w:rPr>
          <w:rFonts w:ascii="Arial" w:hAnsi="Arial" w:cs="Arial"/>
          <w:kern w:val="0"/>
          <w:sz w:val="22"/>
        </w:rPr>
        <w:t>apping</w:t>
      </w:r>
      <w:r w:rsidR="00D66E92" w:rsidRPr="00AA213F">
        <w:rPr>
          <w:rFonts w:ascii="Arial" w:hAnsi="Arial" w:cs="Arial"/>
          <w:kern w:val="0"/>
          <w:sz w:val="22"/>
        </w:rPr>
        <w:t xml:space="preserve"> </w:t>
      </w:r>
      <w:r w:rsidR="00F20DF3" w:rsidRPr="006D2C1F">
        <w:rPr>
          <w:rFonts w:ascii="Arial" w:hAnsi="Arial" w:cs="Arial"/>
          <w:kern w:val="0"/>
          <w:sz w:val="22"/>
        </w:rPr>
        <w:t>of</w:t>
      </w:r>
      <w:r w:rsidR="006D39A1" w:rsidRPr="006D2C1F">
        <w:rPr>
          <w:rFonts w:ascii="Arial" w:hAnsi="Arial" w:cs="Arial"/>
          <w:kern w:val="0"/>
          <w:sz w:val="22"/>
        </w:rPr>
        <w:t xml:space="preserve"> viral fragments </w:t>
      </w:r>
      <w:r w:rsidR="00F20DF3" w:rsidRPr="00751EC6">
        <w:rPr>
          <w:rFonts w:ascii="Arial" w:hAnsi="Arial" w:cs="Arial"/>
          <w:kern w:val="0"/>
          <w:sz w:val="22"/>
        </w:rPr>
        <w:t>in</w:t>
      </w:r>
      <w:r w:rsidR="0037607B" w:rsidRPr="0032649F">
        <w:rPr>
          <w:rFonts w:ascii="Arial" w:hAnsi="Arial" w:cs="Arial"/>
          <w:kern w:val="0"/>
          <w:sz w:val="22"/>
        </w:rPr>
        <w:t xml:space="preserve"> virus-human</w:t>
      </w:r>
      <w:r w:rsidR="00F20DF3" w:rsidRPr="00D40F5F">
        <w:rPr>
          <w:rFonts w:ascii="Arial" w:hAnsi="Arial" w:cs="Arial"/>
          <w:kern w:val="0"/>
          <w:sz w:val="22"/>
        </w:rPr>
        <w:t xml:space="preserve"> junctions to </w:t>
      </w:r>
      <w:r w:rsidR="00D66E92" w:rsidRPr="00D40F5F">
        <w:rPr>
          <w:rFonts w:ascii="Arial" w:hAnsi="Arial" w:cs="Arial"/>
          <w:kern w:val="0"/>
          <w:sz w:val="22"/>
        </w:rPr>
        <w:t xml:space="preserve">the </w:t>
      </w:r>
      <w:r w:rsidR="00F20DF3" w:rsidRPr="00B628F3">
        <w:rPr>
          <w:rFonts w:ascii="Arial" w:hAnsi="Arial" w:cs="Arial"/>
          <w:kern w:val="0"/>
          <w:sz w:val="22"/>
        </w:rPr>
        <w:t>HBV genome</w:t>
      </w:r>
      <w:r w:rsidR="00D66E92" w:rsidRPr="00B628F3">
        <w:rPr>
          <w:rFonts w:ascii="Arial" w:hAnsi="Arial" w:cs="Arial"/>
          <w:kern w:val="0"/>
          <w:sz w:val="22"/>
        </w:rPr>
        <w:t xml:space="preserve"> is shown</w:t>
      </w:r>
      <w:r w:rsidR="00F20DF3" w:rsidRPr="0048719D">
        <w:rPr>
          <w:rFonts w:ascii="Arial" w:hAnsi="Arial" w:cs="Arial"/>
          <w:kern w:val="0"/>
          <w:sz w:val="22"/>
        </w:rPr>
        <w:t xml:space="preserve">. </w:t>
      </w:r>
      <w:r w:rsidR="00D66E92" w:rsidRPr="0048719D">
        <w:rPr>
          <w:rFonts w:ascii="Arial" w:hAnsi="Arial" w:cs="Arial"/>
          <w:kern w:val="0"/>
          <w:sz w:val="22"/>
        </w:rPr>
        <w:t>The reads</w:t>
      </w:r>
      <w:r w:rsidR="00D66E92" w:rsidRPr="00185A9C" w:rsidDel="00D66E92">
        <w:rPr>
          <w:rFonts w:ascii="Arial" w:hAnsi="Arial" w:cs="Arial"/>
          <w:kern w:val="0"/>
          <w:sz w:val="22"/>
        </w:rPr>
        <w:t xml:space="preserve"> </w:t>
      </w:r>
      <w:r w:rsidR="00F20DF3" w:rsidRPr="00185A9C">
        <w:rPr>
          <w:rFonts w:ascii="Arial" w:hAnsi="Arial" w:cs="Arial"/>
          <w:kern w:val="0"/>
          <w:sz w:val="22"/>
        </w:rPr>
        <w:t xml:space="preserve">mapped to </w:t>
      </w:r>
      <w:r w:rsidR="00D66E92" w:rsidRPr="004E0AE0">
        <w:rPr>
          <w:rFonts w:ascii="Arial" w:hAnsi="Arial" w:cs="Arial"/>
          <w:kern w:val="0"/>
          <w:sz w:val="22"/>
        </w:rPr>
        <w:t xml:space="preserve">the </w:t>
      </w:r>
      <w:r w:rsidR="00F20DF3" w:rsidRPr="004E0AE0">
        <w:rPr>
          <w:rFonts w:ascii="Arial" w:hAnsi="Arial" w:cs="Arial"/>
          <w:kern w:val="0"/>
          <w:sz w:val="22"/>
        </w:rPr>
        <w:t xml:space="preserve">plus </w:t>
      </w:r>
      <w:r w:rsidR="000C4F0E" w:rsidRPr="00100F4C">
        <w:rPr>
          <w:rFonts w:ascii="Arial" w:hAnsi="Arial" w:cs="Arial"/>
          <w:kern w:val="0"/>
          <w:sz w:val="22"/>
        </w:rPr>
        <w:t xml:space="preserve">strand </w:t>
      </w:r>
      <w:r w:rsidR="00D66E92" w:rsidRPr="00100F4C">
        <w:rPr>
          <w:rFonts w:ascii="Arial" w:hAnsi="Arial" w:cs="Arial"/>
          <w:kern w:val="0"/>
          <w:sz w:val="22"/>
        </w:rPr>
        <w:t>a</w:t>
      </w:r>
      <w:r w:rsidR="000C4F0E" w:rsidRPr="00100F4C">
        <w:rPr>
          <w:rFonts w:ascii="Arial" w:hAnsi="Arial" w:cs="Arial"/>
          <w:kern w:val="0"/>
          <w:sz w:val="22"/>
        </w:rPr>
        <w:t>re</w:t>
      </w:r>
      <w:r w:rsidR="00F20DF3" w:rsidRPr="00AA213F">
        <w:rPr>
          <w:rFonts w:ascii="Arial" w:hAnsi="Arial" w:cs="Arial"/>
          <w:kern w:val="0"/>
          <w:sz w:val="22"/>
        </w:rPr>
        <w:t xml:space="preserve"> in red, and</w:t>
      </w:r>
      <w:r w:rsidR="00D66E92" w:rsidRPr="00AA213F">
        <w:rPr>
          <w:rFonts w:ascii="Arial" w:hAnsi="Arial" w:cs="Arial"/>
          <w:kern w:val="0"/>
          <w:sz w:val="22"/>
        </w:rPr>
        <w:t xml:space="preserve"> those to the</w:t>
      </w:r>
      <w:r w:rsidR="00F20DF3" w:rsidRPr="00AA213F">
        <w:rPr>
          <w:rFonts w:ascii="Arial" w:hAnsi="Arial" w:cs="Arial"/>
          <w:kern w:val="0"/>
          <w:sz w:val="22"/>
        </w:rPr>
        <w:t xml:space="preserve"> minus </w:t>
      </w:r>
      <w:r w:rsidR="007255CB" w:rsidRPr="006D2C1F">
        <w:rPr>
          <w:rFonts w:ascii="Arial" w:hAnsi="Arial" w:cs="Arial"/>
          <w:kern w:val="0"/>
          <w:sz w:val="22"/>
        </w:rPr>
        <w:t xml:space="preserve">strand </w:t>
      </w:r>
      <w:r w:rsidR="00D66E92" w:rsidRPr="006D2C1F">
        <w:rPr>
          <w:rFonts w:ascii="Arial" w:hAnsi="Arial" w:cs="Arial"/>
          <w:kern w:val="0"/>
          <w:sz w:val="22"/>
        </w:rPr>
        <w:t xml:space="preserve">are </w:t>
      </w:r>
      <w:r w:rsidR="007255CB" w:rsidRPr="00751EC6">
        <w:rPr>
          <w:rFonts w:ascii="Arial" w:hAnsi="Arial" w:cs="Arial"/>
          <w:kern w:val="0"/>
          <w:sz w:val="22"/>
        </w:rPr>
        <w:t>in</w:t>
      </w:r>
      <w:r w:rsidR="00F20DF3" w:rsidRPr="00751EC6">
        <w:rPr>
          <w:rFonts w:ascii="Arial" w:hAnsi="Arial" w:cs="Arial"/>
          <w:kern w:val="0"/>
          <w:sz w:val="22"/>
        </w:rPr>
        <w:t xml:space="preserve"> dark red.</w:t>
      </w:r>
      <w:r w:rsidR="00671024" w:rsidRPr="00751EC6">
        <w:rPr>
          <w:rFonts w:ascii="Arial" w:hAnsi="Arial" w:cs="Arial"/>
          <w:kern w:val="0"/>
          <w:sz w:val="22"/>
        </w:rPr>
        <w:t xml:space="preserve"> The read depth </w:t>
      </w:r>
      <w:r w:rsidR="00FD48C3" w:rsidRPr="001F5BF8">
        <w:rPr>
          <w:rFonts w:ascii="Arial" w:hAnsi="Arial" w:cs="Arial"/>
          <w:kern w:val="0"/>
          <w:sz w:val="22"/>
        </w:rPr>
        <w:t>shows</w:t>
      </w:r>
      <w:r w:rsidR="00671024" w:rsidRPr="001F5BF8">
        <w:rPr>
          <w:rFonts w:ascii="Arial" w:hAnsi="Arial" w:cs="Arial"/>
          <w:kern w:val="0"/>
          <w:sz w:val="22"/>
        </w:rPr>
        <w:t xml:space="preserve"> the sequencing coverage of e</w:t>
      </w:r>
      <w:r w:rsidR="00FD48C3" w:rsidRPr="007A3135">
        <w:rPr>
          <w:rFonts w:ascii="Arial" w:hAnsi="Arial" w:cs="Arial"/>
          <w:kern w:val="0"/>
          <w:sz w:val="22"/>
        </w:rPr>
        <w:t xml:space="preserve">ach base along the viral genome, and </w:t>
      </w:r>
      <w:r w:rsidR="00D66E92" w:rsidRPr="007A3135">
        <w:rPr>
          <w:rFonts w:ascii="Arial" w:hAnsi="Arial" w:cs="Arial"/>
          <w:kern w:val="0"/>
          <w:sz w:val="22"/>
        </w:rPr>
        <w:t xml:space="preserve">the </w:t>
      </w:r>
      <w:r w:rsidR="00FD48C3" w:rsidRPr="0032649F">
        <w:rPr>
          <w:rFonts w:ascii="Arial" w:hAnsi="Arial" w:cs="Arial"/>
          <w:kern w:val="0"/>
          <w:sz w:val="22"/>
        </w:rPr>
        <w:t xml:space="preserve">read alignment demonstrates the mapping of all reads </w:t>
      </w:r>
      <w:r w:rsidR="009343FB" w:rsidRPr="0032649F">
        <w:rPr>
          <w:rFonts w:ascii="Arial" w:hAnsi="Arial" w:cs="Arial"/>
          <w:kern w:val="0"/>
          <w:sz w:val="22"/>
        </w:rPr>
        <w:t xml:space="preserve">to the genome. The arrows illustrate the </w:t>
      </w:r>
      <w:r w:rsidR="0046722A" w:rsidRPr="0032649F">
        <w:rPr>
          <w:rFonts w:ascii="Arial" w:hAnsi="Arial" w:cs="Arial"/>
          <w:kern w:val="0"/>
          <w:sz w:val="22"/>
        </w:rPr>
        <w:t>e</w:t>
      </w:r>
      <w:r w:rsidR="007F56CB" w:rsidRPr="0032649F">
        <w:rPr>
          <w:rFonts w:ascii="Arial" w:hAnsi="Arial" w:cs="Arial"/>
          <w:kern w:val="0"/>
          <w:sz w:val="22"/>
        </w:rPr>
        <w:t xml:space="preserve">xtending direction according to the </w:t>
      </w:r>
      <w:r w:rsidR="00AA18C8" w:rsidRPr="0032649F">
        <w:rPr>
          <w:rFonts w:ascii="Arial" w:hAnsi="Arial" w:cs="Arial"/>
          <w:kern w:val="0"/>
          <w:sz w:val="22"/>
        </w:rPr>
        <w:t>tail of the</w:t>
      </w:r>
      <w:r w:rsidR="00703B42" w:rsidRPr="0032649F">
        <w:rPr>
          <w:rFonts w:ascii="Arial" w:hAnsi="Arial" w:cs="Arial"/>
          <w:kern w:val="0"/>
          <w:sz w:val="22"/>
        </w:rPr>
        <w:t xml:space="preserve"> peak at the breakpoints. The </w:t>
      </w:r>
      <w:proofErr w:type="spellStart"/>
      <w:r w:rsidR="00703B42" w:rsidRPr="0032649F">
        <w:rPr>
          <w:rFonts w:ascii="Arial" w:hAnsi="Arial" w:cs="Arial"/>
          <w:kern w:val="0"/>
          <w:sz w:val="22"/>
        </w:rPr>
        <w:t>integrants</w:t>
      </w:r>
      <w:proofErr w:type="spellEnd"/>
      <w:r w:rsidR="00703B42" w:rsidRPr="0032649F">
        <w:rPr>
          <w:rFonts w:ascii="Arial" w:hAnsi="Arial" w:cs="Arial"/>
          <w:kern w:val="0"/>
          <w:sz w:val="22"/>
        </w:rPr>
        <w:t xml:space="preserve"> </w:t>
      </w:r>
      <w:r w:rsidR="00EF0B74" w:rsidRPr="0032649F">
        <w:rPr>
          <w:rFonts w:ascii="Arial" w:hAnsi="Arial" w:cs="Arial"/>
          <w:kern w:val="0"/>
          <w:sz w:val="22"/>
        </w:rPr>
        <w:t>were</w:t>
      </w:r>
      <w:r w:rsidR="00703B42" w:rsidRPr="0032649F">
        <w:rPr>
          <w:rFonts w:ascii="Arial" w:hAnsi="Arial" w:cs="Arial"/>
          <w:kern w:val="0"/>
          <w:sz w:val="22"/>
        </w:rPr>
        <w:t xml:space="preserve"> predicted according to the directions at two boundaries of the integration. </w:t>
      </w:r>
      <w:r w:rsidR="00D66E92" w:rsidRPr="0032649F">
        <w:rPr>
          <w:rFonts w:ascii="Arial" w:hAnsi="Arial" w:cs="Arial"/>
          <w:kern w:val="0"/>
          <w:sz w:val="22"/>
        </w:rPr>
        <w:t>All four</w:t>
      </w:r>
      <w:r w:rsidR="00703B42" w:rsidRPr="0032649F">
        <w:rPr>
          <w:rFonts w:ascii="Arial" w:hAnsi="Arial" w:cs="Arial"/>
          <w:kern w:val="0"/>
          <w:sz w:val="22"/>
        </w:rPr>
        <w:t xml:space="preserve"> combinations of two directions at breakpoints, and their</w:t>
      </w:r>
      <w:r w:rsidR="00D66E92" w:rsidRPr="0032649F">
        <w:rPr>
          <w:rFonts w:ascii="Arial" w:hAnsi="Arial" w:cs="Arial"/>
          <w:kern w:val="0"/>
          <w:sz w:val="22"/>
        </w:rPr>
        <w:t xml:space="preserve"> </w:t>
      </w:r>
      <w:r w:rsidR="00703B42" w:rsidRPr="0032649F">
        <w:rPr>
          <w:rFonts w:ascii="Arial" w:hAnsi="Arial" w:cs="Arial"/>
          <w:kern w:val="0"/>
          <w:sz w:val="22"/>
        </w:rPr>
        <w:t>s</w:t>
      </w:r>
      <w:r w:rsidR="00F20DF3" w:rsidRPr="0032649F">
        <w:rPr>
          <w:rFonts w:ascii="Arial" w:hAnsi="Arial" w:cs="Arial"/>
          <w:kern w:val="0"/>
          <w:sz w:val="22"/>
        </w:rPr>
        <w:t>chematic diagram</w:t>
      </w:r>
      <w:r w:rsidR="00703B42" w:rsidRPr="0032649F">
        <w:rPr>
          <w:rFonts w:ascii="Arial" w:hAnsi="Arial" w:cs="Arial"/>
          <w:kern w:val="0"/>
          <w:sz w:val="22"/>
        </w:rPr>
        <w:t xml:space="preserve"> are illustrated in</w:t>
      </w:r>
      <w:r w:rsidR="00703B42" w:rsidRPr="0032649F">
        <w:rPr>
          <w:rFonts w:ascii="Arial" w:hAnsi="Arial" w:cs="Arial"/>
          <w:b/>
          <w:kern w:val="0"/>
          <w:sz w:val="22"/>
        </w:rPr>
        <w:t xml:space="preserve"> (B)</w:t>
      </w:r>
      <w:r w:rsidR="00F20DF3" w:rsidRPr="0032649F">
        <w:rPr>
          <w:rFonts w:ascii="Arial" w:hAnsi="Arial" w:cs="Arial"/>
          <w:kern w:val="0"/>
          <w:sz w:val="22"/>
        </w:rPr>
        <w:t>.</w:t>
      </w:r>
      <w:r w:rsidR="00D66E92" w:rsidRPr="0032649F">
        <w:rPr>
          <w:rFonts w:ascii="Arial" w:hAnsi="Arial" w:cs="Arial"/>
          <w:kern w:val="0"/>
          <w:sz w:val="22"/>
        </w:rPr>
        <w:t xml:space="preserve"> </w:t>
      </w:r>
      <w:r w:rsidR="00F20DF3" w:rsidRPr="0032649F">
        <w:rPr>
          <w:rFonts w:ascii="Arial" w:hAnsi="Arial" w:cs="Arial"/>
          <w:kern w:val="0"/>
          <w:sz w:val="22"/>
        </w:rPr>
        <w:t xml:space="preserve">The </w:t>
      </w:r>
      <w:r w:rsidR="0037607B" w:rsidRPr="0032649F">
        <w:rPr>
          <w:rFonts w:ascii="Arial" w:hAnsi="Arial" w:cs="Arial"/>
          <w:kern w:val="0"/>
          <w:sz w:val="22"/>
        </w:rPr>
        <w:t>red</w:t>
      </w:r>
      <w:r w:rsidR="0037607B" w:rsidRPr="00D40F5F">
        <w:rPr>
          <w:rFonts w:ascii="Arial" w:hAnsi="Arial" w:cs="Arial"/>
          <w:kern w:val="0"/>
          <w:sz w:val="22"/>
        </w:rPr>
        <w:t xml:space="preserve"> </w:t>
      </w:r>
      <w:r w:rsidR="00F20DF3" w:rsidRPr="00D40F5F">
        <w:rPr>
          <w:rFonts w:ascii="Arial" w:hAnsi="Arial" w:cs="Arial"/>
          <w:kern w:val="0"/>
          <w:sz w:val="22"/>
        </w:rPr>
        <w:t>fans summariz</w:t>
      </w:r>
      <w:r w:rsidR="00F20DF3" w:rsidRPr="00B628F3">
        <w:rPr>
          <w:rFonts w:ascii="Arial" w:hAnsi="Arial" w:cs="Arial"/>
          <w:kern w:val="0"/>
          <w:sz w:val="22"/>
        </w:rPr>
        <w:t xml:space="preserve">e the features of </w:t>
      </w:r>
      <w:r w:rsidR="00D66E92" w:rsidRPr="00B628F3">
        <w:rPr>
          <w:rFonts w:ascii="Arial" w:hAnsi="Arial" w:cs="Arial"/>
          <w:kern w:val="0"/>
          <w:sz w:val="22"/>
        </w:rPr>
        <w:t xml:space="preserve">the </w:t>
      </w:r>
      <w:r w:rsidR="00F20DF3" w:rsidRPr="0048719D">
        <w:rPr>
          <w:rFonts w:ascii="Arial" w:hAnsi="Arial" w:cs="Arial"/>
          <w:kern w:val="0"/>
          <w:sz w:val="22"/>
        </w:rPr>
        <w:t xml:space="preserve">junction read </w:t>
      </w:r>
      <w:r w:rsidR="0037607B" w:rsidRPr="0032649F">
        <w:rPr>
          <w:rFonts w:ascii="Arial" w:hAnsi="Arial" w:cs="Arial"/>
          <w:kern w:val="0"/>
          <w:sz w:val="22"/>
        </w:rPr>
        <w:t>mapping</w:t>
      </w:r>
      <w:r w:rsidR="0037607B" w:rsidRPr="00D40F5F">
        <w:rPr>
          <w:rFonts w:ascii="Arial" w:hAnsi="Arial" w:cs="Arial"/>
          <w:kern w:val="0"/>
          <w:sz w:val="22"/>
        </w:rPr>
        <w:t xml:space="preserve"> </w:t>
      </w:r>
      <w:r w:rsidR="00703B42" w:rsidRPr="00D40F5F">
        <w:rPr>
          <w:rFonts w:ascii="Arial" w:hAnsi="Arial" w:cs="Arial"/>
          <w:kern w:val="0"/>
          <w:sz w:val="22"/>
        </w:rPr>
        <w:t>at</w:t>
      </w:r>
      <w:r w:rsidR="00F20DF3" w:rsidRPr="00B628F3">
        <w:rPr>
          <w:rFonts w:ascii="Arial" w:hAnsi="Arial" w:cs="Arial"/>
          <w:kern w:val="0"/>
          <w:sz w:val="22"/>
        </w:rPr>
        <w:t xml:space="preserve"> the breakpoint</w:t>
      </w:r>
      <w:r w:rsidR="0037607B" w:rsidRPr="0032649F">
        <w:rPr>
          <w:rFonts w:ascii="Arial" w:hAnsi="Arial" w:cs="Arial"/>
          <w:kern w:val="0"/>
          <w:sz w:val="22"/>
        </w:rPr>
        <w:t>s of both 5</w:t>
      </w:r>
      <w:r w:rsidR="0037607B" w:rsidRPr="00D40F5F">
        <w:rPr>
          <w:rFonts w:ascii="Arial" w:hAnsi="Arial" w:cs="Arial"/>
          <w:kern w:val="0"/>
          <w:sz w:val="22"/>
        </w:rPr>
        <w:t>’</w:t>
      </w:r>
      <w:r w:rsidR="0037607B" w:rsidRPr="0032649F">
        <w:rPr>
          <w:rFonts w:ascii="Arial" w:hAnsi="Arial" w:cs="Arial"/>
          <w:kern w:val="0"/>
          <w:sz w:val="22"/>
        </w:rPr>
        <w:t xml:space="preserve"> and 3</w:t>
      </w:r>
      <w:r w:rsidR="0037607B" w:rsidRPr="00D40F5F">
        <w:rPr>
          <w:rFonts w:ascii="Arial" w:hAnsi="Arial" w:cs="Arial"/>
          <w:kern w:val="0"/>
          <w:sz w:val="22"/>
        </w:rPr>
        <w:t>’</w:t>
      </w:r>
      <w:r w:rsidR="0037607B" w:rsidRPr="0032649F">
        <w:rPr>
          <w:rFonts w:ascii="Arial" w:hAnsi="Arial" w:cs="Arial"/>
          <w:kern w:val="0"/>
          <w:sz w:val="22"/>
        </w:rPr>
        <w:t xml:space="preserve"> ends</w:t>
      </w:r>
      <w:r w:rsidR="00D66E92" w:rsidRPr="00D40F5F">
        <w:rPr>
          <w:rFonts w:ascii="Arial" w:hAnsi="Arial" w:cs="Arial"/>
          <w:kern w:val="0"/>
          <w:sz w:val="22"/>
        </w:rPr>
        <w:t>. T</w:t>
      </w:r>
      <w:r w:rsidR="00F20DF3" w:rsidRPr="00D40F5F">
        <w:rPr>
          <w:rFonts w:ascii="Arial" w:hAnsi="Arial" w:cs="Arial"/>
          <w:kern w:val="0"/>
          <w:sz w:val="22"/>
        </w:rPr>
        <w:t>he curved edge indicates the</w:t>
      </w:r>
      <w:r w:rsidR="00976E38" w:rsidRPr="00B628F3">
        <w:rPr>
          <w:rFonts w:ascii="Arial" w:hAnsi="Arial" w:cs="Arial"/>
          <w:kern w:val="0"/>
          <w:sz w:val="22"/>
        </w:rPr>
        <w:t xml:space="preserve"> inconsistent ending of the reads, and the vertica</w:t>
      </w:r>
      <w:r w:rsidR="00A93620" w:rsidRPr="00B628F3">
        <w:rPr>
          <w:rFonts w:ascii="Arial" w:hAnsi="Arial" w:cs="Arial"/>
          <w:kern w:val="0"/>
          <w:sz w:val="22"/>
        </w:rPr>
        <w:t>l edge indicate</w:t>
      </w:r>
      <w:r w:rsidR="00D66E92" w:rsidRPr="0048719D">
        <w:rPr>
          <w:rFonts w:ascii="Arial" w:hAnsi="Arial" w:cs="Arial"/>
          <w:kern w:val="0"/>
          <w:sz w:val="22"/>
        </w:rPr>
        <w:t>s</w:t>
      </w:r>
      <w:r w:rsidR="00A93620" w:rsidRPr="0048719D">
        <w:rPr>
          <w:rFonts w:ascii="Arial" w:hAnsi="Arial" w:cs="Arial"/>
          <w:kern w:val="0"/>
          <w:sz w:val="22"/>
        </w:rPr>
        <w:t xml:space="preserve"> the consistent boundary</w:t>
      </w:r>
      <w:r w:rsidR="00976E38" w:rsidRPr="00185A9C">
        <w:rPr>
          <w:rFonts w:ascii="Arial" w:hAnsi="Arial" w:cs="Arial"/>
          <w:kern w:val="0"/>
          <w:sz w:val="22"/>
        </w:rPr>
        <w:t xml:space="preserve">. </w:t>
      </w:r>
      <w:r w:rsidR="00D66E92" w:rsidRPr="00185A9C">
        <w:rPr>
          <w:rFonts w:ascii="Arial" w:hAnsi="Arial" w:cs="Arial"/>
          <w:kern w:val="0"/>
          <w:sz w:val="22"/>
        </w:rPr>
        <w:t xml:space="preserve">The </w:t>
      </w:r>
      <w:r w:rsidR="0037607B" w:rsidRPr="0032649F">
        <w:rPr>
          <w:rFonts w:ascii="Arial" w:hAnsi="Arial" w:cs="Arial"/>
          <w:kern w:val="0"/>
          <w:sz w:val="22"/>
        </w:rPr>
        <w:t xml:space="preserve">yellow </w:t>
      </w:r>
      <w:r w:rsidR="00733BE4" w:rsidRPr="00D40F5F">
        <w:rPr>
          <w:rFonts w:ascii="Arial" w:hAnsi="Arial" w:cs="Arial"/>
          <w:kern w:val="0"/>
          <w:sz w:val="22"/>
        </w:rPr>
        <w:t xml:space="preserve">parts of the circle indicate the estimated </w:t>
      </w:r>
      <w:proofErr w:type="spellStart"/>
      <w:r w:rsidR="00733BE4" w:rsidRPr="00D40F5F">
        <w:rPr>
          <w:rFonts w:ascii="Arial" w:hAnsi="Arial" w:cs="Arial"/>
          <w:kern w:val="0"/>
          <w:sz w:val="22"/>
        </w:rPr>
        <w:t>integra</w:t>
      </w:r>
      <w:r w:rsidR="00791A2D" w:rsidRPr="00B628F3">
        <w:rPr>
          <w:rFonts w:ascii="Arial" w:hAnsi="Arial" w:cs="Arial"/>
          <w:kern w:val="0"/>
          <w:sz w:val="22"/>
        </w:rPr>
        <w:t>nts</w:t>
      </w:r>
      <w:proofErr w:type="spellEnd"/>
      <w:r w:rsidR="00733BE4" w:rsidRPr="00B628F3">
        <w:rPr>
          <w:rFonts w:ascii="Arial" w:hAnsi="Arial" w:cs="Arial"/>
          <w:kern w:val="0"/>
          <w:sz w:val="22"/>
        </w:rPr>
        <w:t>.</w:t>
      </w:r>
      <w:r w:rsidR="00A31279" w:rsidRPr="0032649F">
        <w:rPr>
          <w:rFonts w:ascii="Arial" w:hAnsi="Arial" w:cs="Arial"/>
          <w:kern w:val="0"/>
          <w:sz w:val="22"/>
        </w:rPr>
        <w:t xml:space="preserve"> Viral Patterns III and IV seem to have multiple viral fragments firstly ligated in different ways before integrating into the host genome.</w:t>
      </w:r>
      <w:r w:rsidR="00733BE4" w:rsidRPr="00D40F5F">
        <w:rPr>
          <w:rFonts w:ascii="Arial" w:hAnsi="Arial" w:cs="Arial"/>
          <w:kern w:val="0"/>
          <w:sz w:val="22"/>
        </w:rPr>
        <w:t xml:space="preserve"> </w:t>
      </w:r>
      <w:r w:rsidR="00A8349A" w:rsidRPr="00D40F5F">
        <w:rPr>
          <w:rFonts w:ascii="Arial" w:hAnsi="Arial" w:cs="Arial"/>
          <w:b/>
          <w:kern w:val="0"/>
          <w:sz w:val="22"/>
        </w:rPr>
        <w:t xml:space="preserve">(C) </w:t>
      </w:r>
      <w:r w:rsidR="00D66E92" w:rsidRPr="00B628F3">
        <w:rPr>
          <w:rFonts w:ascii="Arial" w:hAnsi="Arial" w:cs="Arial"/>
          <w:kern w:val="0"/>
          <w:sz w:val="22"/>
        </w:rPr>
        <w:t>The b</w:t>
      </w:r>
      <w:r w:rsidR="00A8349A" w:rsidRPr="00B628F3">
        <w:rPr>
          <w:rFonts w:ascii="Arial" w:hAnsi="Arial" w:cs="Arial"/>
          <w:kern w:val="0"/>
          <w:sz w:val="22"/>
        </w:rPr>
        <w:t>reakpoint distribution across the HBV genome</w:t>
      </w:r>
      <w:r w:rsidR="00D66E92" w:rsidRPr="0048719D">
        <w:rPr>
          <w:rFonts w:ascii="Arial" w:hAnsi="Arial" w:cs="Arial"/>
          <w:kern w:val="0"/>
          <w:sz w:val="22"/>
        </w:rPr>
        <w:t xml:space="preserve"> is shown</w:t>
      </w:r>
      <w:r w:rsidR="00A8349A" w:rsidRPr="0048719D">
        <w:rPr>
          <w:rFonts w:ascii="Arial" w:hAnsi="Arial" w:cs="Arial"/>
          <w:b/>
          <w:kern w:val="0"/>
          <w:sz w:val="22"/>
        </w:rPr>
        <w:t xml:space="preserve">. </w:t>
      </w:r>
      <w:r w:rsidR="00A8349A" w:rsidRPr="00185A9C">
        <w:rPr>
          <w:rFonts w:ascii="Arial" w:hAnsi="Arial" w:cs="Arial"/>
          <w:kern w:val="0"/>
          <w:sz w:val="22"/>
        </w:rPr>
        <w:t xml:space="preserve">The distributions of </w:t>
      </w:r>
      <w:r w:rsidR="00D66E92" w:rsidRPr="004E0AE0">
        <w:rPr>
          <w:rFonts w:ascii="Arial" w:hAnsi="Arial" w:cs="Arial"/>
          <w:kern w:val="0"/>
          <w:sz w:val="22"/>
        </w:rPr>
        <w:t xml:space="preserve">the </w:t>
      </w:r>
      <w:r w:rsidR="00A8349A" w:rsidRPr="004E0AE0">
        <w:rPr>
          <w:rFonts w:ascii="Arial" w:hAnsi="Arial" w:cs="Arial"/>
          <w:kern w:val="0"/>
          <w:sz w:val="22"/>
        </w:rPr>
        <w:t>four vira</w:t>
      </w:r>
      <w:r w:rsidR="00A8349A" w:rsidRPr="00100F4C">
        <w:rPr>
          <w:rFonts w:ascii="Arial" w:hAnsi="Arial" w:cs="Arial"/>
          <w:kern w:val="0"/>
          <w:sz w:val="22"/>
        </w:rPr>
        <w:t xml:space="preserve">l patterns (I-IV) and the unpaired breakpoints (NA) in different colors, </w:t>
      </w:r>
      <w:r w:rsidR="00D66E92" w:rsidRPr="00100F4C">
        <w:rPr>
          <w:rFonts w:ascii="Arial" w:hAnsi="Arial" w:cs="Arial"/>
          <w:kern w:val="0"/>
          <w:sz w:val="22"/>
        </w:rPr>
        <w:t xml:space="preserve">as well as </w:t>
      </w:r>
      <w:r w:rsidR="00A8349A" w:rsidRPr="00100F4C">
        <w:rPr>
          <w:rFonts w:ascii="Arial" w:hAnsi="Arial" w:cs="Arial"/>
          <w:kern w:val="0"/>
          <w:sz w:val="22"/>
        </w:rPr>
        <w:t>the hotspot for viral breakpoints locate</w:t>
      </w:r>
      <w:r w:rsidR="00D66E92" w:rsidRPr="00AA213F">
        <w:rPr>
          <w:rFonts w:ascii="Arial" w:hAnsi="Arial" w:cs="Arial"/>
          <w:kern w:val="0"/>
          <w:sz w:val="22"/>
        </w:rPr>
        <w:t>d</w:t>
      </w:r>
      <w:r w:rsidR="00A8349A" w:rsidRPr="00AA213F">
        <w:rPr>
          <w:rFonts w:ascii="Arial" w:hAnsi="Arial" w:cs="Arial"/>
          <w:kern w:val="0"/>
          <w:sz w:val="22"/>
        </w:rPr>
        <w:t xml:space="preserve"> around the DR1-DR2 region</w:t>
      </w:r>
      <w:r w:rsidR="00D66E92" w:rsidRPr="00AA213F">
        <w:rPr>
          <w:rFonts w:ascii="Arial" w:hAnsi="Arial" w:cs="Arial"/>
          <w:kern w:val="0"/>
          <w:sz w:val="22"/>
        </w:rPr>
        <w:t xml:space="preserve">, are shown. </w:t>
      </w:r>
      <w:r w:rsidR="00657721" w:rsidRPr="00AA213F">
        <w:rPr>
          <w:rFonts w:ascii="Arial" w:hAnsi="Arial" w:cs="Arial"/>
          <w:b/>
          <w:kern w:val="0"/>
          <w:sz w:val="22"/>
        </w:rPr>
        <w:t>(</w:t>
      </w:r>
      <w:r w:rsidR="00A8349A" w:rsidRPr="006D2C1F">
        <w:rPr>
          <w:rFonts w:ascii="Arial" w:hAnsi="Arial" w:cs="Arial"/>
          <w:b/>
          <w:kern w:val="0"/>
          <w:sz w:val="22"/>
        </w:rPr>
        <w:t>D</w:t>
      </w:r>
      <w:r w:rsidR="00657721" w:rsidRPr="006D2C1F">
        <w:rPr>
          <w:rFonts w:ascii="Arial" w:hAnsi="Arial" w:cs="Arial"/>
          <w:b/>
          <w:kern w:val="0"/>
          <w:sz w:val="22"/>
        </w:rPr>
        <w:t>)</w:t>
      </w:r>
      <w:r w:rsidR="00D66E92" w:rsidRPr="00751EC6">
        <w:rPr>
          <w:rFonts w:ascii="Arial" w:hAnsi="Arial" w:cs="Arial"/>
          <w:b/>
          <w:kern w:val="0"/>
          <w:sz w:val="22"/>
        </w:rPr>
        <w:t xml:space="preserve"> </w:t>
      </w:r>
      <w:r w:rsidR="0028663A" w:rsidRPr="00751EC6">
        <w:rPr>
          <w:rFonts w:ascii="Arial" w:hAnsi="Arial" w:cs="Arial"/>
          <w:kern w:val="0"/>
          <w:sz w:val="22"/>
        </w:rPr>
        <w:t>All i</w:t>
      </w:r>
      <w:r w:rsidR="00733BE4" w:rsidRPr="00751EC6">
        <w:rPr>
          <w:rFonts w:ascii="Arial" w:hAnsi="Arial" w:cs="Arial"/>
          <w:kern w:val="0"/>
          <w:sz w:val="22"/>
        </w:rPr>
        <w:t xml:space="preserve">nferred </w:t>
      </w:r>
      <w:proofErr w:type="spellStart"/>
      <w:r w:rsidR="00733BE4" w:rsidRPr="00751EC6">
        <w:rPr>
          <w:rFonts w:ascii="Arial" w:hAnsi="Arial" w:cs="Arial"/>
          <w:kern w:val="0"/>
          <w:sz w:val="22"/>
        </w:rPr>
        <w:t>integra</w:t>
      </w:r>
      <w:r w:rsidR="00791A2D" w:rsidRPr="0006764C">
        <w:rPr>
          <w:rFonts w:ascii="Arial" w:hAnsi="Arial" w:cs="Arial"/>
          <w:kern w:val="0"/>
          <w:sz w:val="22"/>
        </w:rPr>
        <w:t>nts</w:t>
      </w:r>
      <w:proofErr w:type="spellEnd"/>
      <w:r w:rsidR="00733BE4" w:rsidRPr="0006764C">
        <w:rPr>
          <w:rFonts w:ascii="Arial" w:hAnsi="Arial" w:cs="Arial"/>
          <w:kern w:val="0"/>
          <w:sz w:val="22"/>
        </w:rPr>
        <w:t xml:space="preserve"> for </w:t>
      </w:r>
      <w:r w:rsidR="00A93620" w:rsidRPr="001F5BF8">
        <w:rPr>
          <w:rFonts w:ascii="Arial" w:hAnsi="Arial" w:cs="Arial"/>
          <w:kern w:val="0"/>
          <w:sz w:val="22"/>
        </w:rPr>
        <w:t>viral p</w:t>
      </w:r>
      <w:r w:rsidR="00733BE4" w:rsidRPr="001F5BF8">
        <w:rPr>
          <w:rFonts w:ascii="Arial" w:hAnsi="Arial" w:cs="Arial"/>
          <w:kern w:val="0"/>
          <w:sz w:val="22"/>
        </w:rPr>
        <w:t>attern I</w:t>
      </w:r>
      <w:r w:rsidR="00733BE4" w:rsidRPr="007A3135">
        <w:rPr>
          <w:rFonts w:ascii="Arial" w:hAnsi="Arial" w:cs="Arial"/>
          <w:kern w:val="0"/>
          <w:sz w:val="22"/>
        </w:rPr>
        <w:t xml:space="preserve"> and </w:t>
      </w:r>
      <w:r w:rsidR="00A93620" w:rsidRPr="0032649F">
        <w:rPr>
          <w:rFonts w:ascii="Arial" w:hAnsi="Arial" w:cs="Arial"/>
          <w:kern w:val="0"/>
          <w:sz w:val="22"/>
        </w:rPr>
        <w:t>II are</w:t>
      </w:r>
      <w:r w:rsidR="00D66E92" w:rsidRPr="0032649F">
        <w:rPr>
          <w:rFonts w:ascii="Arial" w:hAnsi="Arial" w:cs="Arial"/>
          <w:kern w:val="0"/>
          <w:sz w:val="22"/>
        </w:rPr>
        <w:t xml:space="preserve"> </w:t>
      </w:r>
      <w:r w:rsidR="007A7ED6" w:rsidRPr="0032649F">
        <w:rPr>
          <w:rFonts w:ascii="Arial" w:hAnsi="Arial" w:cs="Arial"/>
          <w:kern w:val="0"/>
          <w:sz w:val="22"/>
        </w:rPr>
        <w:t>shown</w:t>
      </w:r>
      <w:r w:rsidR="00D66E92" w:rsidRPr="0032649F">
        <w:rPr>
          <w:rFonts w:ascii="Arial" w:hAnsi="Arial" w:cs="Arial"/>
          <w:kern w:val="0"/>
          <w:sz w:val="22"/>
        </w:rPr>
        <w:t xml:space="preserve"> </w:t>
      </w:r>
      <w:r w:rsidR="0028663A" w:rsidRPr="0032649F">
        <w:rPr>
          <w:rFonts w:ascii="Arial" w:hAnsi="Arial" w:cs="Arial"/>
          <w:kern w:val="0"/>
          <w:sz w:val="22"/>
        </w:rPr>
        <w:t>using</w:t>
      </w:r>
      <w:r w:rsidR="00D66E92" w:rsidRPr="0032649F">
        <w:rPr>
          <w:rFonts w:ascii="Arial" w:hAnsi="Arial" w:cs="Arial"/>
          <w:kern w:val="0"/>
          <w:sz w:val="22"/>
        </w:rPr>
        <w:t xml:space="preserve"> the</w:t>
      </w:r>
      <w:r w:rsidR="0028663A" w:rsidRPr="0032649F">
        <w:rPr>
          <w:rFonts w:ascii="Arial" w:hAnsi="Arial" w:cs="Arial"/>
          <w:kern w:val="0"/>
          <w:sz w:val="22"/>
        </w:rPr>
        <w:t xml:space="preserve"> </w:t>
      </w:r>
      <w:proofErr w:type="spellStart"/>
      <w:r w:rsidR="00CC3EE8" w:rsidRPr="0032649F">
        <w:rPr>
          <w:rFonts w:ascii="Arial" w:hAnsi="Arial" w:cs="Arial"/>
          <w:kern w:val="0"/>
          <w:sz w:val="22"/>
        </w:rPr>
        <w:t>dslDNA</w:t>
      </w:r>
      <w:proofErr w:type="spellEnd"/>
      <w:r w:rsidR="00CC3EE8" w:rsidRPr="0032649F">
        <w:rPr>
          <w:rFonts w:ascii="Arial" w:hAnsi="Arial" w:cs="Arial"/>
          <w:kern w:val="0"/>
          <w:sz w:val="22"/>
        </w:rPr>
        <w:t xml:space="preserve"> format of</w:t>
      </w:r>
      <w:r w:rsidR="00D66E92" w:rsidRPr="0032649F">
        <w:rPr>
          <w:rFonts w:ascii="Arial" w:hAnsi="Arial" w:cs="Arial"/>
          <w:kern w:val="0"/>
          <w:sz w:val="22"/>
        </w:rPr>
        <w:t xml:space="preserve"> the</w:t>
      </w:r>
      <w:r w:rsidR="00CC3EE8" w:rsidRPr="0032649F">
        <w:rPr>
          <w:rFonts w:ascii="Arial" w:hAnsi="Arial" w:cs="Arial"/>
          <w:kern w:val="0"/>
          <w:sz w:val="22"/>
        </w:rPr>
        <w:t xml:space="preserve"> HBV genome</w:t>
      </w:r>
      <w:r w:rsidR="0028663A" w:rsidRPr="0032649F">
        <w:rPr>
          <w:rFonts w:ascii="Arial" w:hAnsi="Arial" w:cs="Arial"/>
          <w:kern w:val="0"/>
          <w:sz w:val="22"/>
        </w:rPr>
        <w:t xml:space="preserve"> as </w:t>
      </w:r>
      <w:r w:rsidR="00D66E92" w:rsidRPr="0032649F">
        <w:rPr>
          <w:rFonts w:ascii="Arial" w:hAnsi="Arial" w:cs="Arial"/>
          <w:kern w:val="0"/>
          <w:sz w:val="22"/>
        </w:rPr>
        <w:t xml:space="preserve">a </w:t>
      </w:r>
      <w:r w:rsidR="00E15AF2" w:rsidRPr="0032649F">
        <w:rPr>
          <w:rFonts w:ascii="Arial" w:hAnsi="Arial" w:cs="Arial"/>
          <w:kern w:val="0"/>
          <w:sz w:val="22"/>
        </w:rPr>
        <w:t>reference sequence</w:t>
      </w:r>
      <w:r w:rsidR="00CC3EE8" w:rsidRPr="0032649F">
        <w:rPr>
          <w:rFonts w:ascii="Arial" w:hAnsi="Arial" w:cs="Arial"/>
          <w:kern w:val="0"/>
          <w:sz w:val="22"/>
        </w:rPr>
        <w:t xml:space="preserve">. </w:t>
      </w:r>
    </w:p>
    <w:sectPr w:rsidR="00000920" w:rsidRPr="0032649F" w:rsidSect="00D26FF0">
      <w:footerReference w:type="even" r:id="rId21"/>
      <w:footerReference w:type="default" r:id="rId22"/>
      <w:pgSz w:w="11906" w:h="16838"/>
      <w:pgMar w:top="720" w:right="720" w:bottom="720" w:left="720" w:header="851" w:footer="992" w:gutter="0"/>
      <w:lnNumType w:countBy="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DD417" w14:textId="77777777" w:rsidR="00EF3E5D" w:rsidRDefault="00EF3E5D" w:rsidP="00905D31">
      <w:r>
        <w:separator/>
      </w:r>
    </w:p>
  </w:endnote>
  <w:endnote w:type="continuationSeparator" w:id="0">
    <w:p w14:paraId="0D491B71" w14:textId="77777777" w:rsidR="00EF3E5D" w:rsidRDefault="00EF3E5D" w:rsidP="00905D31">
      <w:r>
        <w:continuationSeparator/>
      </w:r>
    </w:p>
  </w:endnote>
  <w:endnote w:type="continuationNotice" w:id="1">
    <w:p w14:paraId="69348378" w14:textId="77777777" w:rsidR="00EF3E5D" w:rsidRDefault="00EF3E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FC189" w14:textId="77777777" w:rsidR="003512D2" w:rsidRDefault="003512D2" w:rsidP="00DB75A9">
    <w:pPr>
      <w:pStyle w:val="a5"/>
      <w:framePr w:wrap="none" w:vAnchor="text" w:hAnchor="margin" w:xAlign="right" w:y="1"/>
      <w:rPr>
        <w:rStyle w:val="af0"/>
      </w:rPr>
    </w:pPr>
    <w:r>
      <w:rPr>
        <w:rStyle w:val="af0"/>
      </w:rPr>
      <w:fldChar w:fldCharType="begin"/>
    </w:r>
    <w:r>
      <w:rPr>
        <w:rStyle w:val="af0"/>
      </w:rPr>
      <w:instrText xml:space="preserve">PAGE  </w:instrText>
    </w:r>
    <w:r>
      <w:rPr>
        <w:rStyle w:val="af0"/>
      </w:rPr>
      <w:fldChar w:fldCharType="end"/>
    </w:r>
  </w:p>
  <w:p w14:paraId="77F0649B" w14:textId="77777777" w:rsidR="003512D2" w:rsidRDefault="003512D2" w:rsidP="001709B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39960" w14:textId="77777777" w:rsidR="003512D2" w:rsidRDefault="003512D2" w:rsidP="00DB75A9">
    <w:pPr>
      <w:pStyle w:val="a5"/>
      <w:framePr w:wrap="none" w:vAnchor="text" w:hAnchor="margin" w:xAlign="right" w:y="1"/>
      <w:rPr>
        <w:rStyle w:val="af0"/>
      </w:rPr>
    </w:pPr>
    <w:r>
      <w:rPr>
        <w:rStyle w:val="af0"/>
      </w:rPr>
      <w:fldChar w:fldCharType="begin"/>
    </w:r>
    <w:r>
      <w:rPr>
        <w:rStyle w:val="af0"/>
      </w:rPr>
      <w:instrText xml:space="preserve">PAGE  </w:instrText>
    </w:r>
    <w:r>
      <w:rPr>
        <w:rStyle w:val="af0"/>
      </w:rPr>
      <w:fldChar w:fldCharType="separate"/>
    </w:r>
    <w:r>
      <w:rPr>
        <w:rStyle w:val="af0"/>
        <w:noProof/>
      </w:rPr>
      <w:t>3</w:t>
    </w:r>
    <w:r>
      <w:rPr>
        <w:rStyle w:val="af0"/>
      </w:rPr>
      <w:fldChar w:fldCharType="end"/>
    </w:r>
  </w:p>
  <w:p w14:paraId="42EFBE28" w14:textId="77777777" w:rsidR="003512D2" w:rsidRDefault="003512D2" w:rsidP="001709B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4E456" w14:textId="77777777" w:rsidR="00EF3E5D" w:rsidRDefault="00EF3E5D" w:rsidP="00905D31">
      <w:r>
        <w:separator/>
      </w:r>
    </w:p>
  </w:footnote>
  <w:footnote w:type="continuationSeparator" w:id="0">
    <w:p w14:paraId="6312175E" w14:textId="77777777" w:rsidR="00EF3E5D" w:rsidRDefault="00EF3E5D" w:rsidP="00905D31">
      <w:r>
        <w:continuationSeparator/>
      </w:r>
    </w:p>
  </w:footnote>
  <w:footnote w:type="continuationNotice" w:id="1">
    <w:p w14:paraId="420ECD4A" w14:textId="77777777" w:rsidR="00EF3E5D" w:rsidRDefault="00EF3E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E712A"/>
    <w:multiLevelType w:val="hybridMultilevel"/>
    <w:tmpl w:val="B9E62A6A"/>
    <w:lvl w:ilvl="0" w:tplc="52505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9E6627"/>
    <w:multiLevelType w:val="multilevel"/>
    <w:tmpl w:val="5602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7ABA"/>
    <w:multiLevelType w:val="hybridMultilevel"/>
    <w:tmpl w:val="9BD01F38"/>
    <w:lvl w:ilvl="0" w:tplc="E37CCAC0">
      <w:start w:val="3"/>
      <w:numFmt w:val="bullet"/>
      <w:lvlText w:val="—"/>
      <w:lvlJc w:val="left"/>
      <w:pPr>
        <w:ind w:left="720" w:hanging="360"/>
      </w:pPr>
      <w:rPr>
        <w:rFonts w:ascii="宋体" w:eastAsia="宋体" w:hAnsi="宋体" w:cs="宋体"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26710FD"/>
    <w:multiLevelType w:val="multilevel"/>
    <w:tmpl w:val="BA747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64C90"/>
    <w:multiLevelType w:val="hybridMultilevel"/>
    <w:tmpl w:val="CEFE5D90"/>
    <w:lvl w:ilvl="0" w:tplc="E9C60FA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AEB4297"/>
    <w:multiLevelType w:val="hybridMultilevel"/>
    <w:tmpl w:val="38601CFC"/>
    <w:lvl w:ilvl="0" w:tplc="6F023DDA">
      <w:start w:val="3"/>
      <w:numFmt w:val="bullet"/>
      <w:lvlText w:val="-"/>
      <w:lvlJc w:val="left"/>
      <w:pPr>
        <w:ind w:left="720" w:hanging="360"/>
      </w:pPr>
      <w:rPr>
        <w:rFonts w:ascii="DengXian" w:eastAsia="DengXian" w:hAnsi="DengXian" w:cs="宋体"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removePersonalInformation/>
  <w:removeDateAndTime/>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da9z529a2zrxze0tt1p05alxrdpw2dpewax&quot;&gt;My EndNote Library&lt;record-ids&gt;&lt;item&gt;9&lt;/item&gt;&lt;item&gt;13&lt;/item&gt;&lt;item&gt;16&lt;/item&gt;&lt;/record-ids&gt;&lt;/item&gt;&lt;/Libraries&gt;"/>
  </w:docVars>
  <w:rsids>
    <w:rsidRoot w:val="00F95D7B"/>
    <w:rsid w:val="00000371"/>
    <w:rsid w:val="00000920"/>
    <w:rsid w:val="00001491"/>
    <w:rsid w:val="00004C83"/>
    <w:rsid w:val="00004CF4"/>
    <w:rsid w:val="00005248"/>
    <w:rsid w:val="000058A2"/>
    <w:rsid w:val="000058E7"/>
    <w:rsid w:val="00005992"/>
    <w:rsid w:val="00005E8C"/>
    <w:rsid w:val="00006884"/>
    <w:rsid w:val="00006A4D"/>
    <w:rsid w:val="00006B2E"/>
    <w:rsid w:val="00007252"/>
    <w:rsid w:val="00007328"/>
    <w:rsid w:val="0000751E"/>
    <w:rsid w:val="00013483"/>
    <w:rsid w:val="000135E3"/>
    <w:rsid w:val="00013C3A"/>
    <w:rsid w:val="00013F49"/>
    <w:rsid w:val="000144D0"/>
    <w:rsid w:val="0001509B"/>
    <w:rsid w:val="00015419"/>
    <w:rsid w:val="0001577A"/>
    <w:rsid w:val="00015C01"/>
    <w:rsid w:val="00016225"/>
    <w:rsid w:val="00016E6A"/>
    <w:rsid w:val="00017829"/>
    <w:rsid w:val="00020521"/>
    <w:rsid w:val="00020D3F"/>
    <w:rsid w:val="000214C8"/>
    <w:rsid w:val="00021765"/>
    <w:rsid w:val="000218F2"/>
    <w:rsid w:val="00021C1A"/>
    <w:rsid w:val="000223E2"/>
    <w:rsid w:val="00022C05"/>
    <w:rsid w:val="00022EE4"/>
    <w:rsid w:val="000238B8"/>
    <w:rsid w:val="00024B06"/>
    <w:rsid w:val="00025C89"/>
    <w:rsid w:val="00025CA0"/>
    <w:rsid w:val="00025D0A"/>
    <w:rsid w:val="00025E8E"/>
    <w:rsid w:val="0002601F"/>
    <w:rsid w:val="00026486"/>
    <w:rsid w:val="000270E2"/>
    <w:rsid w:val="000270E9"/>
    <w:rsid w:val="00027856"/>
    <w:rsid w:val="000278E5"/>
    <w:rsid w:val="0003017F"/>
    <w:rsid w:val="00030BA4"/>
    <w:rsid w:val="00030D11"/>
    <w:rsid w:val="00031003"/>
    <w:rsid w:val="0003106C"/>
    <w:rsid w:val="00031F8D"/>
    <w:rsid w:val="00032131"/>
    <w:rsid w:val="0003294E"/>
    <w:rsid w:val="00032C45"/>
    <w:rsid w:val="00033882"/>
    <w:rsid w:val="0003423F"/>
    <w:rsid w:val="00034943"/>
    <w:rsid w:val="00035FBB"/>
    <w:rsid w:val="00040510"/>
    <w:rsid w:val="00040B06"/>
    <w:rsid w:val="00040C02"/>
    <w:rsid w:val="0004199A"/>
    <w:rsid w:val="00041DE0"/>
    <w:rsid w:val="000425CA"/>
    <w:rsid w:val="00042990"/>
    <w:rsid w:val="00042D92"/>
    <w:rsid w:val="00042F7B"/>
    <w:rsid w:val="000442D1"/>
    <w:rsid w:val="00044355"/>
    <w:rsid w:val="0004457A"/>
    <w:rsid w:val="00044650"/>
    <w:rsid w:val="00045272"/>
    <w:rsid w:val="000455B5"/>
    <w:rsid w:val="000466E1"/>
    <w:rsid w:val="00046A38"/>
    <w:rsid w:val="0004783B"/>
    <w:rsid w:val="00050374"/>
    <w:rsid w:val="00050E2A"/>
    <w:rsid w:val="00050FCB"/>
    <w:rsid w:val="0005166F"/>
    <w:rsid w:val="00051A15"/>
    <w:rsid w:val="00052DEB"/>
    <w:rsid w:val="00053900"/>
    <w:rsid w:val="00053F06"/>
    <w:rsid w:val="00053F3F"/>
    <w:rsid w:val="00054BD3"/>
    <w:rsid w:val="000550BB"/>
    <w:rsid w:val="00055EA0"/>
    <w:rsid w:val="00055F00"/>
    <w:rsid w:val="00056A39"/>
    <w:rsid w:val="000571E7"/>
    <w:rsid w:val="0005752F"/>
    <w:rsid w:val="00057848"/>
    <w:rsid w:val="00061327"/>
    <w:rsid w:val="00062629"/>
    <w:rsid w:val="00062A0E"/>
    <w:rsid w:val="00062BE2"/>
    <w:rsid w:val="00063348"/>
    <w:rsid w:val="00063E75"/>
    <w:rsid w:val="00064318"/>
    <w:rsid w:val="000644E1"/>
    <w:rsid w:val="000657C4"/>
    <w:rsid w:val="00065863"/>
    <w:rsid w:val="00066B8D"/>
    <w:rsid w:val="0006764C"/>
    <w:rsid w:val="00067C6E"/>
    <w:rsid w:val="00070A36"/>
    <w:rsid w:val="000716E4"/>
    <w:rsid w:val="00071AB2"/>
    <w:rsid w:val="00071B62"/>
    <w:rsid w:val="000726B7"/>
    <w:rsid w:val="000727C2"/>
    <w:rsid w:val="000736D1"/>
    <w:rsid w:val="00073A40"/>
    <w:rsid w:val="0007442E"/>
    <w:rsid w:val="000747B9"/>
    <w:rsid w:val="00074D10"/>
    <w:rsid w:val="000751C3"/>
    <w:rsid w:val="00075A09"/>
    <w:rsid w:val="00076F13"/>
    <w:rsid w:val="0007728E"/>
    <w:rsid w:val="00082023"/>
    <w:rsid w:val="000822AF"/>
    <w:rsid w:val="00082532"/>
    <w:rsid w:val="00084A39"/>
    <w:rsid w:val="00084A3F"/>
    <w:rsid w:val="000858AD"/>
    <w:rsid w:val="00085FAB"/>
    <w:rsid w:val="000865F3"/>
    <w:rsid w:val="00087AF2"/>
    <w:rsid w:val="00090955"/>
    <w:rsid w:val="0009157A"/>
    <w:rsid w:val="000916D6"/>
    <w:rsid w:val="00091CE5"/>
    <w:rsid w:val="00091EE0"/>
    <w:rsid w:val="00092222"/>
    <w:rsid w:val="00092505"/>
    <w:rsid w:val="00092532"/>
    <w:rsid w:val="00092806"/>
    <w:rsid w:val="00093500"/>
    <w:rsid w:val="00094EEF"/>
    <w:rsid w:val="00095FFF"/>
    <w:rsid w:val="000960C4"/>
    <w:rsid w:val="00096F76"/>
    <w:rsid w:val="000974A6"/>
    <w:rsid w:val="00097587"/>
    <w:rsid w:val="00097AED"/>
    <w:rsid w:val="000A1979"/>
    <w:rsid w:val="000A29C2"/>
    <w:rsid w:val="000A34D5"/>
    <w:rsid w:val="000A3941"/>
    <w:rsid w:val="000A4969"/>
    <w:rsid w:val="000A49D4"/>
    <w:rsid w:val="000A5D3E"/>
    <w:rsid w:val="000A5D66"/>
    <w:rsid w:val="000A7234"/>
    <w:rsid w:val="000A725C"/>
    <w:rsid w:val="000A7675"/>
    <w:rsid w:val="000A7F2B"/>
    <w:rsid w:val="000B00B7"/>
    <w:rsid w:val="000B06BE"/>
    <w:rsid w:val="000B0F73"/>
    <w:rsid w:val="000B14FA"/>
    <w:rsid w:val="000B22EA"/>
    <w:rsid w:val="000B25D4"/>
    <w:rsid w:val="000B2C26"/>
    <w:rsid w:val="000B3443"/>
    <w:rsid w:val="000B3C9C"/>
    <w:rsid w:val="000B3E2D"/>
    <w:rsid w:val="000B5353"/>
    <w:rsid w:val="000B5D9D"/>
    <w:rsid w:val="000B5E64"/>
    <w:rsid w:val="000B6B46"/>
    <w:rsid w:val="000B704E"/>
    <w:rsid w:val="000C09F0"/>
    <w:rsid w:val="000C1358"/>
    <w:rsid w:val="000C16EF"/>
    <w:rsid w:val="000C1FAB"/>
    <w:rsid w:val="000C2B26"/>
    <w:rsid w:val="000C2E01"/>
    <w:rsid w:val="000C3848"/>
    <w:rsid w:val="000C3A90"/>
    <w:rsid w:val="000C3D21"/>
    <w:rsid w:val="000C4313"/>
    <w:rsid w:val="000C45E0"/>
    <w:rsid w:val="000C4F0E"/>
    <w:rsid w:val="000C54AE"/>
    <w:rsid w:val="000C5E22"/>
    <w:rsid w:val="000C720E"/>
    <w:rsid w:val="000C7583"/>
    <w:rsid w:val="000C7DFD"/>
    <w:rsid w:val="000D0D33"/>
    <w:rsid w:val="000D0EB0"/>
    <w:rsid w:val="000D19C5"/>
    <w:rsid w:val="000D2413"/>
    <w:rsid w:val="000D2E52"/>
    <w:rsid w:val="000D2EFF"/>
    <w:rsid w:val="000D3F17"/>
    <w:rsid w:val="000D4924"/>
    <w:rsid w:val="000D510A"/>
    <w:rsid w:val="000D54A4"/>
    <w:rsid w:val="000D56D0"/>
    <w:rsid w:val="000D5F9F"/>
    <w:rsid w:val="000D6655"/>
    <w:rsid w:val="000D7545"/>
    <w:rsid w:val="000D75DE"/>
    <w:rsid w:val="000D79D0"/>
    <w:rsid w:val="000D7D34"/>
    <w:rsid w:val="000E0442"/>
    <w:rsid w:val="000E239B"/>
    <w:rsid w:val="000E30FD"/>
    <w:rsid w:val="000E34EC"/>
    <w:rsid w:val="000E3A03"/>
    <w:rsid w:val="000E3BCD"/>
    <w:rsid w:val="000E4BB1"/>
    <w:rsid w:val="000E4D9A"/>
    <w:rsid w:val="000E54F4"/>
    <w:rsid w:val="000E5E9E"/>
    <w:rsid w:val="000E5F6E"/>
    <w:rsid w:val="000E63A3"/>
    <w:rsid w:val="000E7566"/>
    <w:rsid w:val="000F0515"/>
    <w:rsid w:val="000F181F"/>
    <w:rsid w:val="000F200A"/>
    <w:rsid w:val="000F2169"/>
    <w:rsid w:val="000F3E31"/>
    <w:rsid w:val="000F3FB6"/>
    <w:rsid w:val="000F4071"/>
    <w:rsid w:val="000F5365"/>
    <w:rsid w:val="000F54C5"/>
    <w:rsid w:val="000F56FB"/>
    <w:rsid w:val="000F5ACA"/>
    <w:rsid w:val="000F5B53"/>
    <w:rsid w:val="000F65DB"/>
    <w:rsid w:val="000F6B55"/>
    <w:rsid w:val="000F6CB7"/>
    <w:rsid w:val="000F6D7D"/>
    <w:rsid w:val="000F71DA"/>
    <w:rsid w:val="000F7576"/>
    <w:rsid w:val="000F7AB5"/>
    <w:rsid w:val="000F7BF8"/>
    <w:rsid w:val="000F7F29"/>
    <w:rsid w:val="00100960"/>
    <w:rsid w:val="00100F4C"/>
    <w:rsid w:val="001015CC"/>
    <w:rsid w:val="00103E6E"/>
    <w:rsid w:val="00103E7B"/>
    <w:rsid w:val="00105174"/>
    <w:rsid w:val="00105B24"/>
    <w:rsid w:val="00106F4F"/>
    <w:rsid w:val="00107404"/>
    <w:rsid w:val="001075BA"/>
    <w:rsid w:val="0010782C"/>
    <w:rsid w:val="001105B2"/>
    <w:rsid w:val="00110D9F"/>
    <w:rsid w:val="00110F5C"/>
    <w:rsid w:val="001115C0"/>
    <w:rsid w:val="00111DA3"/>
    <w:rsid w:val="00112E07"/>
    <w:rsid w:val="001130FB"/>
    <w:rsid w:val="00113404"/>
    <w:rsid w:val="00113670"/>
    <w:rsid w:val="001136B9"/>
    <w:rsid w:val="001136FF"/>
    <w:rsid w:val="00114E62"/>
    <w:rsid w:val="0011590E"/>
    <w:rsid w:val="00115BE3"/>
    <w:rsid w:val="00116555"/>
    <w:rsid w:val="001166A4"/>
    <w:rsid w:val="00116812"/>
    <w:rsid w:val="00116952"/>
    <w:rsid w:val="0011729A"/>
    <w:rsid w:val="001179D3"/>
    <w:rsid w:val="00120131"/>
    <w:rsid w:val="001208A4"/>
    <w:rsid w:val="0012104D"/>
    <w:rsid w:val="00121136"/>
    <w:rsid w:val="00121650"/>
    <w:rsid w:val="001219D4"/>
    <w:rsid w:val="00121E5E"/>
    <w:rsid w:val="0012250D"/>
    <w:rsid w:val="001225B6"/>
    <w:rsid w:val="001240A2"/>
    <w:rsid w:val="001242E4"/>
    <w:rsid w:val="00124B9E"/>
    <w:rsid w:val="0012532C"/>
    <w:rsid w:val="00125B3B"/>
    <w:rsid w:val="00126676"/>
    <w:rsid w:val="00127493"/>
    <w:rsid w:val="00127B86"/>
    <w:rsid w:val="00130A8B"/>
    <w:rsid w:val="00130EF1"/>
    <w:rsid w:val="001313E3"/>
    <w:rsid w:val="0013162D"/>
    <w:rsid w:val="001316C6"/>
    <w:rsid w:val="0013176F"/>
    <w:rsid w:val="00131AE8"/>
    <w:rsid w:val="00131BA0"/>
    <w:rsid w:val="00131C4F"/>
    <w:rsid w:val="00132275"/>
    <w:rsid w:val="00132564"/>
    <w:rsid w:val="0013267D"/>
    <w:rsid w:val="001328E3"/>
    <w:rsid w:val="001339B4"/>
    <w:rsid w:val="00133B27"/>
    <w:rsid w:val="00133C52"/>
    <w:rsid w:val="001349DD"/>
    <w:rsid w:val="00135C2D"/>
    <w:rsid w:val="001368AC"/>
    <w:rsid w:val="00136F29"/>
    <w:rsid w:val="001370D9"/>
    <w:rsid w:val="001373B9"/>
    <w:rsid w:val="00137757"/>
    <w:rsid w:val="00137EBA"/>
    <w:rsid w:val="0014009D"/>
    <w:rsid w:val="0014048C"/>
    <w:rsid w:val="0014125D"/>
    <w:rsid w:val="001419A7"/>
    <w:rsid w:val="00141BEF"/>
    <w:rsid w:val="00141F56"/>
    <w:rsid w:val="00142277"/>
    <w:rsid w:val="00142899"/>
    <w:rsid w:val="00142D95"/>
    <w:rsid w:val="00143C94"/>
    <w:rsid w:val="00143D27"/>
    <w:rsid w:val="00145512"/>
    <w:rsid w:val="00146555"/>
    <w:rsid w:val="00146CC0"/>
    <w:rsid w:val="0014770D"/>
    <w:rsid w:val="00147C7C"/>
    <w:rsid w:val="00150568"/>
    <w:rsid w:val="00150E2A"/>
    <w:rsid w:val="00151030"/>
    <w:rsid w:val="00151A7C"/>
    <w:rsid w:val="001523A7"/>
    <w:rsid w:val="0015285F"/>
    <w:rsid w:val="00153961"/>
    <w:rsid w:val="0015403D"/>
    <w:rsid w:val="00154E56"/>
    <w:rsid w:val="001552A4"/>
    <w:rsid w:val="00155D36"/>
    <w:rsid w:val="00155EF6"/>
    <w:rsid w:val="001561CB"/>
    <w:rsid w:val="001562B8"/>
    <w:rsid w:val="001565F0"/>
    <w:rsid w:val="00156A93"/>
    <w:rsid w:val="00157873"/>
    <w:rsid w:val="00160D3A"/>
    <w:rsid w:val="00160F06"/>
    <w:rsid w:val="00161997"/>
    <w:rsid w:val="00161A6E"/>
    <w:rsid w:val="00161FD1"/>
    <w:rsid w:val="001621DD"/>
    <w:rsid w:val="001626DC"/>
    <w:rsid w:val="00162746"/>
    <w:rsid w:val="00162D4F"/>
    <w:rsid w:val="00163E4D"/>
    <w:rsid w:val="00164DDB"/>
    <w:rsid w:val="001655A5"/>
    <w:rsid w:val="00167341"/>
    <w:rsid w:val="00167E78"/>
    <w:rsid w:val="0017024E"/>
    <w:rsid w:val="001709BD"/>
    <w:rsid w:val="0017137A"/>
    <w:rsid w:val="001719E4"/>
    <w:rsid w:val="00171D38"/>
    <w:rsid w:val="0017209A"/>
    <w:rsid w:val="00172726"/>
    <w:rsid w:val="00172828"/>
    <w:rsid w:val="00172D1F"/>
    <w:rsid w:val="00172F4D"/>
    <w:rsid w:val="00172FFE"/>
    <w:rsid w:val="00173941"/>
    <w:rsid w:val="001750F4"/>
    <w:rsid w:val="00175C07"/>
    <w:rsid w:val="001763F2"/>
    <w:rsid w:val="00176EE6"/>
    <w:rsid w:val="001771D1"/>
    <w:rsid w:val="00177D79"/>
    <w:rsid w:val="00177E35"/>
    <w:rsid w:val="00177EB9"/>
    <w:rsid w:val="001800F3"/>
    <w:rsid w:val="001805F6"/>
    <w:rsid w:val="00180ADD"/>
    <w:rsid w:val="001828E1"/>
    <w:rsid w:val="00182B53"/>
    <w:rsid w:val="001834CA"/>
    <w:rsid w:val="001848D6"/>
    <w:rsid w:val="00184AD3"/>
    <w:rsid w:val="00184BDB"/>
    <w:rsid w:val="00185A9C"/>
    <w:rsid w:val="00187441"/>
    <w:rsid w:val="00187976"/>
    <w:rsid w:val="00190276"/>
    <w:rsid w:val="001903CB"/>
    <w:rsid w:val="001914E6"/>
    <w:rsid w:val="0019170C"/>
    <w:rsid w:val="00192908"/>
    <w:rsid w:val="00192E0E"/>
    <w:rsid w:val="0019381E"/>
    <w:rsid w:val="00193E5E"/>
    <w:rsid w:val="00193F58"/>
    <w:rsid w:val="001945D0"/>
    <w:rsid w:val="00194A80"/>
    <w:rsid w:val="00194C01"/>
    <w:rsid w:val="00194EDA"/>
    <w:rsid w:val="0019574A"/>
    <w:rsid w:val="00196304"/>
    <w:rsid w:val="00196509"/>
    <w:rsid w:val="0019684D"/>
    <w:rsid w:val="00196B25"/>
    <w:rsid w:val="00197EBB"/>
    <w:rsid w:val="001A0079"/>
    <w:rsid w:val="001A0787"/>
    <w:rsid w:val="001A0B7B"/>
    <w:rsid w:val="001A11F1"/>
    <w:rsid w:val="001A156E"/>
    <w:rsid w:val="001A19C4"/>
    <w:rsid w:val="001A20A7"/>
    <w:rsid w:val="001A2CC1"/>
    <w:rsid w:val="001A3045"/>
    <w:rsid w:val="001A304E"/>
    <w:rsid w:val="001A3A11"/>
    <w:rsid w:val="001A4702"/>
    <w:rsid w:val="001A475F"/>
    <w:rsid w:val="001A5BEF"/>
    <w:rsid w:val="001A5DF5"/>
    <w:rsid w:val="001A5E40"/>
    <w:rsid w:val="001A5F6D"/>
    <w:rsid w:val="001A688A"/>
    <w:rsid w:val="001A761A"/>
    <w:rsid w:val="001A7F13"/>
    <w:rsid w:val="001B046D"/>
    <w:rsid w:val="001B0585"/>
    <w:rsid w:val="001B0C1D"/>
    <w:rsid w:val="001B0C90"/>
    <w:rsid w:val="001B18A6"/>
    <w:rsid w:val="001B18F2"/>
    <w:rsid w:val="001B1B2B"/>
    <w:rsid w:val="001B2B30"/>
    <w:rsid w:val="001B3116"/>
    <w:rsid w:val="001B3872"/>
    <w:rsid w:val="001B3873"/>
    <w:rsid w:val="001B4206"/>
    <w:rsid w:val="001B4DDA"/>
    <w:rsid w:val="001B4E4F"/>
    <w:rsid w:val="001B57DD"/>
    <w:rsid w:val="001B6E00"/>
    <w:rsid w:val="001B75A5"/>
    <w:rsid w:val="001B7FCC"/>
    <w:rsid w:val="001C052C"/>
    <w:rsid w:val="001C0966"/>
    <w:rsid w:val="001C0A9C"/>
    <w:rsid w:val="001C155A"/>
    <w:rsid w:val="001C17C0"/>
    <w:rsid w:val="001C29C5"/>
    <w:rsid w:val="001C2D28"/>
    <w:rsid w:val="001C2FB1"/>
    <w:rsid w:val="001C39A1"/>
    <w:rsid w:val="001C5277"/>
    <w:rsid w:val="001C5638"/>
    <w:rsid w:val="001C5B08"/>
    <w:rsid w:val="001C5D44"/>
    <w:rsid w:val="001C5EF0"/>
    <w:rsid w:val="001C6089"/>
    <w:rsid w:val="001C628C"/>
    <w:rsid w:val="001C7003"/>
    <w:rsid w:val="001C77A1"/>
    <w:rsid w:val="001C7820"/>
    <w:rsid w:val="001C7E9D"/>
    <w:rsid w:val="001D1027"/>
    <w:rsid w:val="001D2187"/>
    <w:rsid w:val="001D2E1A"/>
    <w:rsid w:val="001D2EC7"/>
    <w:rsid w:val="001D4B5E"/>
    <w:rsid w:val="001D4CAF"/>
    <w:rsid w:val="001D5668"/>
    <w:rsid w:val="001D60FA"/>
    <w:rsid w:val="001D6955"/>
    <w:rsid w:val="001D7153"/>
    <w:rsid w:val="001D73F5"/>
    <w:rsid w:val="001D7708"/>
    <w:rsid w:val="001D779F"/>
    <w:rsid w:val="001D7DAD"/>
    <w:rsid w:val="001D7E3A"/>
    <w:rsid w:val="001E0209"/>
    <w:rsid w:val="001E0229"/>
    <w:rsid w:val="001E04CC"/>
    <w:rsid w:val="001E0755"/>
    <w:rsid w:val="001E0A66"/>
    <w:rsid w:val="001E15BC"/>
    <w:rsid w:val="001E1B82"/>
    <w:rsid w:val="001E2072"/>
    <w:rsid w:val="001E23B5"/>
    <w:rsid w:val="001E2CD1"/>
    <w:rsid w:val="001E2D11"/>
    <w:rsid w:val="001E339D"/>
    <w:rsid w:val="001E3946"/>
    <w:rsid w:val="001E52AF"/>
    <w:rsid w:val="001E5656"/>
    <w:rsid w:val="001E69A2"/>
    <w:rsid w:val="001E77D1"/>
    <w:rsid w:val="001E79D5"/>
    <w:rsid w:val="001E7EB7"/>
    <w:rsid w:val="001F1622"/>
    <w:rsid w:val="001F3A0C"/>
    <w:rsid w:val="001F3AD1"/>
    <w:rsid w:val="001F3B72"/>
    <w:rsid w:val="001F3FF3"/>
    <w:rsid w:val="001F4936"/>
    <w:rsid w:val="001F5BF8"/>
    <w:rsid w:val="001F5FBA"/>
    <w:rsid w:val="001F6345"/>
    <w:rsid w:val="001F6A22"/>
    <w:rsid w:val="001F6F59"/>
    <w:rsid w:val="001F72D5"/>
    <w:rsid w:val="001F73F6"/>
    <w:rsid w:val="001F7AE9"/>
    <w:rsid w:val="001F7C6F"/>
    <w:rsid w:val="002010E2"/>
    <w:rsid w:val="00201299"/>
    <w:rsid w:val="002013A6"/>
    <w:rsid w:val="0020200D"/>
    <w:rsid w:val="00203788"/>
    <w:rsid w:val="00203D7C"/>
    <w:rsid w:val="00204389"/>
    <w:rsid w:val="00205230"/>
    <w:rsid w:val="0020564B"/>
    <w:rsid w:val="00205C6D"/>
    <w:rsid w:val="002062CC"/>
    <w:rsid w:val="0020644A"/>
    <w:rsid w:val="00206717"/>
    <w:rsid w:val="00206840"/>
    <w:rsid w:val="00206A1A"/>
    <w:rsid w:val="00206AAE"/>
    <w:rsid w:val="00210439"/>
    <w:rsid w:val="00210A54"/>
    <w:rsid w:val="002131D9"/>
    <w:rsid w:val="00213879"/>
    <w:rsid w:val="00213C78"/>
    <w:rsid w:val="00213CCD"/>
    <w:rsid w:val="00214481"/>
    <w:rsid w:val="00214639"/>
    <w:rsid w:val="00214D37"/>
    <w:rsid w:val="00215559"/>
    <w:rsid w:val="00217B76"/>
    <w:rsid w:val="002201EF"/>
    <w:rsid w:val="002217F6"/>
    <w:rsid w:val="00221D12"/>
    <w:rsid w:val="00221E5C"/>
    <w:rsid w:val="002222D0"/>
    <w:rsid w:val="0022387C"/>
    <w:rsid w:val="00224BF9"/>
    <w:rsid w:val="002264A3"/>
    <w:rsid w:val="002268E2"/>
    <w:rsid w:val="002272C3"/>
    <w:rsid w:val="0022792A"/>
    <w:rsid w:val="0023057B"/>
    <w:rsid w:val="00230AF6"/>
    <w:rsid w:val="00231899"/>
    <w:rsid w:val="00231932"/>
    <w:rsid w:val="002320E5"/>
    <w:rsid w:val="00233606"/>
    <w:rsid w:val="00233AED"/>
    <w:rsid w:val="00233BC0"/>
    <w:rsid w:val="00233D95"/>
    <w:rsid w:val="0023425C"/>
    <w:rsid w:val="0023472C"/>
    <w:rsid w:val="002347D0"/>
    <w:rsid w:val="0023648C"/>
    <w:rsid w:val="00237095"/>
    <w:rsid w:val="00237622"/>
    <w:rsid w:val="00237B22"/>
    <w:rsid w:val="00240A8E"/>
    <w:rsid w:val="002419BF"/>
    <w:rsid w:val="00241C72"/>
    <w:rsid w:val="00241DFB"/>
    <w:rsid w:val="00242353"/>
    <w:rsid w:val="0024314F"/>
    <w:rsid w:val="0024398D"/>
    <w:rsid w:val="00243FBC"/>
    <w:rsid w:val="00244027"/>
    <w:rsid w:val="00244155"/>
    <w:rsid w:val="00244740"/>
    <w:rsid w:val="002447C8"/>
    <w:rsid w:val="00246643"/>
    <w:rsid w:val="002472B4"/>
    <w:rsid w:val="002475FE"/>
    <w:rsid w:val="002476D2"/>
    <w:rsid w:val="00247E08"/>
    <w:rsid w:val="002504F2"/>
    <w:rsid w:val="002504F8"/>
    <w:rsid w:val="00250B7F"/>
    <w:rsid w:val="002512E2"/>
    <w:rsid w:val="0025166C"/>
    <w:rsid w:val="00251951"/>
    <w:rsid w:val="002529D8"/>
    <w:rsid w:val="00253047"/>
    <w:rsid w:val="002531C9"/>
    <w:rsid w:val="00253DA5"/>
    <w:rsid w:val="00254DEF"/>
    <w:rsid w:val="00255098"/>
    <w:rsid w:val="00255C5D"/>
    <w:rsid w:val="00255E76"/>
    <w:rsid w:val="00256ADB"/>
    <w:rsid w:val="00256C8C"/>
    <w:rsid w:val="00256FF0"/>
    <w:rsid w:val="00257B1B"/>
    <w:rsid w:val="00260970"/>
    <w:rsid w:val="00260AE5"/>
    <w:rsid w:val="002617A1"/>
    <w:rsid w:val="002624B4"/>
    <w:rsid w:val="002628D4"/>
    <w:rsid w:val="0026292E"/>
    <w:rsid w:val="002634CF"/>
    <w:rsid w:val="00263775"/>
    <w:rsid w:val="00264793"/>
    <w:rsid w:val="002649BC"/>
    <w:rsid w:val="0026527C"/>
    <w:rsid w:val="002654E8"/>
    <w:rsid w:val="00266BE4"/>
    <w:rsid w:val="00266DAB"/>
    <w:rsid w:val="0026762C"/>
    <w:rsid w:val="0027036E"/>
    <w:rsid w:val="002723C1"/>
    <w:rsid w:val="00272496"/>
    <w:rsid w:val="0027333C"/>
    <w:rsid w:val="00273832"/>
    <w:rsid w:val="00274062"/>
    <w:rsid w:val="00274D3A"/>
    <w:rsid w:val="00275018"/>
    <w:rsid w:val="0027656E"/>
    <w:rsid w:val="002765C8"/>
    <w:rsid w:val="00277066"/>
    <w:rsid w:val="002803D3"/>
    <w:rsid w:val="0028058A"/>
    <w:rsid w:val="00280A64"/>
    <w:rsid w:val="00280B50"/>
    <w:rsid w:val="00280E04"/>
    <w:rsid w:val="00281266"/>
    <w:rsid w:val="002817A8"/>
    <w:rsid w:val="002819C4"/>
    <w:rsid w:val="00281A14"/>
    <w:rsid w:val="00282BA8"/>
    <w:rsid w:val="00282E99"/>
    <w:rsid w:val="002839A4"/>
    <w:rsid w:val="00283AC8"/>
    <w:rsid w:val="00283E8F"/>
    <w:rsid w:val="00284196"/>
    <w:rsid w:val="002842A0"/>
    <w:rsid w:val="00284679"/>
    <w:rsid w:val="002848BD"/>
    <w:rsid w:val="00285259"/>
    <w:rsid w:val="0028533F"/>
    <w:rsid w:val="002864F1"/>
    <w:rsid w:val="0028663A"/>
    <w:rsid w:val="00286A51"/>
    <w:rsid w:val="00286D11"/>
    <w:rsid w:val="00286F9C"/>
    <w:rsid w:val="00287083"/>
    <w:rsid w:val="00287171"/>
    <w:rsid w:val="00290087"/>
    <w:rsid w:val="00291306"/>
    <w:rsid w:val="00291598"/>
    <w:rsid w:val="00292164"/>
    <w:rsid w:val="00292A9C"/>
    <w:rsid w:val="00292C23"/>
    <w:rsid w:val="0029387C"/>
    <w:rsid w:val="002938FB"/>
    <w:rsid w:val="002945B2"/>
    <w:rsid w:val="00294DF7"/>
    <w:rsid w:val="00295756"/>
    <w:rsid w:val="0029577A"/>
    <w:rsid w:val="0029684D"/>
    <w:rsid w:val="00297F52"/>
    <w:rsid w:val="002A0896"/>
    <w:rsid w:val="002A100C"/>
    <w:rsid w:val="002A11DE"/>
    <w:rsid w:val="002A198D"/>
    <w:rsid w:val="002A1FF2"/>
    <w:rsid w:val="002A231F"/>
    <w:rsid w:val="002A2E39"/>
    <w:rsid w:val="002A3A52"/>
    <w:rsid w:val="002A5237"/>
    <w:rsid w:val="002A555F"/>
    <w:rsid w:val="002A5A92"/>
    <w:rsid w:val="002A5BEE"/>
    <w:rsid w:val="002A6262"/>
    <w:rsid w:val="002A68CE"/>
    <w:rsid w:val="002B2417"/>
    <w:rsid w:val="002B2C29"/>
    <w:rsid w:val="002B2EA6"/>
    <w:rsid w:val="002B4D69"/>
    <w:rsid w:val="002B589A"/>
    <w:rsid w:val="002B689C"/>
    <w:rsid w:val="002B7571"/>
    <w:rsid w:val="002B7A28"/>
    <w:rsid w:val="002B7F98"/>
    <w:rsid w:val="002C0224"/>
    <w:rsid w:val="002C0B73"/>
    <w:rsid w:val="002C12CD"/>
    <w:rsid w:val="002C1563"/>
    <w:rsid w:val="002C15D1"/>
    <w:rsid w:val="002C18F8"/>
    <w:rsid w:val="002C1C8F"/>
    <w:rsid w:val="002C23BE"/>
    <w:rsid w:val="002C31D5"/>
    <w:rsid w:val="002C3422"/>
    <w:rsid w:val="002C3725"/>
    <w:rsid w:val="002C37F7"/>
    <w:rsid w:val="002C3C70"/>
    <w:rsid w:val="002C3DE6"/>
    <w:rsid w:val="002C44BA"/>
    <w:rsid w:val="002C793D"/>
    <w:rsid w:val="002D0B49"/>
    <w:rsid w:val="002D0FDA"/>
    <w:rsid w:val="002D1B24"/>
    <w:rsid w:val="002D24CC"/>
    <w:rsid w:val="002D26AD"/>
    <w:rsid w:val="002D2F37"/>
    <w:rsid w:val="002D3606"/>
    <w:rsid w:val="002D3C18"/>
    <w:rsid w:val="002D43FD"/>
    <w:rsid w:val="002D4766"/>
    <w:rsid w:val="002D4DDE"/>
    <w:rsid w:val="002D4F89"/>
    <w:rsid w:val="002D5511"/>
    <w:rsid w:val="002D5B4C"/>
    <w:rsid w:val="002D5E8C"/>
    <w:rsid w:val="002D6435"/>
    <w:rsid w:val="002D65A0"/>
    <w:rsid w:val="002D681C"/>
    <w:rsid w:val="002D6D88"/>
    <w:rsid w:val="002E0210"/>
    <w:rsid w:val="002E1527"/>
    <w:rsid w:val="002E1ED8"/>
    <w:rsid w:val="002E24F7"/>
    <w:rsid w:val="002E2C37"/>
    <w:rsid w:val="002E3723"/>
    <w:rsid w:val="002E4353"/>
    <w:rsid w:val="002E5E38"/>
    <w:rsid w:val="002E5E64"/>
    <w:rsid w:val="002E634D"/>
    <w:rsid w:val="002E72A0"/>
    <w:rsid w:val="002E7FF7"/>
    <w:rsid w:val="002F13CC"/>
    <w:rsid w:val="002F165D"/>
    <w:rsid w:val="002F20ED"/>
    <w:rsid w:val="002F25D4"/>
    <w:rsid w:val="002F267F"/>
    <w:rsid w:val="002F3543"/>
    <w:rsid w:val="002F37D7"/>
    <w:rsid w:val="002F3B62"/>
    <w:rsid w:val="002F4519"/>
    <w:rsid w:val="002F4DFF"/>
    <w:rsid w:val="002F57D0"/>
    <w:rsid w:val="002F5B24"/>
    <w:rsid w:val="002F6287"/>
    <w:rsid w:val="002F6675"/>
    <w:rsid w:val="002F68B9"/>
    <w:rsid w:val="002F7623"/>
    <w:rsid w:val="002F7871"/>
    <w:rsid w:val="0030005F"/>
    <w:rsid w:val="00300069"/>
    <w:rsid w:val="00300AFC"/>
    <w:rsid w:val="00300C6E"/>
    <w:rsid w:val="00301BEE"/>
    <w:rsid w:val="003024D2"/>
    <w:rsid w:val="00302984"/>
    <w:rsid w:val="00302B1F"/>
    <w:rsid w:val="003031B2"/>
    <w:rsid w:val="003038BB"/>
    <w:rsid w:val="00303EED"/>
    <w:rsid w:val="0030495A"/>
    <w:rsid w:val="003053A3"/>
    <w:rsid w:val="003053F3"/>
    <w:rsid w:val="00305767"/>
    <w:rsid w:val="003065B4"/>
    <w:rsid w:val="00306691"/>
    <w:rsid w:val="00306FD1"/>
    <w:rsid w:val="003075B2"/>
    <w:rsid w:val="003101CC"/>
    <w:rsid w:val="00310E23"/>
    <w:rsid w:val="003124B3"/>
    <w:rsid w:val="00312BCF"/>
    <w:rsid w:val="00312FF9"/>
    <w:rsid w:val="00313402"/>
    <w:rsid w:val="00313E18"/>
    <w:rsid w:val="0031433D"/>
    <w:rsid w:val="003155B6"/>
    <w:rsid w:val="00315648"/>
    <w:rsid w:val="00315A05"/>
    <w:rsid w:val="00315F03"/>
    <w:rsid w:val="0031663F"/>
    <w:rsid w:val="00316E08"/>
    <w:rsid w:val="00317034"/>
    <w:rsid w:val="003170D9"/>
    <w:rsid w:val="00320DB3"/>
    <w:rsid w:val="003216D4"/>
    <w:rsid w:val="003219E4"/>
    <w:rsid w:val="003229A1"/>
    <w:rsid w:val="003235A4"/>
    <w:rsid w:val="00324224"/>
    <w:rsid w:val="00324EE8"/>
    <w:rsid w:val="00325026"/>
    <w:rsid w:val="0032545F"/>
    <w:rsid w:val="0032649F"/>
    <w:rsid w:val="003267E4"/>
    <w:rsid w:val="00327981"/>
    <w:rsid w:val="00330C5D"/>
    <w:rsid w:val="00331116"/>
    <w:rsid w:val="003312C7"/>
    <w:rsid w:val="003318E0"/>
    <w:rsid w:val="00331E0E"/>
    <w:rsid w:val="0033225B"/>
    <w:rsid w:val="00332615"/>
    <w:rsid w:val="00332D67"/>
    <w:rsid w:val="00332DDF"/>
    <w:rsid w:val="00332FDA"/>
    <w:rsid w:val="003344A6"/>
    <w:rsid w:val="00334FF6"/>
    <w:rsid w:val="00335EF5"/>
    <w:rsid w:val="00336BEE"/>
    <w:rsid w:val="00337189"/>
    <w:rsid w:val="0033742E"/>
    <w:rsid w:val="00337BD7"/>
    <w:rsid w:val="003417C2"/>
    <w:rsid w:val="00341EB6"/>
    <w:rsid w:val="003425DD"/>
    <w:rsid w:val="003435ED"/>
    <w:rsid w:val="00343F4B"/>
    <w:rsid w:val="00344DC1"/>
    <w:rsid w:val="003453C5"/>
    <w:rsid w:val="003457AE"/>
    <w:rsid w:val="003458DE"/>
    <w:rsid w:val="00345B8F"/>
    <w:rsid w:val="00345CB1"/>
    <w:rsid w:val="003460C6"/>
    <w:rsid w:val="00346794"/>
    <w:rsid w:val="003467EB"/>
    <w:rsid w:val="003469B9"/>
    <w:rsid w:val="00347300"/>
    <w:rsid w:val="00347851"/>
    <w:rsid w:val="00347B87"/>
    <w:rsid w:val="00347C0A"/>
    <w:rsid w:val="00347F50"/>
    <w:rsid w:val="00350079"/>
    <w:rsid w:val="003500DD"/>
    <w:rsid w:val="00350174"/>
    <w:rsid w:val="003508ED"/>
    <w:rsid w:val="003512D2"/>
    <w:rsid w:val="003518B9"/>
    <w:rsid w:val="003525D3"/>
    <w:rsid w:val="00352ACB"/>
    <w:rsid w:val="00352F0A"/>
    <w:rsid w:val="00353259"/>
    <w:rsid w:val="00353312"/>
    <w:rsid w:val="0035392D"/>
    <w:rsid w:val="00354F4A"/>
    <w:rsid w:val="00355A23"/>
    <w:rsid w:val="00355F0E"/>
    <w:rsid w:val="00355F13"/>
    <w:rsid w:val="00356057"/>
    <w:rsid w:val="00356DED"/>
    <w:rsid w:val="003571C3"/>
    <w:rsid w:val="0035765B"/>
    <w:rsid w:val="00357C59"/>
    <w:rsid w:val="00360565"/>
    <w:rsid w:val="00360651"/>
    <w:rsid w:val="00360A64"/>
    <w:rsid w:val="003618F2"/>
    <w:rsid w:val="0036290B"/>
    <w:rsid w:val="00362935"/>
    <w:rsid w:val="00362B70"/>
    <w:rsid w:val="00362D61"/>
    <w:rsid w:val="003633A5"/>
    <w:rsid w:val="00363662"/>
    <w:rsid w:val="0036383D"/>
    <w:rsid w:val="00363FD4"/>
    <w:rsid w:val="00364495"/>
    <w:rsid w:val="00365AEE"/>
    <w:rsid w:val="00365DDB"/>
    <w:rsid w:val="0036670E"/>
    <w:rsid w:val="0036680B"/>
    <w:rsid w:val="00366FAE"/>
    <w:rsid w:val="003677FC"/>
    <w:rsid w:val="00370810"/>
    <w:rsid w:val="00371A11"/>
    <w:rsid w:val="00371D2D"/>
    <w:rsid w:val="00371E5F"/>
    <w:rsid w:val="003736AF"/>
    <w:rsid w:val="003741FD"/>
    <w:rsid w:val="00374EA1"/>
    <w:rsid w:val="00375D9F"/>
    <w:rsid w:val="0037607B"/>
    <w:rsid w:val="00376536"/>
    <w:rsid w:val="00376A57"/>
    <w:rsid w:val="0037794B"/>
    <w:rsid w:val="00380C41"/>
    <w:rsid w:val="00383418"/>
    <w:rsid w:val="003847CE"/>
    <w:rsid w:val="00384A74"/>
    <w:rsid w:val="00384B1A"/>
    <w:rsid w:val="00384C4F"/>
    <w:rsid w:val="003850DA"/>
    <w:rsid w:val="003851D0"/>
    <w:rsid w:val="00385C66"/>
    <w:rsid w:val="00385D66"/>
    <w:rsid w:val="00385DA1"/>
    <w:rsid w:val="00387B9F"/>
    <w:rsid w:val="00387C1F"/>
    <w:rsid w:val="00390A25"/>
    <w:rsid w:val="00390D88"/>
    <w:rsid w:val="00391267"/>
    <w:rsid w:val="00391CEE"/>
    <w:rsid w:val="00392FC6"/>
    <w:rsid w:val="00393051"/>
    <w:rsid w:val="003934BB"/>
    <w:rsid w:val="00393E72"/>
    <w:rsid w:val="003941C4"/>
    <w:rsid w:val="00394250"/>
    <w:rsid w:val="00394E46"/>
    <w:rsid w:val="00394EB0"/>
    <w:rsid w:val="00395242"/>
    <w:rsid w:val="0039528F"/>
    <w:rsid w:val="003957E0"/>
    <w:rsid w:val="00395A23"/>
    <w:rsid w:val="003966D0"/>
    <w:rsid w:val="00397332"/>
    <w:rsid w:val="003973D5"/>
    <w:rsid w:val="003974DA"/>
    <w:rsid w:val="003A0180"/>
    <w:rsid w:val="003A0A87"/>
    <w:rsid w:val="003A0E1E"/>
    <w:rsid w:val="003A1AC0"/>
    <w:rsid w:val="003A1C2A"/>
    <w:rsid w:val="003A22D0"/>
    <w:rsid w:val="003A3236"/>
    <w:rsid w:val="003A34E1"/>
    <w:rsid w:val="003A37B0"/>
    <w:rsid w:val="003A3896"/>
    <w:rsid w:val="003A4AE1"/>
    <w:rsid w:val="003A4B67"/>
    <w:rsid w:val="003A5116"/>
    <w:rsid w:val="003A6016"/>
    <w:rsid w:val="003A70AD"/>
    <w:rsid w:val="003A7221"/>
    <w:rsid w:val="003A7303"/>
    <w:rsid w:val="003B02E2"/>
    <w:rsid w:val="003B1020"/>
    <w:rsid w:val="003B1A6C"/>
    <w:rsid w:val="003B4A9F"/>
    <w:rsid w:val="003B4C66"/>
    <w:rsid w:val="003B523A"/>
    <w:rsid w:val="003B586B"/>
    <w:rsid w:val="003B5F6D"/>
    <w:rsid w:val="003B6022"/>
    <w:rsid w:val="003B6407"/>
    <w:rsid w:val="003B6867"/>
    <w:rsid w:val="003B6D8E"/>
    <w:rsid w:val="003B7164"/>
    <w:rsid w:val="003B72C9"/>
    <w:rsid w:val="003B7707"/>
    <w:rsid w:val="003C077D"/>
    <w:rsid w:val="003C0DF5"/>
    <w:rsid w:val="003C1263"/>
    <w:rsid w:val="003C1A92"/>
    <w:rsid w:val="003C2D44"/>
    <w:rsid w:val="003C3ED5"/>
    <w:rsid w:val="003C4370"/>
    <w:rsid w:val="003C4B41"/>
    <w:rsid w:val="003C5D39"/>
    <w:rsid w:val="003C6D30"/>
    <w:rsid w:val="003C6F9D"/>
    <w:rsid w:val="003C71E2"/>
    <w:rsid w:val="003C7987"/>
    <w:rsid w:val="003D1571"/>
    <w:rsid w:val="003D18EC"/>
    <w:rsid w:val="003D1935"/>
    <w:rsid w:val="003D24C6"/>
    <w:rsid w:val="003D28A8"/>
    <w:rsid w:val="003D2E80"/>
    <w:rsid w:val="003D2FA2"/>
    <w:rsid w:val="003D4F4F"/>
    <w:rsid w:val="003D58BC"/>
    <w:rsid w:val="003D5C3B"/>
    <w:rsid w:val="003D5C99"/>
    <w:rsid w:val="003D653D"/>
    <w:rsid w:val="003D6B5F"/>
    <w:rsid w:val="003D7425"/>
    <w:rsid w:val="003E0347"/>
    <w:rsid w:val="003E132A"/>
    <w:rsid w:val="003E13A2"/>
    <w:rsid w:val="003E16C1"/>
    <w:rsid w:val="003E1B48"/>
    <w:rsid w:val="003E21FB"/>
    <w:rsid w:val="003E2DE8"/>
    <w:rsid w:val="003E3103"/>
    <w:rsid w:val="003E344C"/>
    <w:rsid w:val="003E3A11"/>
    <w:rsid w:val="003E3CDB"/>
    <w:rsid w:val="003E41CF"/>
    <w:rsid w:val="003E424A"/>
    <w:rsid w:val="003E4307"/>
    <w:rsid w:val="003E4377"/>
    <w:rsid w:val="003E4D35"/>
    <w:rsid w:val="003E61C7"/>
    <w:rsid w:val="003E70A2"/>
    <w:rsid w:val="003E7727"/>
    <w:rsid w:val="003E7BCB"/>
    <w:rsid w:val="003F01E7"/>
    <w:rsid w:val="003F0447"/>
    <w:rsid w:val="003F3773"/>
    <w:rsid w:val="003F380F"/>
    <w:rsid w:val="003F41FC"/>
    <w:rsid w:val="003F4609"/>
    <w:rsid w:val="003F49B9"/>
    <w:rsid w:val="003F4C62"/>
    <w:rsid w:val="003F4DC7"/>
    <w:rsid w:val="003F4F9A"/>
    <w:rsid w:val="003F52E7"/>
    <w:rsid w:val="003F5855"/>
    <w:rsid w:val="003F5AE8"/>
    <w:rsid w:val="003F67F5"/>
    <w:rsid w:val="003F683E"/>
    <w:rsid w:val="003F6A79"/>
    <w:rsid w:val="003F7616"/>
    <w:rsid w:val="003F780C"/>
    <w:rsid w:val="003F7ACA"/>
    <w:rsid w:val="003F7BBC"/>
    <w:rsid w:val="003F7EA1"/>
    <w:rsid w:val="00400909"/>
    <w:rsid w:val="004009AA"/>
    <w:rsid w:val="00401818"/>
    <w:rsid w:val="00401CE3"/>
    <w:rsid w:val="00402499"/>
    <w:rsid w:val="00402CCC"/>
    <w:rsid w:val="00402DAC"/>
    <w:rsid w:val="0040356E"/>
    <w:rsid w:val="00403F85"/>
    <w:rsid w:val="004049BA"/>
    <w:rsid w:val="004058DC"/>
    <w:rsid w:val="00405AB7"/>
    <w:rsid w:val="004064DA"/>
    <w:rsid w:val="004066CC"/>
    <w:rsid w:val="004075A4"/>
    <w:rsid w:val="00407CBF"/>
    <w:rsid w:val="00407E4F"/>
    <w:rsid w:val="004103CA"/>
    <w:rsid w:val="00410697"/>
    <w:rsid w:val="004106EC"/>
    <w:rsid w:val="00411193"/>
    <w:rsid w:val="004116A9"/>
    <w:rsid w:val="004119ED"/>
    <w:rsid w:val="00411E21"/>
    <w:rsid w:val="0041229B"/>
    <w:rsid w:val="00412F37"/>
    <w:rsid w:val="00413870"/>
    <w:rsid w:val="00413FDE"/>
    <w:rsid w:val="004144C5"/>
    <w:rsid w:val="00414546"/>
    <w:rsid w:val="004145D1"/>
    <w:rsid w:val="00414D97"/>
    <w:rsid w:val="00415C5E"/>
    <w:rsid w:val="00415C8E"/>
    <w:rsid w:val="004173D4"/>
    <w:rsid w:val="00417D8F"/>
    <w:rsid w:val="00420D0C"/>
    <w:rsid w:val="00421577"/>
    <w:rsid w:val="004215AF"/>
    <w:rsid w:val="00421960"/>
    <w:rsid w:val="00422339"/>
    <w:rsid w:val="004228C8"/>
    <w:rsid w:val="00422AC0"/>
    <w:rsid w:val="00423917"/>
    <w:rsid w:val="00424336"/>
    <w:rsid w:val="00424C2C"/>
    <w:rsid w:val="00424EAD"/>
    <w:rsid w:val="00425ABC"/>
    <w:rsid w:val="004269EC"/>
    <w:rsid w:val="00427998"/>
    <w:rsid w:val="0043089B"/>
    <w:rsid w:val="00430B8D"/>
    <w:rsid w:val="004311B9"/>
    <w:rsid w:val="00431D60"/>
    <w:rsid w:val="00432665"/>
    <w:rsid w:val="00432B31"/>
    <w:rsid w:val="004333E1"/>
    <w:rsid w:val="00433491"/>
    <w:rsid w:val="00433AB7"/>
    <w:rsid w:val="00434571"/>
    <w:rsid w:val="00434723"/>
    <w:rsid w:val="00434887"/>
    <w:rsid w:val="00435771"/>
    <w:rsid w:val="004357C9"/>
    <w:rsid w:val="00436D97"/>
    <w:rsid w:val="00436E33"/>
    <w:rsid w:val="004371E4"/>
    <w:rsid w:val="00437A5C"/>
    <w:rsid w:val="0044003F"/>
    <w:rsid w:val="0044057E"/>
    <w:rsid w:val="0044097A"/>
    <w:rsid w:val="0044097B"/>
    <w:rsid w:val="00441249"/>
    <w:rsid w:val="0044191E"/>
    <w:rsid w:val="00441A78"/>
    <w:rsid w:val="0044214C"/>
    <w:rsid w:val="00442312"/>
    <w:rsid w:val="00443393"/>
    <w:rsid w:val="00443B9C"/>
    <w:rsid w:val="00444679"/>
    <w:rsid w:val="00444D86"/>
    <w:rsid w:val="00446382"/>
    <w:rsid w:val="004463F8"/>
    <w:rsid w:val="00446505"/>
    <w:rsid w:val="00446E71"/>
    <w:rsid w:val="00447878"/>
    <w:rsid w:val="0045016C"/>
    <w:rsid w:val="004509BB"/>
    <w:rsid w:val="00450CAA"/>
    <w:rsid w:val="0045143C"/>
    <w:rsid w:val="00452D13"/>
    <w:rsid w:val="004530B4"/>
    <w:rsid w:val="00453213"/>
    <w:rsid w:val="00453BEC"/>
    <w:rsid w:val="00453C08"/>
    <w:rsid w:val="00454111"/>
    <w:rsid w:val="0045447D"/>
    <w:rsid w:val="00455346"/>
    <w:rsid w:val="00455A3D"/>
    <w:rsid w:val="00455BBA"/>
    <w:rsid w:val="0045606C"/>
    <w:rsid w:val="00456828"/>
    <w:rsid w:val="00456A81"/>
    <w:rsid w:val="00456B43"/>
    <w:rsid w:val="00456F12"/>
    <w:rsid w:val="004571E7"/>
    <w:rsid w:val="00457963"/>
    <w:rsid w:val="004606EF"/>
    <w:rsid w:val="00460CD8"/>
    <w:rsid w:val="00460D55"/>
    <w:rsid w:val="00460DC9"/>
    <w:rsid w:val="00461FFF"/>
    <w:rsid w:val="00462B5D"/>
    <w:rsid w:val="004633CB"/>
    <w:rsid w:val="00463720"/>
    <w:rsid w:val="00464659"/>
    <w:rsid w:val="00464839"/>
    <w:rsid w:val="00464B95"/>
    <w:rsid w:val="00464DB8"/>
    <w:rsid w:val="00466B6C"/>
    <w:rsid w:val="0046722A"/>
    <w:rsid w:val="0046756D"/>
    <w:rsid w:val="004677DC"/>
    <w:rsid w:val="00467A57"/>
    <w:rsid w:val="00470248"/>
    <w:rsid w:val="004702FB"/>
    <w:rsid w:val="00471619"/>
    <w:rsid w:val="00471955"/>
    <w:rsid w:val="00471FFC"/>
    <w:rsid w:val="00472057"/>
    <w:rsid w:val="00472088"/>
    <w:rsid w:val="0047218C"/>
    <w:rsid w:val="004725FA"/>
    <w:rsid w:val="004736E8"/>
    <w:rsid w:val="00473C9D"/>
    <w:rsid w:val="0047410A"/>
    <w:rsid w:val="0047440B"/>
    <w:rsid w:val="00474795"/>
    <w:rsid w:val="004748DB"/>
    <w:rsid w:val="00474B29"/>
    <w:rsid w:val="00474C03"/>
    <w:rsid w:val="00474D58"/>
    <w:rsid w:val="00474F19"/>
    <w:rsid w:val="004757CE"/>
    <w:rsid w:val="0047596D"/>
    <w:rsid w:val="00475FFF"/>
    <w:rsid w:val="00476B5D"/>
    <w:rsid w:val="0047707D"/>
    <w:rsid w:val="004773EB"/>
    <w:rsid w:val="004774A6"/>
    <w:rsid w:val="00477865"/>
    <w:rsid w:val="0048060B"/>
    <w:rsid w:val="0048073A"/>
    <w:rsid w:val="004809DE"/>
    <w:rsid w:val="00481019"/>
    <w:rsid w:val="004813DD"/>
    <w:rsid w:val="004822FE"/>
    <w:rsid w:val="004842F4"/>
    <w:rsid w:val="004845C9"/>
    <w:rsid w:val="004854D5"/>
    <w:rsid w:val="00485DB5"/>
    <w:rsid w:val="0048719D"/>
    <w:rsid w:val="00487BF6"/>
    <w:rsid w:val="00487D3D"/>
    <w:rsid w:val="00487DE2"/>
    <w:rsid w:val="00487ECC"/>
    <w:rsid w:val="004910E3"/>
    <w:rsid w:val="0049116E"/>
    <w:rsid w:val="00491260"/>
    <w:rsid w:val="00491A9C"/>
    <w:rsid w:val="00492207"/>
    <w:rsid w:val="004925B7"/>
    <w:rsid w:val="0049389C"/>
    <w:rsid w:val="00494188"/>
    <w:rsid w:val="00494CB7"/>
    <w:rsid w:val="00494FCC"/>
    <w:rsid w:val="004955E7"/>
    <w:rsid w:val="004959C8"/>
    <w:rsid w:val="00496435"/>
    <w:rsid w:val="00496D52"/>
    <w:rsid w:val="00496EB3"/>
    <w:rsid w:val="004971CD"/>
    <w:rsid w:val="00497F86"/>
    <w:rsid w:val="004A013E"/>
    <w:rsid w:val="004A0ED2"/>
    <w:rsid w:val="004A1209"/>
    <w:rsid w:val="004A1E47"/>
    <w:rsid w:val="004A2C2D"/>
    <w:rsid w:val="004A33A4"/>
    <w:rsid w:val="004A364B"/>
    <w:rsid w:val="004A3E9C"/>
    <w:rsid w:val="004A47B9"/>
    <w:rsid w:val="004A4F9A"/>
    <w:rsid w:val="004A5295"/>
    <w:rsid w:val="004A52CC"/>
    <w:rsid w:val="004A68ED"/>
    <w:rsid w:val="004A6DAB"/>
    <w:rsid w:val="004A6F13"/>
    <w:rsid w:val="004A7228"/>
    <w:rsid w:val="004A771A"/>
    <w:rsid w:val="004A7A7B"/>
    <w:rsid w:val="004B0C26"/>
    <w:rsid w:val="004B1558"/>
    <w:rsid w:val="004B170F"/>
    <w:rsid w:val="004B1887"/>
    <w:rsid w:val="004B19FC"/>
    <w:rsid w:val="004B1C6A"/>
    <w:rsid w:val="004B3AC3"/>
    <w:rsid w:val="004B3F4B"/>
    <w:rsid w:val="004B4112"/>
    <w:rsid w:val="004B49F6"/>
    <w:rsid w:val="004B5D63"/>
    <w:rsid w:val="004B77A2"/>
    <w:rsid w:val="004B7B9C"/>
    <w:rsid w:val="004B7F4A"/>
    <w:rsid w:val="004C3021"/>
    <w:rsid w:val="004C4173"/>
    <w:rsid w:val="004C51AF"/>
    <w:rsid w:val="004C547A"/>
    <w:rsid w:val="004C5A05"/>
    <w:rsid w:val="004C5B03"/>
    <w:rsid w:val="004C60C0"/>
    <w:rsid w:val="004C640A"/>
    <w:rsid w:val="004C66D3"/>
    <w:rsid w:val="004C7DBF"/>
    <w:rsid w:val="004C7DCE"/>
    <w:rsid w:val="004D17E3"/>
    <w:rsid w:val="004D2004"/>
    <w:rsid w:val="004D245A"/>
    <w:rsid w:val="004D299A"/>
    <w:rsid w:val="004D41B5"/>
    <w:rsid w:val="004D4A98"/>
    <w:rsid w:val="004D4AE8"/>
    <w:rsid w:val="004D4F8B"/>
    <w:rsid w:val="004D66F0"/>
    <w:rsid w:val="004D6BF3"/>
    <w:rsid w:val="004E0368"/>
    <w:rsid w:val="004E0AE0"/>
    <w:rsid w:val="004E11FC"/>
    <w:rsid w:val="004E201E"/>
    <w:rsid w:val="004E347C"/>
    <w:rsid w:val="004E3E54"/>
    <w:rsid w:val="004E434E"/>
    <w:rsid w:val="004E4947"/>
    <w:rsid w:val="004E6467"/>
    <w:rsid w:val="004E67AD"/>
    <w:rsid w:val="004E70B9"/>
    <w:rsid w:val="004E78F0"/>
    <w:rsid w:val="004E7C2A"/>
    <w:rsid w:val="004E7F17"/>
    <w:rsid w:val="004F00B4"/>
    <w:rsid w:val="004F0B45"/>
    <w:rsid w:val="004F19AF"/>
    <w:rsid w:val="004F1F8C"/>
    <w:rsid w:val="004F1F9F"/>
    <w:rsid w:val="004F2417"/>
    <w:rsid w:val="004F2B5B"/>
    <w:rsid w:val="004F2CAF"/>
    <w:rsid w:val="004F2DCB"/>
    <w:rsid w:val="004F3B94"/>
    <w:rsid w:val="004F4694"/>
    <w:rsid w:val="004F4D78"/>
    <w:rsid w:val="004F5E1A"/>
    <w:rsid w:val="004F708D"/>
    <w:rsid w:val="004F70CE"/>
    <w:rsid w:val="004F7D9E"/>
    <w:rsid w:val="00500C53"/>
    <w:rsid w:val="00501378"/>
    <w:rsid w:val="005013DB"/>
    <w:rsid w:val="00501936"/>
    <w:rsid w:val="0050196D"/>
    <w:rsid w:val="005019EB"/>
    <w:rsid w:val="00501C04"/>
    <w:rsid w:val="00501E3A"/>
    <w:rsid w:val="005025EF"/>
    <w:rsid w:val="00502807"/>
    <w:rsid w:val="00502887"/>
    <w:rsid w:val="00502BEC"/>
    <w:rsid w:val="00502C44"/>
    <w:rsid w:val="0050310C"/>
    <w:rsid w:val="00503268"/>
    <w:rsid w:val="00503378"/>
    <w:rsid w:val="00503BD1"/>
    <w:rsid w:val="00505C5B"/>
    <w:rsid w:val="00506A6F"/>
    <w:rsid w:val="005107B9"/>
    <w:rsid w:val="005127B8"/>
    <w:rsid w:val="005127F6"/>
    <w:rsid w:val="005129ED"/>
    <w:rsid w:val="00512CF8"/>
    <w:rsid w:val="0051359B"/>
    <w:rsid w:val="00513866"/>
    <w:rsid w:val="00514660"/>
    <w:rsid w:val="00514CBD"/>
    <w:rsid w:val="00514ED7"/>
    <w:rsid w:val="00514FEA"/>
    <w:rsid w:val="005150B2"/>
    <w:rsid w:val="00515105"/>
    <w:rsid w:val="00515579"/>
    <w:rsid w:val="0051568A"/>
    <w:rsid w:val="00516095"/>
    <w:rsid w:val="005172D9"/>
    <w:rsid w:val="005172E5"/>
    <w:rsid w:val="00517338"/>
    <w:rsid w:val="005175C1"/>
    <w:rsid w:val="00517FCE"/>
    <w:rsid w:val="00520047"/>
    <w:rsid w:val="005201A9"/>
    <w:rsid w:val="00520623"/>
    <w:rsid w:val="0052078A"/>
    <w:rsid w:val="00520DBA"/>
    <w:rsid w:val="00521454"/>
    <w:rsid w:val="00521A09"/>
    <w:rsid w:val="00521B31"/>
    <w:rsid w:val="00522537"/>
    <w:rsid w:val="0052293F"/>
    <w:rsid w:val="00522A60"/>
    <w:rsid w:val="00522CF0"/>
    <w:rsid w:val="005244CF"/>
    <w:rsid w:val="00525207"/>
    <w:rsid w:val="005259CF"/>
    <w:rsid w:val="00526CE5"/>
    <w:rsid w:val="005301AA"/>
    <w:rsid w:val="00530E30"/>
    <w:rsid w:val="005315A8"/>
    <w:rsid w:val="00532495"/>
    <w:rsid w:val="0053259B"/>
    <w:rsid w:val="00532941"/>
    <w:rsid w:val="00532F16"/>
    <w:rsid w:val="00533BD0"/>
    <w:rsid w:val="00533F11"/>
    <w:rsid w:val="005343C9"/>
    <w:rsid w:val="00535086"/>
    <w:rsid w:val="00535989"/>
    <w:rsid w:val="0053648E"/>
    <w:rsid w:val="00536860"/>
    <w:rsid w:val="00536EA9"/>
    <w:rsid w:val="0053713B"/>
    <w:rsid w:val="0053740E"/>
    <w:rsid w:val="005403B4"/>
    <w:rsid w:val="005417ED"/>
    <w:rsid w:val="00542021"/>
    <w:rsid w:val="0054237A"/>
    <w:rsid w:val="0054291F"/>
    <w:rsid w:val="0054338B"/>
    <w:rsid w:val="00543715"/>
    <w:rsid w:val="00543770"/>
    <w:rsid w:val="00543992"/>
    <w:rsid w:val="00543B98"/>
    <w:rsid w:val="00543C43"/>
    <w:rsid w:val="00544231"/>
    <w:rsid w:val="0054461A"/>
    <w:rsid w:val="0054461C"/>
    <w:rsid w:val="00544984"/>
    <w:rsid w:val="005453A7"/>
    <w:rsid w:val="005453B3"/>
    <w:rsid w:val="00545622"/>
    <w:rsid w:val="00546D52"/>
    <w:rsid w:val="00546D5B"/>
    <w:rsid w:val="005503B1"/>
    <w:rsid w:val="00550F26"/>
    <w:rsid w:val="00551077"/>
    <w:rsid w:val="00552AE9"/>
    <w:rsid w:val="0055314E"/>
    <w:rsid w:val="00553727"/>
    <w:rsid w:val="00554266"/>
    <w:rsid w:val="00554605"/>
    <w:rsid w:val="0055462A"/>
    <w:rsid w:val="00556EF5"/>
    <w:rsid w:val="00557A8C"/>
    <w:rsid w:val="0056012C"/>
    <w:rsid w:val="005617AE"/>
    <w:rsid w:val="00561F30"/>
    <w:rsid w:val="005625F8"/>
    <w:rsid w:val="005628E1"/>
    <w:rsid w:val="00563778"/>
    <w:rsid w:val="0056384C"/>
    <w:rsid w:val="00563AF0"/>
    <w:rsid w:val="00564655"/>
    <w:rsid w:val="005649F0"/>
    <w:rsid w:val="00570782"/>
    <w:rsid w:val="00570C58"/>
    <w:rsid w:val="005713EC"/>
    <w:rsid w:val="00571AFA"/>
    <w:rsid w:val="00571D3F"/>
    <w:rsid w:val="005720C2"/>
    <w:rsid w:val="00572199"/>
    <w:rsid w:val="00572F4E"/>
    <w:rsid w:val="005743C4"/>
    <w:rsid w:val="00574637"/>
    <w:rsid w:val="00575045"/>
    <w:rsid w:val="0057517C"/>
    <w:rsid w:val="00575E37"/>
    <w:rsid w:val="00577187"/>
    <w:rsid w:val="005810FC"/>
    <w:rsid w:val="00581B97"/>
    <w:rsid w:val="00581C1E"/>
    <w:rsid w:val="00582339"/>
    <w:rsid w:val="00582EFE"/>
    <w:rsid w:val="00583006"/>
    <w:rsid w:val="00583D38"/>
    <w:rsid w:val="005843EC"/>
    <w:rsid w:val="00585480"/>
    <w:rsid w:val="00585610"/>
    <w:rsid w:val="005863FF"/>
    <w:rsid w:val="0058692A"/>
    <w:rsid w:val="00587EC5"/>
    <w:rsid w:val="00590646"/>
    <w:rsid w:val="0059078B"/>
    <w:rsid w:val="00590820"/>
    <w:rsid w:val="00590821"/>
    <w:rsid w:val="0059098E"/>
    <w:rsid w:val="00590A1D"/>
    <w:rsid w:val="005914CA"/>
    <w:rsid w:val="00591A2C"/>
    <w:rsid w:val="00591D09"/>
    <w:rsid w:val="0059484C"/>
    <w:rsid w:val="0059508E"/>
    <w:rsid w:val="00595B1A"/>
    <w:rsid w:val="00596C9D"/>
    <w:rsid w:val="00596CB6"/>
    <w:rsid w:val="00597BE2"/>
    <w:rsid w:val="00597D9B"/>
    <w:rsid w:val="005A0051"/>
    <w:rsid w:val="005A23DF"/>
    <w:rsid w:val="005A29F9"/>
    <w:rsid w:val="005A2D4E"/>
    <w:rsid w:val="005A3010"/>
    <w:rsid w:val="005A31A6"/>
    <w:rsid w:val="005A32A6"/>
    <w:rsid w:val="005A4A78"/>
    <w:rsid w:val="005A4B33"/>
    <w:rsid w:val="005A523E"/>
    <w:rsid w:val="005A6D9A"/>
    <w:rsid w:val="005B133E"/>
    <w:rsid w:val="005B1610"/>
    <w:rsid w:val="005B1F35"/>
    <w:rsid w:val="005B216B"/>
    <w:rsid w:val="005B2267"/>
    <w:rsid w:val="005B25C0"/>
    <w:rsid w:val="005B2B04"/>
    <w:rsid w:val="005B3323"/>
    <w:rsid w:val="005B3A98"/>
    <w:rsid w:val="005B3D12"/>
    <w:rsid w:val="005B52CD"/>
    <w:rsid w:val="005B5AA3"/>
    <w:rsid w:val="005B620E"/>
    <w:rsid w:val="005B66F2"/>
    <w:rsid w:val="005B74DB"/>
    <w:rsid w:val="005B7FE0"/>
    <w:rsid w:val="005C0666"/>
    <w:rsid w:val="005C12C9"/>
    <w:rsid w:val="005C1D02"/>
    <w:rsid w:val="005C26C5"/>
    <w:rsid w:val="005C2EE5"/>
    <w:rsid w:val="005C3244"/>
    <w:rsid w:val="005C3663"/>
    <w:rsid w:val="005C5068"/>
    <w:rsid w:val="005C5332"/>
    <w:rsid w:val="005C6FE8"/>
    <w:rsid w:val="005D08D9"/>
    <w:rsid w:val="005D0AE5"/>
    <w:rsid w:val="005D12C4"/>
    <w:rsid w:val="005D16FF"/>
    <w:rsid w:val="005D236F"/>
    <w:rsid w:val="005D23B1"/>
    <w:rsid w:val="005D32C3"/>
    <w:rsid w:val="005D47CB"/>
    <w:rsid w:val="005D4D2C"/>
    <w:rsid w:val="005D4F94"/>
    <w:rsid w:val="005D4FC6"/>
    <w:rsid w:val="005D5218"/>
    <w:rsid w:val="005D5A49"/>
    <w:rsid w:val="005D69A6"/>
    <w:rsid w:val="005D6AEE"/>
    <w:rsid w:val="005D6D47"/>
    <w:rsid w:val="005D6F3C"/>
    <w:rsid w:val="005D7CC6"/>
    <w:rsid w:val="005D7F72"/>
    <w:rsid w:val="005E0035"/>
    <w:rsid w:val="005E09C1"/>
    <w:rsid w:val="005E0F46"/>
    <w:rsid w:val="005E0F6F"/>
    <w:rsid w:val="005E1045"/>
    <w:rsid w:val="005E16DE"/>
    <w:rsid w:val="005E27CA"/>
    <w:rsid w:val="005E3850"/>
    <w:rsid w:val="005E3949"/>
    <w:rsid w:val="005E3AF3"/>
    <w:rsid w:val="005E3D1A"/>
    <w:rsid w:val="005E41DD"/>
    <w:rsid w:val="005E460E"/>
    <w:rsid w:val="005E495B"/>
    <w:rsid w:val="005E5070"/>
    <w:rsid w:val="005E57B9"/>
    <w:rsid w:val="005E5A0E"/>
    <w:rsid w:val="005E5CAE"/>
    <w:rsid w:val="005E6088"/>
    <w:rsid w:val="005E70DC"/>
    <w:rsid w:val="005E713C"/>
    <w:rsid w:val="005E71DC"/>
    <w:rsid w:val="005E736B"/>
    <w:rsid w:val="005E767A"/>
    <w:rsid w:val="005E7D02"/>
    <w:rsid w:val="005E7F4E"/>
    <w:rsid w:val="005E7F58"/>
    <w:rsid w:val="005F003D"/>
    <w:rsid w:val="005F0BC1"/>
    <w:rsid w:val="005F1879"/>
    <w:rsid w:val="005F2303"/>
    <w:rsid w:val="005F2771"/>
    <w:rsid w:val="005F2F1D"/>
    <w:rsid w:val="005F416F"/>
    <w:rsid w:val="005F437A"/>
    <w:rsid w:val="005F44BA"/>
    <w:rsid w:val="005F4B8E"/>
    <w:rsid w:val="005F4E90"/>
    <w:rsid w:val="005F5334"/>
    <w:rsid w:val="005F5647"/>
    <w:rsid w:val="005F56DB"/>
    <w:rsid w:val="005F5D2A"/>
    <w:rsid w:val="005F5F55"/>
    <w:rsid w:val="005F6060"/>
    <w:rsid w:val="005F7949"/>
    <w:rsid w:val="006001C2"/>
    <w:rsid w:val="00600400"/>
    <w:rsid w:val="006006C0"/>
    <w:rsid w:val="00601165"/>
    <w:rsid w:val="0060154A"/>
    <w:rsid w:val="00601C6B"/>
    <w:rsid w:val="0060291E"/>
    <w:rsid w:val="00602971"/>
    <w:rsid w:val="006030CE"/>
    <w:rsid w:val="006033A0"/>
    <w:rsid w:val="00603433"/>
    <w:rsid w:val="00603FC6"/>
    <w:rsid w:val="00604035"/>
    <w:rsid w:val="0060467D"/>
    <w:rsid w:val="00604818"/>
    <w:rsid w:val="0060486E"/>
    <w:rsid w:val="006062C0"/>
    <w:rsid w:val="0060667E"/>
    <w:rsid w:val="006077A1"/>
    <w:rsid w:val="00607F6E"/>
    <w:rsid w:val="00610279"/>
    <w:rsid w:val="00610299"/>
    <w:rsid w:val="00610351"/>
    <w:rsid w:val="00610B40"/>
    <w:rsid w:val="00610BEB"/>
    <w:rsid w:val="00610C84"/>
    <w:rsid w:val="00610DE2"/>
    <w:rsid w:val="00610FE5"/>
    <w:rsid w:val="00611B9A"/>
    <w:rsid w:val="00611C28"/>
    <w:rsid w:val="00612025"/>
    <w:rsid w:val="0061215E"/>
    <w:rsid w:val="00612761"/>
    <w:rsid w:val="00613B8F"/>
    <w:rsid w:val="00613F93"/>
    <w:rsid w:val="00614C2B"/>
    <w:rsid w:val="00615307"/>
    <w:rsid w:val="006154F5"/>
    <w:rsid w:val="00615A9E"/>
    <w:rsid w:val="00616166"/>
    <w:rsid w:val="0061724B"/>
    <w:rsid w:val="006179B9"/>
    <w:rsid w:val="006202FF"/>
    <w:rsid w:val="0062039A"/>
    <w:rsid w:val="00620B2D"/>
    <w:rsid w:val="00621A57"/>
    <w:rsid w:val="00622D13"/>
    <w:rsid w:val="00622E5E"/>
    <w:rsid w:val="006230D1"/>
    <w:rsid w:val="00623EF5"/>
    <w:rsid w:val="00624802"/>
    <w:rsid w:val="00624DB4"/>
    <w:rsid w:val="00624E9D"/>
    <w:rsid w:val="0062566F"/>
    <w:rsid w:val="0062677D"/>
    <w:rsid w:val="006268D0"/>
    <w:rsid w:val="0062763C"/>
    <w:rsid w:val="00627640"/>
    <w:rsid w:val="006278F4"/>
    <w:rsid w:val="00630917"/>
    <w:rsid w:val="00630DF8"/>
    <w:rsid w:val="00631746"/>
    <w:rsid w:val="00631E5B"/>
    <w:rsid w:val="00632667"/>
    <w:rsid w:val="006331D5"/>
    <w:rsid w:val="00633785"/>
    <w:rsid w:val="00633D52"/>
    <w:rsid w:val="00634F0F"/>
    <w:rsid w:val="00636496"/>
    <w:rsid w:val="00636610"/>
    <w:rsid w:val="006374FD"/>
    <w:rsid w:val="0063764B"/>
    <w:rsid w:val="00637684"/>
    <w:rsid w:val="006379DA"/>
    <w:rsid w:val="00637CD4"/>
    <w:rsid w:val="00637D5F"/>
    <w:rsid w:val="00640238"/>
    <w:rsid w:val="00641D75"/>
    <w:rsid w:val="0064289E"/>
    <w:rsid w:val="00642DBA"/>
    <w:rsid w:val="00643C8E"/>
    <w:rsid w:val="00643E8B"/>
    <w:rsid w:val="00644090"/>
    <w:rsid w:val="0064418C"/>
    <w:rsid w:val="00645038"/>
    <w:rsid w:val="0064515F"/>
    <w:rsid w:val="00645906"/>
    <w:rsid w:val="00645CE0"/>
    <w:rsid w:val="006466EA"/>
    <w:rsid w:val="00647871"/>
    <w:rsid w:val="00647A96"/>
    <w:rsid w:val="00647BD9"/>
    <w:rsid w:val="006503D4"/>
    <w:rsid w:val="00650B17"/>
    <w:rsid w:val="00651670"/>
    <w:rsid w:val="00651706"/>
    <w:rsid w:val="006524F3"/>
    <w:rsid w:val="00653282"/>
    <w:rsid w:val="006540A0"/>
    <w:rsid w:val="00654E95"/>
    <w:rsid w:val="006576A5"/>
    <w:rsid w:val="00657721"/>
    <w:rsid w:val="006577BB"/>
    <w:rsid w:val="006604FA"/>
    <w:rsid w:val="00660C13"/>
    <w:rsid w:val="00661F3E"/>
    <w:rsid w:val="00662296"/>
    <w:rsid w:val="006633BE"/>
    <w:rsid w:val="00663B47"/>
    <w:rsid w:val="0066477D"/>
    <w:rsid w:val="00664F92"/>
    <w:rsid w:val="006652AC"/>
    <w:rsid w:val="006656BA"/>
    <w:rsid w:val="00666C5D"/>
    <w:rsid w:val="00666D7F"/>
    <w:rsid w:val="00667E35"/>
    <w:rsid w:val="006703B8"/>
    <w:rsid w:val="00670EA2"/>
    <w:rsid w:val="00671024"/>
    <w:rsid w:val="006710E3"/>
    <w:rsid w:val="006717A2"/>
    <w:rsid w:val="00671FFF"/>
    <w:rsid w:val="00672173"/>
    <w:rsid w:val="00672388"/>
    <w:rsid w:val="006731A0"/>
    <w:rsid w:val="00673C08"/>
    <w:rsid w:val="00674CF0"/>
    <w:rsid w:val="0067502A"/>
    <w:rsid w:val="00676274"/>
    <w:rsid w:val="0067627D"/>
    <w:rsid w:val="006764BF"/>
    <w:rsid w:val="00676881"/>
    <w:rsid w:val="00677141"/>
    <w:rsid w:val="00680497"/>
    <w:rsid w:val="006811CB"/>
    <w:rsid w:val="00681B13"/>
    <w:rsid w:val="0068318B"/>
    <w:rsid w:val="006832F6"/>
    <w:rsid w:val="006839FF"/>
    <w:rsid w:val="00683E3E"/>
    <w:rsid w:val="006840B5"/>
    <w:rsid w:val="00684C72"/>
    <w:rsid w:val="0068521D"/>
    <w:rsid w:val="00685ACA"/>
    <w:rsid w:val="00686382"/>
    <w:rsid w:val="00686A34"/>
    <w:rsid w:val="00687420"/>
    <w:rsid w:val="00687DE3"/>
    <w:rsid w:val="00690100"/>
    <w:rsid w:val="00690344"/>
    <w:rsid w:val="006928FE"/>
    <w:rsid w:val="0069338A"/>
    <w:rsid w:val="0069342F"/>
    <w:rsid w:val="00693A82"/>
    <w:rsid w:val="00693BD2"/>
    <w:rsid w:val="00693D52"/>
    <w:rsid w:val="00693EC9"/>
    <w:rsid w:val="0069415E"/>
    <w:rsid w:val="006943D5"/>
    <w:rsid w:val="006951F5"/>
    <w:rsid w:val="006956A9"/>
    <w:rsid w:val="0069713E"/>
    <w:rsid w:val="0069719E"/>
    <w:rsid w:val="006972CD"/>
    <w:rsid w:val="006A0EAB"/>
    <w:rsid w:val="006A16BB"/>
    <w:rsid w:val="006A18D3"/>
    <w:rsid w:val="006A1EB5"/>
    <w:rsid w:val="006A2293"/>
    <w:rsid w:val="006A2383"/>
    <w:rsid w:val="006A33E5"/>
    <w:rsid w:val="006A3B6F"/>
    <w:rsid w:val="006A3D6D"/>
    <w:rsid w:val="006A3FC3"/>
    <w:rsid w:val="006A41EC"/>
    <w:rsid w:val="006A45BF"/>
    <w:rsid w:val="006A47C9"/>
    <w:rsid w:val="006A4830"/>
    <w:rsid w:val="006A54ED"/>
    <w:rsid w:val="006A5F61"/>
    <w:rsid w:val="006A6B32"/>
    <w:rsid w:val="006A6FFE"/>
    <w:rsid w:val="006A7F60"/>
    <w:rsid w:val="006B04A2"/>
    <w:rsid w:val="006B1465"/>
    <w:rsid w:val="006B1FF4"/>
    <w:rsid w:val="006B271F"/>
    <w:rsid w:val="006B304A"/>
    <w:rsid w:val="006B3AA8"/>
    <w:rsid w:val="006B3F82"/>
    <w:rsid w:val="006B5751"/>
    <w:rsid w:val="006B5EA4"/>
    <w:rsid w:val="006B5F73"/>
    <w:rsid w:val="006B5FF3"/>
    <w:rsid w:val="006B60CC"/>
    <w:rsid w:val="006B64BD"/>
    <w:rsid w:val="006C0336"/>
    <w:rsid w:val="006C05FC"/>
    <w:rsid w:val="006C085B"/>
    <w:rsid w:val="006C1786"/>
    <w:rsid w:val="006C32FF"/>
    <w:rsid w:val="006C3311"/>
    <w:rsid w:val="006C3400"/>
    <w:rsid w:val="006C42C5"/>
    <w:rsid w:val="006C5C43"/>
    <w:rsid w:val="006C60B9"/>
    <w:rsid w:val="006C68FB"/>
    <w:rsid w:val="006C69FB"/>
    <w:rsid w:val="006C6C6F"/>
    <w:rsid w:val="006C6D90"/>
    <w:rsid w:val="006C7446"/>
    <w:rsid w:val="006C7478"/>
    <w:rsid w:val="006C7A99"/>
    <w:rsid w:val="006C7B21"/>
    <w:rsid w:val="006D037E"/>
    <w:rsid w:val="006D0527"/>
    <w:rsid w:val="006D0AE2"/>
    <w:rsid w:val="006D11A8"/>
    <w:rsid w:val="006D138E"/>
    <w:rsid w:val="006D2B20"/>
    <w:rsid w:val="006D2C1F"/>
    <w:rsid w:val="006D2DE2"/>
    <w:rsid w:val="006D3875"/>
    <w:rsid w:val="006D39A1"/>
    <w:rsid w:val="006D3B2F"/>
    <w:rsid w:val="006D3C06"/>
    <w:rsid w:val="006D5378"/>
    <w:rsid w:val="006D6275"/>
    <w:rsid w:val="006D6584"/>
    <w:rsid w:val="006D6971"/>
    <w:rsid w:val="006D75C1"/>
    <w:rsid w:val="006E01BE"/>
    <w:rsid w:val="006E04DA"/>
    <w:rsid w:val="006E062D"/>
    <w:rsid w:val="006E2490"/>
    <w:rsid w:val="006E2628"/>
    <w:rsid w:val="006E2908"/>
    <w:rsid w:val="006E2C23"/>
    <w:rsid w:val="006E3E8A"/>
    <w:rsid w:val="006E4F1D"/>
    <w:rsid w:val="006E5357"/>
    <w:rsid w:val="006E5BC1"/>
    <w:rsid w:val="006E5F86"/>
    <w:rsid w:val="006E6816"/>
    <w:rsid w:val="006E73A4"/>
    <w:rsid w:val="006E73DF"/>
    <w:rsid w:val="006E7726"/>
    <w:rsid w:val="006F0227"/>
    <w:rsid w:val="006F08EC"/>
    <w:rsid w:val="006F1164"/>
    <w:rsid w:val="006F141C"/>
    <w:rsid w:val="006F16DB"/>
    <w:rsid w:val="006F1BE7"/>
    <w:rsid w:val="006F2319"/>
    <w:rsid w:val="006F24ED"/>
    <w:rsid w:val="006F2670"/>
    <w:rsid w:val="006F3809"/>
    <w:rsid w:val="006F4933"/>
    <w:rsid w:val="006F4C88"/>
    <w:rsid w:val="006F4CAC"/>
    <w:rsid w:val="006F50EA"/>
    <w:rsid w:val="006F56B5"/>
    <w:rsid w:val="006F575F"/>
    <w:rsid w:val="006F6CA4"/>
    <w:rsid w:val="006F7A71"/>
    <w:rsid w:val="007005A0"/>
    <w:rsid w:val="0070089B"/>
    <w:rsid w:val="00702219"/>
    <w:rsid w:val="0070231D"/>
    <w:rsid w:val="00702863"/>
    <w:rsid w:val="00702937"/>
    <w:rsid w:val="00703063"/>
    <w:rsid w:val="007034FA"/>
    <w:rsid w:val="0070355B"/>
    <w:rsid w:val="0070396A"/>
    <w:rsid w:val="00703B42"/>
    <w:rsid w:val="00703F26"/>
    <w:rsid w:val="0070435C"/>
    <w:rsid w:val="00704BB4"/>
    <w:rsid w:val="00706A8D"/>
    <w:rsid w:val="00707AE3"/>
    <w:rsid w:val="00707B10"/>
    <w:rsid w:val="0071054E"/>
    <w:rsid w:val="00711299"/>
    <w:rsid w:val="007113DA"/>
    <w:rsid w:val="00712AEC"/>
    <w:rsid w:val="00712C7C"/>
    <w:rsid w:val="0071311A"/>
    <w:rsid w:val="00713446"/>
    <w:rsid w:val="00713BC7"/>
    <w:rsid w:val="00713D04"/>
    <w:rsid w:val="0071509B"/>
    <w:rsid w:val="00715651"/>
    <w:rsid w:val="00716E44"/>
    <w:rsid w:val="00717E12"/>
    <w:rsid w:val="00717F7A"/>
    <w:rsid w:val="007200B0"/>
    <w:rsid w:val="00722431"/>
    <w:rsid w:val="0072258A"/>
    <w:rsid w:val="00722E0B"/>
    <w:rsid w:val="00723485"/>
    <w:rsid w:val="0072424C"/>
    <w:rsid w:val="00724B31"/>
    <w:rsid w:val="00725011"/>
    <w:rsid w:val="007254DE"/>
    <w:rsid w:val="007255CB"/>
    <w:rsid w:val="00726302"/>
    <w:rsid w:val="00726C96"/>
    <w:rsid w:val="00726E58"/>
    <w:rsid w:val="00727B20"/>
    <w:rsid w:val="007302EC"/>
    <w:rsid w:val="007307E5"/>
    <w:rsid w:val="00730E5B"/>
    <w:rsid w:val="0073152F"/>
    <w:rsid w:val="00731558"/>
    <w:rsid w:val="00731C2F"/>
    <w:rsid w:val="00731D4D"/>
    <w:rsid w:val="00732013"/>
    <w:rsid w:val="00733BE4"/>
    <w:rsid w:val="00734A97"/>
    <w:rsid w:val="00735982"/>
    <w:rsid w:val="00736014"/>
    <w:rsid w:val="007373CE"/>
    <w:rsid w:val="0074101F"/>
    <w:rsid w:val="00741032"/>
    <w:rsid w:val="00741662"/>
    <w:rsid w:val="0074233D"/>
    <w:rsid w:val="007429ED"/>
    <w:rsid w:val="0074341C"/>
    <w:rsid w:val="00743473"/>
    <w:rsid w:val="00743A2C"/>
    <w:rsid w:val="00743ED3"/>
    <w:rsid w:val="0074415B"/>
    <w:rsid w:val="00744804"/>
    <w:rsid w:val="007459BF"/>
    <w:rsid w:val="00750891"/>
    <w:rsid w:val="007514C4"/>
    <w:rsid w:val="00751EB1"/>
    <w:rsid w:val="00751EC6"/>
    <w:rsid w:val="00752C6C"/>
    <w:rsid w:val="00752F02"/>
    <w:rsid w:val="00753F6E"/>
    <w:rsid w:val="007540A9"/>
    <w:rsid w:val="00754AC8"/>
    <w:rsid w:val="00754CAF"/>
    <w:rsid w:val="007557EE"/>
    <w:rsid w:val="00755B9B"/>
    <w:rsid w:val="0075709F"/>
    <w:rsid w:val="0075761B"/>
    <w:rsid w:val="00757DEB"/>
    <w:rsid w:val="00760654"/>
    <w:rsid w:val="00760D18"/>
    <w:rsid w:val="00761E78"/>
    <w:rsid w:val="007626F5"/>
    <w:rsid w:val="00762DAB"/>
    <w:rsid w:val="00762E10"/>
    <w:rsid w:val="00762F3E"/>
    <w:rsid w:val="00762F3F"/>
    <w:rsid w:val="007634CD"/>
    <w:rsid w:val="0076381F"/>
    <w:rsid w:val="007639CC"/>
    <w:rsid w:val="007639FF"/>
    <w:rsid w:val="00763E49"/>
    <w:rsid w:val="00764599"/>
    <w:rsid w:val="007661B5"/>
    <w:rsid w:val="00766572"/>
    <w:rsid w:val="007671BF"/>
    <w:rsid w:val="0076725F"/>
    <w:rsid w:val="007673F2"/>
    <w:rsid w:val="00767B69"/>
    <w:rsid w:val="007716F0"/>
    <w:rsid w:val="00771935"/>
    <w:rsid w:val="00771BEA"/>
    <w:rsid w:val="007722C0"/>
    <w:rsid w:val="007726B9"/>
    <w:rsid w:val="007729E0"/>
    <w:rsid w:val="007741DD"/>
    <w:rsid w:val="00774320"/>
    <w:rsid w:val="00774D94"/>
    <w:rsid w:val="0077557E"/>
    <w:rsid w:val="00775F12"/>
    <w:rsid w:val="00776A40"/>
    <w:rsid w:val="0078005F"/>
    <w:rsid w:val="00780918"/>
    <w:rsid w:val="00780A80"/>
    <w:rsid w:val="0078136B"/>
    <w:rsid w:val="007817EB"/>
    <w:rsid w:val="00782355"/>
    <w:rsid w:val="00782562"/>
    <w:rsid w:val="00782D0F"/>
    <w:rsid w:val="00782F61"/>
    <w:rsid w:val="00783CB5"/>
    <w:rsid w:val="00784C3D"/>
    <w:rsid w:val="00784E00"/>
    <w:rsid w:val="0078587B"/>
    <w:rsid w:val="00785B83"/>
    <w:rsid w:val="00785D62"/>
    <w:rsid w:val="00785FC7"/>
    <w:rsid w:val="00786275"/>
    <w:rsid w:val="00786804"/>
    <w:rsid w:val="00786BF8"/>
    <w:rsid w:val="007877BC"/>
    <w:rsid w:val="007905E0"/>
    <w:rsid w:val="007906E4"/>
    <w:rsid w:val="00790A4B"/>
    <w:rsid w:val="007915DD"/>
    <w:rsid w:val="00791A2D"/>
    <w:rsid w:val="007920EA"/>
    <w:rsid w:val="007929F5"/>
    <w:rsid w:val="00792C7F"/>
    <w:rsid w:val="00792D18"/>
    <w:rsid w:val="00792EB2"/>
    <w:rsid w:val="007933DA"/>
    <w:rsid w:val="00793B02"/>
    <w:rsid w:val="00794BE3"/>
    <w:rsid w:val="00794D6C"/>
    <w:rsid w:val="00795E69"/>
    <w:rsid w:val="00795F3E"/>
    <w:rsid w:val="00796943"/>
    <w:rsid w:val="00796D3A"/>
    <w:rsid w:val="0079735D"/>
    <w:rsid w:val="007973A0"/>
    <w:rsid w:val="00797AE7"/>
    <w:rsid w:val="00797DD3"/>
    <w:rsid w:val="007A1384"/>
    <w:rsid w:val="007A1913"/>
    <w:rsid w:val="007A1B99"/>
    <w:rsid w:val="007A1D22"/>
    <w:rsid w:val="007A234B"/>
    <w:rsid w:val="007A28EC"/>
    <w:rsid w:val="007A2B66"/>
    <w:rsid w:val="007A3135"/>
    <w:rsid w:val="007A38CB"/>
    <w:rsid w:val="007A3A24"/>
    <w:rsid w:val="007A40E3"/>
    <w:rsid w:val="007A5A3B"/>
    <w:rsid w:val="007A6B46"/>
    <w:rsid w:val="007A7ED6"/>
    <w:rsid w:val="007B0BF5"/>
    <w:rsid w:val="007B0E6F"/>
    <w:rsid w:val="007B0E83"/>
    <w:rsid w:val="007B0FBE"/>
    <w:rsid w:val="007B1AC0"/>
    <w:rsid w:val="007B1D1B"/>
    <w:rsid w:val="007B23D5"/>
    <w:rsid w:val="007B32D3"/>
    <w:rsid w:val="007B3441"/>
    <w:rsid w:val="007B4672"/>
    <w:rsid w:val="007B4858"/>
    <w:rsid w:val="007B55FC"/>
    <w:rsid w:val="007B65B3"/>
    <w:rsid w:val="007B66FA"/>
    <w:rsid w:val="007B6F19"/>
    <w:rsid w:val="007B6FB7"/>
    <w:rsid w:val="007B7137"/>
    <w:rsid w:val="007B7319"/>
    <w:rsid w:val="007B79E5"/>
    <w:rsid w:val="007C01C8"/>
    <w:rsid w:val="007C106C"/>
    <w:rsid w:val="007C2729"/>
    <w:rsid w:val="007C2B33"/>
    <w:rsid w:val="007C3E35"/>
    <w:rsid w:val="007C485D"/>
    <w:rsid w:val="007C4879"/>
    <w:rsid w:val="007C58C0"/>
    <w:rsid w:val="007C5C4D"/>
    <w:rsid w:val="007C5F80"/>
    <w:rsid w:val="007C723B"/>
    <w:rsid w:val="007C7A9D"/>
    <w:rsid w:val="007D0007"/>
    <w:rsid w:val="007D0801"/>
    <w:rsid w:val="007D1979"/>
    <w:rsid w:val="007D2E06"/>
    <w:rsid w:val="007D394F"/>
    <w:rsid w:val="007D4A9B"/>
    <w:rsid w:val="007D5DFB"/>
    <w:rsid w:val="007D64C2"/>
    <w:rsid w:val="007D682F"/>
    <w:rsid w:val="007D6953"/>
    <w:rsid w:val="007D6C97"/>
    <w:rsid w:val="007D6EF8"/>
    <w:rsid w:val="007D7D8A"/>
    <w:rsid w:val="007D7EE3"/>
    <w:rsid w:val="007E069D"/>
    <w:rsid w:val="007E0DC1"/>
    <w:rsid w:val="007E136C"/>
    <w:rsid w:val="007E21AC"/>
    <w:rsid w:val="007E285D"/>
    <w:rsid w:val="007E2940"/>
    <w:rsid w:val="007E2D95"/>
    <w:rsid w:val="007E4759"/>
    <w:rsid w:val="007E4AC6"/>
    <w:rsid w:val="007E55D8"/>
    <w:rsid w:val="007E6037"/>
    <w:rsid w:val="007E66F5"/>
    <w:rsid w:val="007E6752"/>
    <w:rsid w:val="007E6926"/>
    <w:rsid w:val="007E6FB0"/>
    <w:rsid w:val="007F0099"/>
    <w:rsid w:val="007F0199"/>
    <w:rsid w:val="007F085D"/>
    <w:rsid w:val="007F0911"/>
    <w:rsid w:val="007F10D7"/>
    <w:rsid w:val="007F17D9"/>
    <w:rsid w:val="007F18FA"/>
    <w:rsid w:val="007F20FD"/>
    <w:rsid w:val="007F27DE"/>
    <w:rsid w:val="007F3C2F"/>
    <w:rsid w:val="007F4234"/>
    <w:rsid w:val="007F44C5"/>
    <w:rsid w:val="007F4EDC"/>
    <w:rsid w:val="007F56AF"/>
    <w:rsid w:val="007F56CB"/>
    <w:rsid w:val="007F5922"/>
    <w:rsid w:val="007F5A18"/>
    <w:rsid w:val="007F5BC5"/>
    <w:rsid w:val="007F62C6"/>
    <w:rsid w:val="007F6EDD"/>
    <w:rsid w:val="007F7B7E"/>
    <w:rsid w:val="007F7C1F"/>
    <w:rsid w:val="008005B6"/>
    <w:rsid w:val="00800BB9"/>
    <w:rsid w:val="00800E4D"/>
    <w:rsid w:val="00800FDF"/>
    <w:rsid w:val="008012F0"/>
    <w:rsid w:val="008016C8"/>
    <w:rsid w:val="00801CBA"/>
    <w:rsid w:val="00801DC9"/>
    <w:rsid w:val="00801EB1"/>
    <w:rsid w:val="00803BD4"/>
    <w:rsid w:val="0081053D"/>
    <w:rsid w:val="008106B7"/>
    <w:rsid w:val="00810AEC"/>
    <w:rsid w:val="00811493"/>
    <w:rsid w:val="0081198B"/>
    <w:rsid w:val="00811B25"/>
    <w:rsid w:val="00812533"/>
    <w:rsid w:val="008130CC"/>
    <w:rsid w:val="008140AF"/>
    <w:rsid w:val="008150BC"/>
    <w:rsid w:val="0081599A"/>
    <w:rsid w:val="008162B1"/>
    <w:rsid w:val="00816351"/>
    <w:rsid w:val="008163E7"/>
    <w:rsid w:val="00816C05"/>
    <w:rsid w:val="00816C57"/>
    <w:rsid w:val="00817A1F"/>
    <w:rsid w:val="00820BAB"/>
    <w:rsid w:val="0082151F"/>
    <w:rsid w:val="00821715"/>
    <w:rsid w:val="0082299A"/>
    <w:rsid w:val="00824C91"/>
    <w:rsid w:val="00825039"/>
    <w:rsid w:val="00825F16"/>
    <w:rsid w:val="008260DC"/>
    <w:rsid w:val="00826BFE"/>
    <w:rsid w:val="00826DCF"/>
    <w:rsid w:val="00826EC7"/>
    <w:rsid w:val="008279CC"/>
    <w:rsid w:val="00827CC2"/>
    <w:rsid w:val="008300F5"/>
    <w:rsid w:val="0083061D"/>
    <w:rsid w:val="008317B6"/>
    <w:rsid w:val="008333A4"/>
    <w:rsid w:val="0083386E"/>
    <w:rsid w:val="00833A02"/>
    <w:rsid w:val="00833B33"/>
    <w:rsid w:val="00833C98"/>
    <w:rsid w:val="00833ECE"/>
    <w:rsid w:val="00834939"/>
    <w:rsid w:val="00836D1B"/>
    <w:rsid w:val="008376C9"/>
    <w:rsid w:val="00840C10"/>
    <w:rsid w:val="00840F3C"/>
    <w:rsid w:val="008412F9"/>
    <w:rsid w:val="00841572"/>
    <w:rsid w:val="00841A23"/>
    <w:rsid w:val="00841B28"/>
    <w:rsid w:val="00841BFB"/>
    <w:rsid w:val="00842045"/>
    <w:rsid w:val="0084228F"/>
    <w:rsid w:val="00842506"/>
    <w:rsid w:val="0084267B"/>
    <w:rsid w:val="00842A09"/>
    <w:rsid w:val="0084467E"/>
    <w:rsid w:val="00844C6E"/>
    <w:rsid w:val="0084510A"/>
    <w:rsid w:val="0084526D"/>
    <w:rsid w:val="0084536F"/>
    <w:rsid w:val="00845B9A"/>
    <w:rsid w:val="008468A0"/>
    <w:rsid w:val="00846D21"/>
    <w:rsid w:val="008471EA"/>
    <w:rsid w:val="008474DD"/>
    <w:rsid w:val="00847827"/>
    <w:rsid w:val="00847D18"/>
    <w:rsid w:val="00847E6C"/>
    <w:rsid w:val="00850AFF"/>
    <w:rsid w:val="00850D65"/>
    <w:rsid w:val="00851887"/>
    <w:rsid w:val="00851F8F"/>
    <w:rsid w:val="008522D0"/>
    <w:rsid w:val="00852C40"/>
    <w:rsid w:val="008536EC"/>
    <w:rsid w:val="008545A0"/>
    <w:rsid w:val="00854F27"/>
    <w:rsid w:val="00856EFF"/>
    <w:rsid w:val="00857073"/>
    <w:rsid w:val="00857C00"/>
    <w:rsid w:val="00860F3A"/>
    <w:rsid w:val="00860FE5"/>
    <w:rsid w:val="00861238"/>
    <w:rsid w:val="00861434"/>
    <w:rsid w:val="008619A7"/>
    <w:rsid w:val="00861E03"/>
    <w:rsid w:val="00861FD9"/>
    <w:rsid w:val="00862300"/>
    <w:rsid w:val="00862B92"/>
    <w:rsid w:val="00862E11"/>
    <w:rsid w:val="0086331E"/>
    <w:rsid w:val="00863A2C"/>
    <w:rsid w:val="00864412"/>
    <w:rsid w:val="008651E0"/>
    <w:rsid w:val="008652A3"/>
    <w:rsid w:val="0086625A"/>
    <w:rsid w:val="008665FA"/>
    <w:rsid w:val="008707C0"/>
    <w:rsid w:val="00870EBF"/>
    <w:rsid w:val="00872695"/>
    <w:rsid w:val="00872779"/>
    <w:rsid w:val="00873D02"/>
    <w:rsid w:val="00873D78"/>
    <w:rsid w:val="008744D3"/>
    <w:rsid w:val="00875523"/>
    <w:rsid w:val="00875575"/>
    <w:rsid w:val="00875B20"/>
    <w:rsid w:val="00875DB7"/>
    <w:rsid w:val="00875E06"/>
    <w:rsid w:val="00876883"/>
    <w:rsid w:val="008775D7"/>
    <w:rsid w:val="008776BA"/>
    <w:rsid w:val="00877B62"/>
    <w:rsid w:val="0088102B"/>
    <w:rsid w:val="00881745"/>
    <w:rsid w:val="00881A5C"/>
    <w:rsid w:val="00882AC4"/>
    <w:rsid w:val="00883710"/>
    <w:rsid w:val="0088389A"/>
    <w:rsid w:val="008845A7"/>
    <w:rsid w:val="0088475A"/>
    <w:rsid w:val="00885E77"/>
    <w:rsid w:val="008866CD"/>
    <w:rsid w:val="0088683A"/>
    <w:rsid w:val="008872E5"/>
    <w:rsid w:val="008877CD"/>
    <w:rsid w:val="00887ADE"/>
    <w:rsid w:val="00887D59"/>
    <w:rsid w:val="00887DC6"/>
    <w:rsid w:val="008908D0"/>
    <w:rsid w:val="00890CE5"/>
    <w:rsid w:val="00890F89"/>
    <w:rsid w:val="00892083"/>
    <w:rsid w:val="00892753"/>
    <w:rsid w:val="00893D48"/>
    <w:rsid w:val="00893E74"/>
    <w:rsid w:val="00893E93"/>
    <w:rsid w:val="00895441"/>
    <w:rsid w:val="00896035"/>
    <w:rsid w:val="00896386"/>
    <w:rsid w:val="00896C5B"/>
    <w:rsid w:val="0089736C"/>
    <w:rsid w:val="008A173B"/>
    <w:rsid w:val="008A1BFA"/>
    <w:rsid w:val="008A2286"/>
    <w:rsid w:val="008A425C"/>
    <w:rsid w:val="008A46A8"/>
    <w:rsid w:val="008A4AF7"/>
    <w:rsid w:val="008A4F42"/>
    <w:rsid w:val="008A4F50"/>
    <w:rsid w:val="008A58DC"/>
    <w:rsid w:val="008A5D71"/>
    <w:rsid w:val="008A642C"/>
    <w:rsid w:val="008A6774"/>
    <w:rsid w:val="008A7265"/>
    <w:rsid w:val="008A7985"/>
    <w:rsid w:val="008A7F64"/>
    <w:rsid w:val="008B00B8"/>
    <w:rsid w:val="008B02F8"/>
    <w:rsid w:val="008B18F9"/>
    <w:rsid w:val="008B1FBF"/>
    <w:rsid w:val="008B2BD8"/>
    <w:rsid w:val="008B3B1F"/>
    <w:rsid w:val="008B3D57"/>
    <w:rsid w:val="008B53BF"/>
    <w:rsid w:val="008B64F8"/>
    <w:rsid w:val="008B6FA3"/>
    <w:rsid w:val="008C1332"/>
    <w:rsid w:val="008C1D30"/>
    <w:rsid w:val="008C24C6"/>
    <w:rsid w:val="008C29E5"/>
    <w:rsid w:val="008C2B37"/>
    <w:rsid w:val="008C2EA9"/>
    <w:rsid w:val="008C4280"/>
    <w:rsid w:val="008C42C0"/>
    <w:rsid w:val="008C432D"/>
    <w:rsid w:val="008C4730"/>
    <w:rsid w:val="008C4F18"/>
    <w:rsid w:val="008C5278"/>
    <w:rsid w:val="008C5547"/>
    <w:rsid w:val="008C5EDD"/>
    <w:rsid w:val="008C60AA"/>
    <w:rsid w:val="008C7B7B"/>
    <w:rsid w:val="008C7D92"/>
    <w:rsid w:val="008D02ED"/>
    <w:rsid w:val="008D05C8"/>
    <w:rsid w:val="008D0810"/>
    <w:rsid w:val="008D1AB4"/>
    <w:rsid w:val="008D23B8"/>
    <w:rsid w:val="008D23C6"/>
    <w:rsid w:val="008D2B91"/>
    <w:rsid w:val="008D300F"/>
    <w:rsid w:val="008D3888"/>
    <w:rsid w:val="008D3D31"/>
    <w:rsid w:val="008D4175"/>
    <w:rsid w:val="008D47A7"/>
    <w:rsid w:val="008D4F11"/>
    <w:rsid w:val="008D5689"/>
    <w:rsid w:val="008D5A00"/>
    <w:rsid w:val="008D69CC"/>
    <w:rsid w:val="008D73B2"/>
    <w:rsid w:val="008D7BE0"/>
    <w:rsid w:val="008E1BD1"/>
    <w:rsid w:val="008E213C"/>
    <w:rsid w:val="008E2461"/>
    <w:rsid w:val="008E2608"/>
    <w:rsid w:val="008E29C2"/>
    <w:rsid w:val="008E2F35"/>
    <w:rsid w:val="008E3A24"/>
    <w:rsid w:val="008E3AAE"/>
    <w:rsid w:val="008E435E"/>
    <w:rsid w:val="008E46E8"/>
    <w:rsid w:val="008E4887"/>
    <w:rsid w:val="008E5057"/>
    <w:rsid w:val="008E54F2"/>
    <w:rsid w:val="008E5A52"/>
    <w:rsid w:val="008E5A9E"/>
    <w:rsid w:val="008E5ED8"/>
    <w:rsid w:val="008E6D8B"/>
    <w:rsid w:val="008E6DF7"/>
    <w:rsid w:val="008E7266"/>
    <w:rsid w:val="008F1964"/>
    <w:rsid w:val="008F1CDB"/>
    <w:rsid w:val="008F1CE9"/>
    <w:rsid w:val="008F24C4"/>
    <w:rsid w:val="008F2DAA"/>
    <w:rsid w:val="008F4111"/>
    <w:rsid w:val="008F461E"/>
    <w:rsid w:val="008F46A1"/>
    <w:rsid w:val="008F5733"/>
    <w:rsid w:val="008F79AE"/>
    <w:rsid w:val="009001D8"/>
    <w:rsid w:val="0090107F"/>
    <w:rsid w:val="009010D0"/>
    <w:rsid w:val="0090177D"/>
    <w:rsid w:val="0090305F"/>
    <w:rsid w:val="0090392A"/>
    <w:rsid w:val="00903C18"/>
    <w:rsid w:val="00903DD8"/>
    <w:rsid w:val="00903F56"/>
    <w:rsid w:val="0090400F"/>
    <w:rsid w:val="00905D31"/>
    <w:rsid w:val="00905EFF"/>
    <w:rsid w:val="009072C1"/>
    <w:rsid w:val="00907C77"/>
    <w:rsid w:val="0091044A"/>
    <w:rsid w:val="00910BD6"/>
    <w:rsid w:val="009111BA"/>
    <w:rsid w:val="0091324C"/>
    <w:rsid w:val="009136CA"/>
    <w:rsid w:val="00913C39"/>
    <w:rsid w:val="009144D5"/>
    <w:rsid w:val="00915154"/>
    <w:rsid w:val="009158D0"/>
    <w:rsid w:val="00917B8E"/>
    <w:rsid w:val="00917EAA"/>
    <w:rsid w:val="009211DD"/>
    <w:rsid w:val="00921725"/>
    <w:rsid w:val="00921923"/>
    <w:rsid w:val="00921A1D"/>
    <w:rsid w:val="009232B1"/>
    <w:rsid w:val="00923348"/>
    <w:rsid w:val="00923619"/>
    <w:rsid w:val="00923E00"/>
    <w:rsid w:val="0092462D"/>
    <w:rsid w:val="0092489B"/>
    <w:rsid w:val="0092496D"/>
    <w:rsid w:val="00924DC6"/>
    <w:rsid w:val="00925114"/>
    <w:rsid w:val="0092571C"/>
    <w:rsid w:val="00926A00"/>
    <w:rsid w:val="00927178"/>
    <w:rsid w:val="009274B1"/>
    <w:rsid w:val="00930C3D"/>
    <w:rsid w:val="00930CAA"/>
    <w:rsid w:val="009315A5"/>
    <w:rsid w:val="00933486"/>
    <w:rsid w:val="009343FB"/>
    <w:rsid w:val="0093446E"/>
    <w:rsid w:val="00934F0D"/>
    <w:rsid w:val="009371E0"/>
    <w:rsid w:val="00937480"/>
    <w:rsid w:val="00937956"/>
    <w:rsid w:val="0094061A"/>
    <w:rsid w:val="009407E3"/>
    <w:rsid w:val="00941552"/>
    <w:rsid w:val="00941C38"/>
    <w:rsid w:val="00943058"/>
    <w:rsid w:val="00943069"/>
    <w:rsid w:val="009433F1"/>
    <w:rsid w:val="0094387E"/>
    <w:rsid w:val="00943C8F"/>
    <w:rsid w:val="009442F1"/>
    <w:rsid w:val="00944F57"/>
    <w:rsid w:val="00945B8C"/>
    <w:rsid w:val="0094692C"/>
    <w:rsid w:val="00947001"/>
    <w:rsid w:val="00947090"/>
    <w:rsid w:val="00947B85"/>
    <w:rsid w:val="00951330"/>
    <w:rsid w:val="009524BC"/>
    <w:rsid w:val="009529DB"/>
    <w:rsid w:val="0095332B"/>
    <w:rsid w:val="00953679"/>
    <w:rsid w:val="0095407E"/>
    <w:rsid w:val="00955C80"/>
    <w:rsid w:val="00956EE8"/>
    <w:rsid w:val="0095789A"/>
    <w:rsid w:val="009608FF"/>
    <w:rsid w:val="009609E6"/>
    <w:rsid w:val="00961097"/>
    <w:rsid w:val="00961253"/>
    <w:rsid w:val="00961BDB"/>
    <w:rsid w:val="00961CA0"/>
    <w:rsid w:val="00962032"/>
    <w:rsid w:val="009622FC"/>
    <w:rsid w:val="00962745"/>
    <w:rsid w:val="00963079"/>
    <w:rsid w:val="00964F8B"/>
    <w:rsid w:val="00964FA2"/>
    <w:rsid w:val="0096668A"/>
    <w:rsid w:val="009666DD"/>
    <w:rsid w:val="00967316"/>
    <w:rsid w:val="00967C6B"/>
    <w:rsid w:val="00967CFD"/>
    <w:rsid w:val="00967D54"/>
    <w:rsid w:val="00970691"/>
    <w:rsid w:val="009708E7"/>
    <w:rsid w:val="00970B60"/>
    <w:rsid w:val="0097154C"/>
    <w:rsid w:val="00971999"/>
    <w:rsid w:val="00971CFC"/>
    <w:rsid w:val="00972F7C"/>
    <w:rsid w:val="00972FB8"/>
    <w:rsid w:val="00973285"/>
    <w:rsid w:val="009737F9"/>
    <w:rsid w:val="00973DD3"/>
    <w:rsid w:val="00974031"/>
    <w:rsid w:val="00974918"/>
    <w:rsid w:val="00975AFD"/>
    <w:rsid w:val="00975FD0"/>
    <w:rsid w:val="00976E38"/>
    <w:rsid w:val="009807B2"/>
    <w:rsid w:val="009807BE"/>
    <w:rsid w:val="00980DE5"/>
    <w:rsid w:val="00982CF4"/>
    <w:rsid w:val="00983BAF"/>
    <w:rsid w:val="009847D9"/>
    <w:rsid w:val="00984A73"/>
    <w:rsid w:val="00984B31"/>
    <w:rsid w:val="00984E83"/>
    <w:rsid w:val="009851DD"/>
    <w:rsid w:val="00985912"/>
    <w:rsid w:val="00985FDB"/>
    <w:rsid w:val="00986521"/>
    <w:rsid w:val="009866BF"/>
    <w:rsid w:val="00986940"/>
    <w:rsid w:val="00986AB1"/>
    <w:rsid w:val="0098736F"/>
    <w:rsid w:val="009878AF"/>
    <w:rsid w:val="00987909"/>
    <w:rsid w:val="009900E5"/>
    <w:rsid w:val="00990306"/>
    <w:rsid w:val="0099049E"/>
    <w:rsid w:val="009908DB"/>
    <w:rsid w:val="00990EA2"/>
    <w:rsid w:val="00991A17"/>
    <w:rsid w:val="00991F5C"/>
    <w:rsid w:val="009920E5"/>
    <w:rsid w:val="009928D9"/>
    <w:rsid w:val="009928F0"/>
    <w:rsid w:val="00994387"/>
    <w:rsid w:val="00994790"/>
    <w:rsid w:val="00994975"/>
    <w:rsid w:val="00994E33"/>
    <w:rsid w:val="00996156"/>
    <w:rsid w:val="0099615D"/>
    <w:rsid w:val="009964FB"/>
    <w:rsid w:val="009965FE"/>
    <w:rsid w:val="009971F3"/>
    <w:rsid w:val="00997EB9"/>
    <w:rsid w:val="009A0530"/>
    <w:rsid w:val="009A0A2C"/>
    <w:rsid w:val="009A175B"/>
    <w:rsid w:val="009A2326"/>
    <w:rsid w:val="009A338B"/>
    <w:rsid w:val="009A340F"/>
    <w:rsid w:val="009A3945"/>
    <w:rsid w:val="009A408B"/>
    <w:rsid w:val="009A42A2"/>
    <w:rsid w:val="009A45AA"/>
    <w:rsid w:val="009A49A0"/>
    <w:rsid w:val="009A49EB"/>
    <w:rsid w:val="009A57F4"/>
    <w:rsid w:val="009A5929"/>
    <w:rsid w:val="009A6584"/>
    <w:rsid w:val="009A6ECD"/>
    <w:rsid w:val="009A7010"/>
    <w:rsid w:val="009A7E13"/>
    <w:rsid w:val="009B0522"/>
    <w:rsid w:val="009B068F"/>
    <w:rsid w:val="009B08E0"/>
    <w:rsid w:val="009B1436"/>
    <w:rsid w:val="009B20DF"/>
    <w:rsid w:val="009B2333"/>
    <w:rsid w:val="009B3A40"/>
    <w:rsid w:val="009B3BAB"/>
    <w:rsid w:val="009B3C06"/>
    <w:rsid w:val="009B448D"/>
    <w:rsid w:val="009B4816"/>
    <w:rsid w:val="009B48A8"/>
    <w:rsid w:val="009B4DBA"/>
    <w:rsid w:val="009B5231"/>
    <w:rsid w:val="009B59B1"/>
    <w:rsid w:val="009B5B0C"/>
    <w:rsid w:val="009B60A2"/>
    <w:rsid w:val="009B64EA"/>
    <w:rsid w:val="009C05B3"/>
    <w:rsid w:val="009C0743"/>
    <w:rsid w:val="009C095E"/>
    <w:rsid w:val="009C0A75"/>
    <w:rsid w:val="009C0F6E"/>
    <w:rsid w:val="009C139A"/>
    <w:rsid w:val="009C2ABD"/>
    <w:rsid w:val="009C3470"/>
    <w:rsid w:val="009C36BD"/>
    <w:rsid w:val="009C3A8D"/>
    <w:rsid w:val="009C3E80"/>
    <w:rsid w:val="009C4AD4"/>
    <w:rsid w:val="009C5506"/>
    <w:rsid w:val="009C595B"/>
    <w:rsid w:val="009C5CDF"/>
    <w:rsid w:val="009C5CE6"/>
    <w:rsid w:val="009C5D62"/>
    <w:rsid w:val="009C68A9"/>
    <w:rsid w:val="009C7D0D"/>
    <w:rsid w:val="009D0E68"/>
    <w:rsid w:val="009D1101"/>
    <w:rsid w:val="009D195E"/>
    <w:rsid w:val="009D25FF"/>
    <w:rsid w:val="009D2B54"/>
    <w:rsid w:val="009D3538"/>
    <w:rsid w:val="009D393A"/>
    <w:rsid w:val="009D3E2B"/>
    <w:rsid w:val="009D40D9"/>
    <w:rsid w:val="009D440D"/>
    <w:rsid w:val="009D471F"/>
    <w:rsid w:val="009D5A55"/>
    <w:rsid w:val="009D65A2"/>
    <w:rsid w:val="009D7239"/>
    <w:rsid w:val="009D73A1"/>
    <w:rsid w:val="009E032F"/>
    <w:rsid w:val="009E053B"/>
    <w:rsid w:val="009E0829"/>
    <w:rsid w:val="009E08C6"/>
    <w:rsid w:val="009E215A"/>
    <w:rsid w:val="009E2E7A"/>
    <w:rsid w:val="009E37B1"/>
    <w:rsid w:val="009E3D3A"/>
    <w:rsid w:val="009E3F54"/>
    <w:rsid w:val="009E462E"/>
    <w:rsid w:val="009E472B"/>
    <w:rsid w:val="009E5176"/>
    <w:rsid w:val="009E5796"/>
    <w:rsid w:val="009E5BAA"/>
    <w:rsid w:val="009E64E2"/>
    <w:rsid w:val="009E65B8"/>
    <w:rsid w:val="009E6AA6"/>
    <w:rsid w:val="009E6EB3"/>
    <w:rsid w:val="009E712A"/>
    <w:rsid w:val="009E7452"/>
    <w:rsid w:val="009F00F8"/>
    <w:rsid w:val="009F0148"/>
    <w:rsid w:val="009F02B0"/>
    <w:rsid w:val="009F04D9"/>
    <w:rsid w:val="009F0A2F"/>
    <w:rsid w:val="009F1439"/>
    <w:rsid w:val="009F152F"/>
    <w:rsid w:val="009F2B90"/>
    <w:rsid w:val="009F2E25"/>
    <w:rsid w:val="009F2F25"/>
    <w:rsid w:val="009F377C"/>
    <w:rsid w:val="009F39DC"/>
    <w:rsid w:val="009F3C1A"/>
    <w:rsid w:val="009F45D9"/>
    <w:rsid w:val="009F481F"/>
    <w:rsid w:val="009F4B42"/>
    <w:rsid w:val="009F52C3"/>
    <w:rsid w:val="009F572E"/>
    <w:rsid w:val="009F5850"/>
    <w:rsid w:val="009F5C98"/>
    <w:rsid w:val="009F6B15"/>
    <w:rsid w:val="009F7157"/>
    <w:rsid w:val="00A00581"/>
    <w:rsid w:val="00A00D82"/>
    <w:rsid w:val="00A02976"/>
    <w:rsid w:val="00A02D29"/>
    <w:rsid w:val="00A03649"/>
    <w:rsid w:val="00A04310"/>
    <w:rsid w:val="00A04332"/>
    <w:rsid w:val="00A04666"/>
    <w:rsid w:val="00A046A5"/>
    <w:rsid w:val="00A04830"/>
    <w:rsid w:val="00A04DC8"/>
    <w:rsid w:val="00A05188"/>
    <w:rsid w:val="00A06CC6"/>
    <w:rsid w:val="00A07528"/>
    <w:rsid w:val="00A1002C"/>
    <w:rsid w:val="00A103BD"/>
    <w:rsid w:val="00A10E27"/>
    <w:rsid w:val="00A11211"/>
    <w:rsid w:val="00A11574"/>
    <w:rsid w:val="00A116C4"/>
    <w:rsid w:val="00A120CA"/>
    <w:rsid w:val="00A12230"/>
    <w:rsid w:val="00A132E1"/>
    <w:rsid w:val="00A14097"/>
    <w:rsid w:val="00A143F6"/>
    <w:rsid w:val="00A1440D"/>
    <w:rsid w:val="00A1485D"/>
    <w:rsid w:val="00A15618"/>
    <w:rsid w:val="00A15757"/>
    <w:rsid w:val="00A15E3C"/>
    <w:rsid w:val="00A167F0"/>
    <w:rsid w:val="00A1714B"/>
    <w:rsid w:val="00A172AE"/>
    <w:rsid w:val="00A173FC"/>
    <w:rsid w:val="00A17BDF"/>
    <w:rsid w:val="00A17E4B"/>
    <w:rsid w:val="00A21FE2"/>
    <w:rsid w:val="00A22DC7"/>
    <w:rsid w:val="00A230F2"/>
    <w:rsid w:val="00A23100"/>
    <w:rsid w:val="00A2342A"/>
    <w:rsid w:val="00A23B7F"/>
    <w:rsid w:val="00A2407C"/>
    <w:rsid w:val="00A24B6D"/>
    <w:rsid w:val="00A24F0F"/>
    <w:rsid w:val="00A257CC"/>
    <w:rsid w:val="00A26268"/>
    <w:rsid w:val="00A26A4C"/>
    <w:rsid w:val="00A26A75"/>
    <w:rsid w:val="00A305AA"/>
    <w:rsid w:val="00A308EB"/>
    <w:rsid w:val="00A30F49"/>
    <w:rsid w:val="00A31279"/>
    <w:rsid w:val="00A3141A"/>
    <w:rsid w:val="00A31D52"/>
    <w:rsid w:val="00A3201C"/>
    <w:rsid w:val="00A32130"/>
    <w:rsid w:val="00A3286D"/>
    <w:rsid w:val="00A328FC"/>
    <w:rsid w:val="00A32CBA"/>
    <w:rsid w:val="00A33E73"/>
    <w:rsid w:val="00A34F44"/>
    <w:rsid w:val="00A35533"/>
    <w:rsid w:val="00A35F31"/>
    <w:rsid w:val="00A35F49"/>
    <w:rsid w:val="00A36085"/>
    <w:rsid w:val="00A37123"/>
    <w:rsid w:val="00A37EF1"/>
    <w:rsid w:val="00A4047F"/>
    <w:rsid w:val="00A40F54"/>
    <w:rsid w:val="00A4123F"/>
    <w:rsid w:val="00A419AE"/>
    <w:rsid w:val="00A41AD9"/>
    <w:rsid w:val="00A41D79"/>
    <w:rsid w:val="00A41F64"/>
    <w:rsid w:val="00A42BA0"/>
    <w:rsid w:val="00A42D9E"/>
    <w:rsid w:val="00A436B5"/>
    <w:rsid w:val="00A442F7"/>
    <w:rsid w:val="00A44566"/>
    <w:rsid w:val="00A4678B"/>
    <w:rsid w:val="00A478A0"/>
    <w:rsid w:val="00A47A13"/>
    <w:rsid w:val="00A47C91"/>
    <w:rsid w:val="00A47DDA"/>
    <w:rsid w:val="00A47E6A"/>
    <w:rsid w:val="00A500F7"/>
    <w:rsid w:val="00A503D7"/>
    <w:rsid w:val="00A50DBB"/>
    <w:rsid w:val="00A50DD7"/>
    <w:rsid w:val="00A5118F"/>
    <w:rsid w:val="00A52259"/>
    <w:rsid w:val="00A523D3"/>
    <w:rsid w:val="00A5264B"/>
    <w:rsid w:val="00A530DC"/>
    <w:rsid w:val="00A530E0"/>
    <w:rsid w:val="00A5359B"/>
    <w:rsid w:val="00A53C26"/>
    <w:rsid w:val="00A53D14"/>
    <w:rsid w:val="00A55969"/>
    <w:rsid w:val="00A56122"/>
    <w:rsid w:val="00A5621B"/>
    <w:rsid w:val="00A56DCA"/>
    <w:rsid w:val="00A56E04"/>
    <w:rsid w:val="00A57BD0"/>
    <w:rsid w:val="00A60860"/>
    <w:rsid w:val="00A60DCE"/>
    <w:rsid w:val="00A6178B"/>
    <w:rsid w:val="00A618AC"/>
    <w:rsid w:val="00A61E24"/>
    <w:rsid w:val="00A6228A"/>
    <w:rsid w:val="00A6265F"/>
    <w:rsid w:val="00A62869"/>
    <w:rsid w:val="00A62AE4"/>
    <w:rsid w:val="00A63E44"/>
    <w:rsid w:val="00A6406F"/>
    <w:rsid w:val="00A66602"/>
    <w:rsid w:val="00A67681"/>
    <w:rsid w:val="00A70102"/>
    <w:rsid w:val="00A7063B"/>
    <w:rsid w:val="00A70BB5"/>
    <w:rsid w:val="00A71263"/>
    <w:rsid w:val="00A729C7"/>
    <w:rsid w:val="00A73894"/>
    <w:rsid w:val="00A73A13"/>
    <w:rsid w:val="00A75A58"/>
    <w:rsid w:val="00A770D2"/>
    <w:rsid w:val="00A81809"/>
    <w:rsid w:val="00A82095"/>
    <w:rsid w:val="00A82510"/>
    <w:rsid w:val="00A8349A"/>
    <w:rsid w:val="00A84BA7"/>
    <w:rsid w:val="00A84DAD"/>
    <w:rsid w:val="00A856D2"/>
    <w:rsid w:val="00A86413"/>
    <w:rsid w:val="00A86DFD"/>
    <w:rsid w:val="00A86F50"/>
    <w:rsid w:val="00A87639"/>
    <w:rsid w:val="00A87656"/>
    <w:rsid w:val="00A902A0"/>
    <w:rsid w:val="00A903A7"/>
    <w:rsid w:val="00A903F3"/>
    <w:rsid w:val="00A9092B"/>
    <w:rsid w:val="00A90B67"/>
    <w:rsid w:val="00A90CB1"/>
    <w:rsid w:val="00A910C6"/>
    <w:rsid w:val="00A91340"/>
    <w:rsid w:val="00A93333"/>
    <w:rsid w:val="00A9335E"/>
    <w:rsid w:val="00A93620"/>
    <w:rsid w:val="00A93644"/>
    <w:rsid w:val="00A93AE6"/>
    <w:rsid w:val="00A948FC"/>
    <w:rsid w:val="00A94BA0"/>
    <w:rsid w:val="00A963F8"/>
    <w:rsid w:val="00A963F9"/>
    <w:rsid w:val="00A9663A"/>
    <w:rsid w:val="00A96B98"/>
    <w:rsid w:val="00A973C7"/>
    <w:rsid w:val="00A97DFF"/>
    <w:rsid w:val="00A97F8F"/>
    <w:rsid w:val="00AA1720"/>
    <w:rsid w:val="00AA18C8"/>
    <w:rsid w:val="00AA213F"/>
    <w:rsid w:val="00AA3062"/>
    <w:rsid w:val="00AA30B7"/>
    <w:rsid w:val="00AA3438"/>
    <w:rsid w:val="00AA371C"/>
    <w:rsid w:val="00AA433B"/>
    <w:rsid w:val="00AA4595"/>
    <w:rsid w:val="00AA4B6B"/>
    <w:rsid w:val="00AA526D"/>
    <w:rsid w:val="00AA6807"/>
    <w:rsid w:val="00AA73BB"/>
    <w:rsid w:val="00AA79F9"/>
    <w:rsid w:val="00AA7B62"/>
    <w:rsid w:val="00AB0474"/>
    <w:rsid w:val="00AB0517"/>
    <w:rsid w:val="00AB0DFC"/>
    <w:rsid w:val="00AB1331"/>
    <w:rsid w:val="00AB1938"/>
    <w:rsid w:val="00AB1E89"/>
    <w:rsid w:val="00AB21B9"/>
    <w:rsid w:val="00AB23FD"/>
    <w:rsid w:val="00AB330E"/>
    <w:rsid w:val="00AB356C"/>
    <w:rsid w:val="00AB38BD"/>
    <w:rsid w:val="00AB3B78"/>
    <w:rsid w:val="00AB4130"/>
    <w:rsid w:val="00AB4354"/>
    <w:rsid w:val="00AB48F7"/>
    <w:rsid w:val="00AB49B0"/>
    <w:rsid w:val="00AB4C81"/>
    <w:rsid w:val="00AB5567"/>
    <w:rsid w:val="00AB5E42"/>
    <w:rsid w:val="00AB5F60"/>
    <w:rsid w:val="00AB6339"/>
    <w:rsid w:val="00AB63D5"/>
    <w:rsid w:val="00AC1B25"/>
    <w:rsid w:val="00AC1C8E"/>
    <w:rsid w:val="00AC1F07"/>
    <w:rsid w:val="00AC1FF2"/>
    <w:rsid w:val="00AC26CA"/>
    <w:rsid w:val="00AC2E88"/>
    <w:rsid w:val="00AC328A"/>
    <w:rsid w:val="00AC3768"/>
    <w:rsid w:val="00AC3841"/>
    <w:rsid w:val="00AC3A89"/>
    <w:rsid w:val="00AC4A53"/>
    <w:rsid w:val="00AC4A57"/>
    <w:rsid w:val="00AC6EE2"/>
    <w:rsid w:val="00AC6F8A"/>
    <w:rsid w:val="00AC7943"/>
    <w:rsid w:val="00AD0C85"/>
    <w:rsid w:val="00AD1178"/>
    <w:rsid w:val="00AD15A3"/>
    <w:rsid w:val="00AD1A1D"/>
    <w:rsid w:val="00AD2333"/>
    <w:rsid w:val="00AD296E"/>
    <w:rsid w:val="00AD2B18"/>
    <w:rsid w:val="00AD3502"/>
    <w:rsid w:val="00AD37E5"/>
    <w:rsid w:val="00AD4613"/>
    <w:rsid w:val="00AD468B"/>
    <w:rsid w:val="00AD4866"/>
    <w:rsid w:val="00AD4975"/>
    <w:rsid w:val="00AD544A"/>
    <w:rsid w:val="00AD5ACE"/>
    <w:rsid w:val="00AD6D4A"/>
    <w:rsid w:val="00AD79FC"/>
    <w:rsid w:val="00AE05B8"/>
    <w:rsid w:val="00AE160E"/>
    <w:rsid w:val="00AE166C"/>
    <w:rsid w:val="00AE1CC1"/>
    <w:rsid w:val="00AE1CC5"/>
    <w:rsid w:val="00AE2DBF"/>
    <w:rsid w:val="00AE376F"/>
    <w:rsid w:val="00AE43CC"/>
    <w:rsid w:val="00AE4D96"/>
    <w:rsid w:val="00AE5985"/>
    <w:rsid w:val="00AE6C67"/>
    <w:rsid w:val="00AE7300"/>
    <w:rsid w:val="00AE7383"/>
    <w:rsid w:val="00AE7B0A"/>
    <w:rsid w:val="00AE7D68"/>
    <w:rsid w:val="00AE7FA5"/>
    <w:rsid w:val="00AF0008"/>
    <w:rsid w:val="00AF03DA"/>
    <w:rsid w:val="00AF0801"/>
    <w:rsid w:val="00AF08CC"/>
    <w:rsid w:val="00AF0CAE"/>
    <w:rsid w:val="00AF1BE7"/>
    <w:rsid w:val="00AF2075"/>
    <w:rsid w:val="00AF2DC7"/>
    <w:rsid w:val="00AF3073"/>
    <w:rsid w:val="00AF341B"/>
    <w:rsid w:val="00AF372E"/>
    <w:rsid w:val="00AF4653"/>
    <w:rsid w:val="00AF468C"/>
    <w:rsid w:val="00AF49B6"/>
    <w:rsid w:val="00AF4C5E"/>
    <w:rsid w:val="00AF5166"/>
    <w:rsid w:val="00AF5260"/>
    <w:rsid w:val="00AF74D1"/>
    <w:rsid w:val="00AF78F5"/>
    <w:rsid w:val="00AF7EBF"/>
    <w:rsid w:val="00B00FCA"/>
    <w:rsid w:val="00B01F62"/>
    <w:rsid w:val="00B02030"/>
    <w:rsid w:val="00B022C3"/>
    <w:rsid w:val="00B027E0"/>
    <w:rsid w:val="00B045CC"/>
    <w:rsid w:val="00B04B46"/>
    <w:rsid w:val="00B057D9"/>
    <w:rsid w:val="00B064E0"/>
    <w:rsid w:val="00B06E25"/>
    <w:rsid w:val="00B0718D"/>
    <w:rsid w:val="00B10396"/>
    <w:rsid w:val="00B10B7F"/>
    <w:rsid w:val="00B10F1C"/>
    <w:rsid w:val="00B10FE7"/>
    <w:rsid w:val="00B1164F"/>
    <w:rsid w:val="00B12E06"/>
    <w:rsid w:val="00B133C7"/>
    <w:rsid w:val="00B13605"/>
    <w:rsid w:val="00B13FF0"/>
    <w:rsid w:val="00B14401"/>
    <w:rsid w:val="00B14423"/>
    <w:rsid w:val="00B1475B"/>
    <w:rsid w:val="00B15D72"/>
    <w:rsid w:val="00B17031"/>
    <w:rsid w:val="00B17513"/>
    <w:rsid w:val="00B1773F"/>
    <w:rsid w:val="00B17C80"/>
    <w:rsid w:val="00B223F0"/>
    <w:rsid w:val="00B224B5"/>
    <w:rsid w:val="00B227C6"/>
    <w:rsid w:val="00B22A4D"/>
    <w:rsid w:val="00B23088"/>
    <w:rsid w:val="00B23E00"/>
    <w:rsid w:val="00B23FBC"/>
    <w:rsid w:val="00B2444E"/>
    <w:rsid w:val="00B25135"/>
    <w:rsid w:val="00B2517D"/>
    <w:rsid w:val="00B25202"/>
    <w:rsid w:val="00B2528A"/>
    <w:rsid w:val="00B26023"/>
    <w:rsid w:val="00B300B2"/>
    <w:rsid w:val="00B300E1"/>
    <w:rsid w:val="00B301CF"/>
    <w:rsid w:val="00B30F37"/>
    <w:rsid w:val="00B32E53"/>
    <w:rsid w:val="00B332CA"/>
    <w:rsid w:val="00B336A4"/>
    <w:rsid w:val="00B33FAA"/>
    <w:rsid w:val="00B33FB1"/>
    <w:rsid w:val="00B353C1"/>
    <w:rsid w:val="00B35E6D"/>
    <w:rsid w:val="00B36174"/>
    <w:rsid w:val="00B36267"/>
    <w:rsid w:val="00B36996"/>
    <w:rsid w:val="00B37963"/>
    <w:rsid w:val="00B4168D"/>
    <w:rsid w:val="00B41937"/>
    <w:rsid w:val="00B424E6"/>
    <w:rsid w:val="00B42E26"/>
    <w:rsid w:val="00B42F82"/>
    <w:rsid w:val="00B431E0"/>
    <w:rsid w:val="00B43CD6"/>
    <w:rsid w:val="00B44193"/>
    <w:rsid w:val="00B4426B"/>
    <w:rsid w:val="00B44471"/>
    <w:rsid w:val="00B44934"/>
    <w:rsid w:val="00B4520B"/>
    <w:rsid w:val="00B4546F"/>
    <w:rsid w:val="00B45A54"/>
    <w:rsid w:val="00B47009"/>
    <w:rsid w:val="00B47B09"/>
    <w:rsid w:val="00B47EB3"/>
    <w:rsid w:val="00B503D0"/>
    <w:rsid w:val="00B50547"/>
    <w:rsid w:val="00B5063C"/>
    <w:rsid w:val="00B50D58"/>
    <w:rsid w:val="00B50DD0"/>
    <w:rsid w:val="00B527A9"/>
    <w:rsid w:val="00B52D31"/>
    <w:rsid w:val="00B52FD6"/>
    <w:rsid w:val="00B534A1"/>
    <w:rsid w:val="00B54996"/>
    <w:rsid w:val="00B54D52"/>
    <w:rsid w:val="00B5503B"/>
    <w:rsid w:val="00B55630"/>
    <w:rsid w:val="00B55C8B"/>
    <w:rsid w:val="00B569F7"/>
    <w:rsid w:val="00B57357"/>
    <w:rsid w:val="00B57702"/>
    <w:rsid w:val="00B578D1"/>
    <w:rsid w:val="00B578DB"/>
    <w:rsid w:val="00B57ED6"/>
    <w:rsid w:val="00B60BF5"/>
    <w:rsid w:val="00B60D13"/>
    <w:rsid w:val="00B60E99"/>
    <w:rsid w:val="00B61562"/>
    <w:rsid w:val="00B6161A"/>
    <w:rsid w:val="00B61C79"/>
    <w:rsid w:val="00B628F3"/>
    <w:rsid w:val="00B6292D"/>
    <w:rsid w:val="00B62D7E"/>
    <w:rsid w:val="00B640B0"/>
    <w:rsid w:val="00B64256"/>
    <w:rsid w:val="00B64BBF"/>
    <w:rsid w:val="00B6557F"/>
    <w:rsid w:val="00B65704"/>
    <w:rsid w:val="00B666D5"/>
    <w:rsid w:val="00B67070"/>
    <w:rsid w:val="00B67B9C"/>
    <w:rsid w:val="00B702A6"/>
    <w:rsid w:val="00B70BB3"/>
    <w:rsid w:val="00B715F0"/>
    <w:rsid w:val="00B71E40"/>
    <w:rsid w:val="00B724C5"/>
    <w:rsid w:val="00B730CF"/>
    <w:rsid w:val="00B7378C"/>
    <w:rsid w:val="00B74230"/>
    <w:rsid w:val="00B74509"/>
    <w:rsid w:val="00B76C90"/>
    <w:rsid w:val="00B76D0D"/>
    <w:rsid w:val="00B77053"/>
    <w:rsid w:val="00B8028F"/>
    <w:rsid w:val="00B80AA3"/>
    <w:rsid w:val="00B80FBB"/>
    <w:rsid w:val="00B81D0D"/>
    <w:rsid w:val="00B824AF"/>
    <w:rsid w:val="00B825B7"/>
    <w:rsid w:val="00B82936"/>
    <w:rsid w:val="00B83366"/>
    <w:rsid w:val="00B83E8B"/>
    <w:rsid w:val="00B8428F"/>
    <w:rsid w:val="00B8435F"/>
    <w:rsid w:val="00B8479C"/>
    <w:rsid w:val="00B85091"/>
    <w:rsid w:val="00B8551B"/>
    <w:rsid w:val="00B85B31"/>
    <w:rsid w:val="00B86075"/>
    <w:rsid w:val="00B8631F"/>
    <w:rsid w:val="00B8649A"/>
    <w:rsid w:val="00B866EF"/>
    <w:rsid w:val="00B87045"/>
    <w:rsid w:val="00B87EE0"/>
    <w:rsid w:val="00B91184"/>
    <w:rsid w:val="00B9163E"/>
    <w:rsid w:val="00B92598"/>
    <w:rsid w:val="00B92716"/>
    <w:rsid w:val="00B92784"/>
    <w:rsid w:val="00B935DD"/>
    <w:rsid w:val="00B938E2"/>
    <w:rsid w:val="00B93ED2"/>
    <w:rsid w:val="00B94029"/>
    <w:rsid w:val="00B94A10"/>
    <w:rsid w:val="00B94C1F"/>
    <w:rsid w:val="00B953F1"/>
    <w:rsid w:val="00B95D48"/>
    <w:rsid w:val="00B96261"/>
    <w:rsid w:val="00B966B9"/>
    <w:rsid w:val="00B96938"/>
    <w:rsid w:val="00B96ECE"/>
    <w:rsid w:val="00B97316"/>
    <w:rsid w:val="00B97D51"/>
    <w:rsid w:val="00BA0478"/>
    <w:rsid w:val="00BA04EF"/>
    <w:rsid w:val="00BA0F81"/>
    <w:rsid w:val="00BA1716"/>
    <w:rsid w:val="00BA2151"/>
    <w:rsid w:val="00BA22F9"/>
    <w:rsid w:val="00BA263D"/>
    <w:rsid w:val="00BA33D8"/>
    <w:rsid w:val="00BA3956"/>
    <w:rsid w:val="00BA40B8"/>
    <w:rsid w:val="00BA463A"/>
    <w:rsid w:val="00BA4D0B"/>
    <w:rsid w:val="00BA5267"/>
    <w:rsid w:val="00BA5CEF"/>
    <w:rsid w:val="00BA5D67"/>
    <w:rsid w:val="00BA62A8"/>
    <w:rsid w:val="00BA6828"/>
    <w:rsid w:val="00BA6FF8"/>
    <w:rsid w:val="00BA7088"/>
    <w:rsid w:val="00BA73BE"/>
    <w:rsid w:val="00BA769A"/>
    <w:rsid w:val="00BA7B27"/>
    <w:rsid w:val="00BA7B8D"/>
    <w:rsid w:val="00BB06A5"/>
    <w:rsid w:val="00BB0CD9"/>
    <w:rsid w:val="00BB2499"/>
    <w:rsid w:val="00BB2D8C"/>
    <w:rsid w:val="00BB2D98"/>
    <w:rsid w:val="00BB30C2"/>
    <w:rsid w:val="00BB3E1B"/>
    <w:rsid w:val="00BB3F74"/>
    <w:rsid w:val="00BB47BA"/>
    <w:rsid w:val="00BB54AA"/>
    <w:rsid w:val="00BB54CC"/>
    <w:rsid w:val="00BB582C"/>
    <w:rsid w:val="00BB5C64"/>
    <w:rsid w:val="00BB6019"/>
    <w:rsid w:val="00BB7186"/>
    <w:rsid w:val="00BB7651"/>
    <w:rsid w:val="00BC012C"/>
    <w:rsid w:val="00BC075E"/>
    <w:rsid w:val="00BC1E58"/>
    <w:rsid w:val="00BC27D1"/>
    <w:rsid w:val="00BC35AC"/>
    <w:rsid w:val="00BC369F"/>
    <w:rsid w:val="00BC3F77"/>
    <w:rsid w:val="00BC5112"/>
    <w:rsid w:val="00BC596B"/>
    <w:rsid w:val="00BC5B42"/>
    <w:rsid w:val="00BC5F11"/>
    <w:rsid w:val="00BC636D"/>
    <w:rsid w:val="00BC680C"/>
    <w:rsid w:val="00BC6B95"/>
    <w:rsid w:val="00BC7907"/>
    <w:rsid w:val="00BC79D6"/>
    <w:rsid w:val="00BD0AE5"/>
    <w:rsid w:val="00BD19AD"/>
    <w:rsid w:val="00BD2BBF"/>
    <w:rsid w:val="00BD2D03"/>
    <w:rsid w:val="00BD2F33"/>
    <w:rsid w:val="00BD3BE9"/>
    <w:rsid w:val="00BD432D"/>
    <w:rsid w:val="00BD4B02"/>
    <w:rsid w:val="00BD5C2E"/>
    <w:rsid w:val="00BD60E1"/>
    <w:rsid w:val="00BD6274"/>
    <w:rsid w:val="00BD6490"/>
    <w:rsid w:val="00BD7A57"/>
    <w:rsid w:val="00BD7BF2"/>
    <w:rsid w:val="00BD7D13"/>
    <w:rsid w:val="00BE07AB"/>
    <w:rsid w:val="00BE0A7A"/>
    <w:rsid w:val="00BE0C74"/>
    <w:rsid w:val="00BE0DCF"/>
    <w:rsid w:val="00BE160F"/>
    <w:rsid w:val="00BE188B"/>
    <w:rsid w:val="00BE2176"/>
    <w:rsid w:val="00BE31B5"/>
    <w:rsid w:val="00BE3C92"/>
    <w:rsid w:val="00BE4EA4"/>
    <w:rsid w:val="00BE55C1"/>
    <w:rsid w:val="00BE5FCE"/>
    <w:rsid w:val="00BE66B1"/>
    <w:rsid w:val="00BE72F0"/>
    <w:rsid w:val="00BE7496"/>
    <w:rsid w:val="00BE772B"/>
    <w:rsid w:val="00BE77F8"/>
    <w:rsid w:val="00BF1366"/>
    <w:rsid w:val="00BF29E5"/>
    <w:rsid w:val="00BF397B"/>
    <w:rsid w:val="00BF3A99"/>
    <w:rsid w:val="00BF441C"/>
    <w:rsid w:val="00BF4669"/>
    <w:rsid w:val="00BF489E"/>
    <w:rsid w:val="00BF6E52"/>
    <w:rsid w:val="00BF6ED6"/>
    <w:rsid w:val="00BF74E4"/>
    <w:rsid w:val="00BF791C"/>
    <w:rsid w:val="00BF7C10"/>
    <w:rsid w:val="00C008F5"/>
    <w:rsid w:val="00C01115"/>
    <w:rsid w:val="00C01924"/>
    <w:rsid w:val="00C02136"/>
    <w:rsid w:val="00C02961"/>
    <w:rsid w:val="00C03824"/>
    <w:rsid w:val="00C03DE0"/>
    <w:rsid w:val="00C05B53"/>
    <w:rsid w:val="00C0666F"/>
    <w:rsid w:val="00C06901"/>
    <w:rsid w:val="00C07387"/>
    <w:rsid w:val="00C07556"/>
    <w:rsid w:val="00C104AD"/>
    <w:rsid w:val="00C1171C"/>
    <w:rsid w:val="00C1182A"/>
    <w:rsid w:val="00C11ECB"/>
    <w:rsid w:val="00C12F1F"/>
    <w:rsid w:val="00C14628"/>
    <w:rsid w:val="00C15076"/>
    <w:rsid w:val="00C160DC"/>
    <w:rsid w:val="00C17079"/>
    <w:rsid w:val="00C170A2"/>
    <w:rsid w:val="00C172AE"/>
    <w:rsid w:val="00C17785"/>
    <w:rsid w:val="00C20275"/>
    <w:rsid w:val="00C217E1"/>
    <w:rsid w:val="00C22247"/>
    <w:rsid w:val="00C2280E"/>
    <w:rsid w:val="00C24971"/>
    <w:rsid w:val="00C2572B"/>
    <w:rsid w:val="00C25871"/>
    <w:rsid w:val="00C30249"/>
    <w:rsid w:val="00C3057C"/>
    <w:rsid w:val="00C309A7"/>
    <w:rsid w:val="00C309AB"/>
    <w:rsid w:val="00C309D4"/>
    <w:rsid w:val="00C30E9B"/>
    <w:rsid w:val="00C318CA"/>
    <w:rsid w:val="00C320CF"/>
    <w:rsid w:val="00C32E77"/>
    <w:rsid w:val="00C340F1"/>
    <w:rsid w:val="00C34CDD"/>
    <w:rsid w:val="00C35BDF"/>
    <w:rsid w:val="00C35F6E"/>
    <w:rsid w:val="00C37340"/>
    <w:rsid w:val="00C37BC0"/>
    <w:rsid w:val="00C40B81"/>
    <w:rsid w:val="00C43452"/>
    <w:rsid w:val="00C441B5"/>
    <w:rsid w:val="00C44BC7"/>
    <w:rsid w:val="00C452B2"/>
    <w:rsid w:val="00C45CAD"/>
    <w:rsid w:val="00C46198"/>
    <w:rsid w:val="00C46D99"/>
    <w:rsid w:val="00C46E75"/>
    <w:rsid w:val="00C4710D"/>
    <w:rsid w:val="00C47388"/>
    <w:rsid w:val="00C50147"/>
    <w:rsid w:val="00C50C6D"/>
    <w:rsid w:val="00C51235"/>
    <w:rsid w:val="00C52270"/>
    <w:rsid w:val="00C52659"/>
    <w:rsid w:val="00C52D4C"/>
    <w:rsid w:val="00C53072"/>
    <w:rsid w:val="00C5386E"/>
    <w:rsid w:val="00C53F49"/>
    <w:rsid w:val="00C54037"/>
    <w:rsid w:val="00C54503"/>
    <w:rsid w:val="00C54F36"/>
    <w:rsid w:val="00C55770"/>
    <w:rsid w:val="00C55C5D"/>
    <w:rsid w:val="00C56F80"/>
    <w:rsid w:val="00C5796B"/>
    <w:rsid w:val="00C6019F"/>
    <w:rsid w:val="00C602FD"/>
    <w:rsid w:val="00C61B6F"/>
    <w:rsid w:val="00C61C03"/>
    <w:rsid w:val="00C62168"/>
    <w:rsid w:val="00C627CB"/>
    <w:rsid w:val="00C62A96"/>
    <w:rsid w:val="00C62BAE"/>
    <w:rsid w:val="00C63C13"/>
    <w:rsid w:val="00C63CD7"/>
    <w:rsid w:val="00C6408B"/>
    <w:rsid w:val="00C64A63"/>
    <w:rsid w:val="00C64CF1"/>
    <w:rsid w:val="00C64FD5"/>
    <w:rsid w:val="00C655D8"/>
    <w:rsid w:val="00C657BB"/>
    <w:rsid w:val="00C66FE3"/>
    <w:rsid w:val="00C67375"/>
    <w:rsid w:val="00C67959"/>
    <w:rsid w:val="00C67DE8"/>
    <w:rsid w:val="00C70677"/>
    <w:rsid w:val="00C709CE"/>
    <w:rsid w:val="00C71667"/>
    <w:rsid w:val="00C71D65"/>
    <w:rsid w:val="00C72D8B"/>
    <w:rsid w:val="00C72F69"/>
    <w:rsid w:val="00C743C3"/>
    <w:rsid w:val="00C74D87"/>
    <w:rsid w:val="00C74E67"/>
    <w:rsid w:val="00C75AE0"/>
    <w:rsid w:val="00C76173"/>
    <w:rsid w:val="00C762BA"/>
    <w:rsid w:val="00C7636C"/>
    <w:rsid w:val="00C76A81"/>
    <w:rsid w:val="00C77642"/>
    <w:rsid w:val="00C776F5"/>
    <w:rsid w:val="00C80F64"/>
    <w:rsid w:val="00C81033"/>
    <w:rsid w:val="00C81879"/>
    <w:rsid w:val="00C82D38"/>
    <w:rsid w:val="00C8384C"/>
    <w:rsid w:val="00C84093"/>
    <w:rsid w:val="00C86D2B"/>
    <w:rsid w:val="00C86F81"/>
    <w:rsid w:val="00C8722C"/>
    <w:rsid w:val="00C91C56"/>
    <w:rsid w:val="00C91D1B"/>
    <w:rsid w:val="00C92205"/>
    <w:rsid w:val="00C93129"/>
    <w:rsid w:val="00C936AE"/>
    <w:rsid w:val="00C93C6F"/>
    <w:rsid w:val="00C95418"/>
    <w:rsid w:val="00C95912"/>
    <w:rsid w:val="00C9591D"/>
    <w:rsid w:val="00C96A3C"/>
    <w:rsid w:val="00C97352"/>
    <w:rsid w:val="00C979B6"/>
    <w:rsid w:val="00CA08FC"/>
    <w:rsid w:val="00CA096D"/>
    <w:rsid w:val="00CA0FD0"/>
    <w:rsid w:val="00CA14B9"/>
    <w:rsid w:val="00CA1ABF"/>
    <w:rsid w:val="00CA1B23"/>
    <w:rsid w:val="00CA2AA8"/>
    <w:rsid w:val="00CA3E0B"/>
    <w:rsid w:val="00CA425B"/>
    <w:rsid w:val="00CA5173"/>
    <w:rsid w:val="00CA5469"/>
    <w:rsid w:val="00CA55E8"/>
    <w:rsid w:val="00CA5A35"/>
    <w:rsid w:val="00CA7542"/>
    <w:rsid w:val="00CA7B01"/>
    <w:rsid w:val="00CA7C0D"/>
    <w:rsid w:val="00CA7EDB"/>
    <w:rsid w:val="00CA7F45"/>
    <w:rsid w:val="00CB039F"/>
    <w:rsid w:val="00CB0F37"/>
    <w:rsid w:val="00CB13F1"/>
    <w:rsid w:val="00CB1FD5"/>
    <w:rsid w:val="00CB25D9"/>
    <w:rsid w:val="00CB56D1"/>
    <w:rsid w:val="00CB66F8"/>
    <w:rsid w:val="00CB6915"/>
    <w:rsid w:val="00CB6B35"/>
    <w:rsid w:val="00CB6BBA"/>
    <w:rsid w:val="00CB6BC5"/>
    <w:rsid w:val="00CB7381"/>
    <w:rsid w:val="00CB781B"/>
    <w:rsid w:val="00CC0440"/>
    <w:rsid w:val="00CC102B"/>
    <w:rsid w:val="00CC2A64"/>
    <w:rsid w:val="00CC2CF2"/>
    <w:rsid w:val="00CC2D43"/>
    <w:rsid w:val="00CC301B"/>
    <w:rsid w:val="00CC35F4"/>
    <w:rsid w:val="00CC3EE8"/>
    <w:rsid w:val="00CC404E"/>
    <w:rsid w:val="00CC43CE"/>
    <w:rsid w:val="00CC44DD"/>
    <w:rsid w:val="00CC5570"/>
    <w:rsid w:val="00CC769C"/>
    <w:rsid w:val="00CC7B9A"/>
    <w:rsid w:val="00CC7E19"/>
    <w:rsid w:val="00CD0062"/>
    <w:rsid w:val="00CD0453"/>
    <w:rsid w:val="00CD04D3"/>
    <w:rsid w:val="00CD08C7"/>
    <w:rsid w:val="00CD19EC"/>
    <w:rsid w:val="00CD2378"/>
    <w:rsid w:val="00CD2623"/>
    <w:rsid w:val="00CD2684"/>
    <w:rsid w:val="00CD2E0D"/>
    <w:rsid w:val="00CD314F"/>
    <w:rsid w:val="00CD3342"/>
    <w:rsid w:val="00CD4339"/>
    <w:rsid w:val="00CD4FDD"/>
    <w:rsid w:val="00CD5C54"/>
    <w:rsid w:val="00CD5CE8"/>
    <w:rsid w:val="00CD6B88"/>
    <w:rsid w:val="00CD6F62"/>
    <w:rsid w:val="00CD72C3"/>
    <w:rsid w:val="00CD72EE"/>
    <w:rsid w:val="00CD77BE"/>
    <w:rsid w:val="00CD7834"/>
    <w:rsid w:val="00CD7EEA"/>
    <w:rsid w:val="00CE01D1"/>
    <w:rsid w:val="00CE0397"/>
    <w:rsid w:val="00CE0D79"/>
    <w:rsid w:val="00CE1410"/>
    <w:rsid w:val="00CE19D4"/>
    <w:rsid w:val="00CE1E86"/>
    <w:rsid w:val="00CE274F"/>
    <w:rsid w:val="00CE27D0"/>
    <w:rsid w:val="00CE29E2"/>
    <w:rsid w:val="00CE44A9"/>
    <w:rsid w:val="00CE4E44"/>
    <w:rsid w:val="00CE6815"/>
    <w:rsid w:val="00CE6A94"/>
    <w:rsid w:val="00CE6E21"/>
    <w:rsid w:val="00CE7AFA"/>
    <w:rsid w:val="00CF277B"/>
    <w:rsid w:val="00CF2D2C"/>
    <w:rsid w:val="00CF2F64"/>
    <w:rsid w:val="00CF327D"/>
    <w:rsid w:val="00CF4417"/>
    <w:rsid w:val="00CF483E"/>
    <w:rsid w:val="00CF539D"/>
    <w:rsid w:val="00CF69BF"/>
    <w:rsid w:val="00CF6A76"/>
    <w:rsid w:val="00CF77AB"/>
    <w:rsid w:val="00CF7BE4"/>
    <w:rsid w:val="00CF7F3C"/>
    <w:rsid w:val="00D00377"/>
    <w:rsid w:val="00D00669"/>
    <w:rsid w:val="00D01138"/>
    <w:rsid w:val="00D013C5"/>
    <w:rsid w:val="00D01F53"/>
    <w:rsid w:val="00D02554"/>
    <w:rsid w:val="00D039B6"/>
    <w:rsid w:val="00D04D76"/>
    <w:rsid w:val="00D051F9"/>
    <w:rsid w:val="00D054D1"/>
    <w:rsid w:val="00D05A75"/>
    <w:rsid w:val="00D05D2D"/>
    <w:rsid w:val="00D06B07"/>
    <w:rsid w:val="00D070DF"/>
    <w:rsid w:val="00D072DC"/>
    <w:rsid w:val="00D10401"/>
    <w:rsid w:val="00D108D2"/>
    <w:rsid w:val="00D11017"/>
    <w:rsid w:val="00D11881"/>
    <w:rsid w:val="00D11ECA"/>
    <w:rsid w:val="00D125DB"/>
    <w:rsid w:val="00D127E3"/>
    <w:rsid w:val="00D1323B"/>
    <w:rsid w:val="00D13554"/>
    <w:rsid w:val="00D13C19"/>
    <w:rsid w:val="00D14299"/>
    <w:rsid w:val="00D145B8"/>
    <w:rsid w:val="00D154BA"/>
    <w:rsid w:val="00D1559B"/>
    <w:rsid w:val="00D158AB"/>
    <w:rsid w:val="00D1604C"/>
    <w:rsid w:val="00D17C5B"/>
    <w:rsid w:val="00D17F11"/>
    <w:rsid w:val="00D20665"/>
    <w:rsid w:val="00D22426"/>
    <w:rsid w:val="00D22509"/>
    <w:rsid w:val="00D22B9C"/>
    <w:rsid w:val="00D2435F"/>
    <w:rsid w:val="00D2467D"/>
    <w:rsid w:val="00D254DA"/>
    <w:rsid w:val="00D25972"/>
    <w:rsid w:val="00D25D31"/>
    <w:rsid w:val="00D25DCC"/>
    <w:rsid w:val="00D25E2E"/>
    <w:rsid w:val="00D25E8F"/>
    <w:rsid w:val="00D26910"/>
    <w:rsid w:val="00D26D97"/>
    <w:rsid w:val="00D26FF0"/>
    <w:rsid w:val="00D2730C"/>
    <w:rsid w:val="00D2741C"/>
    <w:rsid w:val="00D27B4F"/>
    <w:rsid w:val="00D27CF4"/>
    <w:rsid w:val="00D30B79"/>
    <w:rsid w:val="00D32272"/>
    <w:rsid w:val="00D32828"/>
    <w:rsid w:val="00D33CCA"/>
    <w:rsid w:val="00D344A9"/>
    <w:rsid w:val="00D345D9"/>
    <w:rsid w:val="00D35828"/>
    <w:rsid w:val="00D375C2"/>
    <w:rsid w:val="00D37903"/>
    <w:rsid w:val="00D3795A"/>
    <w:rsid w:val="00D3798B"/>
    <w:rsid w:val="00D40C0B"/>
    <w:rsid w:val="00D40C73"/>
    <w:rsid w:val="00D40DF6"/>
    <w:rsid w:val="00D40F5F"/>
    <w:rsid w:val="00D413CC"/>
    <w:rsid w:val="00D42215"/>
    <w:rsid w:val="00D4221C"/>
    <w:rsid w:val="00D42685"/>
    <w:rsid w:val="00D42D44"/>
    <w:rsid w:val="00D42E6F"/>
    <w:rsid w:val="00D433D0"/>
    <w:rsid w:val="00D436E6"/>
    <w:rsid w:val="00D446A4"/>
    <w:rsid w:val="00D44737"/>
    <w:rsid w:val="00D448D9"/>
    <w:rsid w:val="00D4575E"/>
    <w:rsid w:val="00D458AF"/>
    <w:rsid w:val="00D45C98"/>
    <w:rsid w:val="00D45D01"/>
    <w:rsid w:val="00D47CCF"/>
    <w:rsid w:val="00D47DD7"/>
    <w:rsid w:val="00D50CCF"/>
    <w:rsid w:val="00D50D95"/>
    <w:rsid w:val="00D51515"/>
    <w:rsid w:val="00D51D50"/>
    <w:rsid w:val="00D53161"/>
    <w:rsid w:val="00D53CCA"/>
    <w:rsid w:val="00D54086"/>
    <w:rsid w:val="00D5447F"/>
    <w:rsid w:val="00D54FA9"/>
    <w:rsid w:val="00D5563C"/>
    <w:rsid w:val="00D55EDB"/>
    <w:rsid w:val="00D56471"/>
    <w:rsid w:val="00D57220"/>
    <w:rsid w:val="00D57550"/>
    <w:rsid w:val="00D57FB6"/>
    <w:rsid w:val="00D60242"/>
    <w:rsid w:val="00D606CD"/>
    <w:rsid w:val="00D606E1"/>
    <w:rsid w:val="00D60DF4"/>
    <w:rsid w:val="00D6151D"/>
    <w:rsid w:val="00D6207E"/>
    <w:rsid w:val="00D62283"/>
    <w:rsid w:val="00D625CC"/>
    <w:rsid w:val="00D626C1"/>
    <w:rsid w:val="00D63CD0"/>
    <w:rsid w:val="00D64D93"/>
    <w:rsid w:val="00D64FFC"/>
    <w:rsid w:val="00D65FAD"/>
    <w:rsid w:val="00D66165"/>
    <w:rsid w:val="00D66E92"/>
    <w:rsid w:val="00D67F16"/>
    <w:rsid w:val="00D7047F"/>
    <w:rsid w:val="00D708DE"/>
    <w:rsid w:val="00D71167"/>
    <w:rsid w:val="00D7116C"/>
    <w:rsid w:val="00D71A3C"/>
    <w:rsid w:val="00D71ED5"/>
    <w:rsid w:val="00D7275B"/>
    <w:rsid w:val="00D73075"/>
    <w:rsid w:val="00D74109"/>
    <w:rsid w:val="00D7444D"/>
    <w:rsid w:val="00D7510E"/>
    <w:rsid w:val="00D75F1D"/>
    <w:rsid w:val="00D7660A"/>
    <w:rsid w:val="00D76B46"/>
    <w:rsid w:val="00D76E38"/>
    <w:rsid w:val="00D770ED"/>
    <w:rsid w:val="00D80CFA"/>
    <w:rsid w:val="00D81407"/>
    <w:rsid w:val="00D815CD"/>
    <w:rsid w:val="00D8248B"/>
    <w:rsid w:val="00D83A4C"/>
    <w:rsid w:val="00D83C99"/>
    <w:rsid w:val="00D84177"/>
    <w:rsid w:val="00D8422B"/>
    <w:rsid w:val="00D85052"/>
    <w:rsid w:val="00D852E4"/>
    <w:rsid w:val="00D855EA"/>
    <w:rsid w:val="00D85635"/>
    <w:rsid w:val="00D85981"/>
    <w:rsid w:val="00D85B32"/>
    <w:rsid w:val="00D86223"/>
    <w:rsid w:val="00D862BB"/>
    <w:rsid w:val="00D8666E"/>
    <w:rsid w:val="00D86A85"/>
    <w:rsid w:val="00D875AB"/>
    <w:rsid w:val="00D9121C"/>
    <w:rsid w:val="00D919DA"/>
    <w:rsid w:val="00D91DB4"/>
    <w:rsid w:val="00D91E5A"/>
    <w:rsid w:val="00D91F00"/>
    <w:rsid w:val="00D92EFE"/>
    <w:rsid w:val="00D941D5"/>
    <w:rsid w:val="00D949D1"/>
    <w:rsid w:val="00D94A32"/>
    <w:rsid w:val="00D94B25"/>
    <w:rsid w:val="00D94BC0"/>
    <w:rsid w:val="00D95786"/>
    <w:rsid w:val="00D95C68"/>
    <w:rsid w:val="00D96358"/>
    <w:rsid w:val="00D964AB"/>
    <w:rsid w:val="00D975C4"/>
    <w:rsid w:val="00D976CC"/>
    <w:rsid w:val="00DA0B72"/>
    <w:rsid w:val="00DA1C5A"/>
    <w:rsid w:val="00DA2A32"/>
    <w:rsid w:val="00DA2E6F"/>
    <w:rsid w:val="00DA3D67"/>
    <w:rsid w:val="00DA5138"/>
    <w:rsid w:val="00DA5BB1"/>
    <w:rsid w:val="00DA5F90"/>
    <w:rsid w:val="00DA683C"/>
    <w:rsid w:val="00DA6850"/>
    <w:rsid w:val="00DA6B4F"/>
    <w:rsid w:val="00DA6CB1"/>
    <w:rsid w:val="00DA710B"/>
    <w:rsid w:val="00DA791D"/>
    <w:rsid w:val="00DB0B55"/>
    <w:rsid w:val="00DB1944"/>
    <w:rsid w:val="00DB246C"/>
    <w:rsid w:val="00DB2786"/>
    <w:rsid w:val="00DB2AE3"/>
    <w:rsid w:val="00DB2F14"/>
    <w:rsid w:val="00DB4412"/>
    <w:rsid w:val="00DB52B7"/>
    <w:rsid w:val="00DB5E4B"/>
    <w:rsid w:val="00DB6020"/>
    <w:rsid w:val="00DB6226"/>
    <w:rsid w:val="00DB6374"/>
    <w:rsid w:val="00DB6D56"/>
    <w:rsid w:val="00DB703E"/>
    <w:rsid w:val="00DB705C"/>
    <w:rsid w:val="00DB725C"/>
    <w:rsid w:val="00DB7302"/>
    <w:rsid w:val="00DB7363"/>
    <w:rsid w:val="00DB75A9"/>
    <w:rsid w:val="00DB78ED"/>
    <w:rsid w:val="00DC0092"/>
    <w:rsid w:val="00DC0569"/>
    <w:rsid w:val="00DC0D3F"/>
    <w:rsid w:val="00DC0FA6"/>
    <w:rsid w:val="00DC10DA"/>
    <w:rsid w:val="00DC1BD4"/>
    <w:rsid w:val="00DC1C96"/>
    <w:rsid w:val="00DC2937"/>
    <w:rsid w:val="00DC2F3C"/>
    <w:rsid w:val="00DC3A71"/>
    <w:rsid w:val="00DC44AE"/>
    <w:rsid w:val="00DC4504"/>
    <w:rsid w:val="00DC4651"/>
    <w:rsid w:val="00DC6802"/>
    <w:rsid w:val="00DC6A4B"/>
    <w:rsid w:val="00DC7A69"/>
    <w:rsid w:val="00DC7D6A"/>
    <w:rsid w:val="00DD03E2"/>
    <w:rsid w:val="00DD03F1"/>
    <w:rsid w:val="00DD04BF"/>
    <w:rsid w:val="00DD0673"/>
    <w:rsid w:val="00DD23C3"/>
    <w:rsid w:val="00DD2D00"/>
    <w:rsid w:val="00DD32C9"/>
    <w:rsid w:val="00DD33EB"/>
    <w:rsid w:val="00DD3E8C"/>
    <w:rsid w:val="00DD4012"/>
    <w:rsid w:val="00DD565D"/>
    <w:rsid w:val="00DD5E37"/>
    <w:rsid w:val="00DD68BB"/>
    <w:rsid w:val="00DD7612"/>
    <w:rsid w:val="00DD7629"/>
    <w:rsid w:val="00DE035A"/>
    <w:rsid w:val="00DE229F"/>
    <w:rsid w:val="00DE2974"/>
    <w:rsid w:val="00DE3EF6"/>
    <w:rsid w:val="00DE3F68"/>
    <w:rsid w:val="00DE4133"/>
    <w:rsid w:val="00DE529C"/>
    <w:rsid w:val="00DE5868"/>
    <w:rsid w:val="00DE73AD"/>
    <w:rsid w:val="00DE76F7"/>
    <w:rsid w:val="00DE7C75"/>
    <w:rsid w:val="00DE7C7A"/>
    <w:rsid w:val="00DF0DC9"/>
    <w:rsid w:val="00DF108C"/>
    <w:rsid w:val="00DF1313"/>
    <w:rsid w:val="00DF17CF"/>
    <w:rsid w:val="00DF2D3A"/>
    <w:rsid w:val="00DF3838"/>
    <w:rsid w:val="00DF3C8B"/>
    <w:rsid w:val="00DF4B23"/>
    <w:rsid w:val="00DF52DD"/>
    <w:rsid w:val="00DF58DA"/>
    <w:rsid w:val="00DF643B"/>
    <w:rsid w:val="00DF6B3C"/>
    <w:rsid w:val="00DF6F99"/>
    <w:rsid w:val="00DF70E0"/>
    <w:rsid w:val="00DF710B"/>
    <w:rsid w:val="00DF75A2"/>
    <w:rsid w:val="00DF77A6"/>
    <w:rsid w:val="00E003CE"/>
    <w:rsid w:val="00E01018"/>
    <w:rsid w:val="00E0178B"/>
    <w:rsid w:val="00E01B3E"/>
    <w:rsid w:val="00E01D69"/>
    <w:rsid w:val="00E01FB3"/>
    <w:rsid w:val="00E021FC"/>
    <w:rsid w:val="00E029C8"/>
    <w:rsid w:val="00E03111"/>
    <w:rsid w:val="00E03976"/>
    <w:rsid w:val="00E0404A"/>
    <w:rsid w:val="00E044AD"/>
    <w:rsid w:val="00E0458A"/>
    <w:rsid w:val="00E0521B"/>
    <w:rsid w:val="00E05C1D"/>
    <w:rsid w:val="00E062EA"/>
    <w:rsid w:val="00E06725"/>
    <w:rsid w:val="00E0679F"/>
    <w:rsid w:val="00E07597"/>
    <w:rsid w:val="00E10AEF"/>
    <w:rsid w:val="00E1107C"/>
    <w:rsid w:val="00E117F8"/>
    <w:rsid w:val="00E125BA"/>
    <w:rsid w:val="00E127EC"/>
    <w:rsid w:val="00E13445"/>
    <w:rsid w:val="00E13BF3"/>
    <w:rsid w:val="00E13DC7"/>
    <w:rsid w:val="00E140F4"/>
    <w:rsid w:val="00E14141"/>
    <w:rsid w:val="00E14D16"/>
    <w:rsid w:val="00E15810"/>
    <w:rsid w:val="00E1585D"/>
    <w:rsid w:val="00E15AF2"/>
    <w:rsid w:val="00E17525"/>
    <w:rsid w:val="00E1755C"/>
    <w:rsid w:val="00E17832"/>
    <w:rsid w:val="00E17EFA"/>
    <w:rsid w:val="00E2046E"/>
    <w:rsid w:val="00E205B0"/>
    <w:rsid w:val="00E20EA3"/>
    <w:rsid w:val="00E2115D"/>
    <w:rsid w:val="00E21893"/>
    <w:rsid w:val="00E230E4"/>
    <w:rsid w:val="00E235D0"/>
    <w:rsid w:val="00E23FA8"/>
    <w:rsid w:val="00E26366"/>
    <w:rsid w:val="00E303C4"/>
    <w:rsid w:val="00E30A37"/>
    <w:rsid w:val="00E30A8C"/>
    <w:rsid w:val="00E30BB9"/>
    <w:rsid w:val="00E31501"/>
    <w:rsid w:val="00E31A9B"/>
    <w:rsid w:val="00E3209B"/>
    <w:rsid w:val="00E328E9"/>
    <w:rsid w:val="00E32AF9"/>
    <w:rsid w:val="00E33162"/>
    <w:rsid w:val="00E3349F"/>
    <w:rsid w:val="00E33568"/>
    <w:rsid w:val="00E33739"/>
    <w:rsid w:val="00E33CF4"/>
    <w:rsid w:val="00E34529"/>
    <w:rsid w:val="00E34D69"/>
    <w:rsid w:val="00E35009"/>
    <w:rsid w:val="00E35A0D"/>
    <w:rsid w:val="00E36580"/>
    <w:rsid w:val="00E36978"/>
    <w:rsid w:val="00E37E5A"/>
    <w:rsid w:val="00E37EF0"/>
    <w:rsid w:val="00E40229"/>
    <w:rsid w:val="00E40484"/>
    <w:rsid w:val="00E404CA"/>
    <w:rsid w:val="00E4087C"/>
    <w:rsid w:val="00E41595"/>
    <w:rsid w:val="00E42E76"/>
    <w:rsid w:val="00E4303B"/>
    <w:rsid w:val="00E433F0"/>
    <w:rsid w:val="00E43849"/>
    <w:rsid w:val="00E43EDF"/>
    <w:rsid w:val="00E43F9E"/>
    <w:rsid w:val="00E448DC"/>
    <w:rsid w:val="00E44964"/>
    <w:rsid w:val="00E45880"/>
    <w:rsid w:val="00E458D6"/>
    <w:rsid w:val="00E4624C"/>
    <w:rsid w:val="00E47193"/>
    <w:rsid w:val="00E47400"/>
    <w:rsid w:val="00E4783D"/>
    <w:rsid w:val="00E47FD6"/>
    <w:rsid w:val="00E50875"/>
    <w:rsid w:val="00E50E5F"/>
    <w:rsid w:val="00E51113"/>
    <w:rsid w:val="00E51935"/>
    <w:rsid w:val="00E51A02"/>
    <w:rsid w:val="00E51DB0"/>
    <w:rsid w:val="00E52FF8"/>
    <w:rsid w:val="00E53851"/>
    <w:rsid w:val="00E53C11"/>
    <w:rsid w:val="00E53C38"/>
    <w:rsid w:val="00E5432E"/>
    <w:rsid w:val="00E55200"/>
    <w:rsid w:val="00E552D5"/>
    <w:rsid w:val="00E558DA"/>
    <w:rsid w:val="00E559E1"/>
    <w:rsid w:val="00E56EA0"/>
    <w:rsid w:val="00E574B3"/>
    <w:rsid w:val="00E57537"/>
    <w:rsid w:val="00E57D5B"/>
    <w:rsid w:val="00E600B9"/>
    <w:rsid w:val="00E60BB7"/>
    <w:rsid w:val="00E60BD3"/>
    <w:rsid w:val="00E61BB9"/>
    <w:rsid w:val="00E62286"/>
    <w:rsid w:val="00E62619"/>
    <w:rsid w:val="00E63103"/>
    <w:rsid w:val="00E64222"/>
    <w:rsid w:val="00E64A06"/>
    <w:rsid w:val="00E64BF1"/>
    <w:rsid w:val="00E64D24"/>
    <w:rsid w:val="00E65779"/>
    <w:rsid w:val="00E657BF"/>
    <w:rsid w:val="00E659B3"/>
    <w:rsid w:val="00E7160C"/>
    <w:rsid w:val="00E72304"/>
    <w:rsid w:val="00E72542"/>
    <w:rsid w:val="00E729C2"/>
    <w:rsid w:val="00E72FD8"/>
    <w:rsid w:val="00E73412"/>
    <w:rsid w:val="00E7350B"/>
    <w:rsid w:val="00E737E9"/>
    <w:rsid w:val="00E739F5"/>
    <w:rsid w:val="00E73D20"/>
    <w:rsid w:val="00E74151"/>
    <w:rsid w:val="00E74622"/>
    <w:rsid w:val="00E74781"/>
    <w:rsid w:val="00E74918"/>
    <w:rsid w:val="00E75818"/>
    <w:rsid w:val="00E75D98"/>
    <w:rsid w:val="00E801DE"/>
    <w:rsid w:val="00E804D0"/>
    <w:rsid w:val="00E81061"/>
    <w:rsid w:val="00E8193C"/>
    <w:rsid w:val="00E81A66"/>
    <w:rsid w:val="00E82606"/>
    <w:rsid w:val="00E82672"/>
    <w:rsid w:val="00E83994"/>
    <w:rsid w:val="00E84522"/>
    <w:rsid w:val="00E846CF"/>
    <w:rsid w:val="00E8482A"/>
    <w:rsid w:val="00E85A09"/>
    <w:rsid w:val="00E85AE7"/>
    <w:rsid w:val="00E862DF"/>
    <w:rsid w:val="00E86499"/>
    <w:rsid w:val="00E8684E"/>
    <w:rsid w:val="00E86985"/>
    <w:rsid w:val="00E86CC3"/>
    <w:rsid w:val="00E90CE3"/>
    <w:rsid w:val="00E910DA"/>
    <w:rsid w:val="00E92647"/>
    <w:rsid w:val="00E9339E"/>
    <w:rsid w:val="00E93924"/>
    <w:rsid w:val="00E94291"/>
    <w:rsid w:val="00E943C2"/>
    <w:rsid w:val="00E94B56"/>
    <w:rsid w:val="00E94C37"/>
    <w:rsid w:val="00E95A9B"/>
    <w:rsid w:val="00E95BFC"/>
    <w:rsid w:val="00E96055"/>
    <w:rsid w:val="00E96B77"/>
    <w:rsid w:val="00E970E4"/>
    <w:rsid w:val="00E9729A"/>
    <w:rsid w:val="00E97ACD"/>
    <w:rsid w:val="00EA010E"/>
    <w:rsid w:val="00EA040D"/>
    <w:rsid w:val="00EA0B48"/>
    <w:rsid w:val="00EA0C45"/>
    <w:rsid w:val="00EA1705"/>
    <w:rsid w:val="00EA1F66"/>
    <w:rsid w:val="00EA2182"/>
    <w:rsid w:val="00EA2410"/>
    <w:rsid w:val="00EA38A7"/>
    <w:rsid w:val="00EA4127"/>
    <w:rsid w:val="00EA5424"/>
    <w:rsid w:val="00EA5E7C"/>
    <w:rsid w:val="00EA754C"/>
    <w:rsid w:val="00EA7E25"/>
    <w:rsid w:val="00EB0363"/>
    <w:rsid w:val="00EB0941"/>
    <w:rsid w:val="00EB0ABA"/>
    <w:rsid w:val="00EB13A7"/>
    <w:rsid w:val="00EB1880"/>
    <w:rsid w:val="00EB21DB"/>
    <w:rsid w:val="00EB23BC"/>
    <w:rsid w:val="00EB2DED"/>
    <w:rsid w:val="00EB34D5"/>
    <w:rsid w:val="00EB3C32"/>
    <w:rsid w:val="00EB3F74"/>
    <w:rsid w:val="00EB3FBC"/>
    <w:rsid w:val="00EB5675"/>
    <w:rsid w:val="00EB6151"/>
    <w:rsid w:val="00EB61AA"/>
    <w:rsid w:val="00EB61BF"/>
    <w:rsid w:val="00EB6C1D"/>
    <w:rsid w:val="00EB6DB3"/>
    <w:rsid w:val="00EB728A"/>
    <w:rsid w:val="00EC04F0"/>
    <w:rsid w:val="00EC1638"/>
    <w:rsid w:val="00EC1B6C"/>
    <w:rsid w:val="00EC1BC2"/>
    <w:rsid w:val="00EC25D0"/>
    <w:rsid w:val="00EC2C29"/>
    <w:rsid w:val="00EC39BE"/>
    <w:rsid w:val="00EC3A2D"/>
    <w:rsid w:val="00EC5405"/>
    <w:rsid w:val="00EC5C95"/>
    <w:rsid w:val="00EC5CF1"/>
    <w:rsid w:val="00EC778E"/>
    <w:rsid w:val="00EC7820"/>
    <w:rsid w:val="00EC78EC"/>
    <w:rsid w:val="00ED045D"/>
    <w:rsid w:val="00ED04DA"/>
    <w:rsid w:val="00ED0DAD"/>
    <w:rsid w:val="00ED18EE"/>
    <w:rsid w:val="00ED1B81"/>
    <w:rsid w:val="00ED1CB7"/>
    <w:rsid w:val="00ED1CC8"/>
    <w:rsid w:val="00ED2ADF"/>
    <w:rsid w:val="00ED3C49"/>
    <w:rsid w:val="00ED40ED"/>
    <w:rsid w:val="00ED46F7"/>
    <w:rsid w:val="00ED4FF0"/>
    <w:rsid w:val="00ED53DA"/>
    <w:rsid w:val="00ED58CE"/>
    <w:rsid w:val="00ED6075"/>
    <w:rsid w:val="00ED712B"/>
    <w:rsid w:val="00EE00FE"/>
    <w:rsid w:val="00EE1075"/>
    <w:rsid w:val="00EE1F04"/>
    <w:rsid w:val="00EE328B"/>
    <w:rsid w:val="00EE367C"/>
    <w:rsid w:val="00EE391A"/>
    <w:rsid w:val="00EE3B1E"/>
    <w:rsid w:val="00EE4F81"/>
    <w:rsid w:val="00EE5535"/>
    <w:rsid w:val="00EE55E8"/>
    <w:rsid w:val="00EE58E9"/>
    <w:rsid w:val="00EE5F54"/>
    <w:rsid w:val="00EE632F"/>
    <w:rsid w:val="00EE63AD"/>
    <w:rsid w:val="00EE6656"/>
    <w:rsid w:val="00EE66A9"/>
    <w:rsid w:val="00EF0658"/>
    <w:rsid w:val="00EF0B74"/>
    <w:rsid w:val="00EF1066"/>
    <w:rsid w:val="00EF216B"/>
    <w:rsid w:val="00EF2250"/>
    <w:rsid w:val="00EF23B2"/>
    <w:rsid w:val="00EF2B9A"/>
    <w:rsid w:val="00EF30BD"/>
    <w:rsid w:val="00EF3B83"/>
    <w:rsid w:val="00EF3E5D"/>
    <w:rsid w:val="00EF42F4"/>
    <w:rsid w:val="00EF4D75"/>
    <w:rsid w:val="00EF4ED8"/>
    <w:rsid w:val="00EF5076"/>
    <w:rsid w:val="00EF5AC5"/>
    <w:rsid w:val="00EF5C57"/>
    <w:rsid w:val="00EF5E63"/>
    <w:rsid w:val="00EF6091"/>
    <w:rsid w:val="00EF63BF"/>
    <w:rsid w:val="00EF6493"/>
    <w:rsid w:val="00EF6672"/>
    <w:rsid w:val="00EF6901"/>
    <w:rsid w:val="00EF6D8D"/>
    <w:rsid w:val="00EF750B"/>
    <w:rsid w:val="00EF7620"/>
    <w:rsid w:val="00EF7A14"/>
    <w:rsid w:val="00EF7F7F"/>
    <w:rsid w:val="00F001F0"/>
    <w:rsid w:val="00F003D9"/>
    <w:rsid w:val="00F0071C"/>
    <w:rsid w:val="00F00FF9"/>
    <w:rsid w:val="00F017A8"/>
    <w:rsid w:val="00F01C75"/>
    <w:rsid w:val="00F022DC"/>
    <w:rsid w:val="00F02EB7"/>
    <w:rsid w:val="00F03627"/>
    <w:rsid w:val="00F04BD4"/>
    <w:rsid w:val="00F05234"/>
    <w:rsid w:val="00F057D6"/>
    <w:rsid w:val="00F05AAA"/>
    <w:rsid w:val="00F05CDC"/>
    <w:rsid w:val="00F06A1E"/>
    <w:rsid w:val="00F06C7C"/>
    <w:rsid w:val="00F07205"/>
    <w:rsid w:val="00F07560"/>
    <w:rsid w:val="00F07F63"/>
    <w:rsid w:val="00F10187"/>
    <w:rsid w:val="00F10F34"/>
    <w:rsid w:val="00F11824"/>
    <w:rsid w:val="00F11885"/>
    <w:rsid w:val="00F119F2"/>
    <w:rsid w:val="00F124E2"/>
    <w:rsid w:val="00F12A22"/>
    <w:rsid w:val="00F12A52"/>
    <w:rsid w:val="00F130A4"/>
    <w:rsid w:val="00F14038"/>
    <w:rsid w:val="00F14D54"/>
    <w:rsid w:val="00F14FD4"/>
    <w:rsid w:val="00F1525B"/>
    <w:rsid w:val="00F163D5"/>
    <w:rsid w:val="00F166C9"/>
    <w:rsid w:val="00F16878"/>
    <w:rsid w:val="00F16C6E"/>
    <w:rsid w:val="00F20AA3"/>
    <w:rsid w:val="00F20DF3"/>
    <w:rsid w:val="00F21B27"/>
    <w:rsid w:val="00F21CE7"/>
    <w:rsid w:val="00F21F79"/>
    <w:rsid w:val="00F22614"/>
    <w:rsid w:val="00F2284A"/>
    <w:rsid w:val="00F22E44"/>
    <w:rsid w:val="00F23326"/>
    <w:rsid w:val="00F2376F"/>
    <w:rsid w:val="00F24207"/>
    <w:rsid w:val="00F250B1"/>
    <w:rsid w:val="00F25305"/>
    <w:rsid w:val="00F25442"/>
    <w:rsid w:val="00F268D0"/>
    <w:rsid w:val="00F30F00"/>
    <w:rsid w:val="00F322CA"/>
    <w:rsid w:val="00F325AC"/>
    <w:rsid w:val="00F32C4E"/>
    <w:rsid w:val="00F334A8"/>
    <w:rsid w:val="00F350DA"/>
    <w:rsid w:val="00F3665B"/>
    <w:rsid w:val="00F37482"/>
    <w:rsid w:val="00F37A68"/>
    <w:rsid w:val="00F40D96"/>
    <w:rsid w:val="00F41025"/>
    <w:rsid w:val="00F414BA"/>
    <w:rsid w:val="00F41871"/>
    <w:rsid w:val="00F42151"/>
    <w:rsid w:val="00F42521"/>
    <w:rsid w:val="00F43903"/>
    <w:rsid w:val="00F44FA4"/>
    <w:rsid w:val="00F456F5"/>
    <w:rsid w:val="00F46A25"/>
    <w:rsid w:val="00F46B07"/>
    <w:rsid w:val="00F46C56"/>
    <w:rsid w:val="00F4763A"/>
    <w:rsid w:val="00F47903"/>
    <w:rsid w:val="00F5110D"/>
    <w:rsid w:val="00F5124B"/>
    <w:rsid w:val="00F51CD3"/>
    <w:rsid w:val="00F5227E"/>
    <w:rsid w:val="00F52FA1"/>
    <w:rsid w:val="00F530E8"/>
    <w:rsid w:val="00F53357"/>
    <w:rsid w:val="00F53D2C"/>
    <w:rsid w:val="00F5443D"/>
    <w:rsid w:val="00F5518A"/>
    <w:rsid w:val="00F5544A"/>
    <w:rsid w:val="00F5575F"/>
    <w:rsid w:val="00F55F27"/>
    <w:rsid w:val="00F561ED"/>
    <w:rsid w:val="00F56B0F"/>
    <w:rsid w:val="00F56E5E"/>
    <w:rsid w:val="00F575BC"/>
    <w:rsid w:val="00F57B8D"/>
    <w:rsid w:val="00F60252"/>
    <w:rsid w:val="00F60874"/>
    <w:rsid w:val="00F627B1"/>
    <w:rsid w:val="00F62BEE"/>
    <w:rsid w:val="00F62C5E"/>
    <w:rsid w:val="00F636CE"/>
    <w:rsid w:val="00F63752"/>
    <w:rsid w:val="00F641F7"/>
    <w:rsid w:val="00F64ECB"/>
    <w:rsid w:val="00F66078"/>
    <w:rsid w:val="00F66667"/>
    <w:rsid w:val="00F66699"/>
    <w:rsid w:val="00F6713C"/>
    <w:rsid w:val="00F701DB"/>
    <w:rsid w:val="00F70945"/>
    <w:rsid w:val="00F70CD1"/>
    <w:rsid w:val="00F711AC"/>
    <w:rsid w:val="00F7176C"/>
    <w:rsid w:val="00F71926"/>
    <w:rsid w:val="00F73B9C"/>
    <w:rsid w:val="00F73CB2"/>
    <w:rsid w:val="00F73E75"/>
    <w:rsid w:val="00F74CD2"/>
    <w:rsid w:val="00F75185"/>
    <w:rsid w:val="00F75607"/>
    <w:rsid w:val="00F7774A"/>
    <w:rsid w:val="00F77A54"/>
    <w:rsid w:val="00F81155"/>
    <w:rsid w:val="00F81676"/>
    <w:rsid w:val="00F82AB0"/>
    <w:rsid w:val="00F83D79"/>
    <w:rsid w:val="00F83F5C"/>
    <w:rsid w:val="00F846E2"/>
    <w:rsid w:val="00F84D9D"/>
    <w:rsid w:val="00F84F1B"/>
    <w:rsid w:val="00F85071"/>
    <w:rsid w:val="00F85167"/>
    <w:rsid w:val="00F854E5"/>
    <w:rsid w:val="00F85A05"/>
    <w:rsid w:val="00F86E67"/>
    <w:rsid w:val="00F87235"/>
    <w:rsid w:val="00F878A5"/>
    <w:rsid w:val="00F87AD0"/>
    <w:rsid w:val="00F906DF"/>
    <w:rsid w:val="00F90745"/>
    <w:rsid w:val="00F91E69"/>
    <w:rsid w:val="00F928EA"/>
    <w:rsid w:val="00F93A86"/>
    <w:rsid w:val="00F93BC0"/>
    <w:rsid w:val="00F93D3F"/>
    <w:rsid w:val="00F942E7"/>
    <w:rsid w:val="00F948EC"/>
    <w:rsid w:val="00F95825"/>
    <w:rsid w:val="00F95D7B"/>
    <w:rsid w:val="00F963ED"/>
    <w:rsid w:val="00F96BF4"/>
    <w:rsid w:val="00FA00FA"/>
    <w:rsid w:val="00FA041E"/>
    <w:rsid w:val="00FA1052"/>
    <w:rsid w:val="00FA1675"/>
    <w:rsid w:val="00FA21E3"/>
    <w:rsid w:val="00FA284A"/>
    <w:rsid w:val="00FA32E4"/>
    <w:rsid w:val="00FA382B"/>
    <w:rsid w:val="00FA4C2F"/>
    <w:rsid w:val="00FA523A"/>
    <w:rsid w:val="00FA576C"/>
    <w:rsid w:val="00FA5E41"/>
    <w:rsid w:val="00FA65D0"/>
    <w:rsid w:val="00FA6BE3"/>
    <w:rsid w:val="00FA7D34"/>
    <w:rsid w:val="00FB0553"/>
    <w:rsid w:val="00FB07EB"/>
    <w:rsid w:val="00FB1A11"/>
    <w:rsid w:val="00FB1E7A"/>
    <w:rsid w:val="00FB22BB"/>
    <w:rsid w:val="00FB24BC"/>
    <w:rsid w:val="00FB3145"/>
    <w:rsid w:val="00FB3F39"/>
    <w:rsid w:val="00FB3FD1"/>
    <w:rsid w:val="00FB52A6"/>
    <w:rsid w:val="00FB5CB1"/>
    <w:rsid w:val="00FB5D1D"/>
    <w:rsid w:val="00FB5D35"/>
    <w:rsid w:val="00FB6B34"/>
    <w:rsid w:val="00FB7478"/>
    <w:rsid w:val="00FB7770"/>
    <w:rsid w:val="00FB7D03"/>
    <w:rsid w:val="00FC053D"/>
    <w:rsid w:val="00FC05AE"/>
    <w:rsid w:val="00FC0EAC"/>
    <w:rsid w:val="00FC2197"/>
    <w:rsid w:val="00FC2336"/>
    <w:rsid w:val="00FC2A8C"/>
    <w:rsid w:val="00FC2CD7"/>
    <w:rsid w:val="00FC2EA0"/>
    <w:rsid w:val="00FC33F3"/>
    <w:rsid w:val="00FC37FD"/>
    <w:rsid w:val="00FC40CA"/>
    <w:rsid w:val="00FC5070"/>
    <w:rsid w:val="00FC58E9"/>
    <w:rsid w:val="00FC5FC1"/>
    <w:rsid w:val="00FC635C"/>
    <w:rsid w:val="00FC671B"/>
    <w:rsid w:val="00FC72DF"/>
    <w:rsid w:val="00FC7B5C"/>
    <w:rsid w:val="00FD0348"/>
    <w:rsid w:val="00FD0394"/>
    <w:rsid w:val="00FD066F"/>
    <w:rsid w:val="00FD23BA"/>
    <w:rsid w:val="00FD25B3"/>
    <w:rsid w:val="00FD278B"/>
    <w:rsid w:val="00FD28C8"/>
    <w:rsid w:val="00FD2A93"/>
    <w:rsid w:val="00FD3417"/>
    <w:rsid w:val="00FD4491"/>
    <w:rsid w:val="00FD48C3"/>
    <w:rsid w:val="00FD4BC9"/>
    <w:rsid w:val="00FD4ED7"/>
    <w:rsid w:val="00FD4FB9"/>
    <w:rsid w:val="00FD501B"/>
    <w:rsid w:val="00FD6047"/>
    <w:rsid w:val="00FD63E2"/>
    <w:rsid w:val="00FD7009"/>
    <w:rsid w:val="00FD736E"/>
    <w:rsid w:val="00FE015A"/>
    <w:rsid w:val="00FE01A6"/>
    <w:rsid w:val="00FE03F5"/>
    <w:rsid w:val="00FE0409"/>
    <w:rsid w:val="00FE11BB"/>
    <w:rsid w:val="00FE1DCB"/>
    <w:rsid w:val="00FE1EE2"/>
    <w:rsid w:val="00FE24F1"/>
    <w:rsid w:val="00FE2CC2"/>
    <w:rsid w:val="00FE372D"/>
    <w:rsid w:val="00FE3C95"/>
    <w:rsid w:val="00FE4F7D"/>
    <w:rsid w:val="00FE57C4"/>
    <w:rsid w:val="00FE7F0C"/>
    <w:rsid w:val="00FE7F9C"/>
    <w:rsid w:val="00FF01F8"/>
    <w:rsid w:val="00FF08E7"/>
    <w:rsid w:val="00FF09E6"/>
    <w:rsid w:val="00FF0B3F"/>
    <w:rsid w:val="00FF1013"/>
    <w:rsid w:val="00FF12FF"/>
    <w:rsid w:val="00FF161E"/>
    <w:rsid w:val="00FF1E8E"/>
    <w:rsid w:val="00FF1FEF"/>
    <w:rsid w:val="00FF2349"/>
    <w:rsid w:val="00FF2D64"/>
    <w:rsid w:val="00FF38A3"/>
    <w:rsid w:val="00FF448B"/>
    <w:rsid w:val="00FF4723"/>
    <w:rsid w:val="00FF4A2A"/>
    <w:rsid w:val="00FF4B31"/>
    <w:rsid w:val="00FF51DD"/>
    <w:rsid w:val="00FF52A0"/>
    <w:rsid w:val="00FF5DE0"/>
    <w:rsid w:val="00FF626A"/>
    <w:rsid w:val="00FF63E3"/>
    <w:rsid w:val="00FF6A11"/>
    <w:rsid w:val="00FF6CCA"/>
    <w:rsid w:val="00FF740F"/>
    <w:rsid w:val="00FF7E5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3A9C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engXian" w:eastAsia="DengXian" w:hAnsi="DengXi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qFormat="1"/>
    <w:lsdException w:name="Colorful Grid Accent 2"/>
    <w:lsdException w:name="Light Shading Accent 3"/>
    <w:lsdException w:name="Light List Accent 3"/>
    <w:lsdException w:name="Light Grid Accent 3" w:qFormat="1"/>
    <w:lsdException w:name="Medium Shading 1 Accent 3" w:qFormat="1"/>
    <w:lsdException w:name="Medium Shading 2 Accent 3" w:qFormat="1"/>
    <w:lsdException w:name="Medium List 1 Accent 3"/>
    <w:lsdException w:name="Medium List 2 Accent 3"/>
    <w:lsdException w:name="Medium Grid 1 Accent 3" w:qFormat="1"/>
    <w:lsdException w:name="Medium Grid 2 Accent 3"/>
    <w:lsdException w:name="Medium Grid 3 Accent 3"/>
    <w:lsdException w:name="Dark List Accent 3"/>
    <w:lsdException w:name="Colorful Shading Accent 3" w:qFormat="1"/>
    <w:lsdException w:name="Colorful List Accent 3" w:qFormat="1"/>
    <w:lsdException w:name="Colorful Grid Accent 3" w:qFormat="1"/>
    <w:lsdException w:name="Light Shading Accent 4"/>
    <w:lsdException w:name="Light List Accent 4"/>
    <w:lsdException w:name="Light Grid Accent 4" w:qFormat="1"/>
    <w:lsdException w:name="Medium Shading 1 Accent 4"/>
    <w:lsdException w:name="Medium Shading 2 Accent 4"/>
    <w:lsdException w:name="Medium List 1 Accent 4"/>
    <w:lsdException w:name="Medium List 2 Accent 4" w:qFormat="1"/>
    <w:lsdException w:name="Medium Grid 1 Accent 4" w:qFormat="1"/>
    <w:lsdException w:name="Medium Grid 2 Accent 4" w:qFormat="1"/>
    <w:lsdException w:name="Medium Grid 3 Accent 4"/>
    <w:lsdException w:name="Dark List Accent 4"/>
    <w:lsdException w:name="Colorful Shading Accent 4" w:qFormat="1"/>
    <w:lsdException w:name="Colorful List Accent 4"/>
    <w:lsdException w:name="Colorful Grid Accent 4"/>
    <w:lsdException w:name="Light Shading Accent 5"/>
    <w:lsdException w:name="Light List Accent 5" w:qFormat="1"/>
    <w:lsdException w:name="Light Grid Accent 5" w:qFormat="1"/>
    <w:lsdException w:name="Medium Shading 1 Accent 5" w:qFormat="1"/>
    <w:lsdException w:name="Medium Shading 2 Accent 5"/>
    <w:lsdException w:name="Medium List 1 Accent 5"/>
    <w:lsdException w:name="Medium List 2 Accent 5" w:uiPriority="1" w:qFormat="1"/>
    <w:lsdException w:name="Medium Grid 1 Accent 5" w:uiPriority="60"/>
    <w:lsdException w:name="Medium Grid 2 Accent 5" w:uiPriority="61"/>
    <w:lsdException w:name="Medium Grid 3 Accent 5" w:uiPriority="62"/>
    <w:lsdException w:name="Dark List Accent 5" w:uiPriority="63" w:qFormat="1"/>
    <w:lsdException w:name="Colorful Shading Accent 5" w:uiPriority="64" w:qFormat="1"/>
    <w:lsdException w:name="Colorful List Accent 5" w:uiPriority="65" w:qFormat="1"/>
    <w:lsdException w:name="Colorful Grid Accent 5" w:uiPriority="66"/>
    <w:lsdException w:name="Light Shading Accent 6" w:uiPriority="67"/>
    <w:lsdException w:name="Light List Accent 6" w:uiPriority="68"/>
    <w:lsdException w:name="Light Grid Accent 6" w:uiPriority="69"/>
    <w:lsdException w:name="Medium Shading 1 Accent 6" w:uiPriority="70"/>
    <w:lsdException w:name="Medium Shading 2 Accent 6" w:uiPriority="71"/>
    <w:lsdException w:name="Medium List 1 Accent 6" w:uiPriority="72" w:qFormat="1"/>
    <w:lsdException w:name="Medium List 2 Accent 6" w:uiPriority="73" w:qFormat="1"/>
    <w:lsdException w:name="Medium Grid 1 Accent 6" w:uiPriority="60" w:qFormat="1"/>
    <w:lsdException w:name="Medium Grid 2 Accent 6" w:uiPriority="61"/>
    <w:lsdException w:name="Medium Grid 3 Accent 6" w:uiPriority="62"/>
    <w:lsdException w:name="Dark List Accent 6" w:uiPriority="63"/>
    <w:lsdException w:name="Colorful Shading Accent 6" w:uiPriority="64"/>
    <w:lsdException w:name="Colorful List Accent 6" w:uiPriority="65"/>
    <w:lsdException w:name="Colorful Grid Accent 6"/>
    <w:lsdException w:name="Subtle Emphasis" w:uiPriority="34" w:qFormat="1"/>
    <w:lsdException w:name="Intense Emphasis" w:uiPriority="29" w:qFormat="1"/>
    <w:lsdException w:name="Subtle Reference" w:uiPriority="30" w:qFormat="1"/>
    <w:lsdException w:name="Intense Reference" w:uiPriority="66" w:qFormat="1"/>
    <w:lsdException w:name="Book Title" w:uiPriority="67" w:qFormat="1"/>
    <w:lsdException w:name="Bibliography" w:uiPriority="68"/>
    <w:lsdException w:name="TOC Heading" w:semiHidden="1" w:uiPriority="69" w:unhideWhenUsed="1" w:qFormat="1"/>
    <w:lsdException w:name="Plain Table 1" w:uiPriority="70"/>
    <w:lsdException w:name="Plain Table 2" w:uiPriority="71"/>
    <w:lsdException w:name="Plain Table 3" w:uiPriority="72" w:qFormat="1"/>
    <w:lsdException w:name="Plain Table 4" w:uiPriority="73" w:qFormat="1"/>
    <w:lsdException w:name="Plain Table 5" w:uiPriority="60" w:qFormat="1"/>
    <w:lsdException w:name="Grid Table Light" w:uiPriority="61" w:qFormat="1"/>
    <w:lsdException w:name="Grid Table 1 Light" w:uiPriority="62" w:qFormat="1"/>
    <w:lsdException w:name="Grid Table 2" w:uiPriority="63"/>
    <w:lsdException w:name="Grid Table 3" w:uiPriority="64" w:qFormat="1"/>
    <w:lsdException w:name="Grid Table 4" w:uiPriority="65"/>
    <w:lsdException w:name="Grid Table 5 Dark" w:uiPriority="66"/>
    <w:lsdException w:name="Grid Table 6 Colorful" w:uiPriority="67" w:qFormat="1"/>
    <w:lsdException w:name="Grid Table 7 Colorful" w:uiPriority="68" w:qFormat="1"/>
    <w:lsdException w:name="Grid Table 1 Light Accent 1" w:uiPriority="69" w:qFormat="1"/>
    <w:lsdException w:name="Grid Table 2 Accent 1" w:uiPriority="70" w:qFormat="1"/>
    <w:lsdException w:name="Grid Table 3 Accent 1" w:uiPriority="71" w:qFormat="1"/>
    <w:lsdException w:name="Grid Table 4 Accent 1" w:uiPriority="72"/>
    <w:lsdException w:name="Grid Table 5 Dark Accent 1" w:uiPriority="73" w:qFormat="1"/>
    <w:lsdException w:name="Grid Table 6 Colorful Accent 1" w:uiPriority="60"/>
    <w:lsdException w:name="Grid Table 7 Colorful Accent 1" w:uiPriority="61"/>
    <w:lsdException w:name="Grid Table 1 Light Accent 2" w:uiPriority="62" w:qFormat="1"/>
    <w:lsdException w:name="Grid Table 2 Accent 2" w:uiPriority="63" w:qFormat="1"/>
    <w:lsdException w:name="Grid Table 3 Accent 2" w:uiPriority="64" w:qFormat="1"/>
    <w:lsdException w:name="Grid Table 4 Accent 2" w:uiPriority="65" w:qFormat="1"/>
    <w:lsdException w:name="Grid Table 5 Dark Accent 2" w:uiPriority="66" w:qFormat="1"/>
    <w:lsdException w:name="Grid Table 6 Colorful Accent 2" w:uiPriority="67"/>
    <w:lsdException w:name="Grid Table 7 Colorful Accent 2" w:uiPriority="68" w:qFormat="1"/>
    <w:lsdException w:name="Grid Table 1 Light Accent 3" w:uiPriority="69"/>
    <w:lsdException w:name="Grid Table 2 Accent 3" w:uiPriority="70"/>
    <w:lsdException w:name="Grid Table 3 Accent 3" w:uiPriority="71" w:qFormat="1"/>
    <w:lsdException w:name="Grid Table 4 Accent 3" w:uiPriority="72" w:qFormat="1"/>
    <w:lsdException w:name="Grid Table 5 Dark Accent 3" w:uiPriority="73" w:qFormat="1"/>
    <w:lsdException w:name="Grid Table 6 Colorful Accent 3" w:uiPriority="60" w:qFormat="1"/>
    <w:lsdException w:name="Grid Table 7 Colorful Accent 3" w:uiPriority="61" w:qFormat="1"/>
    <w:lsdException w:name="Grid Table 1 Light Accent 4" w:uiPriority="62"/>
    <w:lsdException w:name="Grid Table 2 Accent 4" w:uiPriority="63" w:qFormat="1"/>
    <w:lsdException w:name="Grid Table 3 Accent 4" w:uiPriority="64"/>
    <w:lsdException w:name="Grid Table 4 Accent 4" w:uiPriority="65"/>
    <w:lsdException w:name="Grid Table 5 Dark Accent 4" w:uiPriority="66" w:qFormat="1"/>
    <w:lsdException w:name="Grid Table 6 Colorful Accent 4" w:uiPriority="67" w:qFormat="1"/>
    <w:lsdException w:name="Grid Table 7 Colorful Accent 4" w:uiPriority="68" w:qFormat="1"/>
    <w:lsdException w:name="Grid Table 1 Light Accent 5" w:uiPriority="69" w:qFormat="1"/>
    <w:lsdException w:name="Grid Table 2 Accent 5" w:uiPriority="70" w:qFormat="1"/>
    <w:lsdException w:name="Grid Table 3 Accent 5" w:uiPriority="71"/>
    <w:lsdException w:name="Grid Table 4 Accent 5" w:uiPriority="72" w:qFormat="1"/>
    <w:lsdException w:name="Grid Table 5 Dark Accent 5" w:uiPriority="73"/>
    <w:lsdException w:name="Grid Table 6 Colorful Accent 5" w:uiPriority="60"/>
    <w:lsdException w:name="Grid Table 7 Colorful Accent 5" w:uiPriority="61" w:qFormat="1"/>
    <w:lsdException w:name="Grid Table 1 Light Accent 6" w:uiPriority="62" w:qFormat="1"/>
    <w:lsdException w:name="Grid Table 2 Accent 6" w:uiPriority="63" w:qFormat="1"/>
    <w:lsdException w:name="Grid Table 3 Accent 6" w:uiPriority="64" w:qFormat="1"/>
    <w:lsdException w:name="Grid Table 4 Accent 6" w:uiPriority="65" w:qFormat="1"/>
    <w:lsdException w:name="Grid Table 5 Dark Accent 6" w:uiPriority="66"/>
    <w:lsdException w:name="Grid Table 6 Colorful Accent 6" w:uiPriority="67" w:qFormat="1"/>
    <w:lsdException w:name="Grid Table 7 Colorful Accent 6" w:uiPriority="68"/>
    <w:lsdException w:name="List Table 1 Light" w:uiPriority="69"/>
    <w:lsdException w:name="List Table 2" w:uiPriority="70" w:qFormat="1"/>
    <w:lsdException w:name="List Table 3" w:uiPriority="71" w:qFormat="1"/>
    <w:lsdException w:name="List Table 4" w:uiPriority="72" w:qFormat="1"/>
    <w:lsdException w:name="List Table 5 Dark" w:uiPriority="73" w:qFormat="1"/>
    <w:lsdException w:name="List Table 6 Colorful" w:uiPriority="60" w:qFormat="1"/>
    <w:lsdException w:name="List Table 7 Colorful" w:uiPriority="61"/>
    <w:lsdException w:name="List Table 1 Light Accent 1" w:uiPriority="62" w:qFormat="1"/>
    <w:lsdException w:name="List Table 2 Accent 1" w:uiPriority="63"/>
    <w:lsdException w:name="List Table 3 Accent 1" w:uiPriority="64"/>
    <w:lsdException w:name="List Table 4 Accent 1" w:uiPriority="65" w:qFormat="1"/>
    <w:lsdException w:name="List Table 5 Dark Accent 1" w:uiPriority="66" w:qFormat="1"/>
    <w:lsdException w:name="List Table 6 Colorful Accent 1" w:uiPriority="67" w:qFormat="1"/>
    <w:lsdException w:name="List Table 7 Colorful Accent 1" w:uiPriority="68" w:qFormat="1"/>
    <w:lsdException w:name="List Table 1 Light Accent 2" w:uiPriority="69" w:qFormat="1"/>
    <w:lsdException w:name="List Table 2 Accent 2" w:uiPriority="70"/>
    <w:lsdException w:name="List Table 3 Accent 2" w:uiPriority="71" w:qFormat="1"/>
    <w:lsdException w:name="List Table 4 Accent 2" w:uiPriority="41"/>
    <w:lsdException w:name="List Table 5 Dark Accent 2" w:uiPriority="42"/>
    <w:lsdException w:name="List Table 6 Colorful Accent 2" w:uiPriority="43"/>
    <w:lsdException w:name="List Table 7 Colorful Accent 2" w:uiPriority="44"/>
    <w:lsdException w:name="List Table 1 Light Accent 3" w:uiPriority="45"/>
    <w:lsdException w:name="List Table 2 Accent 3" w:uiPriority="40"/>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4936"/>
    <w:pPr>
      <w:widowControl w:val="0"/>
      <w:jc w:val="both"/>
    </w:pPr>
    <w:rPr>
      <w:kern w:val="2"/>
      <w:sz w:val="21"/>
      <w:szCs w:val="22"/>
      <w:lang w:eastAsia="zh-CN"/>
    </w:rPr>
  </w:style>
  <w:style w:type="paragraph" w:styleId="1">
    <w:name w:val="heading 1"/>
    <w:basedOn w:val="a"/>
    <w:next w:val="a"/>
    <w:link w:val="10"/>
    <w:uiPriority w:val="9"/>
    <w:qFormat/>
    <w:rsid w:val="00131BA0"/>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DA791D"/>
    <w:pPr>
      <w:keepNext/>
      <w:spacing w:before="240" w:after="60"/>
      <w:outlineLvl w:val="1"/>
    </w:pPr>
    <w:rPr>
      <w:rFonts w:ascii="Calibri Light" w:eastAsia="Times New Roman" w:hAnsi="Calibri Light"/>
      <w:b/>
      <w:bCs/>
      <w:i/>
      <w:iCs/>
      <w:sz w:val="28"/>
      <w:szCs w:val="28"/>
    </w:rPr>
  </w:style>
  <w:style w:type="paragraph" w:styleId="3">
    <w:name w:val="heading 3"/>
    <w:basedOn w:val="a"/>
    <w:next w:val="a"/>
    <w:link w:val="30"/>
    <w:uiPriority w:val="9"/>
    <w:qFormat/>
    <w:rsid w:val="00DA791D"/>
    <w:pPr>
      <w:keepNext/>
      <w:spacing w:before="240" w:after="60"/>
      <w:outlineLvl w:val="2"/>
    </w:pPr>
    <w:rPr>
      <w:rFonts w:ascii="Calibri Light" w:eastAsia="Times New Roman" w:hAnsi="Calibri Light"/>
      <w:b/>
      <w:bCs/>
      <w:sz w:val="26"/>
      <w:szCs w:val="26"/>
    </w:rPr>
  </w:style>
  <w:style w:type="paragraph" w:styleId="4">
    <w:name w:val="heading 4"/>
    <w:basedOn w:val="a"/>
    <w:next w:val="a"/>
    <w:link w:val="40"/>
    <w:uiPriority w:val="9"/>
    <w:qFormat/>
    <w:rsid w:val="00DD565D"/>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C7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link w:val="HTML"/>
    <w:uiPriority w:val="99"/>
    <w:rsid w:val="000C7DFD"/>
    <w:rPr>
      <w:rFonts w:ascii="宋体" w:eastAsia="宋体" w:hAnsi="宋体" w:cs="宋体"/>
      <w:kern w:val="0"/>
      <w:sz w:val="24"/>
      <w:szCs w:val="24"/>
    </w:rPr>
  </w:style>
  <w:style w:type="paragraph" w:customStyle="1" w:styleId="SubtleEmphasis1">
    <w:name w:val="Subtle Emphasis1"/>
    <w:basedOn w:val="a"/>
    <w:uiPriority w:val="34"/>
    <w:qFormat/>
    <w:rsid w:val="00AF3073"/>
    <w:pPr>
      <w:ind w:firstLineChars="200" w:firstLine="420"/>
    </w:pPr>
  </w:style>
  <w:style w:type="paragraph" w:customStyle="1" w:styleId="EndNoteBibliographyTitle">
    <w:name w:val="EndNote Bibliography Title"/>
    <w:basedOn w:val="a"/>
    <w:link w:val="EndNoteBibliographyTitle0"/>
    <w:rsid w:val="00C22247"/>
    <w:pPr>
      <w:jc w:val="center"/>
    </w:pPr>
    <w:rPr>
      <w:rFonts w:ascii="Times New Roman" w:hAnsi="Times New Roman"/>
      <w:noProof/>
      <w:sz w:val="20"/>
    </w:rPr>
  </w:style>
  <w:style w:type="character" w:customStyle="1" w:styleId="EndNoteBibliographyTitle0">
    <w:name w:val="EndNote Bibliography Title 字符"/>
    <w:link w:val="EndNoteBibliographyTitle"/>
    <w:rsid w:val="00C22247"/>
    <w:rPr>
      <w:rFonts w:ascii="Times New Roman" w:hAnsi="Times New Roman"/>
      <w:noProof/>
      <w:kern w:val="2"/>
      <w:szCs w:val="22"/>
      <w:lang w:eastAsia="zh-CN"/>
    </w:rPr>
  </w:style>
  <w:style w:type="paragraph" w:customStyle="1" w:styleId="EndNoteBibliography">
    <w:name w:val="EndNote Bibliography"/>
    <w:basedOn w:val="a"/>
    <w:link w:val="EndNoteBibliography0"/>
    <w:rsid w:val="00C22247"/>
    <w:rPr>
      <w:rFonts w:ascii="Times New Roman" w:hAnsi="Times New Roman"/>
      <w:noProof/>
      <w:sz w:val="20"/>
    </w:rPr>
  </w:style>
  <w:style w:type="character" w:customStyle="1" w:styleId="EndNoteBibliography0">
    <w:name w:val="EndNote Bibliography 字符"/>
    <w:link w:val="EndNoteBibliography"/>
    <w:rsid w:val="00C22247"/>
    <w:rPr>
      <w:rFonts w:ascii="Times New Roman" w:hAnsi="Times New Roman"/>
      <w:noProof/>
      <w:kern w:val="2"/>
      <w:szCs w:val="22"/>
      <w:lang w:eastAsia="zh-CN"/>
    </w:rPr>
  </w:style>
  <w:style w:type="paragraph" w:styleId="a3">
    <w:name w:val="header"/>
    <w:basedOn w:val="a"/>
    <w:link w:val="a4"/>
    <w:uiPriority w:val="99"/>
    <w:unhideWhenUsed/>
    <w:rsid w:val="00905D31"/>
    <w:pPr>
      <w:tabs>
        <w:tab w:val="center" w:pos="4680"/>
        <w:tab w:val="right" w:pos="9360"/>
      </w:tabs>
    </w:pPr>
  </w:style>
  <w:style w:type="character" w:customStyle="1" w:styleId="a4">
    <w:name w:val="页眉 字符"/>
    <w:basedOn w:val="a0"/>
    <w:link w:val="a3"/>
    <w:uiPriority w:val="99"/>
    <w:rsid w:val="00905D31"/>
  </w:style>
  <w:style w:type="paragraph" w:styleId="a5">
    <w:name w:val="footer"/>
    <w:basedOn w:val="a"/>
    <w:link w:val="a6"/>
    <w:uiPriority w:val="99"/>
    <w:unhideWhenUsed/>
    <w:rsid w:val="00905D31"/>
    <w:pPr>
      <w:tabs>
        <w:tab w:val="center" w:pos="4680"/>
        <w:tab w:val="right" w:pos="9360"/>
      </w:tabs>
    </w:pPr>
  </w:style>
  <w:style w:type="character" w:customStyle="1" w:styleId="a6">
    <w:name w:val="页脚 字符"/>
    <w:basedOn w:val="a0"/>
    <w:link w:val="a5"/>
    <w:uiPriority w:val="99"/>
    <w:rsid w:val="00905D31"/>
  </w:style>
  <w:style w:type="character" w:styleId="a7">
    <w:name w:val="annotation reference"/>
    <w:uiPriority w:val="99"/>
    <w:semiHidden/>
    <w:unhideWhenUsed/>
    <w:rsid w:val="00774320"/>
    <w:rPr>
      <w:sz w:val="16"/>
      <w:szCs w:val="16"/>
    </w:rPr>
  </w:style>
  <w:style w:type="paragraph" w:styleId="a8">
    <w:name w:val="annotation text"/>
    <w:basedOn w:val="a"/>
    <w:link w:val="a9"/>
    <w:uiPriority w:val="99"/>
    <w:semiHidden/>
    <w:unhideWhenUsed/>
    <w:rsid w:val="00774320"/>
    <w:rPr>
      <w:sz w:val="20"/>
      <w:szCs w:val="20"/>
    </w:rPr>
  </w:style>
  <w:style w:type="character" w:customStyle="1" w:styleId="a9">
    <w:name w:val="批注文字 字符"/>
    <w:link w:val="a8"/>
    <w:uiPriority w:val="99"/>
    <w:semiHidden/>
    <w:rsid w:val="00774320"/>
    <w:rPr>
      <w:sz w:val="20"/>
      <w:szCs w:val="20"/>
    </w:rPr>
  </w:style>
  <w:style w:type="paragraph" w:styleId="aa">
    <w:name w:val="annotation subject"/>
    <w:basedOn w:val="a8"/>
    <w:next w:val="a8"/>
    <w:link w:val="ab"/>
    <w:uiPriority w:val="99"/>
    <w:semiHidden/>
    <w:unhideWhenUsed/>
    <w:rsid w:val="00774320"/>
    <w:rPr>
      <w:b/>
      <w:bCs/>
    </w:rPr>
  </w:style>
  <w:style w:type="character" w:customStyle="1" w:styleId="ab">
    <w:name w:val="批注主题 字符"/>
    <w:link w:val="aa"/>
    <w:uiPriority w:val="99"/>
    <w:semiHidden/>
    <w:rsid w:val="00774320"/>
    <w:rPr>
      <w:b/>
      <w:bCs/>
      <w:sz w:val="20"/>
      <w:szCs w:val="20"/>
    </w:rPr>
  </w:style>
  <w:style w:type="paragraph" w:styleId="ac">
    <w:name w:val="Balloon Text"/>
    <w:basedOn w:val="a"/>
    <w:link w:val="ad"/>
    <w:uiPriority w:val="99"/>
    <w:semiHidden/>
    <w:unhideWhenUsed/>
    <w:rsid w:val="00774320"/>
    <w:rPr>
      <w:rFonts w:ascii="Segoe UI" w:hAnsi="Segoe UI" w:cs="Segoe UI"/>
      <w:sz w:val="18"/>
      <w:szCs w:val="18"/>
    </w:rPr>
  </w:style>
  <w:style w:type="character" w:customStyle="1" w:styleId="ad">
    <w:name w:val="批注框文本 字符"/>
    <w:link w:val="ac"/>
    <w:uiPriority w:val="99"/>
    <w:semiHidden/>
    <w:rsid w:val="00774320"/>
    <w:rPr>
      <w:rFonts w:ascii="Segoe UI" w:hAnsi="Segoe UI" w:cs="Segoe UI"/>
      <w:sz w:val="18"/>
      <w:szCs w:val="18"/>
    </w:rPr>
  </w:style>
  <w:style w:type="character" w:styleId="ae">
    <w:name w:val="Hyperlink"/>
    <w:uiPriority w:val="99"/>
    <w:unhideWhenUsed/>
    <w:rsid w:val="009F0148"/>
    <w:rPr>
      <w:color w:val="0000FF"/>
      <w:u w:val="single"/>
    </w:rPr>
  </w:style>
  <w:style w:type="character" w:styleId="af">
    <w:name w:val="line number"/>
    <w:basedOn w:val="a0"/>
    <w:uiPriority w:val="99"/>
    <w:semiHidden/>
    <w:unhideWhenUsed/>
    <w:rsid w:val="001709BD"/>
  </w:style>
  <w:style w:type="character" w:styleId="af0">
    <w:name w:val="page number"/>
    <w:basedOn w:val="a0"/>
    <w:uiPriority w:val="99"/>
    <w:semiHidden/>
    <w:unhideWhenUsed/>
    <w:rsid w:val="001709BD"/>
  </w:style>
  <w:style w:type="paragraph" w:styleId="af1">
    <w:name w:val="Normal (Web)"/>
    <w:basedOn w:val="a"/>
    <w:uiPriority w:val="99"/>
    <w:unhideWhenUsed/>
    <w:rsid w:val="001F4936"/>
    <w:pPr>
      <w:widowControl/>
      <w:spacing w:before="100" w:beforeAutospacing="1" w:after="100" w:afterAutospacing="1"/>
      <w:jc w:val="left"/>
    </w:pPr>
    <w:rPr>
      <w:rFonts w:ascii="Times New Roman" w:hAnsi="Times New Roman"/>
      <w:kern w:val="0"/>
      <w:sz w:val="24"/>
      <w:szCs w:val="24"/>
    </w:rPr>
  </w:style>
  <w:style w:type="character" w:customStyle="1" w:styleId="apple-converted-space">
    <w:name w:val="apple-converted-space"/>
    <w:basedOn w:val="a0"/>
    <w:rsid w:val="002C0B73"/>
  </w:style>
  <w:style w:type="table" w:customStyle="1" w:styleId="GridTable1Light1">
    <w:name w:val="Grid Table 1 Light1"/>
    <w:basedOn w:val="a1"/>
    <w:uiPriority w:val="46"/>
    <w:rsid w:val="00196509"/>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10">
    <w:name w:val="标题 1 字符"/>
    <w:link w:val="1"/>
    <w:uiPriority w:val="9"/>
    <w:rsid w:val="00131BA0"/>
    <w:rPr>
      <w:b/>
      <w:bCs/>
      <w:kern w:val="44"/>
      <w:sz w:val="44"/>
      <w:szCs w:val="44"/>
    </w:rPr>
  </w:style>
  <w:style w:type="paragraph" w:customStyle="1" w:styleId="p1">
    <w:name w:val="p1"/>
    <w:basedOn w:val="a"/>
    <w:rsid w:val="00A11211"/>
    <w:pPr>
      <w:widowControl/>
      <w:jc w:val="left"/>
    </w:pPr>
    <w:rPr>
      <w:rFonts w:ascii="Helvetica" w:hAnsi="Helvetica"/>
      <w:kern w:val="0"/>
      <w:sz w:val="18"/>
      <w:szCs w:val="18"/>
    </w:rPr>
  </w:style>
  <w:style w:type="paragraph" w:styleId="af2">
    <w:name w:val="Document Map"/>
    <w:basedOn w:val="a"/>
    <w:link w:val="af3"/>
    <w:uiPriority w:val="99"/>
    <w:semiHidden/>
    <w:unhideWhenUsed/>
    <w:rsid w:val="00A05188"/>
    <w:rPr>
      <w:rFonts w:ascii="宋体" w:eastAsia="宋体"/>
      <w:sz w:val="24"/>
      <w:szCs w:val="24"/>
    </w:rPr>
  </w:style>
  <w:style w:type="character" w:customStyle="1" w:styleId="af3">
    <w:name w:val="文档结构图 字符"/>
    <w:link w:val="af2"/>
    <w:uiPriority w:val="99"/>
    <w:semiHidden/>
    <w:rsid w:val="00A05188"/>
    <w:rPr>
      <w:rFonts w:ascii="宋体" w:eastAsia="宋体"/>
      <w:sz w:val="24"/>
      <w:szCs w:val="24"/>
    </w:rPr>
  </w:style>
  <w:style w:type="paragraph" w:customStyle="1" w:styleId="ColorfulGrid-Accent61">
    <w:name w:val="Colorful Grid - Accent 61"/>
    <w:hidden/>
    <w:uiPriority w:val="99"/>
    <w:semiHidden/>
    <w:rsid w:val="006832F6"/>
    <w:rPr>
      <w:kern w:val="2"/>
      <w:sz w:val="21"/>
      <w:szCs w:val="22"/>
      <w:lang w:eastAsia="zh-CN"/>
    </w:rPr>
  </w:style>
  <w:style w:type="character" w:styleId="af4">
    <w:name w:val="Strong"/>
    <w:uiPriority w:val="22"/>
    <w:qFormat/>
    <w:rsid w:val="003D24C6"/>
    <w:rPr>
      <w:b/>
      <w:bCs/>
    </w:rPr>
  </w:style>
  <w:style w:type="character" w:customStyle="1" w:styleId="40">
    <w:name w:val="标题 4 字符"/>
    <w:link w:val="4"/>
    <w:uiPriority w:val="9"/>
    <w:semiHidden/>
    <w:rsid w:val="00DD565D"/>
    <w:rPr>
      <w:rFonts w:ascii="等线 Light" w:eastAsia="等线 Light" w:hAnsi="等线 Light" w:cs="Times New Roman"/>
      <w:b/>
      <w:bCs/>
      <w:kern w:val="2"/>
      <w:sz w:val="28"/>
      <w:szCs w:val="28"/>
    </w:rPr>
  </w:style>
  <w:style w:type="paragraph" w:customStyle="1" w:styleId="LightShading-Accent51">
    <w:name w:val="Light Shading - Accent 51"/>
    <w:hidden/>
    <w:uiPriority w:val="99"/>
    <w:unhideWhenUsed/>
    <w:rsid w:val="009E08C6"/>
    <w:rPr>
      <w:kern w:val="2"/>
      <w:sz w:val="21"/>
      <w:szCs w:val="22"/>
      <w:lang w:eastAsia="zh-CN"/>
    </w:rPr>
  </w:style>
  <w:style w:type="character" w:customStyle="1" w:styleId="20">
    <w:name w:val="标题 2 字符"/>
    <w:link w:val="2"/>
    <w:uiPriority w:val="9"/>
    <w:rsid w:val="00DA791D"/>
    <w:rPr>
      <w:rFonts w:ascii="Calibri Light" w:eastAsia="Times New Roman" w:hAnsi="Calibri Light" w:cs="Times New Roman"/>
      <w:b/>
      <w:bCs/>
      <w:i/>
      <w:iCs/>
      <w:kern w:val="2"/>
      <w:sz w:val="28"/>
      <w:szCs w:val="28"/>
      <w:lang w:eastAsia="zh-CN"/>
    </w:rPr>
  </w:style>
  <w:style w:type="character" w:customStyle="1" w:styleId="30">
    <w:name w:val="标题 3 字符"/>
    <w:link w:val="3"/>
    <w:uiPriority w:val="9"/>
    <w:rsid w:val="00DA791D"/>
    <w:rPr>
      <w:rFonts w:ascii="Calibri Light" w:eastAsia="Times New Roman" w:hAnsi="Calibri Light" w:cs="Times New Roman"/>
      <w:b/>
      <w:bCs/>
      <w:kern w:val="2"/>
      <w:sz w:val="26"/>
      <w:szCs w:val="26"/>
      <w:lang w:eastAsia="zh-CN"/>
    </w:rPr>
  </w:style>
  <w:style w:type="paragraph" w:customStyle="1" w:styleId="LightList-Accent31">
    <w:name w:val="Light List - Accent 31"/>
    <w:hidden/>
    <w:uiPriority w:val="99"/>
    <w:unhideWhenUsed/>
    <w:rsid w:val="00C81879"/>
    <w:rPr>
      <w:kern w:val="2"/>
      <w:sz w:val="21"/>
      <w:szCs w:val="22"/>
      <w:lang w:eastAsia="zh-CN"/>
    </w:rPr>
  </w:style>
  <w:style w:type="paragraph" w:customStyle="1" w:styleId="MediumList2-Accent21">
    <w:name w:val="Medium List 2 - Accent 21"/>
    <w:hidden/>
    <w:uiPriority w:val="99"/>
    <w:unhideWhenUsed/>
    <w:rsid w:val="00F62BEE"/>
    <w:rPr>
      <w:kern w:val="2"/>
      <w:sz w:val="21"/>
      <w:szCs w:val="22"/>
      <w:lang w:eastAsia="zh-CN"/>
    </w:rPr>
  </w:style>
  <w:style w:type="character" w:styleId="af5">
    <w:name w:val="Unresolved Mention"/>
    <w:basedOn w:val="a0"/>
    <w:uiPriority w:val="99"/>
    <w:semiHidden/>
    <w:unhideWhenUsed/>
    <w:rsid w:val="003F3773"/>
    <w:rPr>
      <w:color w:val="605E5C"/>
      <w:shd w:val="clear" w:color="auto" w:fill="E1DFDD"/>
    </w:rPr>
  </w:style>
  <w:style w:type="character" w:styleId="af6">
    <w:name w:val="FollowedHyperlink"/>
    <w:basedOn w:val="a0"/>
    <w:uiPriority w:val="99"/>
    <w:semiHidden/>
    <w:unhideWhenUsed/>
    <w:rsid w:val="003F4F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8273">
      <w:bodyDiv w:val="1"/>
      <w:marLeft w:val="0"/>
      <w:marRight w:val="0"/>
      <w:marTop w:val="0"/>
      <w:marBottom w:val="0"/>
      <w:divBdr>
        <w:top w:val="none" w:sz="0" w:space="0" w:color="auto"/>
        <w:left w:val="none" w:sz="0" w:space="0" w:color="auto"/>
        <w:bottom w:val="none" w:sz="0" w:space="0" w:color="auto"/>
        <w:right w:val="none" w:sz="0" w:space="0" w:color="auto"/>
      </w:divBdr>
    </w:div>
    <w:div w:id="31224065">
      <w:bodyDiv w:val="1"/>
      <w:marLeft w:val="0"/>
      <w:marRight w:val="0"/>
      <w:marTop w:val="0"/>
      <w:marBottom w:val="0"/>
      <w:divBdr>
        <w:top w:val="none" w:sz="0" w:space="0" w:color="auto"/>
        <w:left w:val="none" w:sz="0" w:space="0" w:color="auto"/>
        <w:bottom w:val="none" w:sz="0" w:space="0" w:color="auto"/>
        <w:right w:val="none" w:sz="0" w:space="0" w:color="auto"/>
      </w:divBdr>
    </w:div>
    <w:div w:id="41054384">
      <w:bodyDiv w:val="1"/>
      <w:marLeft w:val="0"/>
      <w:marRight w:val="0"/>
      <w:marTop w:val="0"/>
      <w:marBottom w:val="0"/>
      <w:divBdr>
        <w:top w:val="none" w:sz="0" w:space="0" w:color="auto"/>
        <w:left w:val="none" w:sz="0" w:space="0" w:color="auto"/>
        <w:bottom w:val="none" w:sz="0" w:space="0" w:color="auto"/>
        <w:right w:val="none" w:sz="0" w:space="0" w:color="auto"/>
      </w:divBdr>
    </w:div>
    <w:div w:id="55205433">
      <w:bodyDiv w:val="1"/>
      <w:marLeft w:val="0"/>
      <w:marRight w:val="0"/>
      <w:marTop w:val="0"/>
      <w:marBottom w:val="0"/>
      <w:divBdr>
        <w:top w:val="none" w:sz="0" w:space="0" w:color="auto"/>
        <w:left w:val="none" w:sz="0" w:space="0" w:color="auto"/>
        <w:bottom w:val="none" w:sz="0" w:space="0" w:color="auto"/>
        <w:right w:val="none" w:sz="0" w:space="0" w:color="auto"/>
      </w:divBdr>
    </w:div>
    <w:div w:id="93602120">
      <w:bodyDiv w:val="1"/>
      <w:marLeft w:val="0"/>
      <w:marRight w:val="0"/>
      <w:marTop w:val="0"/>
      <w:marBottom w:val="0"/>
      <w:divBdr>
        <w:top w:val="none" w:sz="0" w:space="0" w:color="auto"/>
        <w:left w:val="none" w:sz="0" w:space="0" w:color="auto"/>
        <w:bottom w:val="none" w:sz="0" w:space="0" w:color="auto"/>
        <w:right w:val="none" w:sz="0" w:space="0" w:color="auto"/>
      </w:divBdr>
    </w:div>
    <w:div w:id="126825767">
      <w:bodyDiv w:val="1"/>
      <w:marLeft w:val="0"/>
      <w:marRight w:val="0"/>
      <w:marTop w:val="0"/>
      <w:marBottom w:val="0"/>
      <w:divBdr>
        <w:top w:val="none" w:sz="0" w:space="0" w:color="auto"/>
        <w:left w:val="none" w:sz="0" w:space="0" w:color="auto"/>
        <w:bottom w:val="none" w:sz="0" w:space="0" w:color="auto"/>
        <w:right w:val="none" w:sz="0" w:space="0" w:color="auto"/>
      </w:divBdr>
    </w:div>
    <w:div w:id="207182610">
      <w:bodyDiv w:val="1"/>
      <w:marLeft w:val="0"/>
      <w:marRight w:val="0"/>
      <w:marTop w:val="0"/>
      <w:marBottom w:val="0"/>
      <w:divBdr>
        <w:top w:val="none" w:sz="0" w:space="0" w:color="auto"/>
        <w:left w:val="none" w:sz="0" w:space="0" w:color="auto"/>
        <w:bottom w:val="none" w:sz="0" w:space="0" w:color="auto"/>
        <w:right w:val="none" w:sz="0" w:space="0" w:color="auto"/>
      </w:divBdr>
    </w:div>
    <w:div w:id="231431355">
      <w:bodyDiv w:val="1"/>
      <w:marLeft w:val="0"/>
      <w:marRight w:val="0"/>
      <w:marTop w:val="0"/>
      <w:marBottom w:val="0"/>
      <w:divBdr>
        <w:top w:val="none" w:sz="0" w:space="0" w:color="auto"/>
        <w:left w:val="none" w:sz="0" w:space="0" w:color="auto"/>
        <w:bottom w:val="none" w:sz="0" w:space="0" w:color="auto"/>
        <w:right w:val="none" w:sz="0" w:space="0" w:color="auto"/>
      </w:divBdr>
    </w:div>
    <w:div w:id="242375106">
      <w:bodyDiv w:val="1"/>
      <w:marLeft w:val="0"/>
      <w:marRight w:val="0"/>
      <w:marTop w:val="0"/>
      <w:marBottom w:val="0"/>
      <w:divBdr>
        <w:top w:val="none" w:sz="0" w:space="0" w:color="auto"/>
        <w:left w:val="none" w:sz="0" w:space="0" w:color="auto"/>
        <w:bottom w:val="none" w:sz="0" w:space="0" w:color="auto"/>
        <w:right w:val="none" w:sz="0" w:space="0" w:color="auto"/>
      </w:divBdr>
    </w:div>
    <w:div w:id="339504728">
      <w:bodyDiv w:val="1"/>
      <w:marLeft w:val="0"/>
      <w:marRight w:val="0"/>
      <w:marTop w:val="0"/>
      <w:marBottom w:val="0"/>
      <w:divBdr>
        <w:top w:val="none" w:sz="0" w:space="0" w:color="auto"/>
        <w:left w:val="none" w:sz="0" w:space="0" w:color="auto"/>
        <w:bottom w:val="none" w:sz="0" w:space="0" w:color="auto"/>
        <w:right w:val="none" w:sz="0" w:space="0" w:color="auto"/>
      </w:divBdr>
    </w:div>
    <w:div w:id="351080061">
      <w:bodyDiv w:val="1"/>
      <w:marLeft w:val="0"/>
      <w:marRight w:val="0"/>
      <w:marTop w:val="0"/>
      <w:marBottom w:val="0"/>
      <w:divBdr>
        <w:top w:val="none" w:sz="0" w:space="0" w:color="auto"/>
        <w:left w:val="none" w:sz="0" w:space="0" w:color="auto"/>
        <w:bottom w:val="none" w:sz="0" w:space="0" w:color="auto"/>
        <w:right w:val="none" w:sz="0" w:space="0" w:color="auto"/>
      </w:divBdr>
    </w:div>
    <w:div w:id="415136022">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3058962">
      <w:bodyDiv w:val="1"/>
      <w:marLeft w:val="0"/>
      <w:marRight w:val="0"/>
      <w:marTop w:val="0"/>
      <w:marBottom w:val="0"/>
      <w:divBdr>
        <w:top w:val="none" w:sz="0" w:space="0" w:color="auto"/>
        <w:left w:val="none" w:sz="0" w:space="0" w:color="auto"/>
        <w:bottom w:val="none" w:sz="0" w:space="0" w:color="auto"/>
        <w:right w:val="none" w:sz="0" w:space="0" w:color="auto"/>
      </w:divBdr>
    </w:div>
    <w:div w:id="503395974">
      <w:bodyDiv w:val="1"/>
      <w:marLeft w:val="0"/>
      <w:marRight w:val="0"/>
      <w:marTop w:val="0"/>
      <w:marBottom w:val="0"/>
      <w:divBdr>
        <w:top w:val="none" w:sz="0" w:space="0" w:color="auto"/>
        <w:left w:val="none" w:sz="0" w:space="0" w:color="auto"/>
        <w:bottom w:val="none" w:sz="0" w:space="0" w:color="auto"/>
        <w:right w:val="none" w:sz="0" w:space="0" w:color="auto"/>
      </w:divBdr>
    </w:div>
    <w:div w:id="506406843">
      <w:bodyDiv w:val="1"/>
      <w:marLeft w:val="0"/>
      <w:marRight w:val="0"/>
      <w:marTop w:val="0"/>
      <w:marBottom w:val="0"/>
      <w:divBdr>
        <w:top w:val="none" w:sz="0" w:space="0" w:color="auto"/>
        <w:left w:val="none" w:sz="0" w:space="0" w:color="auto"/>
        <w:bottom w:val="none" w:sz="0" w:space="0" w:color="auto"/>
        <w:right w:val="none" w:sz="0" w:space="0" w:color="auto"/>
      </w:divBdr>
    </w:div>
    <w:div w:id="545800953">
      <w:bodyDiv w:val="1"/>
      <w:marLeft w:val="0"/>
      <w:marRight w:val="0"/>
      <w:marTop w:val="0"/>
      <w:marBottom w:val="0"/>
      <w:divBdr>
        <w:top w:val="none" w:sz="0" w:space="0" w:color="auto"/>
        <w:left w:val="none" w:sz="0" w:space="0" w:color="auto"/>
        <w:bottom w:val="none" w:sz="0" w:space="0" w:color="auto"/>
        <w:right w:val="none" w:sz="0" w:space="0" w:color="auto"/>
      </w:divBdr>
    </w:div>
    <w:div w:id="622224312">
      <w:bodyDiv w:val="1"/>
      <w:marLeft w:val="0"/>
      <w:marRight w:val="0"/>
      <w:marTop w:val="0"/>
      <w:marBottom w:val="0"/>
      <w:divBdr>
        <w:top w:val="none" w:sz="0" w:space="0" w:color="auto"/>
        <w:left w:val="none" w:sz="0" w:space="0" w:color="auto"/>
        <w:bottom w:val="none" w:sz="0" w:space="0" w:color="auto"/>
        <w:right w:val="none" w:sz="0" w:space="0" w:color="auto"/>
      </w:divBdr>
    </w:div>
    <w:div w:id="630791570">
      <w:bodyDiv w:val="1"/>
      <w:marLeft w:val="0"/>
      <w:marRight w:val="0"/>
      <w:marTop w:val="0"/>
      <w:marBottom w:val="0"/>
      <w:divBdr>
        <w:top w:val="none" w:sz="0" w:space="0" w:color="auto"/>
        <w:left w:val="none" w:sz="0" w:space="0" w:color="auto"/>
        <w:bottom w:val="none" w:sz="0" w:space="0" w:color="auto"/>
        <w:right w:val="none" w:sz="0" w:space="0" w:color="auto"/>
      </w:divBdr>
    </w:div>
    <w:div w:id="640695472">
      <w:bodyDiv w:val="1"/>
      <w:marLeft w:val="0"/>
      <w:marRight w:val="0"/>
      <w:marTop w:val="0"/>
      <w:marBottom w:val="0"/>
      <w:divBdr>
        <w:top w:val="none" w:sz="0" w:space="0" w:color="auto"/>
        <w:left w:val="none" w:sz="0" w:space="0" w:color="auto"/>
        <w:bottom w:val="none" w:sz="0" w:space="0" w:color="auto"/>
        <w:right w:val="none" w:sz="0" w:space="0" w:color="auto"/>
      </w:divBdr>
    </w:div>
    <w:div w:id="681778430">
      <w:bodyDiv w:val="1"/>
      <w:marLeft w:val="0"/>
      <w:marRight w:val="0"/>
      <w:marTop w:val="0"/>
      <w:marBottom w:val="0"/>
      <w:divBdr>
        <w:top w:val="none" w:sz="0" w:space="0" w:color="auto"/>
        <w:left w:val="none" w:sz="0" w:space="0" w:color="auto"/>
        <w:bottom w:val="none" w:sz="0" w:space="0" w:color="auto"/>
        <w:right w:val="none" w:sz="0" w:space="0" w:color="auto"/>
      </w:divBdr>
    </w:div>
    <w:div w:id="684403196">
      <w:bodyDiv w:val="1"/>
      <w:marLeft w:val="0"/>
      <w:marRight w:val="0"/>
      <w:marTop w:val="0"/>
      <w:marBottom w:val="0"/>
      <w:divBdr>
        <w:top w:val="none" w:sz="0" w:space="0" w:color="auto"/>
        <w:left w:val="none" w:sz="0" w:space="0" w:color="auto"/>
        <w:bottom w:val="none" w:sz="0" w:space="0" w:color="auto"/>
        <w:right w:val="none" w:sz="0" w:space="0" w:color="auto"/>
      </w:divBdr>
    </w:div>
    <w:div w:id="717896761">
      <w:bodyDiv w:val="1"/>
      <w:marLeft w:val="0"/>
      <w:marRight w:val="0"/>
      <w:marTop w:val="0"/>
      <w:marBottom w:val="0"/>
      <w:divBdr>
        <w:top w:val="none" w:sz="0" w:space="0" w:color="auto"/>
        <w:left w:val="none" w:sz="0" w:space="0" w:color="auto"/>
        <w:bottom w:val="none" w:sz="0" w:space="0" w:color="auto"/>
        <w:right w:val="none" w:sz="0" w:space="0" w:color="auto"/>
      </w:divBdr>
    </w:div>
    <w:div w:id="800197206">
      <w:bodyDiv w:val="1"/>
      <w:marLeft w:val="0"/>
      <w:marRight w:val="0"/>
      <w:marTop w:val="0"/>
      <w:marBottom w:val="0"/>
      <w:divBdr>
        <w:top w:val="none" w:sz="0" w:space="0" w:color="auto"/>
        <w:left w:val="none" w:sz="0" w:space="0" w:color="auto"/>
        <w:bottom w:val="none" w:sz="0" w:space="0" w:color="auto"/>
        <w:right w:val="none" w:sz="0" w:space="0" w:color="auto"/>
      </w:divBdr>
    </w:div>
    <w:div w:id="837889728">
      <w:bodyDiv w:val="1"/>
      <w:marLeft w:val="0"/>
      <w:marRight w:val="0"/>
      <w:marTop w:val="0"/>
      <w:marBottom w:val="0"/>
      <w:divBdr>
        <w:top w:val="none" w:sz="0" w:space="0" w:color="auto"/>
        <w:left w:val="none" w:sz="0" w:space="0" w:color="auto"/>
        <w:bottom w:val="none" w:sz="0" w:space="0" w:color="auto"/>
        <w:right w:val="none" w:sz="0" w:space="0" w:color="auto"/>
      </w:divBdr>
    </w:div>
    <w:div w:id="840193170">
      <w:bodyDiv w:val="1"/>
      <w:marLeft w:val="0"/>
      <w:marRight w:val="0"/>
      <w:marTop w:val="0"/>
      <w:marBottom w:val="0"/>
      <w:divBdr>
        <w:top w:val="none" w:sz="0" w:space="0" w:color="auto"/>
        <w:left w:val="none" w:sz="0" w:space="0" w:color="auto"/>
        <w:bottom w:val="none" w:sz="0" w:space="0" w:color="auto"/>
        <w:right w:val="none" w:sz="0" w:space="0" w:color="auto"/>
      </w:divBdr>
    </w:div>
    <w:div w:id="889150933">
      <w:bodyDiv w:val="1"/>
      <w:marLeft w:val="0"/>
      <w:marRight w:val="0"/>
      <w:marTop w:val="0"/>
      <w:marBottom w:val="0"/>
      <w:divBdr>
        <w:top w:val="none" w:sz="0" w:space="0" w:color="auto"/>
        <w:left w:val="none" w:sz="0" w:space="0" w:color="auto"/>
        <w:bottom w:val="none" w:sz="0" w:space="0" w:color="auto"/>
        <w:right w:val="none" w:sz="0" w:space="0" w:color="auto"/>
      </w:divBdr>
    </w:div>
    <w:div w:id="1062027035">
      <w:bodyDiv w:val="1"/>
      <w:marLeft w:val="0"/>
      <w:marRight w:val="0"/>
      <w:marTop w:val="0"/>
      <w:marBottom w:val="0"/>
      <w:divBdr>
        <w:top w:val="none" w:sz="0" w:space="0" w:color="auto"/>
        <w:left w:val="none" w:sz="0" w:space="0" w:color="auto"/>
        <w:bottom w:val="none" w:sz="0" w:space="0" w:color="auto"/>
        <w:right w:val="none" w:sz="0" w:space="0" w:color="auto"/>
      </w:divBdr>
    </w:div>
    <w:div w:id="1081025350">
      <w:bodyDiv w:val="1"/>
      <w:marLeft w:val="0"/>
      <w:marRight w:val="0"/>
      <w:marTop w:val="0"/>
      <w:marBottom w:val="0"/>
      <w:divBdr>
        <w:top w:val="none" w:sz="0" w:space="0" w:color="auto"/>
        <w:left w:val="none" w:sz="0" w:space="0" w:color="auto"/>
        <w:bottom w:val="none" w:sz="0" w:space="0" w:color="auto"/>
        <w:right w:val="none" w:sz="0" w:space="0" w:color="auto"/>
      </w:divBdr>
    </w:div>
    <w:div w:id="1107577170">
      <w:bodyDiv w:val="1"/>
      <w:marLeft w:val="0"/>
      <w:marRight w:val="0"/>
      <w:marTop w:val="0"/>
      <w:marBottom w:val="0"/>
      <w:divBdr>
        <w:top w:val="none" w:sz="0" w:space="0" w:color="auto"/>
        <w:left w:val="none" w:sz="0" w:space="0" w:color="auto"/>
        <w:bottom w:val="none" w:sz="0" w:space="0" w:color="auto"/>
        <w:right w:val="none" w:sz="0" w:space="0" w:color="auto"/>
      </w:divBdr>
    </w:div>
    <w:div w:id="1117213492">
      <w:bodyDiv w:val="1"/>
      <w:marLeft w:val="0"/>
      <w:marRight w:val="0"/>
      <w:marTop w:val="0"/>
      <w:marBottom w:val="0"/>
      <w:divBdr>
        <w:top w:val="none" w:sz="0" w:space="0" w:color="auto"/>
        <w:left w:val="none" w:sz="0" w:space="0" w:color="auto"/>
        <w:bottom w:val="none" w:sz="0" w:space="0" w:color="auto"/>
        <w:right w:val="none" w:sz="0" w:space="0" w:color="auto"/>
      </w:divBdr>
    </w:div>
    <w:div w:id="1192958229">
      <w:bodyDiv w:val="1"/>
      <w:marLeft w:val="0"/>
      <w:marRight w:val="0"/>
      <w:marTop w:val="0"/>
      <w:marBottom w:val="0"/>
      <w:divBdr>
        <w:top w:val="none" w:sz="0" w:space="0" w:color="auto"/>
        <w:left w:val="none" w:sz="0" w:space="0" w:color="auto"/>
        <w:bottom w:val="none" w:sz="0" w:space="0" w:color="auto"/>
        <w:right w:val="none" w:sz="0" w:space="0" w:color="auto"/>
      </w:divBdr>
    </w:div>
    <w:div w:id="1240599429">
      <w:bodyDiv w:val="1"/>
      <w:marLeft w:val="0"/>
      <w:marRight w:val="0"/>
      <w:marTop w:val="0"/>
      <w:marBottom w:val="0"/>
      <w:divBdr>
        <w:top w:val="none" w:sz="0" w:space="0" w:color="auto"/>
        <w:left w:val="none" w:sz="0" w:space="0" w:color="auto"/>
        <w:bottom w:val="none" w:sz="0" w:space="0" w:color="auto"/>
        <w:right w:val="none" w:sz="0" w:space="0" w:color="auto"/>
      </w:divBdr>
      <w:divsChild>
        <w:div w:id="681125626">
          <w:marLeft w:val="0"/>
          <w:marRight w:val="0"/>
          <w:marTop w:val="0"/>
          <w:marBottom w:val="0"/>
          <w:divBdr>
            <w:top w:val="none" w:sz="0" w:space="0" w:color="auto"/>
            <w:left w:val="none" w:sz="0" w:space="0" w:color="auto"/>
            <w:bottom w:val="none" w:sz="0" w:space="0" w:color="auto"/>
            <w:right w:val="none" w:sz="0" w:space="0" w:color="auto"/>
          </w:divBdr>
        </w:div>
      </w:divsChild>
    </w:div>
    <w:div w:id="1242058976">
      <w:bodyDiv w:val="1"/>
      <w:marLeft w:val="0"/>
      <w:marRight w:val="0"/>
      <w:marTop w:val="0"/>
      <w:marBottom w:val="0"/>
      <w:divBdr>
        <w:top w:val="none" w:sz="0" w:space="0" w:color="auto"/>
        <w:left w:val="none" w:sz="0" w:space="0" w:color="auto"/>
        <w:bottom w:val="none" w:sz="0" w:space="0" w:color="auto"/>
        <w:right w:val="none" w:sz="0" w:space="0" w:color="auto"/>
      </w:divBdr>
    </w:div>
    <w:div w:id="1257594859">
      <w:bodyDiv w:val="1"/>
      <w:marLeft w:val="0"/>
      <w:marRight w:val="0"/>
      <w:marTop w:val="0"/>
      <w:marBottom w:val="0"/>
      <w:divBdr>
        <w:top w:val="none" w:sz="0" w:space="0" w:color="auto"/>
        <w:left w:val="none" w:sz="0" w:space="0" w:color="auto"/>
        <w:bottom w:val="none" w:sz="0" w:space="0" w:color="auto"/>
        <w:right w:val="none" w:sz="0" w:space="0" w:color="auto"/>
      </w:divBdr>
    </w:div>
    <w:div w:id="1263999253">
      <w:bodyDiv w:val="1"/>
      <w:marLeft w:val="0"/>
      <w:marRight w:val="0"/>
      <w:marTop w:val="0"/>
      <w:marBottom w:val="0"/>
      <w:divBdr>
        <w:top w:val="none" w:sz="0" w:space="0" w:color="auto"/>
        <w:left w:val="none" w:sz="0" w:space="0" w:color="auto"/>
        <w:bottom w:val="none" w:sz="0" w:space="0" w:color="auto"/>
        <w:right w:val="none" w:sz="0" w:space="0" w:color="auto"/>
      </w:divBdr>
    </w:div>
    <w:div w:id="1303194282">
      <w:bodyDiv w:val="1"/>
      <w:marLeft w:val="0"/>
      <w:marRight w:val="0"/>
      <w:marTop w:val="0"/>
      <w:marBottom w:val="0"/>
      <w:divBdr>
        <w:top w:val="none" w:sz="0" w:space="0" w:color="auto"/>
        <w:left w:val="none" w:sz="0" w:space="0" w:color="auto"/>
        <w:bottom w:val="none" w:sz="0" w:space="0" w:color="auto"/>
        <w:right w:val="none" w:sz="0" w:space="0" w:color="auto"/>
      </w:divBdr>
    </w:div>
    <w:div w:id="1350838769">
      <w:bodyDiv w:val="1"/>
      <w:marLeft w:val="0"/>
      <w:marRight w:val="0"/>
      <w:marTop w:val="0"/>
      <w:marBottom w:val="0"/>
      <w:divBdr>
        <w:top w:val="none" w:sz="0" w:space="0" w:color="auto"/>
        <w:left w:val="none" w:sz="0" w:space="0" w:color="auto"/>
        <w:bottom w:val="none" w:sz="0" w:space="0" w:color="auto"/>
        <w:right w:val="none" w:sz="0" w:space="0" w:color="auto"/>
      </w:divBdr>
    </w:div>
    <w:div w:id="1357345069">
      <w:bodyDiv w:val="1"/>
      <w:marLeft w:val="0"/>
      <w:marRight w:val="0"/>
      <w:marTop w:val="0"/>
      <w:marBottom w:val="0"/>
      <w:divBdr>
        <w:top w:val="none" w:sz="0" w:space="0" w:color="auto"/>
        <w:left w:val="none" w:sz="0" w:space="0" w:color="auto"/>
        <w:bottom w:val="none" w:sz="0" w:space="0" w:color="auto"/>
        <w:right w:val="none" w:sz="0" w:space="0" w:color="auto"/>
      </w:divBdr>
    </w:div>
    <w:div w:id="1394162604">
      <w:bodyDiv w:val="1"/>
      <w:marLeft w:val="0"/>
      <w:marRight w:val="0"/>
      <w:marTop w:val="0"/>
      <w:marBottom w:val="0"/>
      <w:divBdr>
        <w:top w:val="none" w:sz="0" w:space="0" w:color="auto"/>
        <w:left w:val="none" w:sz="0" w:space="0" w:color="auto"/>
        <w:bottom w:val="none" w:sz="0" w:space="0" w:color="auto"/>
        <w:right w:val="none" w:sz="0" w:space="0" w:color="auto"/>
      </w:divBdr>
    </w:div>
    <w:div w:id="1409616205">
      <w:bodyDiv w:val="1"/>
      <w:marLeft w:val="0"/>
      <w:marRight w:val="0"/>
      <w:marTop w:val="0"/>
      <w:marBottom w:val="0"/>
      <w:divBdr>
        <w:top w:val="none" w:sz="0" w:space="0" w:color="auto"/>
        <w:left w:val="none" w:sz="0" w:space="0" w:color="auto"/>
        <w:bottom w:val="none" w:sz="0" w:space="0" w:color="auto"/>
        <w:right w:val="none" w:sz="0" w:space="0" w:color="auto"/>
      </w:divBdr>
      <w:divsChild>
        <w:div w:id="1294167357">
          <w:marLeft w:val="0"/>
          <w:marRight w:val="0"/>
          <w:marTop w:val="0"/>
          <w:marBottom w:val="0"/>
          <w:divBdr>
            <w:top w:val="none" w:sz="0" w:space="0" w:color="auto"/>
            <w:left w:val="none" w:sz="0" w:space="0" w:color="auto"/>
            <w:bottom w:val="none" w:sz="0" w:space="0" w:color="auto"/>
            <w:right w:val="none" w:sz="0" w:space="0" w:color="auto"/>
          </w:divBdr>
        </w:div>
      </w:divsChild>
    </w:div>
    <w:div w:id="1557204920">
      <w:bodyDiv w:val="1"/>
      <w:marLeft w:val="0"/>
      <w:marRight w:val="0"/>
      <w:marTop w:val="0"/>
      <w:marBottom w:val="0"/>
      <w:divBdr>
        <w:top w:val="none" w:sz="0" w:space="0" w:color="auto"/>
        <w:left w:val="none" w:sz="0" w:space="0" w:color="auto"/>
        <w:bottom w:val="none" w:sz="0" w:space="0" w:color="auto"/>
        <w:right w:val="none" w:sz="0" w:space="0" w:color="auto"/>
      </w:divBdr>
    </w:div>
    <w:div w:id="1589078975">
      <w:bodyDiv w:val="1"/>
      <w:marLeft w:val="0"/>
      <w:marRight w:val="0"/>
      <w:marTop w:val="0"/>
      <w:marBottom w:val="0"/>
      <w:divBdr>
        <w:top w:val="none" w:sz="0" w:space="0" w:color="auto"/>
        <w:left w:val="none" w:sz="0" w:space="0" w:color="auto"/>
        <w:bottom w:val="none" w:sz="0" w:space="0" w:color="auto"/>
        <w:right w:val="none" w:sz="0" w:space="0" w:color="auto"/>
      </w:divBdr>
    </w:div>
    <w:div w:id="1606038261">
      <w:bodyDiv w:val="1"/>
      <w:marLeft w:val="0"/>
      <w:marRight w:val="0"/>
      <w:marTop w:val="0"/>
      <w:marBottom w:val="0"/>
      <w:divBdr>
        <w:top w:val="none" w:sz="0" w:space="0" w:color="auto"/>
        <w:left w:val="none" w:sz="0" w:space="0" w:color="auto"/>
        <w:bottom w:val="none" w:sz="0" w:space="0" w:color="auto"/>
        <w:right w:val="none" w:sz="0" w:space="0" w:color="auto"/>
      </w:divBdr>
    </w:div>
    <w:div w:id="1610701430">
      <w:bodyDiv w:val="1"/>
      <w:marLeft w:val="0"/>
      <w:marRight w:val="0"/>
      <w:marTop w:val="0"/>
      <w:marBottom w:val="0"/>
      <w:divBdr>
        <w:top w:val="none" w:sz="0" w:space="0" w:color="auto"/>
        <w:left w:val="none" w:sz="0" w:space="0" w:color="auto"/>
        <w:bottom w:val="none" w:sz="0" w:space="0" w:color="auto"/>
        <w:right w:val="none" w:sz="0" w:space="0" w:color="auto"/>
      </w:divBdr>
    </w:div>
    <w:div w:id="1617297815">
      <w:bodyDiv w:val="1"/>
      <w:marLeft w:val="0"/>
      <w:marRight w:val="0"/>
      <w:marTop w:val="0"/>
      <w:marBottom w:val="0"/>
      <w:divBdr>
        <w:top w:val="none" w:sz="0" w:space="0" w:color="auto"/>
        <w:left w:val="none" w:sz="0" w:space="0" w:color="auto"/>
        <w:bottom w:val="none" w:sz="0" w:space="0" w:color="auto"/>
        <w:right w:val="none" w:sz="0" w:space="0" w:color="auto"/>
      </w:divBdr>
    </w:div>
    <w:div w:id="1681932476">
      <w:bodyDiv w:val="1"/>
      <w:marLeft w:val="0"/>
      <w:marRight w:val="0"/>
      <w:marTop w:val="0"/>
      <w:marBottom w:val="0"/>
      <w:divBdr>
        <w:top w:val="none" w:sz="0" w:space="0" w:color="auto"/>
        <w:left w:val="none" w:sz="0" w:space="0" w:color="auto"/>
        <w:bottom w:val="none" w:sz="0" w:space="0" w:color="auto"/>
        <w:right w:val="none" w:sz="0" w:space="0" w:color="auto"/>
      </w:divBdr>
    </w:div>
    <w:div w:id="1736977251">
      <w:bodyDiv w:val="1"/>
      <w:marLeft w:val="0"/>
      <w:marRight w:val="0"/>
      <w:marTop w:val="0"/>
      <w:marBottom w:val="0"/>
      <w:divBdr>
        <w:top w:val="none" w:sz="0" w:space="0" w:color="auto"/>
        <w:left w:val="none" w:sz="0" w:space="0" w:color="auto"/>
        <w:bottom w:val="none" w:sz="0" w:space="0" w:color="auto"/>
        <w:right w:val="none" w:sz="0" w:space="0" w:color="auto"/>
      </w:divBdr>
    </w:div>
    <w:div w:id="1748073193">
      <w:bodyDiv w:val="1"/>
      <w:marLeft w:val="0"/>
      <w:marRight w:val="0"/>
      <w:marTop w:val="0"/>
      <w:marBottom w:val="0"/>
      <w:divBdr>
        <w:top w:val="none" w:sz="0" w:space="0" w:color="auto"/>
        <w:left w:val="none" w:sz="0" w:space="0" w:color="auto"/>
        <w:bottom w:val="none" w:sz="0" w:space="0" w:color="auto"/>
        <w:right w:val="none" w:sz="0" w:space="0" w:color="auto"/>
      </w:divBdr>
    </w:div>
    <w:div w:id="1818183220">
      <w:bodyDiv w:val="1"/>
      <w:marLeft w:val="0"/>
      <w:marRight w:val="0"/>
      <w:marTop w:val="0"/>
      <w:marBottom w:val="0"/>
      <w:divBdr>
        <w:top w:val="none" w:sz="0" w:space="0" w:color="auto"/>
        <w:left w:val="none" w:sz="0" w:space="0" w:color="auto"/>
        <w:bottom w:val="none" w:sz="0" w:space="0" w:color="auto"/>
        <w:right w:val="none" w:sz="0" w:space="0" w:color="auto"/>
      </w:divBdr>
    </w:div>
    <w:div w:id="1837724338">
      <w:bodyDiv w:val="1"/>
      <w:marLeft w:val="0"/>
      <w:marRight w:val="0"/>
      <w:marTop w:val="0"/>
      <w:marBottom w:val="0"/>
      <w:divBdr>
        <w:top w:val="none" w:sz="0" w:space="0" w:color="auto"/>
        <w:left w:val="none" w:sz="0" w:space="0" w:color="auto"/>
        <w:bottom w:val="none" w:sz="0" w:space="0" w:color="auto"/>
        <w:right w:val="none" w:sz="0" w:space="0" w:color="auto"/>
      </w:divBdr>
    </w:div>
    <w:div w:id="1870296543">
      <w:bodyDiv w:val="1"/>
      <w:marLeft w:val="0"/>
      <w:marRight w:val="0"/>
      <w:marTop w:val="0"/>
      <w:marBottom w:val="0"/>
      <w:divBdr>
        <w:top w:val="none" w:sz="0" w:space="0" w:color="auto"/>
        <w:left w:val="none" w:sz="0" w:space="0" w:color="auto"/>
        <w:bottom w:val="none" w:sz="0" w:space="0" w:color="auto"/>
        <w:right w:val="none" w:sz="0" w:space="0" w:color="auto"/>
      </w:divBdr>
    </w:div>
    <w:div w:id="1891264664">
      <w:bodyDiv w:val="1"/>
      <w:marLeft w:val="0"/>
      <w:marRight w:val="0"/>
      <w:marTop w:val="0"/>
      <w:marBottom w:val="0"/>
      <w:divBdr>
        <w:top w:val="none" w:sz="0" w:space="0" w:color="auto"/>
        <w:left w:val="none" w:sz="0" w:space="0" w:color="auto"/>
        <w:bottom w:val="none" w:sz="0" w:space="0" w:color="auto"/>
        <w:right w:val="none" w:sz="0" w:space="0" w:color="auto"/>
      </w:divBdr>
    </w:div>
    <w:div w:id="2079011402">
      <w:bodyDiv w:val="1"/>
      <w:marLeft w:val="0"/>
      <w:marRight w:val="0"/>
      <w:marTop w:val="0"/>
      <w:marBottom w:val="0"/>
      <w:divBdr>
        <w:top w:val="none" w:sz="0" w:space="0" w:color="auto"/>
        <w:left w:val="none" w:sz="0" w:space="0" w:color="auto"/>
        <w:bottom w:val="none" w:sz="0" w:space="0" w:color="auto"/>
        <w:right w:val="none" w:sz="0" w:space="0" w:color="auto"/>
      </w:divBdr>
    </w:div>
    <w:div w:id="2120372714">
      <w:bodyDiv w:val="1"/>
      <w:marLeft w:val="0"/>
      <w:marRight w:val="0"/>
      <w:marTop w:val="0"/>
      <w:marBottom w:val="0"/>
      <w:divBdr>
        <w:top w:val="none" w:sz="0" w:space="0" w:color="auto"/>
        <w:left w:val="none" w:sz="0" w:space="0" w:color="auto"/>
        <w:bottom w:val="none" w:sz="0" w:space="0" w:color="auto"/>
        <w:right w:val="none" w:sz="0" w:space="0" w:color="auto"/>
      </w:divBdr>
    </w:div>
    <w:div w:id="212599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r-project.org/"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np.gs.washington.edu/Seattle%20-SeqAnnotation138/"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zhangdk@big.ac.cn"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wx.qq.com/cgi-bin/mmwebwx-bin/webwxcheckurl?requrl=http%3A%2F%2Fprotzer%40tum.de&amp;skey=%40crypt_f9112205_767509501ff5e792c8538f606badd7c7&amp;deviceid=e900409222751532&amp;pass_ticket=undefined&amp;opcode=2&amp;scene=1&amp;username=@f11e8767c386bf2338a3914547cb0933"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czeng@big.ac.cn" TargetMode="External"/><Relationship Id="rId14" Type="http://schemas.openxmlformats.org/officeDocument/2006/relationships/hyperlink" Target="http://bigd.big.ac.cn/gsa"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B041E-690C-9C4E-A856-94DA4142BAF5}">
  <ds:schemaRefs>
    <ds:schemaRef ds:uri="http://schemas.openxmlformats.org/officeDocument/2006/bibliography"/>
  </ds:schemaRefs>
</ds:datastoreItem>
</file>

<file path=customXml/itemProps2.xml><?xml version="1.0" encoding="utf-8"?>
<ds:datastoreItem xmlns:ds="http://schemas.openxmlformats.org/officeDocument/2006/customXml" ds:itemID="{63CAA0CF-487F-6144-A338-FA1B4C5CB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12623</Words>
  <Characters>71955</Characters>
  <Application>Microsoft Office Word</Application>
  <DocSecurity>0</DocSecurity>
  <Lines>599</Lines>
  <Paragraphs>168</Paragraphs>
  <ScaleCrop>false</ScaleCrop>
  <HeadingPairs>
    <vt:vector size="4" baseType="variant">
      <vt:variant>
        <vt:lpstr>Title</vt:lpstr>
      </vt:variant>
      <vt:variant>
        <vt:i4>1</vt:i4>
      </vt:variant>
      <vt:variant>
        <vt:lpstr>标题</vt:lpstr>
      </vt:variant>
      <vt:variant>
        <vt:i4>20</vt:i4>
      </vt:variant>
    </vt:vector>
  </HeadingPairs>
  <TitlesOfParts>
    <vt:vector size="21" baseType="lpstr">
      <vt:lpstr/>
      <vt:lpstr>    Abstract </vt:lpstr>
      <vt:lpstr>    Introduction</vt:lpstr>
      <vt:lpstr>    Results</vt:lpstr>
      <vt:lpstr>        Landscape of HBV integration in cancer and adjacent non-cancer liver tissues </vt:lpstr>
      <vt:lpstr>        Capturing the HBV integrations in body fluids</vt:lpstr>
      <vt:lpstr>        HBV integrant prediction: sequence boundary of a single integration in human gen</vt:lpstr>
      <vt:lpstr>        HBV integrant prediction: four patterns of integrated viral fragments</vt:lpstr>
      <vt:lpstr>    Discussion</vt:lpstr>
      <vt:lpstr>    Materials and methods </vt:lpstr>
      <vt:lpstr>        Patients and samples</vt:lpstr>
      <vt:lpstr>        Viral capture design and experiment</vt:lpstr>
      <vt:lpstr>        Sequencing experiments and Integration calling	</vt:lpstr>
      <vt:lpstr>        Breakpoint annotation and visualization</vt:lpstr>
      <vt:lpstr>        DNA Microarray experiment for structure variation analysis</vt:lpstr>
      <vt:lpstr>        Statistical analysis</vt:lpstr>
      <vt:lpstr>    Data availability</vt:lpstr>
      <vt:lpstr>    Author Contributions</vt:lpstr>
      <vt:lpstr>    Conflicts of interests</vt:lpstr>
      <vt:lpstr>    Reference</vt:lpstr>
      <vt:lpstr>    Figure legends</vt:lpstr>
    </vt:vector>
  </TitlesOfParts>
  <LinksUpToDate>false</LinksUpToDate>
  <CharactersWithSpaces>84410</CharactersWithSpaces>
  <SharedDoc>false</SharedDoc>
  <HLinks>
    <vt:vector size="24" baseType="variant">
      <vt:variant>
        <vt:i4>7143476</vt:i4>
      </vt:variant>
      <vt:variant>
        <vt:i4>201</vt:i4>
      </vt:variant>
      <vt:variant>
        <vt:i4>0</vt:i4>
      </vt:variant>
      <vt:variant>
        <vt:i4>5</vt:i4>
      </vt:variant>
      <vt:variant>
        <vt:lpwstr>https://www.r-project.org/</vt:lpwstr>
      </vt:variant>
      <vt:variant>
        <vt:lpwstr/>
      </vt:variant>
      <vt:variant>
        <vt:i4>3014705</vt:i4>
      </vt:variant>
      <vt:variant>
        <vt:i4>183</vt:i4>
      </vt:variant>
      <vt:variant>
        <vt:i4>0</vt:i4>
      </vt:variant>
      <vt:variant>
        <vt:i4>5</vt:i4>
      </vt:variant>
      <vt:variant>
        <vt:lpwstr>http://snp.gs.washington.edu/Seattle -SeqAnnotation138/</vt:lpwstr>
      </vt:variant>
      <vt:variant>
        <vt:lpwstr/>
      </vt:variant>
      <vt:variant>
        <vt:i4>5308463</vt:i4>
      </vt:variant>
      <vt:variant>
        <vt:i4>3</vt:i4>
      </vt:variant>
      <vt:variant>
        <vt:i4>0</vt:i4>
      </vt:variant>
      <vt:variant>
        <vt:i4>5</vt:i4>
      </vt:variant>
      <vt:variant>
        <vt:lpwstr>mailto:zhangdk@big.ac.cn</vt:lpwstr>
      </vt:variant>
      <vt:variant>
        <vt:lpwstr/>
      </vt:variant>
      <vt:variant>
        <vt:i4>3145825</vt:i4>
      </vt:variant>
      <vt:variant>
        <vt:i4>0</vt:i4>
      </vt:variant>
      <vt:variant>
        <vt:i4>0</vt:i4>
      </vt:variant>
      <vt:variant>
        <vt:i4>5</vt:i4>
      </vt:variant>
      <vt:variant>
        <vt:lpwstr>https://wx.qq.com/cgi-bin/mmwebwx-bin/webwxcheckurl?requrl=http%3A%2F%2Fprotzer%40tum.de&amp;skey=%40crypt_f9112205_767509501ff5e792c8538f606badd7c7&amp;deviceid=e900409222751532&amp;pass_ticket=undefined&amp;opcode=2&amp;scene=1&amp;username=@f11e8767c386bf2338a3914547cb0933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2019-08-01T16:18:00Z</dcterms:created>
  <dcterms:modified xsi:type="dcterms:W3CDTF">2019-08-02T16:59:00Z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ofread by">
    <vt:lpwstr>makeru27@yahoo.com</vt:lpwstr>
  </property>
  <property fmtid="{D5CDD505-2E9C-101B-9397-08002B2CF9AE}" pid="3" name="Proofread date">
    <vt:filetime>2018-12-11T16:00:00Z</vt:filetime>
  </property>
</Properties>
</file>