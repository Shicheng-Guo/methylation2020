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665F2" w14:textId="21F85A6C" w:rsidR="00830327" w:rsidRPr="008A1979" w:rsidDel="008A1979" w:rsidRDefault="00C0069F">
      <w:pPr>
        <w:jc w:val="both"/>
        <w:rPr>
          <w:del w:id="0" w:author="Guo, Shicheng" w:date="2019-05-04T20:37:00Z"/>
          <w:rFonts w:ascii="Arial" w:hAnsi="Arial" w:cs="Arial"/>
          <w:b/>
          <w:sz w:val="22"/>
          <w:szCs w:val="22"/>
          <w:rPrChange w:id="1" w:author="Guo, Shicheng" w:date="2019-05-04T20:37:00Z">
            <w:rPr>
              <w:del w:id="2" w:author="Guo, Shicheng" w:date="2019-05-04T20:37:00Z"/>
              <w:b/>
            </w:rPr>
          </w:rPrChange>
        </w:rPr>
      </w:pPr>
      <w:r w:rsidRPr="008A1979">
        <w:rPr>
          <w:rFonts w:ascii="Arial" w:hAnsi="Arial" w:cs="Arial"/>
          <w:b/>
          <w:sz w:val="22"/>
          <w:szCs w:val="22"/>
          <w:rPrChange w:id="3" w:author="Guo, Shicheng" w:date="2019-05-04T20:37:00Z">
            <w:rPr>
              <w:b/>
            </w:rPr>
          </w:rPrChange>
        </w:rPr>
        <w:t>Identification and Validation of Cell-free DNA Methyl</w:t>
      </w:r>
      <w:r w:rsidR="004875AC" w:rsidRPr="008A1979">
        <w:rPr>
          <w:rFonts w:ascii="Arial" w:hAnsi="Arial" w:cs="Arial"/>
          <w:b/>
          <w:sz w:val="22"/>
          <w:szCs w:val="22"/>
          <w:rPrChange w:id="4" w:author="Guo, Shicheng" w:date="2019-05-04T20:37:00Z">
            <w:rPr>
              <w:b/>
            </w:rPr>
          </w:rPrChange>
        </w:rPr>
        <w:t xml:space="preserve">ation </w:t>
      </w:r>
      <w:ins w:id="5" w:author="Guo, Shicheng" w:date="2019-05-06T17:45:00Z">
        <w:r w:rsidR="002A1B6D">
          <w:rPr>
            <w:rFonts w:ascii="Arial" w:hAnsi="Arial" w:cs="Arial"/>
            <w:b/>
            <w:sz w:val="22"/>
            <w:szCs w:val="22"/>
          </w:rPr>
          <w:t xml:space="preserve">Biomarker for </w:t>
        </w:r>
      </w:ins>
      <w:ins w:id="6" w:author="Guo, Shicheng" w:date="2019-05-06T17:44:00Z">
        <w:r w:rsidR="002A1B6D">
          <w:rPr>
            <w:rFonts w:ascii="Arial" w:hAnsi="Arial" w:cs="Arial"/>
            <w:b/>
            <w:sz w:val="22"/>
            <w:szCs w:val="22"/>
          </w:rPr>
          <w:t xml:space="preserve">Pan-cancer </w:t>
        </w:r>
      </w:ins>
      <w:del w:id="7" w:author="Guo, Shicheng" w:date="2019-05-06T17:45:00Z">
        <w:r w:rsidR="004875AC" w:rsidRPr="008A1979" w:rsidDel="002A1B6D">
          <w:rPr>
            <w:rFonts w:ascii="Arial" w:hAnsi="Arial" w:cs="Arial"/>
            <w:b/>
            <w:sz w:val="22"/>
            <w:szCs w:val="22"/>
            <w:rPrChange w:id="8" w:author="Guo, Shicheng" w:date="2019-05-04T20:37:00Z">
              <w:rPr>
                <w:b/>
              </w:rPr>
            </w:rPrChange>
          </w:rPr>
          <w:delText>Biomarke</w:delText>
        </w:r>
      </w:del>
      <w:ins w:id="9" w:author="Guo, Shicheng" w:date="2019-05-06T17:45:00Z">
        <w:r w:rsidR="002A1B6D">
          <w:rPr>
            <w:rFonts w:ascii="Arial" w:hAnsi="Arial" w:cs="Arial"/>
            <w:b/>
            <w:sz w:val="22"/>
            <w:szCs w:val="22"/>
          </w:rPr>
          <w:t>Early Screening</w:t>
        </w:r>
      </w:ins>
      <w:del w:id="10" w:author="Guo, Shicheng" w:date="2019-05-06T17:45:00Z">
        <w:r w:rsidR="004875AC" w:rsidRPr="008A1979" w:rsidDel="002A1B6D">
          <w:rPr>
            <w:rFonts w:ascii="Arial" w:hAnsi="Arial" w:cs="Arial"/>
            <w:b/>
            <w:sz w:val="22"/>
            <w:szCs w:val="22"/>
            <w:rPrChange w:id="11" w:author="Guo, Shicheng" w:date="2019-05-04T20:37:00Z">
              <w:rPr>
                <w:b/>
              </w:rPr>
            </w:rPrChange>
          </w:rPr>
          <w:delText>r</w:delText>
        </w:r>
      </w:del>
      <w:ins w:id="12" w:author="Schrodi, Steven J PHD" w:date="2019-05-03T20:39:00Z">
        <w:del w:id="13" w:author="Guo, Shicheng" w:date="2019-05-06T17:45:00Z">
          <w:r w:rsidR="008D0A4C" w:rsidRPr="008A1979" w:rsidDel="002A1B6D">
            <w:rPr>
              <w:rFonts w:ascii="Arial" w:hAnsi="Arial" w:cs="Arial"/>
              <w:b/>
              <w:sz w:val="22"/>
              <w:szCs w:val="22"/>
              <w:rPrChange w:id="14" w:author="Guo, Shicheng" w:date="2019-05-04T20:37:00Z">
                <w:rPr>
                  <w:b/>
                </w:rPr>
              </w:rPrChange>
            </w:rPr>
            <w:delText>s</w:delText>
          </w:r>
        </w:del>
      </w:ins>
      <w:del w:id="15" w:author="Guo, Shicheng" w:date="2019-05-06T17:44:00Z">
        <w:r w:rsidR="004875AC" w:rsidRPr="008A1979" w:rsidDel="002A1B6D">
          <w:rPr>
            <w:rFonts w:ascii="Arial" w:hAnsi="Arial" w:cs="Arial"/>
            <w:b/>
            <w:sz w:val="22"/>
            <w:szCs w:val="22"/>
            <w:rPrChange w:id="16" w:author="Guo, Shicheng" w:date="2019-05-04T20:37:00Z">
              <w:rPr>
                <w:b/>
              </w:rPr>
            </w:rPrChange>
          </w:rPr>
          <w:delText xml:space="preserve"> for Human Brain Cancers</w:delText>
        </w:r>
      </w:del>
    </w:p>
    <w:p w14:paraId="56E1C922" w14:textId="77777777" w:rsidR="00C0069F" w:rsidRPr="00E4573F" w:rsidRDefault="00C0069F" w:rsidP="00FE49A0">
      <w:pPr>
        <w:jc w:val="both"/>
        <w:rPr>
          <w:rFonts w:ascii="Arial" w:hAnsi="Arial" w:cs="Arial"/>
          <w:b/>
          <w:sz w:val="22"/>
          <w:szCs w:val="22"/>
          <w:rPrChange w:id="17" w:author="Guo, Shicheng" w:date="2019-05-04T20:38:00Z">
            <w:rPr>
              <w:b/>
            </w:rPr>
          </w:rPrChange>
        </w:rPr>
      </w:pPr>
    </w:p>
    <w:p w14:paraId="1BE24DA0" w14:textId="77777777" w:rsidR="00E4573F" w:rsidRDefault="00E4573F">
      <w:pPr>
        <w:jc w:val="both"/>
        <w:rPr>
          <w:ins w:id="18" w:author="Guo, Shicheng" w:date="2019-05-04T20:38:00Z"/>
          <w:rFonts w:ascii="Arial" w:hAnsi="Arial" w:cs="Arial"/>
          <w:b/>
          <w:sz w:val="22"/>
          <w:szCs w:val="22"/>
        </w:rPr>
      </w:pPr>
    </w:p>
    <w:p w14:paraId="7082EDCD" w14:textId="7133AAA3" w:rsidR="009F6A38" w:rsidRDefault="009F6A38">
      <w:pPr>
        <w:jc w:val="both"/>
        <w:rPr>
          <w:ins w:id="19" w:author="Guo, Shicheng" w:date="2019-05-04T22:37:00Z"/>
          <w:rFonts w:ascii="Arial" w:hAnsi="Arial" w:cs="Arial"/>
          <w:b/>
          <w:sz w:val="22"/>
          <w:szCs w:val="22"/>
        </w:rPr>
      </w:pPr>
    </w:p>
    <w:p w14:paraId="2EEDFD7C" w14:textId="69E9D45F" w:rsidR="0032316B" w:rsidRPr="00C239EF" w:rsidRDefault="0032316B">
      <w:pPr>
        <w:jc w:val="both"/>
        <w:rPr>
          <w:rFonts w:ascii="Arial" w:hAnsi="Arial" w:cs="Arial"/>
          <w:b/>
          <w:sz w:val="22"/>
          <w:szCs w:val="22"/>
        </w:rPr>
      </w:pPr>
      <w:r w:rsidRPr="00C239EF">
        <w:rPr>
          <w:rFonts w:ascii="Arial" w:hAnsi="Arial" w:cs="Arial"/>
          <w:b/>
          <w:sz w:val="22"/>
          <w:szCs w:val="22"/>
        </w:rPr>
        <w:t>Research Goal</w:t>
      </w:r>
    </w:p>
    <w:p w14:paraId="7B22599B" w14:textId="77777777" w:rsidR="0032316B" w:rsidRPr="00C239EF" w:rsidRDefault="0032316B">
      <w:pPr>
        <w:jc w:val="both"/>
        <w:rPr>
          <w:rFonts w:ascii="Arial" w:hAnsi="Arial" w:cs="Arial"/>
          <w:b/>
          <w:sz w:val="22"/>
          <w:szCs w:val="22"/>
        </w:rPr>
      </w:pPr>
    </w:p>
    <w:p w14:paraId="6FD48E29" w14:textId="22E7ABC5" w:rsidR="00B4428C" w:rsidRPr="00C239EF" w:rsidRDefault="005908C5">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The overarching goal of this study is to discover novel non-invasive cell-free DNA methylation</w:t>
      </w:r>
      <w:ins w:id="20" w:author="Schrodi, Steven J PHD" w:date="2019-05-03T21:08:00Z">
        <w:r w:rsidR="00163BA6">
          <w:rPr>
            <w:rFonts w:ascii="Arial" w:hAnsi="Arial" w:cs="Arial"/>
            <w:color w:val="000000"/>
            <w:sz w:val="22"/>
            <w:szCs w:val="22"/>
          </w:rPr>
          <w:t>-</w:t>
        </w:r>
      </w:ins>
      <w:del w:id="21" w:author="Schrodi, Steven J PHD" w:date="2019-05-03T21:08:00Z">
        <w:r w:rsidRPr="00C239EF" w:rsidDel="00163BA6">
          <w:rPr>
            <w:rFonts w:ascii="Arial" w:hAnsi="Arial" w:cs="Arial"/>
            <w:color w:val="000000"/>
            <w:sz w:val="22"/>
            <w:szCs w:val="22"/>
          </w:rPr>
          <w:delText xml:space="preserve"> </w:delText>
        </w:r>
      </w:del>
      <w:r w:rsidRPr="00C239EF">
        <w:rPr>
          <w:rFonts w:ascii="Arial" w:hAnsi="Arial" w:cs="Arial"/>
          <w:color w:val="000000"/>
          <w:sz w:val="22"/>
          <w:szCs w:val="22"/>
        </w:rPr>
        <w:t xml:space="preserve">based diagnostic and prognostic biomarkers for human brain cancer. </w:t>
      </w:r>
      <w:r w:rsidR="00C239EF" w:rsidRPr="00C239EF">
        <w:rPr>
          <w:rFonts w:ascii="Arial" w:hAnsi="Arial" w:cs="Arial"/>
          <w:color w:val="000000"/>
          <w:sz w:val="22"/>
          <w:szCs w:val="22"/>
        </w:rPr>
        <w:t>Low</w:t>
      </w:r>
      <w:ins w:id="22" w:author="Schrodi, Steven J PHD" w:date="2019-05-03T21:09:00Z">
        <w:r w:rsidR="00163BA6">
          <w:rPr>
            <w:rFonts w:ascii="Arial" w:hAnsi="Arial" w:cs="Arial"/>
            <w:color w:val="000000"/>
            <w:sz w:val="22"/>
            <w:szCs w:val="22"/>
          </w:rPr>
          <w:t>-</w:t>
        </w:r>
      </w:ins>
      <w:del w:id="23" w:author="Schrodi, Steven J PHD" w:date="2019-05-03T21:09:00Z">
        <w:r w:rsidR="00C239EF" w:rsidRPr="00C239EF" w:rsidDel="00163BA6">
          <w:rPr>
            <w:rFonts w:ascii="Arial" w:hAnsi="Arial" w:cs="Arial"/>
            <w:color w:val="000000"/>
            <w:sz w:val="22"/>
            <w:szCs w:val="22"/>
          </w:rPr>
          <w:delText>er</w:delText>
        </w:r>
        <w:r w:rsidR="00EB1A80" w:rsidRPr="00C239EF" w:rsidDel="00163BA6">
          <w:rPr>
            <w:rFonts w:ascii="Arial" w:hAnsi="Arial" w:cs="Arial"/>
            <w:color w:val="000000"/>
            <w:sz w:val="22"/>
            <w:szCs w:val="22"/>
          </w:rPr>
          <w:delText xml:space="preserve"> </w:delText>
        </w:r>
      </w:del>
      <w:r w:rsidR="00EB1A80" w:rsidRPr="00C239EF">
        <w:rPr>
          <w:rFonts w:ascii="Arial" w:hAnsi="Arial" w:cs="Arial"/>
          <w:color w:val="000000"/>
          <w:sz w:val="22"/>
          <w:szCs w:val="22"/>
        </w:rPr>
        <w:t>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w:t>
      </w:r>
      <w:del w:id="24" w:author="Schrodi, Steven J PHD" w:date="2019-05-03T21:09:00Z">
        <w:r w:rsidR="00013A7B" w:rsidDel="00163BA6">
          <w:rPr>
            <w:rFonts w:ascii="Arial" w:hAnsi="Arial" w:cs="Arial"/>
            <w:color w:val="000000"/>
            <w:sz w:val="22"/>
            <w:szCs w:val="22"/>
          </w:rPr>
          <w:delText>s</w:delText>
        </w:r>
      </w:del>
      <w:r w:rsidR="00013A7B">
        <w:rPr>
          <w:rFonts w:ascii="Arial" w:hAnsi="Arial" w:cs="Arial"/>
          <w:color w:val="000000"/>
          <w:sz w:val="22"/>
          <w:szCs w:val="22"/>
        </w:rPr>
        <w:t xml:space="preserve"> for 1.4% </w:t>
      </w:r>
      <w:ins w:id="25" w:author="Schrodi, Steven J PHD" w:date="2019-05-03T21:09:00Z">
        <w:r w:rsidR="00163BA6">
          <w:rPr>
            <w:rFonts w:ascii="Arial" w:hAnsi="Arial" w:cs="Arial"/>
            <w:color w:val="000000"/>
            <w:sz w:val="22"/>
            <w:szCs w:val="22"/>
          </w:rPr>
          <w:t xml:space="preserve">of the </w:t>
        </w:r>
      </w:ins>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 xml:space="preserve">d 2.8% </w:t>
      </w:r>
      <w:ins w:id="26" w:author="Schrodi, Steven J PHD" w:date="2019-05-03T21:09:00Z">
        <w:r w:rsidR="00163BA6">
          <w:rPr>
            <w:rFonts w:ascii="Arial" w:hAnsi="Arial" w:cs="Arial"/>
            <w:color w:val="000000"/>
            <w:sz w:val="22"/>
            <w:szCs w:val="22"/>
          </w:rPr>
          <w:t xml:space="preserve">of </w:t>
        </w:r>
        <w:r w:rsidR="00032328">
          <w:rPr>
            <w:rFonts w:ascii="Arial" w:hAnsi="Arial" w:cs="Arial"/>
            <w:color w:val="000000"/>
            <w:sz w:val="22"/>
            <w:szCs w:val="22"/>
          </w:rPr>
          <w:t xml:space="preserve">the </w:t>
        </w:r>
      </w:ins>
      <w:r w:rsidR="00D53031">
        <w:rPr>
          <w:rFonts w:ascii="Arial" w:hAnsi="Arial" w:cs="Arial"/>
          <w:color w:val="000000"/>
          <w:sz w:val="22"/>
          <w:szCs w:val="22"/>
        </w:rPr>
        <w:t>total cancer death</w:t>
      </w:r>
      <w:ins w:id="27" w:author="Schrodi, Steven J PHD" w:date="2019-05-03T21:09:00Z">
        <w:r w:rsidR="00032328">
          <w:rPr>
            <w:rFonts w:ascii="Arial" w:hAnsi="Arial" w:cs="Arial"/>
            <w:color w:val="000000"/>
            <w:sz w:val="22"/>
            <w:szCs w:val="22"/>
          </w:rPr>
          <w:t>s</w:t>
        </w:r>
      </w:ins>
      <w:r w:rsidR="00D53031">
        <w:rPr>
          <w:rFonts w:ascii="Arial" w:hAnsi="Arial" w:cs="Arial"/>
          <w:color w:val="000000"/>
          <w:sz w:val="22"/>
          <w:szCs w:val="22"/>
        </w:rPr>
        <w:t xml:space="preserve"> in US</w:t>
      </w:r>
      <w:r w:rsidR="00013A7B">
        <w:rPr>
          <w:rFonts w:ascii="Arial" w:hAnsi="Arial" w:cs="Arial"/>
          <w:color w:val="000000"/>
          <w:sz w:val="22"/>
          <w:szCs w:val="22"/>
        </w:rPr>
        <w:t xml:space="preserve">. </w:t>
      </w:r>
      <w:ins w:id="28" w:author="Schrodi, Steven J PHD" w:date="2019-05-03T21:24:00Z">
        <w:r w:rsidR="00E721D9">
          <w:rPr>
            <w:rFonts w:ascii="Arial" w:hAnsi="Arial" w:cs="Arial"/>
            <w:color w:val="000000"/>
            <w:sz w:val="22"/>
            <w:szCs w:val="22"/>
          </w:rPr>
          <w:t xml:space="preserve">Numerous studies have shown that </w:t>
        </w:r>
      </w:ins>
      <w:ins w:id="29" w:author="Schrodi, Steven J PHD" w:date="2019-05-03T21:23:00Z">
        <w:r w:rsidR="00E721D9">
          <w:rPr>
            <w:rFonts w:ascii="Arial" w:hAnsi="Arial" w:cs="Arial"/>
            <w:color w:val="000000"/>
            <w:sz w:val="22"/>
            <w:szCs w:val="22"/>
          </w:rPr>
          <w:t>perturbations in methylation profiles both within cancer tissues and in circulating cell-free DNA are recognized signatures</w:t>
        </w:r>
      </w:ins>
      <w:ins w:id="30" w:author="Schrodi, Steven J PHD" w:date="2019-05-03T21:24:00Z">
        <w:r w:rsidR="00E721D9">
          <w:rPr>
            <w:rFonts w:ascii="Arial" w:hAnsi="Arial" w:cs="Arial"/>
            <w:color w:val="000000"/>
            <w:sz w:val="22"/>
            <w:szCs w:val="22"/>
          </w:rPr>
          <w:t xml:space="preserve"> </w:t>
        </w:r>
      </w:ins>
      <w:ins w:id="31" w:author="Schrodi, Steven J PHD" w:date="2019-05-03T21:25:00Z">
        <w:r w:rsidR="00E721D9">
          <w:rPr>
            <w:rFonts w:ascii="Arial" w:hAnsi="Arial" w:cs="Arial"/>
            <w:color w:val="000000"/>
            <w:sz w:val="22"/>
            <w:szCs w:val="22"/>
          </w:rPr>
          <w:t xml:space="preserve">of cancer </w:t>
        </w:r>
        <w:del w:id="32" w:author="Guo, Shicheng" w:date="2019-05-04T17:00:00Z">
          <w:r w:rsidR="00E721D9" w:rsidDel="00CC067C">
            <w:rPr>
              <w:rFonts w:ascii="Arial" w:hAnsi="Arial" w:cs="Arial"/>
              <w:color w:val="000000"/>
              <w:sz w:val="22"/>
              <w:szCs w:val="22"/>
            </w:rPr>
            <w:delText>biology</w:delText>
          </w:r>
        </w:del>
      </w:ins>
      <w:ins w:id="33" w:author="Guo, Shicheng" w:date="2019-05-04T19:23:00Z">
        <w:r w:rsidR="00B27F7F">
          <w:rPr>
            <w:rFonts w:ascii="Arial" w:hAnsi="Arial" w:cs="Arial"/>
            <w:color w:val="000000"/>
            <w:sz w:val="22"/>
            <w:szCs w:val="22"/>
          </w:rPr>
          <w:t xml:space="preserve">biology </w:t>
        </w:r>
      </w:ins>
      <w:r w:rsidR="00CC067C">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067C">
        <w:rPr>
          <w:rFonts w:ascii="Arial" w:hAnsi="Arial" w:cs="Arial"/>
          <w:color w:val="000000"/>
          <w:sz w:val="22"/>
          <w:szCs w:val="22"/>
        </w:rPr>
      </w:r>
      <w:r w:rsidR="00CC067C">
        <w:rPr>
          <w:rFonts w:ascii="Arial" w:hAnsi="Arial" w:cs="Arial"/>
          <w:color w:val="000000"/>
          <w:sz w:val="22"/>
          <w:szCs w:val="22"/>
        </w:rPr>
        <w:fldChar w:fldCharType="separate"/>
      </w:r>
      <w:r w:rsidR="00B27F7F">
        <w:rPr>
          <w:rFonts w:ascii="Arial" w:hAnsi="Arial" w:cs="Arial"/>
          <w:noProof/>
          <w:color w:val="000000"/>
          <w:sz w:val="22"/>
          <w:szCs w:val="22"/>
        </w:rPr>
        <w:t>(1-6)</w:t>
      </w:r>
      <w:r w:rsidR="00CC067C">
        <w:rPr>
          <w:rFonts w:ascii="Arial" w:hAnsi="Arial" w:cs="Arial"/>
          <w:color w:val="000000"/>
          <w:sz w:val="22"/>
          <w:szCs w:val="22"/>
        </w:rPr>
        <w:fldChar w:fldCharType="end"/>
      </w:r>
      <w:ins w:id="34" w:author="Schrodi, Steven J PHD" w:date="2019-05-03T21:25:00Z">
        <w:del w:id="35" w:author="Guo, Shicheng" w:date="2019-05-04T16:27:00Z">
          <w:r w:rsidR="00E721D9" w:rsidDel="007709DA">
            <w:rPr>
              <w:rFonts w:ascii="Arial" w:hAnsi="Arial" w:cs="Arial"/>
              <w:color w:val="000000"/>
              <w:sz w:val="22"/>
              <w:szCs w:val="22"/>
            </w:rPr>
            <w:delText xml:space="preserve"> </w:delText>
          </w:r>
        </w:del>
      </w:ins>
      <w:ins w:id="36" w:author="Schrodi, Steven J PHD" w:date="2019-05-03T21:24:00Z">
        <w:del w:id="37" w:author="Guo, Shicheng" w:date="2019-05-04T16:27:00Z">
          <w:r w:rsidR="00E721D9" w:rsidDel="007709DA">
            <w:rPr>
              <w:rFonts w:ascii="Arial" w:hAnsi="Arial" w:cs="Arial"/>
              <w:color w:val="000000"/>
              <w:sz w:val="22"/>
              <w:szCs w:val="22"/>
            </w:rPr>
            <w:delText>(REF</w:delText>
          </w:r>
        </w:del>
      </w:ins>
      <w:ins w:id="38" w:author="Schrodi, Steven J PHD" w:date="2019-05-03T21:25:00Z">
        <w:del w:id="39" w:author="Guo, Shicheng" w:date="2019-05-04T16:27:00Z">
          <w:r w:rsidR="00E721D9" w:rsidDel="007709DA">
            <w:rPr>
              <w:rFonts w:ascii="Arial" w:hAnsi="Arial" w:cs="Arial"/>
              <w:color w:val="000000"/>
              <w:sz w:val="22"/>
              <w:szCs w:val="22"/>
            </w:rPr>
            <w:delText>s</w:delText>
          </w:r>
        </w:del>
      </w:ins>
      <w:ins w:id="40" w:author="Schrodi, Steven J PHD" w:date="2019-05-03T21:24:00Z">
        <w:del w:id="41" w:author="Guo, Shicheng" w:date="2019-05-04T16:27:00Z">
          <w:r w:rsidR="00E721D9" w:rsidDel="007709DA">
            <w:rPr>
              <w:rFonts w:ascii="Arial" w:hAnsi="Arial" w:cs="Arial"/>
              <w:color w:val="000000"/>
              <w:sz w:val="22"/>
              <w:szCs w:val="22"/>
            </w:rPr>
            <w:delText>)</w:delText>
          </w:r>
        </w:del>
      </w:ins>
      <w:ins w:id="42" w:author="Schrodi, Steven J PHD" w:date="2019-05-03T21:23:00Z">
        <w:r w:rsidR="00E721D9">
          <w:rPr>
            <w:rFonts w:ascii="Arial" w:hAnsi="Arial" w:cs="Arial"/>
            <w:color w:val="000000"/>
            <w:sz w:val="22"/>
            <w:szCs w:val="22"/>
          </w:rPr>
          <w:t>.</w:t>
        </w:r>
      </w:ins>
      <w:ins w:id="43" w:author="Guo, Shicheng" w:date="2019-05-04T17:01:00Z">
        <w:r w:rsidR="00F11516">
          <w:rPr>
            <w:rFonts w:ascii="Arial" w:hAnsi="Arial" w:cs="Arial"/>
            <w:color w:val="000000"/>
            <w:sz w:val="22"/>
            <w:szCs w:val="22"/>
          </w:rPr>
          <w:t xml:space="preserve"> </w:t>
        </w:r>
      </w:ins>
      <w:ins w:id="44" w:author="Schrodi, Steven J PHD" w:date="2019-05-03T21:23:00Z">
        <w:del w:id="45" w:author="Guo, Shicheng" w:date="2019-05-04T17:01:00Z">
          <w:r w:rsidR="00E721D9" w:rsidDel="00F11516">
            <w:rPr>
              <w:rFonts w:ascii="Arial" w:hAnsi="Arial" w:cs="Arial"/>
              <w:color w:val="000000"/>
              <w:sz w:val="22"/>
              <w:szCs w:val="22"/>
            </w:rPr>
            <w:delText xml:space="preserve"> </w:delText>
          </w:r>
        </w:del>
      </w:ins>
      <w:ins w:id="46" w:author="Schrodi, Steven J PHD" w:date="2019-05-03T21:27:00Z">
        <w:r w:rsidR="00E721D9">
          <w:rPr>
            <w:rFonts w:ascii="Arial" w:hAnsi="Arial" w:cs="Arial"/>
            <w:color w:val="000000"/>
            <w:sz w:val="22"/>
            <w:szCs w:val="22"/>
          </w:rPr>
          <w:t>For glioblastoma patients between the ages of 55 and 64, the 5-year survival rate is 5%</w:t>
        </w:r>
      </w:ins>
      <w:ins w:id="47" w:author="Schrodi, Steven J PHD" w:date="2019-05-03T21:28:00Z">
        <w:r w:rsidR="00247C21">
          <w:rPr>
            <w:rFonts w:ascii="Arial" w:hAnsi="Arial" w:cs="Arial"/>
            <w:color w:val="000000"/>
            <w:sz w:val="22"/>
            <w:szCs w:val="22"/>
          </w:rPr>
          <w:t xml:space="preserve"> (</w:t>
        </w:r>
      </w:ins>
      <w:ins w:id="48" w:author="Schrodi, Steven J PHD" w:date="2019-05-03T21:29:00Z">
        <w:r w:rsidR="00247C21">
          <w:rPr>
            <w:rFonts w:ascii="Arial" w:hAnsi="Arial" w:cs="Arial"/>
            <w:color w:val="000000"/>
            <w:sz w:val="22"/>
            <w:szCs w:val="22"/>
          </w:rPr>
          <w:t>American Cancer Society</w:t>
        </w:r>
      </w:ins>
      <w:ins w:id="49" w:author="Schrodi, Steven J PHD" w:date="2019-05-03T21:28:00Z">
        <w:r w:rsidR="00247C21">
          <w:rPr>
            <w:rFonts w:ascii="Arial" w:hAnsi="Arial" w:cs="Arial"/>
            <w:color w:val="000000"/>
            <w:sz w:val="22"/>
            <w:szCs w:val="22"/>
          </w:rPr>
          <w:t>)</w:t>
        </w:r>
      </w:ins>
      <w:ins w:id="50" w:author="Schrodi, Steven J PHD" w:date="2019-05-03T21:27:00Z">
        <w:r w:rsidR="00E721D9">
          <w:rPr>
            <w:rFonts w:ascii="Arial" w:hAnsi="Arial" w:cs="Arial"/>
            <w:color w:val="000000"/>
            <w:sz w:val="22"/>
            <w:szCs w:val="22"/>
          </w:rPr>
          <w:t xml:space="preserve">.  </w:t>
        </w:r>
      </w:ins>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w:t>
      </w:r>
      <w:ins w:id="51" w:author="Schrodi, Steven J PHD" w:date="2019-05-03T21:10:00Z">
        <w:r w:rsidR="00032328">
          <w:rPr>
            <w:rFonts w:ascii="Arial" w:hAnsi="Arial" w:cs="Arial"/>
            <w:color w:val="000000"/>
            <w:sz w:val="22"/>
            <w:szCs w:val="22"/>
          </w:rPr>
          <w:t>for</w:t>
        </w:r>
      </w:ins>
      <w:del w:id="52" w:author="Schrodi, Steven J PHD" w:date="2019-05-03T21:10:00Z">
        <w:r w:rsidR="00554BE4" w:rsidRPr="00C239EF" w:rsidDel="00032328">
          <w:rPr>
            <w:rFonts w:ascii="Arial" w:hAnsi="Arial" w:cs="Arial"/>
            <w:color w:val="000000"/>
            <w:sz w:val="22"/>
            <w:szCs w:val="22"/>
          </w:rPr>
          <w:delText>to</w:delText>
        </w:r>
      </w:del>
      <w:r w:rsidR="00554BE4" w:rsidRPr="00C239EF">
        <w:rPr>
          <w:rFonts w:ascii="Arial" w:hAnsi="Arial" w:cs="Arial"/>
          <w:color w:val="000000"/>
          <w:sz w:val="22"/>
          <w:szCs w:val="22"/>
        </w:rPr>
        <w:t xml:space="preserve"> </w:t>
      </w:r>
      <w:r w:rsidR="00AB31F6">
        <w:rPr>
          <w:rFonts w:ascii="Arial" w:hAnsi="Arial" w:cs="Arial"/>
          <w:color w:val="000000"/>
          <w:sz w:val="22"/>
          <w:szCs w:val="22"/>
        </w:rPr>
        <w:t xml:space="preserve">LGG and GBM </w:t>
      </w:r>
      <w:ins w:id="53" w:author="Schrodi, Steven J PHD" w:date="2019-05-03T21:10:00Z">
        <w:r w:rsidR="00032328">
          <w:rPr>
            <w:rFonts w:ascii="Arial" w:hAnsi="Arial" w:cs="Arial"/>
            <w:color w:val="000000"/>
            <w:sz w:val="22"/>
            <w:szCs w:val="22"/>
          </w:rPr>
          <w:t xml:space="preserve">are </w:t>
        </w:r>
      </w:ins>
      <w:ins w:id="54" w:author="Schrodi, Steven J PHD" w:date="2019-05-03T21:11:00Z">
        <w:r w:rsidR="00032328">
          <w:rPr>
            <w:rFonts w:ascii="Arial" w:hAnsi="Arial" w:cs="Arial"/>
            <w:color w:val="000000"/>
            <w:sz w:val="22"/>
            <w:szCs w:val="22"/>
          </w:rPr>
          <w:t xml:space="preserve">urgently </w:t>
        </w:r>
      </w:ins>
      <w:ins w:id="55" w:author="Schrodi, Steven J PHD" w:date="2019-05-03T21:10:00Z">
        <w:r w:rsidR="00032328">
          <w:rPr>
            <w:rFonts w:ascii="Arial" w:hAnsi="Arial" w:cs="Arial"/>
            <w:color w:val="000000"/>
            <w:sz w:val="22"/>
            <w:szCs w:val="22"/>
          </w:rPr>
          <w:t xml:space="preserve">needed to improve </w:t>
        </w:r>
      </w:ins>
      <w:del w:id="56" w:author="Schrodi, Steven J PHD" w:date="2019-05-03T21:11:00Z">
        <w:r w:rsidR="00AB31F6" w:rsidDel="00032328">
          <w:rPr>
            <w:rFonts w:ascii="Arial" w:hAnsi="Arial" w:cs="Arial"/>
            <w:color w:val="000000"/>
            <w:sz w:val="22"/>
            <w:szCs w:val="22"/>
          </w:rPr>
          <w:delText>are</w:delText>
        </w:r>
        <w:r w:rsidR="00693CB6" w:rsidDel="00032328">
          <w:rPr>
            <w:rFonts w:ascii="Arial" w:hAnsi="Arial" w:cs="Arial"/>
            <w:color w:val="000000"/>
            <w:sz w:val="22"/>
            <w:szCs w:val="22"/>
          </w:rPr>
          <w:delText xml:space="preserve"> the</w:delText>
        </w:r>
        <w:r w:rsidR="00554BE4" w:rsidRPr="00C239EF" w:rsidDel="00032328">
          <w:rPr>
            <w:rFonts w:ascii="Arial" w:hAnsi="Arial" w:cs="Arial"/>
            <w:color w:val="000000"/>
            <w:sz w:val="22"/>
            <w:szCs w:val="22"/>
          </w:rPr>
          <w:delText xml:space="preserve"> most effective approach </w:delText>
        </w:r>
        <w:r w:rsidR="002F218E" w:rsidRPr="00C239EF" w:rsidDel="00032328">
          <w:rPr>
            <w:rFonts w:ascii="Arial" w:hAnsi="Arial" w:cs="Arial"/>
            <w:color w:val="000000"/>
            <w:sz w:val="22"/>
            <w:szCs w:val="22"/>
          </w:rPr>
          <w:delText xml:space="preserve">to rise </w:delText>
        </w:r>
      </w:del>
      <w:r w:rsidR="002F218E" w:rsidRPr="00C239EF">
        <w:rPr>
          <w:rFonts w:ascii="Arial" w:hAnsi="Arial" w:cs="Arial"/>
          <w:color w:val="000000"/>
          <w:sz w:val="22"/>
          <w:szCs w:val="22"/>
        </w:rPr>
        <w:t>th</w:t>
      </w:r>
      <w:ins w:id="57" w:author="Schrodi, Steven J PHD" w:date="2019-05-03T21:28:00Z">
        <w:r w:rsidR="00E721D9">
          <w:rPr>
            <w:rFonts w:ascii="Arial" w:hAnsi="Arial" w:cs="Arial"/>
            <w:color w:val="000000"/>
            <w:sz w:val="22"/>
            <w:szCs w:val="22"/>
          </w:rPr>
          <w:t>is</w:t>
        </w:r>
      </w:ins>
      <w:del w:id="58" w:author="Schrodi, Steven J PHD" w:date="2019-05-03T21:28:00Z">
        <w:r w:rsidR="002F218E" w:rsidRPr="00C239EF" w:rsidDel="00E721D9">
          <w:rPr>
            <w:rFonts w:ascii="Arial" w:hAnsi="Arial" w:cs="Arial"/>
            <w:color w:val="000000"/>
            <w:sz w:val="22"/>
            <w:szCs w:val="22"/>
          </w:rPr>
          <w:delText>e</w:delText>
        </w:r>
        <w:r w:rsidR="003B737D" w:rsidRPr="00C239EF" w:rsidDel="00E721D9">
          <w:rPr>
            <w:rFonts w:ascii="Arial" w:hAnsi="Arial" w:cs="Arial"/>
            <w:color w:val="000000"/>
            <w:sz w:val="22"/>
            <w:szCs w:val="22"/>
          </w:rPr>
          <w:delText xml:space="preserve"> </w:delText>
        </w:r>
      </w:del>
      <w:del w:id="59" w:author="Schrodi, Steven J PHD" w:date="2019-05-03T21:26:00Z">
        <w:r w:rsidR="003B737D" w:rsidRPr="00C239EF" w:rsidDel="00E721D9">
          <w:rPr>
            <w:rFonts w:ascii="Arial" w:hAnsi="Arial" w:cs="Arial"/>
            <w:color w:val="000000"/>
            <w:sz w:val="22"/>
            <w:szCs w:val="22"/>
          </w:rPr>
          <w:delText>3</w:delText>
        </w:r>
      </w:del>
      <w:del w:id="60" w:author="Schrodi, Steven J PHD" w:date="2019-05-03T21:28:00Z">
        <w:r w:rsidR="002F218E" w:rsidRPr="00C239EF" w:rsidDel="00E721D9">
          <w:rPr>
            <w:rFonts w:ascii="Arial" w:hAnsi="Arial" w:cs="Arial"/>
            <w:color w:val="000000"/>
            <w:sz w:val="22"/>
            <w:szCs w:val="22"/>
          </w:rPr>
          <w:delText>-year</w:delText>
        </w:r>
      </w:del>
      <w:r w:rsidR="002F218E" w:rsidRPr="00C239EF">
        <w:rPr>
          <w:rFonts w:ascii="Arial" w:hAnsi="Arial" w:cs="Arial"/>
          <w:color w:val="000000"/>
          <w:sz w:val="22"/>
          <w:szCs w:val="22"/>
        </w:rPr>
        <w:t xml:space="preserve"> survival ra</w:t>
      </w:r>
      <w:ins w:id="61" w:author="Schrodi, Steven J PHD" w:date="2019-05-03T21:11:00Z">
        <w:r w:rsidR="00E721D9">
          <w:rPr>
            <w:rFonts w:ascii="Arial" w:hAnsi="Arial" w:cs="Arial"/>
            <w:color w:val="000000"/>
            <w:sz w:val="22"/>
            <w:szCs w:val="22"/>
          </w:rPr>
          <w:t>te</w:t>
        </w:r>
      </w:ins>
      <w:ins w:id="62" w:author="Schrodi, Steven J PHD" w:date="2019-05-03T21:28:00Z">
        <w:r w:rsidR="00E721D9">
          <w:rPr>
            <w:rFonts w:ascii="Arial" w:hAnsi="Arial" w:cs="Arial"/>
            <w:color w:val="000000"/>
            <w:sz w:val="22"/>
            <w:szCs w:val="22"/>
          </w:rPr>
          <w:t xml:space="preserve"> through early interventions and therapies</w:t>
        </w:r>
      </w:ins>
      <w:del w:id="63" w:author="Schrodi, Steven J PHD" w:date="2019-05-03T21:11:00Z">
        <w:r w:rsidR="002F218E" w:rsidRPr="00C239EF" w:rsidDel="00032328">
          <w:rPr>
            <w:rFonts w:ascii="Arial" w:hAnsi="Arial" w:cs="Arial"/>
            <w:color w:val="000000"/>
            <w:sz w:val="22"/>
            <w:szCs w:val="22"/>
          </w:rPr>
          <w:delText>tio</w:delText>
        </w:r>
      </w:del>
      <w:r w:rsidR="002F218E" w:rsidRPr="00C239EF">
        <w:rPr>
          <w:rFonts w:ascii="Arial" w:hAnsi="Arial" w:cs="Arial"/>
          <w:color w:val="000000"/>
          <w:sz w:val="22"/>
          <w:szCs w:val="22"/>
        </w:rPr>
        <w:t>. In my previous study, we show</w:t>
      </w:r>
      <w:ins w:id="64" w:author="Schrodi, Steven J PHD" w:date="2019-05-03T21:11:00Z">
        <w:r w:rsidR="00032328">
          <w:rPr>
            <w:rFonts w:ascii="Arial" w:hAnsi="Arial" w:cs="Arial"/>
            <w:color w:val="000000"/>
            <w:sz w:val="22"/>
            <w:szCs w:val="22"/>
          </w:rPr>
          <w:t>ed</w:t>
        </w:r>
      </w:ins>
      <w:del w:id="65" w:author="Schrodi, Steven J PHD" w:date="2019-05-03T21:11:00Z">
        <w:r w:rsidR="002F218E" w:rsidRPr="00C239EF" w:rsidDel="00032328">
          <w:rPr>
            <w:rFonts w:ascii="Arial" w:hAnsi="Arial" w:cs="Arial"/>
            <w:color w:val="000000"/>
            <w:sz w:val="22"/>
            <w:szCs w:val="22"/>
          </w:rPr>
          <w:delText>n</w:delText>
        </w:r>
      </w:del>
      <w:r w:rsidR="002F218E" w:rsidRPr="00C239EF">
        <w:rPr>
          <w:rFonts w:ascii="Arial" w:hAnsi="Arial" w:cs="Arial"/>
          <w:color w:val="000000"/>
          <w:sz w:val="22"/>
          <w:szCs w:val="22"/>
        </w:rPr>
        <w:t xml:space="preserve"> </w:t>
      </w:r>
      <w:ins w:id="66" w:author="Schrodi, Steven J PHD" w:date="2019-05-03T21:11:00Z">
        <w:r w:rsidR="00032328">
          <w:rPr>
            <w:rFonts w:ascii="Arial" w:hAnsi="Arial" w:cs="Arial"/>
            <w:color w:val="000000"/>
            <w:sz w:val="22"/>
            <w:szCs w:val="22"/>
          </w:rPr>
          <w:t xml:space="preserve">that </w:t>
        </w:r>
      </w:ins>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w:t>
      </w:r>
      <w:commentRangeStart w:id="67"/>
      <w:commentRangeStart w:id="68"/>
      <w:r w:rsidR="00B271DD">
        <w:rPr>
          <w:rFonts w:ascii="Arial" w:hAnsi="Arial" w:cs="Arial"/>
          <w:color w:val="000000"/>
          <w:sz w:val="22"/>
          <w:szCs w:val="22"/>
        </w:rPr>
        <w:t>plasma</w:t>
      </w:r>
      <w:commentRangeEnd w:id="67"/>
      <w:r w:rsidR="00032328">
        <w:rPr>
          <w:rStyle w:val="CommentReference"/>
        </w:rPr>
        <w:commentReference w:id="67"/>
      </w:r>
      <w:commentRangeEnd w:id="68"/>
      <w:r w:rsidR="00F11516">
        <w:rPr>
          <w:rStyle w:val="CommentReference"/>
        </w:rPr>
        <w:commentReference w:id="68"/>
      </w:r>
      <w:r w:rsidR="00D53031">
        <w:rPr>
          <w:rFonts w:ascii="Arial" w:hAnsi="Arial" w:cs="Arial"/>
          <w:color w:val="000000"/>
          <w:sz w:val="22"/>
          <w:szCs w:val="22"/>
        </w:rPr>
        <w:t xml:space="preserve">. Due to </w:t>
      </w:r>
      <w:ins w:id="69" w:author="Schrodi, Steven J PHD" w:date="2019-05-03T21:12:00Z">
        <w:r w:rsidR="00032328">
          <w:rPr>
            <w:rFonts w:ascii="Arial" w:hAnsi="Arial" w:cs="Arial"/>
            <w:color w:val="000000"/>
            <w:sz w:val="22"/>
            <w:szCs w:val="22"/>
          </w:rPr>
          <w:t xml:space="preserve">the </w:t>
        </w:r>
      </w:ins>
      <w:del w:id="70" w:author="Schrodi, Steven J PHD" w:date="2019-05-03T21:12:00Z">
        <w:r w:rsidR="00D53031" w:rsidDel="00032328">
          <w:rPr>
            <w:rFonts w:ascii="Arial" w:hAnsi="Arial" w:cs="Arial"/>
            <w:color w:val="000000"/>
            <w:sz w:val="22"/>
            <w:szCs w:val="22"/>
          </w:rPr>
          <w:delText>brain-</w:delText>
        </w:r>
      </w:del>
      <w:r w:rsidR="00D53031">
        <w:rPr>
          <w:rFonts w:ascii="Arial" w:hAnsi="Arial" w:cs="Arial"/>
          <w:color w:val="000000"/>
          <w:sz w:val="22"/>
          <w:szCs w:val="22"/>
        </w:rPr>
        <w:t>blood</w:t>
      </w:r>
      <w:ins w:id="71" w:author="Schrodi, Steven J PHD" w:date="2019-05-03T21:12:00Z">
        <w:r w:rsidR="00032328">
          <w:rPr>
            <w:rFonts w:ascii="Arial" w:hAnsi="Arial" w:cs="Arial"/>
            <w:color w:val="000000"/>
            <w:sz w:val="22"/>
            <w:szCs w:val="22"/>
          </w:rPr>
          <w:t>-brain</w:t>
        </w:r>
      </w:ins>
      <w:r w:rsidR="00D53031">
        <w:rPr>
          <w:rFonts w:ascii="Arial" w:hAnsi="Arial" w:cs="Arial"/>
          <w:color w:val="000000"/>
          <w:sz w:val="22"/>
          <w:szCs w:val="22"/>
        </w:rPr>
        <w:t xml:space="preserve"> b</w:t>
      </w:r>
      <w:ins w:id="72" w:author="Schrodi, Steven J PHD" w:date="2019-05-03T21:12:00Z">
        <w:r w:rsidR="00032328">
          <w:rPr>
            <w:rFonts w:ascii="Arial" w:hAnsi="Arial" w:cs="Arial"/>
            <w:color w:val="000000"/>
            <w:sz w:val="22"/>
            <w:szCs w:val="22"/>
          </w:rPr>
          <w:t>arrier</w:t>
        </w:r>
      </w:ins>
      <w:del w:id="73" w:author="Schrodi, Steven J PHD" w:date="2019-05-03T21:12:00Z">
        <w:r w:rsidR="00D53031" w:rsidDel="00032328">
          <w:rPr>
            <w:rFonts w:ascii="Arial" w:hAnsi="Arial" w:cs="Arial"/>
            <w:color w:val="000000"/>
            <w:sz w:val="22"/>
            <w:szCs w:val="22"/>
          </w:rPr>
          <w:delText>erries</w:delText>
        </w:r>
      </w:del>
      <w:r w:rsidR="00D53031">
        <w:rPr>
          <w:rFonts w:ascii="Arial" w:hAnsi="Arial" w:cs="Arial"/>
          <w:color w:val="000000"/>
          <w:sz w:val="22"/>
          <w:szCs w:val="22"/>
        </w:rPr>
        <w:t xml:space="preserve"> and the difficulties to collecting brain sample</w:t>
      </w:r>
      <w:ins w:id="74" w:author="Schrodi, Steven J PHD" w:date="2019-05-03T21:12:00Z">
        <w:r w:rsidR="00032328">
          <w:rPr>
            <w:rFonts w:ascii="Arial" w:hAnsi="Arial" w:cs="Arial"/>
            <w:color w:val="000000"/>
            <w:sz w:val="22"/>
            <w:szCs w:val="22"/>
          </w:rPr>
          <w:t>s</w:t>
        </w:r>
      </w:ins>
      <w:r w:rsidR="00D53031">
        <w:rPr>
          <w:rFonts w:ascii="Arial" w:hAnsi="Arial" w:cs="Arial"/>
          <w:color w:val="000000"/>
          <w:sz w:val="22"/>
          <w:szCs w:val="22"/>
        </w:rPr>
        <w:t xml:space="preserve">, </w:t>
      </w:r>
      <w:ins w:id="75" w:author="Schrodi, Steven J PHD" w:date="2019-05-03T21:13:00Z">
        <w:r w:rsidR="00032328">
          <w:rPr>
            <w:rFonts w:ascii="Arial" w:hAnsi="Arial" w:cs="Arial"/>
            <w:color w:val="000000"/>
            <w:sz w:val="22"/>
            <w:szCs w:val="22"/>
          </w:rPr>
          <w:t xml:space="preserve">research on </w:t>
        </w:r>
      </w:ins>
      <w:r w:rsidR="00D53031">
        <w:rPr>
          <w:rFonts w:ascii="Arial" w:hAnsi="Arial" w:cs="Arial"/>
          <w:color w:val="000000"/>
          <w:sz w:val="22"/>
          <w:szCs w:val="22"/>
        </w:rPr>
        <w:t>blood</w:t>
      </w:r>
      <w:ins w:id="76" w:author="Schrodi, Steven J PHD" w:date="2019-05-03T21:12:00Z">
        <w:r w:rsidR="00032328">
          <w:rPr>
            <w:rFonts w:ascii="Arial" w:hAnsi="Arial" w:cs="Arial"/>
            <w:color w:val="000000"/>
            <w:sz w:val="22"/>
            <w:szCs w:val="22"/>
          </w:rPr>
          <w:t>-</w:t>
        </w:r>
      </w:ins>
      <w:del w:id="77" w:author="Schrodi, Steven J PHD" w:date="2019-05-03T21:12: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non-invasive diagnosis and prognosis </w:t>
      </w:r>
      <w:ins w:id="78" w:author="Schrodi, Steven J PHD" w:date="2019-05-03T21:13:00Z">
        <w:r w:rsidR="00032328">
          <w:rPr>
            <w:rFonts w:ascii="Arial" w:hAnsi="Arial" w:cs="Arial"/>
            <w:color w:val="000000"/>
            <w:sz w:val="22"/>
            <w:szCs w:val="22"/>
          </w:rPr>
          <w:t xml:space="preserve">tests </w:t>
        </w:r>
      </w:ins>
      <w:r w:rsidR="00D53031">
        <w:rPr>
          <w:rFonts w:ascii="Arial" w:hAnsi="Arial" w:cs="Arial"/>
          <w:color w:val="000000"/>
          <w:sz w:val="22"/>
          <w:szCs w:val="22"/>
        </w:rPr>
        <w:t>have been</w:t>
      </w:r>
      <w:ins w:id="79" w:author="Schrodi, Steven J PHD" w:date="2019-05-03T21:13:00Z">
        <w:r w:rsidR="00032328">
          <w:rPr>
            <w:rFonts w:ascii="Arial" w:hAnsi="Arial" w:cs="Arial"/>
            <w:color w:val="000000"/>
            <w:sz w:val="22"/>
            <w:szCs w:val="22"/>
          </w:rPr>
          <w:t xml:space="preserve"> impeded</w:t>
        </w:r>
      </w:ins>
      <w:del w:id="80" w:author="Schrodi, Steven J PHD" w:date="2019-05-03T21:13:00Z">
        <w:r w:rsidR="00D53031" w:rsidDel="00032328">
          <w:rPr>
            <w:rFonts w:ascii="Arial" w:hAnsi="Arial" w:cs="Arial"/>
            <w:color w:val="000000"/>
            <w:sz w:val="22"/>
            <w:szCs w:val="22"/>
          </w:rPr>
          <w:delText xml:space="preserve"> obstructed</w:delText>
        </w:r>
      </w:del>
      <w:r w:rsidR="00D53031">
        <w:rPr>
          <w:rFonts w:ascii="Arial" w:hAnsi="Arial" w:cs="Arial"/>
          <w:color w:val="000000"/>
          <w:sz w:val="22"/>
          <w:szCs w:val="22"/>
        </w:rPr>
        <w:t xml:space="preserve"> compared with other cancers. In this study, we collected the largest methylation data</w:t>
      </w:r>
      <w:ins w:id="81" w:author="Schrodi, Steven J PHD" w:date="2019-05-03T21:14:00Z">
        <w:r w:rsidR="00032328">
          <w:rPr>
            <w:rFonts w:ascii="Arial" w:hAnsi="Arial" w:cs="Arial"/>
            <w:color w:val="000000"/>
            <w:sz w:val="22"/>
            <w:szCs w:val="22"/>
          </w:rPr>
          <w:t>set</w:t>
        </w:r>
      </w:ins>
      <w:r w:rsidR="00D53031">
        <w:rPr>
          <w:rFonts w:ascii="Arial" w:hAnsi="Arial" w:cs="Arial"/>
          <w:color w:val="000000"/>
          <w:sz w:val="22"/>
          <w:szCs w:val="22"/>
        </w:rPr>
        <w:t xml:space="preserve"> for brain cancer (N=</w:t>
      </w:r>
      <w:r w:rsidR="007C03A7">
        <w:rPr>
          <w:rFonts w:ascii="Arial" w:hAnsi="Arial" w:cs="Arial"/>
          <w:color w:val="000000"/>
          <w:sz w:val="22"/>
          <w:szCs w:val="22"/>
        </w:rPr>
        <w:t>1</w:t>
      </w:r>
      <w:r w:rsidR="00CD05F2">
        <w:rPr>
          <w:rFonts w:ascii="Arial" w:hAnsi="Arial" w:cs="Arial"/>
          <w:color w:val="000000"/>
          <w:sz w:val="22"/>
          <w:szCs w:val="22"/>
        </w:rPr>
        <w:t>,</w:t>
      </w:r>
      <w:r w:rsidR="007C03A7">
        <w:rPr>
          <w:rFonts w:ascii="Arial" w:hAnsi="Arial" w:cs="Arial"/>
          <w:color w:val="000000"/>
          <w:sz w:val="22"/>
          <w:szCs w:val="22"/>
        </w:rPr>
        <w:t>196</w:t>
      </w:r>
      <w:r w:rsidR="00D53031">
        <w:rPr>
          <w:rFonts w:ascii="Arial" w:hAnsi="Arial" w:cs="Arial"/>
          <w:color w:val="000000"/>
          <w:sz w:val="22"/>
          <w:szCs w:val="22"/>
        </w:rPr>
        <w:t>) and non-cancer brain samples (</w:t>
      </w:r>
      <w:r w:rsidR="007C03A7">
        <w:rPr>
          <w:rFonts w:ascii="Arial" w:hAnsi="Arial" w:cs="Arial"/>
          <w:color w:val="000000"/>
          <w:sz w:val="22"/>
          <w:szCs w:val="22"/>
        </w:rPr>
        <w:t>N=1</w:t>
      </w:r>
      <w:r w:rsidR="00CD05F2">
        <w:rPr>
          <w:rFonts w:ascii="Arial" w:hAnsi="Arial" w:cs="Arial"/>
          <w:color w:val="000000"/>
          <w:sz w:val="22"/>
          <w:szCs w:val="22"/>
        </w:rPr>
        <w:t>,</w:t>
      </w:r>
      <w:r w:rsidR="007C03A7">
        <w:rPr>
          <w:rFonts w:ascii="Arial" w:hAnsi="Arial" w:cs="Arial"/>
          <w:color w:val="000000"/>
          <w:sz w:val="22"/>
          <w:szCs w:val="22"/>
        </w:rPr>
        <w:t>083</w:t>
      </w:r>
      <w:r w:rsidR="00D53031">
        <w:rPr>
          <w:rFonts w:ascii="Arial" w:hAnsi="Arial" w:cs="Arial"/>
          <w:color w:val="000000"/>
          <w:sz w:val="22"/>
          <w:szCs w:val="22"/>
        </w:rPr>
        <w:t xml:space="preserve">) to identify </w:t>
      </w:r>
      <w:ins w:id="82" w:author="Schrodi, Steven J PHD" w:date="2019-05-03T21:14:00Z">
        <w:r w:rsidR="00032328">
          <w:rPr>
            <w:rFonts w:ascii="Arial" w:hAnsi="Arial" w:cs="Arial"/>
            <w:color w:val="000000"/>
            <w:sz w:val="22"/>
            <w:szCs w:val="22"/>
          </w:rPr>
          <w:t>a</w:t>
        </w:r>
      </w:ins>
      <w:del w:id="83" w:author="Schrodi, Steven J PHD" w:date="2019-05-03T21:14:00Z">
        <w:r w:rsidR="00D53031" w:rsidDel="00032328">
          <w:rPr>
            <w:rFonts w:ascii="Arial" w:hAnsi="Arial" w:cs="Arial"/>
            <w:color w:val="000000"/>
            <w:sz w:val="22"/>
            <w:szCs w:val="22"/>
          </w:rPr>
          <w:delText>a</w:delText>
        </w:r>
      </w:del>
      <w:ins w:id="84" w:author="Schrodi, Steven J PHD" w:date="2019-05-03T21:15:00Z">
        <w:r w:rsidR="00032328">
          <w:rPr>
            <w:rFonts w:ascii="Arial" w:hAnsi="Arial" w:cs="Arial"/>
            <w:color w:val="000000"/>
            <w:sz w:val="22"/>
            <w:szCs w:val="22"/>
          </w:rPr>
          <w:t xml:space="preserve"> </w:t>
        </w:r>
      </w:ins>
      <w:del w:id="85" w:author="Schrodi, Steven J PHD" w:date="2019-05-03T21:15:00Z">
        <w:r w:rsidR="00D53031" w:rsidDel="00032328">
          <w:rPr>
            <w:rFonts w:ascii="Arial" w:hAnsi="Arial" w:cs="Arial"/>
            <w:color w:val="000000"/>
            <w:sz w:val="22"/>
            <w:szCs w:val="22"/>
          </w:rPr>
          <w:delText xml:space="preserve"> most </w:delText>
        </w:r>
      </w:del>
      <w:r w:rsidR="00D53031">
        <w:rPr>
          <w:rFonts w:ascii="Arial" w:hAnsi="Arial" w:cs="Arial"/>
          <w:color w:val="000000"/>
          <w:sz w:val="22"/>
          <w:szCs w:val="22"/>
        </w:rPr>
        <w:t xml:space="preserve">powerful </w:t>
      </w:r>
      <w:del w:id="86" w:author="Guo, Shicheng" w:date="2019-05-04T17:01:00Z">
        <w:r w:rsidR="00D53031" w:rsidDel="00F11516">
          <w:rPr>
            <w:rFonts w:ascii="Arial" w:hAnsi="Arial" w:cs="Arial"/>
            <w:color w:val="000000"/>
            <w:sz w:val="22"/>
            <w:szCs w:val="22"/>
          </w:rPr>
          <w:delText xml:space="preserve">cell-free </w:delText>
        </w:r>
      </w:del>
      <w:r w:rsidR="00D53031">
        <w:rPr>
          <w:rFonts w:ascii="Arial" w:hAnsi="Arial" w:cs="Arial"/>
          <w:color w:val="000000"/>
          <w:sz w:val="22"/>
          <w:szCs w:val="22"/>
        </w:rPr>
        <w:t>DNA methylation</w:t>
      </w:r>
      <w:ins w:id="87" w:author="Schrodi, Steven J PHD" w:date="2019-05-03T21:15:00Z">
        <w:r w:rsidR="00032328">
          <w:rPr>
            <w:rFonts w:ascii="Arial" w:hAnsi="Arial" w:cs="Arial"/>
            <w:color w:val="000000"/>
            <w:sz w:val="22"/>
            <w:szCs w:val="22"/>
          </w:rPr>
          <w:t>-</w:t>
        </w:r>
      </w:ins>
      <w:del w:id="88" w:author="Schrodi, Steven J PHD" w:date="2019-05-03T21:15: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diagnostic and </w:t>
      </w:r>
      <w:commentRangeStart w:id="89"/>
      <w:commentRangeStart w:id="90"/>
      <w:r w:rsidR="00D53031">
        <w:rPr>
          <w:rFonts w:ascii="Arial" w:hAnsi="Arial" w:cs="Arial"/>
          <w:color w:val="000000"/>
          <w:sz w:val="22"/>
          <w:szCs w:val="22"/>
        </w:rPr>
        <w:t>prognostic</w:t>
      </w:r>
      <w:commentRangeEnd w:id="89"/>
      <w:r w:rsidR="00032328">
        <w:rPr>
          <w:rStyle w:val="CommentReference"/>
        </w:rPr>
        <w:commentReference w:id="89"/>
      </w:r>
      <w:commentRangeEnd w:id="90"/>
      <w:r w:rsidR="00F11516">
        <w:rPr>
          <w:rStyle w:val="CommentReference"/>
        </w:rPr>
        <w:commentReference w:id="90"/>
      </w:r>
      <w:r w:rsidR="00D53031">
        <w:rPr>
          <w:rFonts w:ascii="Arial" w:hAnsi="Arial" w:cs="Arial"/>
          <w:color w:val="000000"/>
          <w:sz w:val="22"/>
          <w:szCs w:val="22"/>
        </w:rPr>
        <w:t xml:space="preserve"> biomarker panel. </w:t>
      </w:r>
      <w:ins w:id="91" w:author="Schrodi, Steven J PHD" w:date="2019-05-03T21:16:00Z">
        <w:r w:rsidR="00032328">
          <w:rPr>
            <w:rFonts w:ascii="Arial" w:hAnsi="Arial" w:cs="Arial"/>
            <w:color w:val="000000"/>
            <w:sz w:val="22"/>
            <w:szCs w:val="22"/>
          </w:rPr>
          <w:t>Building upon this work, t</w:t>
        </w:r>
      </w:ins>
      <w:del w:id="92" w:author="Schrodi, Steven J PHD" w:date="2019-05-03T21:16:00Z">
        <w:r w:rsidR="00B4428C" w:rsidRPr="00C239EF" w:rsidDel="00032328">
          <w:rPr>
            <w:rFonts w:ascii="Arial" w:hAnsi="Arial" w:cs="Arial"/>
            <w:color w:val="000000"/>
            <w:sz w:val="22"/>
            <w:szCs w:val="22"/>
          </w:rPr>
          <w:delText>T</w:delText>
        </w:r>
      </w:del>
      <w:r w:rsidR="00B4428C" w:rsidRPr="00C239EF">
        <w:rPr>
          <w:rFonts w:ascii="Arial" w:hAnsi="Arial" w:cs="Arial"/>
          <w:color w:val="000000"/>
          <w:sz w:val="22"/>
          <w:szCs w:val="22"/>
        </w:rPr>
        <w:t xml:space="preserve">he proposed study is </w:t>
      </w:r>
      <w:ins w:id="93" w:author="Schrodi, Steven J PHD" w:date="2019-05-03T21:16:00Z">
        <w:r w:rsidR="00032328">
          <w:rPr>
            <w:rFonts w:ascii="Arial" w:hAnsi="Arial" w:cs="Arial"/>
            <w:color w:val="000000"/>
            <w:sz w:val="22"/>
            <w:szCs w:val="22"/>
          </w:rPr>
          <w:t>to validate this diagnostic panel in</w:t>
        </w:r>
      </w:ins>
      <w:ins w:id="94" w:author="Schrodi, Steven J PHD" w:date="2019-05-03T21:17:00Z">
        <w:r w:rsidR="00032328">
          <w:rPr>
            <w:rFonts w:ascii="Arial" w:hAnsi="Arial" w:cs="Arial"/>
            <w:color w:val="000000"/>
            <w:sz w:val="22"/>
            <w:szCs w:val="22"/>
          </w:rPr>
          <w:t xml:space="preserve"> Marshfield Clinic samples. This effort is</w:t>
        </w:r>
      </w:ins>
      <w:ins w:id="95" w:author="Schrodi, Steven J PHD" w:date="2019-05-03T21:16:00Z">
        <w:r w:rsidR="00032328">
          <w:rPr>
            <w:rFonts w:ascii="Arial" w:hAnsi="Arial" w:cs="Arial"/>
            <w:color w:val="000000"/>
            <w:sz w:val="22"/>
            <w:szCs w:val="22"/>
          </w:rPr>
          <w:t xml:space="preserve"> </w:t>
        </w:r>
      </w:ins>
      <w:r w:rsidR="00B4428C" w:rsidRPr="00C239EF">
        <w:rPr>
          <w:rFonts w:ascii="Arial" w:hAnsi="Arial" w:cs="Arial"/>
          <w:color w:val="000000"/>
          <w:sz w:val="22"/>
          <w:szCs w:val="22"/>
        </w:rPr>
        <w:t>highly significant and important</w:t>
      </w:r>
      <w:del w:id="96" w:author="Schrodi, Steven J PHD" w:date="2019-05-03T21:17:00Z">
        <w:r w:rsidR="00B4428C" w:rsidRPr="00C239EF" w:rsidDel="00032328">
          <w:rPr>
            <w:rFonts w:ascii="Arial" w:hAnsi="Arial" w:cs="Arial"/>
            <w:color w:val="000000"/>
            <w:sz w:val="22"/>
            <w:szCs w:val="22"/>
          </w:rPr>
          <w:delText>,</w:delText>
        </w:r>
      </w:del>
      <w:r w:rsidR="00B4428C" w:rsidRPr="00C239EF">
        <w:rPr>
          <w:rFonts w:ascii="Arial" w:hAnsi="Arial" w:cs="Arial"/>
          <w:color w:val="000000"/>
          <w:sz w:val="22"/>
          <w:szCs w:val="22"/>
        </w:rPr>
        <w:t xml:space="preserve"> as </w:t>
      </w:r>
      <w:ins w:id="97" w:author="Schrodi, Steven J PHD" w:date="2019-05-03T21:17:00Z">
        <w:r w:rsidR="00032328">
          <w:rPr>
            <w:rFonts w:ascii="Arial" w:hAnsi="Arial" w:cs="Arial"/>
            <w:color w:val="000000"/>
            <w:sz w:val="22"/>
            <w:szCs w:val="22"/>
          </w:rPr>
          <w:t xml:space="preserve">diagnostic utility from </w:t>
        </w:r>
      </w:ins>
      <w:del w:id="98" w:author="Schrodi, Steven J PHD" w:date="2019-05-03T21:17:00Z">
        <w:r w:rsidR="00B4428C" w:rsidRPr="00C239EF" w:rsidDel="00032328">
          <w:rPr>
            <w:rFonts w:ascii="Arial" w:hAnsi="Arial" w:cs="Arial"/>
            <w:color w:val="000000"/>
            <w:sz w:val="22"/>
            <w:szCs w:val="22"/>
          </w:rPr>
          <w:delText xml:space="preserve">the </w:delText>
        </w:r>
      </w:del>
      <w:r w:rsidR="00B4428C" w:rsidRPr="00C239EF">
        <w:rPr>
          <w:rFonts w:ascii="Arial" w:hAnsi="Arial" w:cs="Arial"/>
          <w:color w:val="000000"/>
          <w:sz w:val="22"/>
          <w:szCs w:val="22"/>
        </w:rPr>
        <w:t xml:space="preserve">circulating cell free DNA methylation-based biomarkers will not only help clinicians to diagnose </w:t>
      </w:r>
      <w:ins w:id="99" w:author="Schrodi, Steven J PHD" w:date="2019-05-03T21:18:00Z">
        <w:r w:rsidR="00032328">
          <w:rPr>
            <w:rFonts w:ascii="Arial" w:hAnsi="Arial" w:cs="Arial"/>
            <w:color w:val="000000"/>
            <w:sz w:val="22"/>
            <w:szCs w:val="22"/>
          </w:rPr>
          <w:t>and</w:t>
        </w:r>
      </w:ins>
      <w:del w:id="100" w:author="Schrodi, Steven J PHD" w:date="2019-05-03T21:18:00Z">
        <w:r w:rsidR="00B4428C" w:rsidRPr="00C239EF" w:rsidDel="00032328">
          <w:rPr>
            <w:rFonts w:ascii="Arial" w:hAnsi="Arial" w:cs="Arial"/>
            <w:color w:val="000000"/>
            <w:sz w:val="22"/>
            <w:szCs w:val="22"/>
          </w:rPr>
          <w:delText>or</w:delText>
        </w:r>
      </w:del>
      <w:r w:rsidR="00B4428C" w:rsidRPr="00C239EF">
        <w:rPr>
          <w:rFonts w:ascii="Arial" w:hAnsi="Arial" w:cs="Arial"/>
          <w:color w:val="000000"/>
          <w:sz w:val="22"/>
          <w:szCs w:val="22"/>
        </w:rPr>
        <w:t xml:space="preserve"> </w:t>
      </w:r>
      <w:ins w:id="101" w:author="Schrodi, Steven J PHD" w:date="2019-05-03T21:18:00Z">
        <w:r w:rsidR="00032328">
          <w:rPr>
            <w:rFonts w:ascii="Arial" w:hAnsi="Arial" w:cs="Arial"/>
            <w:color w:val="000000"/>
            <w:sz w:val="22"/>
            <w:szCs w:val="22"/>
          </w:rPr>
          <w:t xml:space="preserve">provide information for disease </w:t>
        </w:r>
      </w:ins>
      <w:r w:rsidR="00B4428C" w:rsidRPr="00C239EF">
        <w:rPr>
          <w:rFonts w:ascii="Arial" w:hAnsi="Arial" w:cs="Arial"/>
          <w:color w:val="000000"/>
          <w:sz w:val="22"/>
          <w:szCs w:val="22"/>
        </w:rPr>
        <w:t>surveillance</w:t>
      </w:r>
      <w:del w:id="102" w:author="Schrodi, Steven J PHD" w:date="2019-05-03T21:18:00Z">
        <w:r w:rsidR="00B4428C" w:rsidRPr="00C239EF" w:rsidDel="00032328">
          <w:rPr>
            <w:rFonts w:ascii="Arial" w:hAnsi="Arial" w:cs="Arial"/>
            <w:color w:val="000000"/>
            <w:sz w:val="22"/>
            <w:szCs w:val="22"/>
          </w:rPr>
          <w:delText xml:space="preserve"> disease progress</w:delText>
        </w:r>
      </w:del>
      <w:r w:rsidR="00B4428C" w:rsidRPr="00C239EF">
        <w:rPr>
          <w:rFonts w:ascii="Arial" w:hAnsi="Arial" w:cs="Arial"/>
          <w:color w:val="000000"/>
          <w:sz w:val="22"/>
          <w:szCs w:val="22"/>
        </w:rPr>
        <w:t xml:space="preserve">, but </w:t>
      </w:r>
      <w:ins w:id="103" w:author="Schrodi, Steven J PHD" w:date="2019-05-03T21:18:00Z">
        <w:r w:rsidR="00032328">
          <w:rPr>
            <w:rFonts w:ascii="Arial" w:hAnsi="Arial" w:cs="Arial"/>
            <w:color w:val="000000"/>
            <w:sz w:val="22"/>
            <w:szCs w:val="22"/>
          </w:rPr>
          <w:t xml:space="preserve">will </w:t>
        </w:r>
      </w:ins>
      <w:r w:rsidR="00B4428C" w:rsidRPr="00C239EF">
        <w:rPr>
          <w:rFonts w:ascii="Arial" w:hAnsi="Arial" w:cs="Arial"/>
          <w:color w:val="000000"/>
          <w:sz w:val="22"/>
          <w:szCs w:val="22"/>
        </w:rPr>
        <w:t xml:space="preserve">also provide important clues to </w:t>
      </w:r>
      <w:ins w:id="104" w:author="Schrodi, Steven J PHD" w:date="2019-05-03T21:18:00Z">
        <w:r w:rsidR="00032328">
          <w:rPr>
            <w:rFonts w:ascii="Arial" w:hAnsi="Arial" w:cs="Arial"/>
            <w:color w:val="000000"/>
            <w:sz w:val="22"/>
            <w:szCs w:val="22"/>
          </w:rPr>
          <w:t xml:space="preserve">better </w:t>
        </w:r>
      </w:ins>
      <w:r w:rsidR="00B4428C" w:rsidRPr="00C239EF">
        <w:rPr>
          <w:rFonts w:ascii="Arial" w:hAnsi="Arial" w:cs="Arial"/>
          <w:color w:val="000000"/>
          <w:sz w:val="22"/>
          <w:szCs w:val="22"/>
        </w:rPr>
        <w:t xml:space="preserve">understand the </w:t>
      </w:r>
      <w:ins w:id="105" w:author="Schrodi, Steven J PHD" w:date="2019-05-03T21:18:00Z">
        <w:r w:rsidR="00032328">
          <w:rPr>
            <w:rFonts w:ascii="Arial" w:hAnsi="Arial" w:cs="Arial"/>
            <w:color w:val="000000"/>
            <w:sz w:val="22"/>
            <w:szCs w:val="22"/>
          </w:rPr>
          <w:t xml:space="preserve">molecular </w:t>
        </w:r>
      </w:ins>
      <w:proofErr w:type="gramStart"/>
      <w:r w:rsidR="00B4428C" w:rsidRPr="00C239EF">
        <w:rPr>
          <w:rFonts w:ascii="Arial" w:hAnsi="Arial" w:cs="Arial"/>
          <w:color w:val="000000"/>
          <w:sz w:val="22"/>
          <w:szCs w:val="22"/>
        </w:rPr>
        <w:t>pathoge</w:t>
      </w:r>
      <w:ins w:id="106" w:author="Schrodi, Steven J PHD" w:date="2019-05-03T21:18:00Z">
        <w:r w:rsidR="00032328">
          <w:rPr>
            <w:rFonts w:ascii="Arial" w:hAnsi="Arial" w:cs="Arial"/>
            <w:color w:val="000000"/>
            <w:sz w:val="22"/>
            <w:szCs w:val="22"/>
          </w:rPr>
          <w:t>nesis</w:t>
        </w:r>
      </w:ins>
      <w:proofErr w:type="gramEnd"/>
      <w:del w:id="107" w:author="Schrodi, Steven J PHD" w:date="2019-05-03T21:18:00Z">
        <w:r w:rsidR="00B4428C" w:rsidRPr="00C239EF" w:rsidDel="00032328">
          <w:rPr>
            <w:rFonts w:ascii="Arial" w:hAnsi="Arial" w:cs="Arial"/>
            <w:color w:val="000000"/>
            <w:sz w:val="22"/>
            <w:szCs w:val="22"/>
          </w:rPr>
          <w:delText>nic mechanisms</w:delText>
        </w:r>
      </w:del>
      <w:r w:rsidR="00B4428C" w:rsidRPr="00C239EF">
        <w:rPr>
          <w:rFonts w:ascii="Arial" w:hAnsi="Arial" w:cs="Arial"/>
          <w:color w:val="000000"/>
          <w:sz w:val="22"/>
          <w:szCs w:val="22"/>
        </w:rPr>
        <w:t xml:space="preserve">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14:paraId="485EA8AA" w14:textId="77777777" w:rsidR="00795711" w:rsidRPr="00C239EF" w:rsidRDefault="00795711">
      <w:pPr>
        <w:pStyle w:val="NormalWeb"/>
        <w:shd w:val="clear" w:color="auto" w:fill="FFFFFF"/>
        <w:spacing w:before="0" w:beforeAutospacing="0" w:after="0" w:afterAutospacing="0"/>
        <w:jc w:val="both"/>
        <w:rPr>
          <w:rFonts w:ascii="Arial" w:hAnsi="Arial" w:cs="Arial"/>
          <w:color w:val="000000"/>
          <w:sz w:val="22"/>
          <w:szCs w:val="22"/>
        </w:rPr>
        <w:pPrChange w:id="108" w:author="Guo, Shicheng" w:date="2019-05-06T16:53:00Z">
          <w:pPr>
            <w:pStyle w:val="NormalWeb"/>
            <w:shd w:val="clear" w:color="auto" w:fill="FFFFFF"/>
            <w:spacing w:before="0" w:beforeAutospacing="0" w:after="0" w:afterAutospacing="0"/>
          </w:pPr>
        </w:pPrChange>
      </w:pPr>
    </w:p>
    <w:p w14:paraId="72DD9740" w14:textId="5C2B3757" w:rsidR="002341F4" w:rsidRPr="002341F4" w:rsidRDefault="00693152">
      <w:pPr>
        <w:jc w:val="both"/>
        <w:rPr>
          <w:ins w:id="109" w:author="Guo, Shicheng" w:date="2019-05-06T15:25:00Z"/>
          <w:rFonts w:ascii="Arial" w:hAnsi="Arial" w:cs="Arial"/>
          <w:color w:val="000000"/>
          <w:sz w:val="22"/>
          <w:szCs w:val="22"/>
        </w:rPr>
        <w:pPrChange w:id="110" w:author="Guo, Shicheng" w:date="2019-05-06T16:53:00Z">
          <w:pPr>
            <w:pStyle w:val="NormalWeb"/>
            <w:shd w:val="clear" w:color="auto" w:fill="FFFFFF"/>
            <w:spacing w:before="0" w:beforeAutospacing="0" w:after="0" w:afterAutospacing="0"/>
          </w:pPr>
        </w:pPrChange>
      </w:pPr>
      <w:ins w:id="111" w:author="Schrodi, Steven J PHD" w:date="2019-05-03T21:31:00Z">
        <w:r>
          <w:rPr>
            <w:rFonts w:ascii="Arial" w:hAnsi="Arial" w:cs="Arial"/>
            <w:b/>
            <w:bCs/>
            <w:color w:val="000000"/>
            <w:sz w:val="22"/>
            <w:szCs w:val="22"/>
          </w:rPr>
          <w:t xml:space="preserve">Specific </w:t>
        </w:r>
      </w:ins>
      <w:r w:rsidR="00830327"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w:t>
      </w:r>
      <w:r w:rsidR="0045142B" w:rsidRPr="00693152">
        <w:rPr>
          <w:rFonts w:ascii="Arial" w:hAnsi="Arial" w:cs="Arial"/>
          <w:b/>
          <w:color w:val="000000"/>
          <w:sz w:val="22"/>
          <w:szCs w:val="22"/>
          <w:rPrChange w:id="112" w:author="Schrodi, Steven J PHD" w:date="2019-05-03T21:31:00Z">
            <w:rPr>
              <w:rFonts w:ascii="Arial" w:hAnsi="Arial" w:cs="Arial"/>
              <w:color w:val="000000"/>
              <w:sz w:val="22"/>
              <w:szCs w:val="22"/>
            </w:rPr>
          </w:rPrChange>
        </w:rPr>
        <w:t>T</w:t>
      </w:r>
      <w:r w:rsidR="00A37881" w:rsidRPr="00693152">
        <w:rPr>
          <w:rFonts w:ascii="Arial" w:hAnsi="Arial" w:cs="Arial"/>
          <w:b/>
          <w:color w:val="000000"/>
          <w:sz w:val="22"/>
          <w:szCs w:val="22"/>
          <w:rPrChange w:id="113" w:author="Schrodi, Steven J PHD" w:date="2019-05-03T21:31:00Z">
            <w:rPr>
              <w:rFonts w:ascii="Arial" w:hAnsi="Arial" w:cs="Arial"/>
              <w:color w:val="000000"/>
              <w:sz w:val="22"/>
              <w:szCs w:val="22"/>
            </w:rPr>
          </w:rPrChange>
        </w:rPr>
        <w:t>o discover</w:t>
      </w:r>
      <w:del w:id="114" w:author="Schrodi, Steven J PHD" w:date="2019-05-03T21:29:00Z">
        <w:r w:rsidR="00A37881" w:rsidRPr="00693152" w:rsidDel="00693152">
          <w:rPr>
            <w:rFonts w:ascii="Arial" w:hAnsi="Arial" w:cs="Arial"/>
            <w:b/>
            <w:color w:val="000000"/>
            <w:sz w:val="22"/>
            <w:szCs w:val="22"/>
            <w:rPrChange w:id="115" w:author="Schrodi, Steven J PHD" w:date="2019-05-03T21:31:00Z">
              <w:rPr>
                <w:rFonts w:ascii="Arial" w:hAnsi="Arial" w:cs="Arial"/>
                <w:color w:val="000000"/>
                <w:sz w:val="22"/>
                <w:szCs w:val="22"/>
              </w:rPr>
            </w:rPrChange>
          </w:rPr>
          <w:delText>y</w:delText>
        </w:r>
      </w:del>
      <w:r w:rsidR="00A37881" w:rsidRPr="00693152">
        <w:rPr>
          <w:rFonts w:ascii="Arial" w:hAnsi="Arial" w:cs="Arial"/>
          <w:b/>
          <w:color w:val="000000"/>
          <w:sz w:val="22"/>
          <w:szCs w:val="22"/>
          <w:rPrChange w:id="116" w:author="Schrodi, Steven J PHD" w:date="2019-05-03T21:31:00Z">
            <w:rPr>
              <w:rFonts w:ascii="Arial" w:hAnsi="Arial" w:cs="Arial"/>
              <w:color w:val="000000"/>
              <w:sz w:val="22"/>
              <w:szCs w:val="22"/>
            </w:rPr>
          </w:rPrChange>
        </w:rPr>
        <w:t xml:space="preserve"> </w:t>
      </w:r>
      <w:ins w:id="117" w:author="Schrodi, Steven J PHD" w:date="2019-05-03T21:30:00Z">
        <w:r w:rsidRPr="00693152">
          <w:rPr>
            <w:rFonts w:ascii="Arial" w:hAnsi="Arial" w:cs="Arial"/>
            <w:b/>
            <w:color w:val="000000"/>
            <w:sz w:val="22"/>
            <w:szCs w:val="22"/>
            <w:rPrChange w:id="118" w:author="Schrodi, Steven J PHD" w:date="2019-05-03T21:31:00Z">
              <w:rPr>
                <w:rFonts w:ascii="Arial" w:hAnsi="Arial" w:cs="Arial"/>
                <w:color w:val="000000"/>
                <w:sz w:val="22"/>
                <w:szCs w:val="22"/>
              </w:rPr>
            </w:rPrChange>
          </w:rPr>
          <w:t xml:space="preserve">DNA methylation-based </w:t>
        </w:r>
      </w:ins>
      <w:del w:id="119" w:author="Schrodi, Steven J PHD" w:date="2019-05-03T21:30:00Z">
        <w:r w:rsidR="00A37881" w:rsidRPr="00693152" w:rsidDel="00693152">
          <w:rPr>
            <w:rFonts w:ascii="Arial" w:hAnsi="Arial" w:cs="Arial"/>
            <w:b/>
            <w:color w:val="000000"/>
            <w:sz w:val="22"/>
            <w:szCs w:val="22"/>
            <w:rPrChange w:id="120" w:author="Schrodi, Steven J PHD" w:date="2019-05-03T21:31:00Z">
              <w:rPr>
                <w:rFonts w:ascii="Arial" w:hAnsi="Arial" w:cs="Arial"/>
                <w:color w:val="000000"/>
                <w:sz w:val="22"/>
                <w:szCs w:val="22"/>
              </w:rPr>
            </w:rPrChange>
          </w:rPr>
          <w:delText xml:space="preserve">the most powerful </w:delText>
        </w:r>
      </w:del>
      <w:r w:rsidR="00A37881" w:rsidRPr="00693152">
        <w:rPr>
          <w:rFonts w:ascii="Arial" w:hAnsi="Arial" w:cs="Arial"/>
          <w:b/>
          <w:color w:val="000000"/>
          <w:sz w:val="22"/>
          <w:szCs w:val="22"/>
          <w:rPrChange w:id="121" w:author="Schrodi, Steven J PHD" w:date="2019-05-03T21:31:00Z">
            <w:rPr>
              <w:rFonts w:ascii="Arial" w:hAnsi="Arial" w:cs="Arial"/>
              <w:color w:val="000000"/>
              <w:sz w:val="22"/>
              <w:szCs w:val="22"/>
            </w:rPr>
          </w:rPrChange>
        </w:rPr>
        <w:t xml:space="preserve">biomarker panels for brain cancer (LGG and GBM) </w:t>
      </w:r>
      <w:ins w:id="122" w:author="Schrodi, Steven J PHD" w:date="2019-05-03T21:30:00Z">
        <w:r w:rsidRPr="00693152">
          <w:rPr>
            <w:rFonts w:ascii="Arial" w:hAnsi="Arial" w:cs="Arial"/>
            <w:b/>
            <w:color w:val="000000"/>
            <w:sz w:val="22"/>
            <w:szCs w:val="22"/>
            <w:rPrChange w:id="123" w:author="Schrodi, Steven J PHD" w:date="2019-05-03T21:31:00Z">
              <w:rPr>
                <w:rFonts w:ascii="Arial" w:hAnsi="Arial" w:cs="Arial"/>
                <w:color w:val="000000"/>
                <w:sz w:val="22"/>
                <w:szCs w:val="22"/>
              </w:rPr>
            </w:rPrChange>
          </w:rPr>
          <w:t xml:space="preserve">with optimal </w:t>
        </w:r>
      </w:ins>
      <w:ins w:id="124" w:author="Schrodi, Steven J PHD" w:date="2019-05-03T21:31:00Z">
        <w:r w:rsidRPr="00693152">
          <w:rPr>
            <w:rFonts w:ascii="Arial" w:hAnsi="Arial" w:cs="Arial"/>
            <w:b/>
            <w:color w:val="000000"/>
            <w:sz w:val="22"/>
            <w:szCs w:val="22"/>
            <w:rPrChange w:id="125" w:author="Schrodi, Steven J PHD" w:date="2019-05-03T21:31:00Z">
              <w:rPr>
                <w:rFonts w:ascii="Arial" w:hAnsi="Arial" w:cs="Arial"/>
                <w:color w:val="000000"/>
                <w:sz w:val="22"/>
                <w:szCs w:val="22"/>
              </w:rPr>
            </w:rPrChange>
          </w:rPr>
          <w:t xml:space="preserve">diagnostic </w:t>
        </w:r>
        <w:commentRangeStart w:id="126"/>
        <w:r w:rsidRPr="00693152">
          <w:rPr>
            <w:rFonts w:ascii="Arial" w:hAnsi="Arial" w:cs="Arial"/>
            <w:b/>
            <w:color w:val="000000"/>
            <w:sz w:val="22"/>
            <w:szCs w:val="22"/>
            <w:rPrChange w:id="127" w:author="Schrodi, Steven J PHD" w:date="2019-05-03T21:31:00Z">
              <w:rPr>
                <w:rFonts w:ascii="Arial" w:hAnsi="Arial" w:cs="Arial"/>
                <w:color w:val="000000"/>
                <w:sz w:val="22"/>
                <w:szCs w:val="22"/>
              </w:rPr>
            </w:rPrChange>
          </w:rPr>
          <w:t>utility</w:t>
        </w:r>
        <w:commentRangeEnd w:id="126"/>
        <w:r>
          <w:rPr>
            <w:rStyle w:val="CommentReference"/>
          </w:rPr>
          <w:commentReference w:id="126"/>
        </w:r>
        <w:r w:rsidRPr="00693152">
          <w:rPr>
            <w:rFonts w:ascii="Arial" w:hAnsi="Arial" w:cs="Arial"/>
            <w:b/>
            <w:color w:val="000000"/>
            <w:sz w:val="22"/>
            <w:szCs w:val="22"/>
            <w:rPrChange w:id="128" w:author="Schrodi, Steven J PHD" w:date="2019-05-03T21:31:00Z">
              <w:rPr>
                <w:rFonts w:ascii="Arial" w:hAnsi="Arial" w:cs="Arial"/>
                <w:color w:val="000000"/>
                <w:sz w:val="22"/>
                <w:szCs w:val="22"/>
              </w:rPr>
            </w:rPrChange>
          </w:rPr>
          <w:t>.</w:t>
        </w:r>
        <w:r>
          <w:rPr>
            <w:rFonts w:ascii="Arial" w:hAnsi="Arial" w:cs="Arial"/>
            <w:color w:val="000000"/>
            <w:sz w:val="22"/>
            <w:szCs w:val="22"/>
          </w:rPr>
          <w:t xml:space="preserve"> </w:t>
        </w:r>
      </w:ins>
      <w:ins w:id="129" w:author="Guo, Shicheng" w:date="2019-05-06T15:27:00Z">
        <w:r w:rsidR="002341F4">
          <w:rPr>
            <w:rFonts w:ascii="Arial" w:hAnsi="Arial" w:cs="Arial"/>
            <w:color w:val="000000"/>
            <w:sz w:val="22"/>
            <w:szCs w:val="22"/>
          </w:rPr>
          <w:t xml:space="preserve">In order to identify the most powerful function DNA methylation biomarker for brain cancer research. </w:t>
        </w:r>
      </w:ins>
      <w:ins w:id="130" w:author="Guo, Shicheng" w:date="2019-05-06T15:23:00Z">
        <w:r w:rsidR="002341F4">
          <w:rPr>
            <w:rFonts w:ascii="Arial" w:hAnsi="Arial" w:cs="Arial"/>
            <w:color w:val="000000"/>
            <w:sz w:val="22"/>
            <w:szCs w:val="22"/>
          </w:rPr>
          <w:t xml:space="preserve">In this section, we will collect the previous methylation data associated with brain cancer and non-tumor brain methylation with different data types such as microarray data, Genome-wide DNA </w:t>
        </w:r>
      </w:ins>
      <w:ins w:id="131" w:author="Guo, Shicheng" w:date="2019-05-06T15:24:00Z">
        <w:r w:rsidR="002341F4">
          <w:rPr>
            <w:rFonts w:ascii="Arial" w:hAnsi="Arial" w:cs="Arial"/>
            <w:color w:val="000000"/>
            <w:sz w:val="22"/>
            <w:szCs w:val="22"/>
          </w:rPr>
          <w:t>methylation</w:t>
        </w:r>
      </w:ins>
      <w:ins w:id="132" w:author="Guo, Shicheng" w:date="2019-05-06T15:23:00Z">
        <w:r w:rsidR="002341F4">
          <w:rPr>
            <w:rFonts w:ascii="Arial" w:hAnsi="Arial" w:cs="Arial"/>
            <w:color w:val="000000"/>
            <w:sz w:val="22"/>
            <w:szCs w:val="22"/>
          </w:rPr>
          <w:t xml:space="preserve"> </w:t>
        </w:r>
      </w:ins>
      <w:ins w:id="133" w:author="Guo, Shicheng" w:date="2019-05-06T15:24:00Z">
        <w:r w:rsidR="002341F4">
          <w:rPr>
            <w:rFonts w:ascii="Arial" w:hAnsi="Arial" w:cs="Arial"/>
            <w:color w:val="000000"/>
            <w:sz w:val="22"/>
            <w:szCs w:val="22"/>
          </w:rPr>
          <w:t>sequencing data,</w:t>
        </w:r>
      </w:ins>
      <w:ins w:id="134" w:author="Guo, Shicheng" w:date="2019-05-06T15:25:00Z">
        <w:r w:rsidR="002341F4" w:rsidRPr="002341F4">
          <w:rPr>
            <w:rFonts w:ascii="Arial" w:hAnsi="Arial" w:cs="Arial"/>
            <w:color w:val="000000"/>
            <w:sz w:val="22"/>
            <w:szCs w:val="22"/>
            <w:rPrChange w:id="135" w:author="Guo, Shicheng" w:date="2019-05-06T15:26:00Z">
              <w:rPr/>
            </w:rPrChange>
          </w:rPr>
          <w:t xml:space="preserve"> </w:t>
        </w:r>
        <w:r w:rsidR="002341F4">
          <w:rPr>
            <w:rFonts w:ascii="Arial" w:hAnsi="Arial" w:cs="Arial"/>
            <w:color w:val="000000"/>
            <w:sz w:val="22"/>
            <w:szCs w:val="22"/>
          </w:rPr>
          <w:t>and reduced</w:t>
        </w:r>
        <w:r w:rsidR="002341F4" w:rsidRPr="002341F4">
          <w:rPr>
            <w:rFonts w:ascii="Arial" w:hAnsi="Arial" w:cs="Arial"/>
            <w:color w:val="000000"/>
            <w:sz w:val="22"/>
            <w:szCs w:val="22"/>
          </w:rPr>
          <w:t xml:space="preserve"> representation bisulfite sequencing</w:t>
        </w:r>
        <w:r w:rsidR="002341F4">
          <w:rPr>
            <w:rFonts w:ascii="Arial" w:hAnsi="Arial" w:cs="Arial"/>
            <w:color w:val="000000"/>
            <w:sz w:val="22"/>
            <w:szCs w:val="22"/>
          </w:rPr>
          <w:t xml:space="preserve"> (RRBS) data, </w:t>
        </w:r>
      </w:ins>
      <w:ins w:id="136" w:author="Guo, Shicheng" w:date="2019-05-06T15:26:00Z">
        <w:r w:rsidR="002341F4">
          <w:rPr>
            <w:rFonts w:ascii="Arial" w:hAnsi="Arial" w:cs="Arial"/>
            <w:color w:val="000000"/>
            <w:sz w:val="22"/>
            <w:szCs w:val="22"/>
          </w:rPr>
          <w:t>m</w:t>
        </w:r>
        <w:r w:rsidR="002341F4" w:rsidRPr="002341F4">
          <w:rPr>
            <w:color w:val="000000"/>
            <w:sz w:val="22"/>
            <w:szCs w:val="22"/>
            <w:rPrChange w:id="137" w:author="Guo, Shicheng" w:date="2019-05-06T15:26:00Z">
              <w:rPr>
                <w:rStyle w:val="Emphasis"/>
                <w:rFonts w:ascii="Arial" w:eastAsiaTheme="majorEastAsia" w:hAnsi="Arial" w:cs="Arial"/>
                <w:b/>
                <w:bCs/>
                <w:i w:val="0"/>
                <w:iCs w:val="0"/>
                <w:color w:val="6A6A6A"/>
                <w:shd w:val="clear" w:color="auto" w:fill="FFFFFF"/>
              </w:rPr>
            </w:rPrChange>
          </w:rPr>
          <w:t>ethylated</w:t>
        </w:r>
        <w:r w:rsidR="002341F4" w:rsidRPr="002341F4">
          <w:rPr>
            <w:rFonts w:ascii="Arial" w:hAnsi="Arial" w:cs="Arial"/>
            <w:color w:val="000000"/>
            <w:sz w:val="22"/>
            <w:szCs w:val="22"/>
            <w:rPrChange w:id="138" w:author="Guo, Shicheng" w:date="2019-05-06T15:26:00Z">
              <w:rPr>
                <w:rFonts w:ascii="Arial" w:hAnsi="Arial" w:cs="Arial"/>
                <w:color w:val="545454"/>
                <w:shd w:val="clear" w:color="auto" w:fill="FFFFFF"/>
              </w:rPr>
            </w:rPrChange>
          </w:rPr>
          <w:t> DNA</w:t>
        </w:r>
        <w:r w:rsidR="002341F4">
          <w:rPr>
            <w:rFonts w:ascii="Arial" w:hAnsi="Arial" w:cs="Arial"/>
            <w:color w:val="000000"/>
            <w:sz w:val="22"/>
            <w:szCs w:val="22"/>
          </w:rPr>
          <w:t xml:space="preserve"> immunoprecipitation sequencing</w:t>
        </w:r>
      </w:ins>
      <w:ins w:id="139" w:author="Guo, Shicheng" w:date="2019-05-06T15:29:00Z">
        <w:r w:rsidR="002341F4">
          <w:rPr>
            <w:rFonts w:ascii="Arial" w:hAnsi="Arial" w:cs="Arial"/>
            <w:color w:val="000000"/>
            <w:sz w:val="22"/>
            <w:szCs w:val="22"/>
          </w:rPr>
          <w:t xml:space="preserve"> </w:t>
        </w:r>
      </w:ins>
      <w:ins w:id="140" w:author="Guo, Shicheng" w:date="2019-05-06T15:26:00Z">
        <w:r w:rsidR="002341F4">
          <w:rPr>
            <w:rFonts w:ascii="Arial" w:hAnsi="Arial" w:cs="Arial"/>
            <w:color w:val="000000"/>
            <w:sz w:val="22"/>
            <w:szCs w:val="22"/>
          </w:rPr>
          <w:t>(</w:t>
        </w:r>
        <w:proofErr w:type="spellStart"/>
        <w:r w:rsidR="002341F4" w:rsidRPr="002341F4">
          <w:rPr>
            <w:color w:val="000000"/>
            <w:sz w:val="22"/>
            <w:szCs w:val="22"/>
            <w:rPrChange w:id="141" w:author="Guo, Shicheng" w:date="2019-05-06T15:26:00Z">
              <w:rPr>
                <w:rStyle w:val="Emphasis"/>
                <w:rFonts w:ascii="Arial" w:eastAsiaTheme="majorEastAsia" w:hAnsi="Arial" w:cs="Arial"/>
                <w:b/>
                <w:bCs/>
                <w:i w:val="0"/>
                <w:iCs w:val="0"/>
                <w:color w:val="6A6A6A"/>
                <w:shd w:val="clear" w:color="auto" w:fill="FFFFFF"/>
              </w:rPr>
            </w:rPrChange>
          </w:rPr>
          <w:t>MeDIP</w:t>
        </w:r>
        <w:r w:rsidR="002341F4" w:rsidRPr="002341F4">
          <w:rPr>
            <w:rFonts w:ascii="Arial" w:hAnsi="Arial" w:cs="Arial"/>
            <w:color w:val="000000"/>
            <w:sz w:val="22"/>
            <w:szCs w:val="22"/>
            <w:rPrChange w:id="142" w:author="Guo, Shicheng" w:date="2019-05-06T15:26:00Z">
              <w:rPr>
                <w:rFonts w:ascii="Arial" w:hAnsi="Arial" w:cs="Arial"/>
                <w:color w:val="545454"/>
                <w:shd w:val="clear" w:color="auto" w:fill="FFFFFF"/>
              </w:rPr>
            </w:rPrChange>
          </w:rPr>
          <w:t>-</w:t>
        </w:r>
        <w:r w:rsidR="002341F4" w:rsidRPr="002341F4">
          <w:rPr>
            <w:color w:val="000000"/>
            <w:sz w:val="22"/>
            <w:szCs w:val="22"/>
            <w:rPrChange w:id="143" w:author="Guo, Shicheng" w:date="2019-05-06T15:26:00Z">
              <w:rPr>
                <w:rStyle w:val="Emphasis"/>
                <w:rFonts w:ascii="Arial" w:eastAsiaTheme="majorEastAsia" w:hAnsi="Arial" w:cs="Arial"/>
                <w:b/>
                <w:bCs/>
                <w:i w:val="0"/>
                <w:iCs w:val="0"/>
                <w:color w:val="6A6A6A"/>
                <w:shd w:val="clear" w:color="auto" w:fill="FFFFFF"/>
              </w:rPr>
            </w:rPrChange>
          </w:rPr>
          <w:t>Seq</w:t>
        </w:r>
        <w:proofErr w:type="spellEnd"/>
        <w:r w:rsidR="002341F4">
          <w:rPr>
            <w:rFonts w:ascii="Arial" w:hAnsi="Arial" w:cs="Arial"/>
            <w:color w:val="000000"/>
            <w:sz w:val="22"/>
            <w:szCs w:val="22"/>
          </w:rPr>
          <w:t>) and</w:t>
        </w:r>
        <w:r w:rsidR="002341F4" w:rsidRPr="002341F4">
          <w:rPr>
            <w:rFonts w:ascii="Arial" w:hAnsi="Arial" w:cs="Arial"/>
            <w:color w:val="000000"/>
            <w:sz w:val="22"/>
            <w:szCs w:val="22"/>
            <w:rPrChange w:id="144" w:author="Guo, Shicheng" w:date="2019-05-06T15:26:00Z">
              <w:rPr>
                <w:rFonts w:ascii="Arial" w:hAnsi="Arial" w:cs="Arial"/>
                <w:color w:val="545454"/>
                <w:shd w:val="clear" w:color="auto" w:fill="FFFFFF"/>
              </w:rPr>
            </w:rPrChange>
          </w:rPr>
          <w:t xml:space="preserve"> DNA immunoprecipitation sequencing (DIP-</w:t>
        </w:r>
        <w:proofErr w:type="spellStart"/>
        <w:r w:rsidR="002341F4" w:rsidRPr="002341F4">
          <w:rPr>
            <w:rFonts w:ascii="Arial" w:hAnsi="Arial" w:cs="Arial"/>
            <w:color w:val="000000"/>
            <w:sz w:val="22"/>
            <w:szCs w:val="22"/>
            <w:rPrChange w:id="145" w:author="Guo, Shicheng" w:date="2019-05-06T15:26:00Z">
              <w:rPr>
                <w:rFonts w:ascii="Arial" w:hAnsi="Arial" w:cs="Arial"/>
                <w:color w:val="545454"/>
                <w:shd w:val="clear" w:color="auto" w:fill="FFFFFF"/>
              </w:rPr>
            </w:rPrChange>
          </w:rPr>
          <w:t>Seq</w:t>
        </w:r>
        <w:proofErr w:type="spellEnd"/>
        <w:r w:rsidR="002341F4" w:rsidRPr="002341F4">
          <w:rPr>
            <w:rFonts w:ascii="Arial" w:hAnsi="Arial" w:cs="Arial"/>
            <w:color w:val="000000"/>
            <w:sz w:val="22"/>
            <w:szCs w:val="22"/>
            <w:rPrChange w:id="146" w:author="Guo, Shicheng" w:date="2019-05-06T15:26:00Z">
              <w:rPr>
                <w:rFonts w:ascii="Arial" w:hAnsi="Arial" w:cs="Arial"/>
                <w:color w:val="545454"/>
                <w:shd w:val="clear" w:color="auto" w:fill="FFFFFF"/>
              </w:rPr>
            </w:rPrChange>
          </w:rPr>
          <w:t>)</w:t>
        </w:r>
        <w:r w:rsidR="002341F4">
          <w:rPr>
            <w:rFonts w:ascii="Arial" w:hAnsi="Arial" w:cs="Arial"/>
            <w:color w:val="000000"/>
            <w:sz w:val="22"/>
            <w:szCs w:val="22"/>
          </w:rPr>
          <w:t xml:space="preserve"> data. </w:t>
        </w:r>
      </w:ins>
      <w:ins w:id="147" w:author="Guo, Shicheng" w:date="2019-05-06T15:28:00Z">
        <w:r w:rsidR="002341F4">
          <w:rPr>
            <w:rFonts w:ascii="Arial" w:hAnsi="Arial" w:cs="Arial"/>
            <w:color w:val="000000"/>
            <w:sz w:val="22"/>
            <w:szCs w:val="22"/>
          </w:rPr>
          <w:t xml:space="preserve">Meanwhile, we will also </w:t>
        </w:r>
        <w:proofErr w:type="spellStart"/>
        <w:r w:rsidR="002341F4">
          <w:rPr>
            <w:rFonts w:ascii="Arial" w:hAnsi="Arial" w:cs="Arial"/>
            <w:color w:val="000000"/>
            <w:sz w:val="22"/>
            <w:szCs w:val="22"/>
          </w:rPr>
          <w:t>collecte</w:t>
        </w:r>
        <w:proofErr w:type="spellEnd"/>
        <w:r w:rsidR="002341F4">
          <w:rPr>
            <w:rFonts w:ascii="Arial" w:hAnsi="Arial" w:cs="Arial"/>
            <w:color w:val="000000"/>
            <w:sz w:val="22"/>
            <w:szCs w:val="22"/>
          </w:rPr>
          <w:t xml:space="preserve"> RNA-</w:t>
        </w:r>
        <w:proofErr w:type="spellStart"/>
        <w:r w:rsidR="002341F4">
          <w:rPr>
            <w:rFonts w:ascii="Arial" w:hAnsi="Arial" w:cs="Arial"/>
            <w:color w:val="000000"/>
            <w:sz w:val="22"/>
            <w:szCs w:val="22"/>
          </w:rPr>
          <w:t>seq</w:t>
        </w:r>
        <w:proofErr w:type="spellEnd"/>
        <w:r w:rsidR="002341F4">
          <w:rPr>
            <w:rFonts w:ascii="Arial" w:hAnsi="Arial" w:cs="Arial"/>
            <w:color w:val="000000"/>
            <w:sz w:val="22"/>
            <w:szCs w:val="22"/>
          </w:rPr>
          <w:t xml:space="preserve"> data, Hi-C data as well </w:t>
        </w:r>
        <w:proofErr w:type="spellStart"/>
        <w:r w:rsidR="002341F4">
          <w:rPr>
            <w:rFonts w:ascii="Arial" w:hAnsi="Arial" w:cs="Arial"/>
            <w:color w:val="000000"/>
            <w:sz w:val="22"/>
            <w:szCs w:val="22"/>
          </w:rPr>
          <w:t>ChIP-seq</w:t>
        </w:r>
        <w:proofErr w:type="spellEnd"/>
        <w:r w:rsidR="002341F4">
          <w:rPr>
            <w:rFonts w:ascii="Arial" w:hAnsi="Arial" w:cs="Arial"/>
            <w:color w:val="000000"/>
            <w:sz w:val="22"/>
            <w:szCs w:val="22"/>
          </w:rPr>
          <w:t xml:space="preserve"> data which are conducted to brain cancer or other brain tissues, such as </w:t>
        </w:r>
      </w:ins>
      <w:ins w:id="148" w:author="Guo, Shicheng" w:date="2019-05-06T15:29:00Z">
        <w:r w:rsidR="002341F4" w:rsidRPr="002341F4">
          <w:rPr>
            <w:rFonts w:ascii="Arial" w:hAnsi="Arial" w:cs="Arial"/>
            <w:color w:val="000000"/>
            <w:sz w:val="22"/>
            <w:szCs w:val="22"/>
            <w:rPrChange w:id="149" w:author="Guo, Shicheng" w:date="2019-05-06T15:29:00Z">
              <w:rPr>
                <w:rFonts w:ascii="Arial" w:hAnsi="Arial" w:cs="Arial"/>
                <w:color w:val="222222"/>
                <w:shd w:val="clear" w:color="auto" w:fill="FFFFFF"/>
              </w:rPr>
            </w:rPrChange>
          </w:rPr>
          <w:t>bipolar, dementia, schizophrenia and autism</w:t>
        </w:r>
        <w:r w:rsidR="002341F4">
          <w:rPr>
            <w:rFonts w:ascii="Arial" w:hAnsi="Arial" w:cs="Arial"/>
            <w:color w:val="000000"/>
            <w:sz w:val="22"/>
            <w:szCs w:val="22"/>
          </w:rPr>
          <w:t xml:space="preserve">. This dataset will provide a </w:t>
        </w:r>
      </w:ins>
      <w:ins w:id="150" w:author="Guo, Shicheng" w:date="2019-05-06T15:30:00Z">
        <w:r w:rsidR="002341F4">
          <w:rPr>
            <w:rFonts w:ascii="Arial" w:hAnsi="Arial" w:cs="Arial"/>
            <w:color w:val="000000"/>
            <w:sz w:val="22"/>
            <w:szCs w:val="22"/>
          </w:rPr>
          <w:t>comprehensive</w:t>
        </w:r>
      </w:ins>
      <w:ins w:id="151" w:author="Guo, Shicheng" w:date="2019-05-06T15:29:00Z">
        <w:r w:rsidR="002341F4">
          <w:rPr>
            <w:rFonts w:ascii="Arial" w:hAnsi="Arial" w:cs="Arial"/>
            <w:color w:val="000000"/>
            <w:sz w:val="22"/>
            <w:szCs w:val="22"/>
          </w:rPr>
          <w:t xml:space="preserve"> </w:t>
        </w:r>
      </w:ins>
      <w:ins w:id="152" w:author="Guo, Shicheng" w:date="2019-05-06T15:30:00Z">
        <w:r w:rsidR="002341F4">
          <w:rPr>
            <w:rFonts w:ascii="Arial" w:hAnsi="Arial" w:cs="Arial"/>
            <w:color w:val="000000"/>
            <w:sz w:val="22"/>
            <w:szCs w:val="22"/>
          </w:rPr>
          <w:t xml:space="preserve">biomarker or </w:t>
        </w:r>
      </w:ins>
      <w:ins w:id="153" w:author="Guo, Shicheng" w:date="2019-05-06T15:31:00Z">
        <w:r w:rsidR="002341F4">
          <w:rPr>
            <w:rFonts w:ascii="Arial" w:hAnsi="Arial" w:cs="Arial"/>
            <w:color w:val="000000"/>
            <w:sz w:val="22"/>
            <w:szCs w:val="22"/>
          </w:rPr>
          <w:t>mechanism</w:t>
        </w:r>
      </w:ins>
      <w:ins w:id="154" w:author="Guo, Shicheng" w:date="2019-05-06T15:30:00Z">
        <w:r w:rsidR="002341F4">
          <w:rPr>
            <w:rFonts w:ascii="Arial" w:hAnsi="Arial" w:cs="Arial"/>
            <w:color w:val="000000"/>
            <w:sz w:val="22"/>
            <w:szCs w:val="22"/>
          </w:rPr>
          <w:t xml:space="preserve"> research </w:t>
        </w:r>
      </w:ins>
      <w:ins w:id="155" w:author="Guo, Shicheng" w:date="2019-05-06T15:31:00Z">
        <w:r w:rsidR="00F731C2">
          <w:rPr>
            <w:rFonts w:ascii="Arial" w:hAnsi="Arial" w:cs="Arial"/>
            <w:color w:val="000000"/>
            <w:sz w:val="22"/>
            <w:szCs w:val="22"/>
          </w:rPr>
          <w:t xml:space="preserve">for Marshfield Clinic clinician </w:t>
        </w:r>
        <w:r w:rsidR="00FB13B7">
          <w:rPr>
            <w:rFonts w:ascii="Arial" w:hAnsi="Arial" w:cs="Arial"/>
            <w:color w:val="000000"/>
            <w:sz w:val="22"/>
            <w:szCs w:val="22"/>
          </w:rPr>
          <w:t xml:space="preserve">and scientist. </w:t>
        </w:r>
        <w:r w:rsidR="00DF17E8">
          <w:rPr>
            <w:rFonts w:ascii="Arial" w:hAnsi="Arial" w:cs="Arial"/>
            <w:color w:val="000000"/>
            <w:sz w:val="22"/>
            <w:szCs w:val="22"/>
          </w:rPr>
          <w:t xml:space="preserve">We will identify the powerful functional DNA methylation biomarker applying </w:t>
        </w:r>
      </w:ins>
      <w:ins w:id="156" w:author="Guo, Shicheng" w:date="2019-05-06T15:32:00Z">
        <w:r w:rsidR="00DF17E8">
          <w:rPr>
            <w:rFonts w:ascii="Arial" w:hAnsi="Arial" w:cs="Arial"/>
            <w:color w:val="000000"/>
            <w:sz w:val="22"/>
            <w:szCs w:val="22"/>
          </w:rPr>
          <w:t>multiple</w:t>
        </w:r>
      </w:ins>
      <w:ins w:id="157" w:author="Guo, Shicheng" w:date="2019-05-06T15:31:00Z">
        <w:r w:rsidR="00DF17E8">
          <w:rPr>
            <w:rFonts w:ascii="Arial" w:hAnsi="Arial" w:cs="Arial"/>
            <w:color w:val="000000"/>
            <w:sz w:val="22"/>
            <w:szCs w:val="22"/>
          </w:rPr>
          <w:t xml:space="preserve"> </w:t>
        </w:r>
      </w:ins>
      <w:ins w:id="158" w:author="Guo, Shicheng" w:date="2019-05-06T15:32:00Z">
        <w:r w:rsidR="00DF17E8">
          <w:rPr>
            <w:rFonts w:ascii="Arial" w:hAnsi="Arial" w:cs="Arial"/>
            <w:color w:val="000000"/>
            <w:sz w:val="22"/>
            <w:szCs w:val="22"/>
          </w:rPr>
          <w:t xml:space="preserve">feature selection and machine learning algorithms. </w:t>
        </w:r>
      </w:ins>
    </w:p>
    <w:p w14:paraId="72795FA4" w14:textId="1EAD2127" w:rsidR="002D2E2C" w:rsidDel="002341F4" w:rsidRDefault="002341F4">
      <w:pPr>
        <w:jc w:val="both"/>
        <w:rPr>
          <w:del w:id="159" w:author="Guo, Shicheng" w:date="2019-05-06T15:25:00Z"/>
          <w:rFonts w:ascii="Arial" w:hAnsi="Arial" w:cs="Arial"/>
          <w:color w:val="000000"/>
          <w:sz w:val="22"/>
          <w:szCs w:val="22"/>
        </w:rPr>
        <w:pPrChange w:id="160" w:author="Guo, Shicheng" w:date="2019-05-06T16:53:00Z">
          <w:pPr>
            <w:pStyle w:val="NormalWeb"/>
            <w:shd w:val="clear" w:color="auto" w:fill="FFFFFF"/>
            <w:spacing w:before="0" w:beforeAutospacing="0" w:after="0" w:afterAutospacing="0"/>
          </w:pPr>
        </w:pPrChange>
      </w:pPr>
      <w:ins w:id="161" w:author="Guo, Shicheng" w:date="2019-05-06T15:25:00Z">
        <w:r>
          <w:rPr>
            <w:rFonts w:ascii="Arial" w:hAnsi="Arial" w:cs="Arial"/>
            <w:color w:val="000000"/>
            <w:sz w:val="22"/>
            <w:szCs w:val="22"/>
          </w:rPr>
          <w:t xml:space="preserve"> </w:t>
        </w:r>
        <w:r w:rsidRPr="002341F4">
          <w:rPr>
            <w:rFonts w:ascii="Arial" w:hAnsi="Arial" w:cs="Arial"/>
            <w:color w:val="000000"/>
            <w:sz w:val="22"/>
            <w:szCs w:val="22"/>
            <w:rPrChange w:id="162" w:author="Guo, Shicheng" w:date="2019-05-06T15:25:00Z">
              <w:rPr/>
            </w:rPrChange>
          </w:rPr>
          <w:t xml:space="preserve"> </w:t>
        </w:r>
      </w:ins>
      <w:del w:id="163" w:author="Guo, Shicheng" w:date="2019-05-06T15:25:00Z">
        <w:r w:rsidR="00A37881" w:rsidDel="002341F4">
          <w:rPr>
            <w:rFonts w:ascii="Arial" w:hAnsi="Arial" w:cs="Arial"/>
            <w:color w:val="000000"/>
            <w:sz w:val="22"/>
            <w:szCs w:val="22"/>
          </w:rPr>
          <w:delText xml:space="preserve">diagnosis and prognosis with genome-wide DNA methylation dataset. </w:delText>
        </w:r>
      </w:del>
    </w:p>
    <w:p w14:paraId="35570745" w14:textId="77777777" w:rsidR="00A37881" w:rsidRPr="00C239EF" w:rsidRDefault="00A37881">
      <w:pPr>
        <w:jc w:val="both"/>
        <w:pPrChange w:id="164" w:author="Guo, Shicheng" w:date="2019-05-06T16:53:00Z">
          <w:pPr>
            <w:pStyle w:val="NormalWeb"/>
            <w:shd w:val="clear" w:color="auto" w:fill="FFFFFF"/>
            <w:spacing w:before="0" w:beforeAutospacing="0" w:after="0" w:afterAutospacing="0"/>
          </w:pPr>
        </w:pPrChange>
      </w:pPr>
    </w:p>
    <w:p w14:paraId="66BEC319" w14:textId="674D061F" w:rsidR="003D1608" w:rsidRPr="00C239EF" w:rsidDel="000644A6" w:rsidRDefault="00693152">
      <w:pPr>
        <w:pStyle w:val="NormalWeb"/>
        <w:shd w:val="clear" w:color="auto" w:fill="FFFFFF"/>
        <w:spacing w:before="0" w:beforeAutospacing="0" w:after="0" w:afterAutospacing="0"/>
        <w:jc w:val="both"/>
        <w:rPr>
          <w:del w:id="165" w:author="Guo, Shicheng" w:date="2019-05-06T15:36:00Z"/>
          <w:rFonts w:ascii="Arial" w:hAnsi="Arial" w:cs="Arial"/>
          <w:color w:val="000000"/>
          <w:sz w:val="22"/>
          <w:szCs w:val="22"/>
        </w:rPr>
        <w:pPrChange w:id="166" w:author="Guo, Shicheng" w:date="2019-05-06T16:53:00Z">
          <w:pPr>
            <w:pStyle w:val="NormalWeb"/>
            <w:shd w:val="clear" w:color="auto" w:fill="FFFFFF"/>
            <w:spacing w:before="0" w:beforeAutospacing="0" w:after="0" w:afterAutospacing="0"/>
          </w:pPr>
        </w:pPrChange>
      </w:pPr>
      <w:ins w:id="167" w:author="Schrodi, Steven J PHD" w:date="2019-05-03T21:31:00Z">
        <w:r>
          <w:rPr>
            <w:rFonts w:ascii="Arial" w:hAnsi="Arial" w:cs="Arial"/>
            <w:b/>
            <w:bCs/>
            <w:color w:val="000000"/>
            <w:sz w:val="22"/>
            <w:szCs w:val="22"/>
          </w:rPr>
          <w:t xml:space="preserve">Specific </w:t>
        </w:r>
      </w:ins>
      <w:r w:rsidR="003D1608" w:rsidRPr="00C239EF">
        <w:rPr>
          <w:rFonts w:ascii="Arial" w:hAnsi="Arial" w:cs="Arial"/>
          <w:b/>
          <w:bCs/>
          <w:color w:val="000000"/>
          <w:sz w:val="22"/>
          <w:szCs w:val="22"/>
        </w:rPr>
        <w:t>Aim 2:</w:t>
      </w:r>
      <w:r w:rsidR="003D1608" w:rsidRPr="00C239EF">
        <w:rPr>
          <w:rFonts w:ascii="Arial" w:hAnsi="Arial" w:cs="Arial"/>
          <w:color w:val="000000"/>
          <w:sz w:val="22"/>
          <w:szCs w:val="22"/>
        </w:rPr>
        <w:t xml:space="preserve"> </w:t>
      </w:r>
      <w:r w:rsidR="003D1608" w:rsidRPr="00693152">
        <w:rPr>
          <w:rFonts w:ascii="Arial" w:hAnsi="Arial" w:cs="Arial"/>
          <w:b/>
          <w:color w:val="000000"/>
          <w:sz w:val="22"/>
          <w:szCs w:val="22"/>
          <w:rPrChange w:id="168" w:author="Schrodi, Steven J PHD" w:date="2019-05-03T21:32:00Z">
            <w:rPr>
              <w:rFonts w:ascii="Arial" w:hAnsi="Arial" w:cs="Arial"/>
              <w:color w:val="000000"/>
              <w:sz w:val="22"/>
              <w:szCs w:val="22"/>
            </w:rPr>
          </w:rPrChange>
        </w:rPr>
        <w:t xml:space="preserve">To validate </w:t>
      </w:r>
      <w:r w:rsidR="00A37881" w:rsidRPr="00693152">
        <w:rPr>
          <w:rFonts w:ascii="Arial" w:hAnsi="Arial" w:cs="Arial"/>
          <w:b/>
          <w:color w:val="000000"/>
          <w:sz w:val="22"/>
          <w:szCs w:val="22"/>
          <w:rPrChange w:id="169" w:author="Schrodi, Steven J PHD" w:date="2019-05-03T21:32:00Z">
            <w:rPr>
              <w:rFonts w:ascii="Arial" w:hAnsi="Arial" w:cs="Arial"/>
              <w:color w:val="000000"/>
              <w:sz w:val="22"/>
              <w:szCs w:val="22"/>
            </w:rPr>
          </w:rPrChange>
        </w:rPr>
        <w:t xml:space="preserve">the </w:t>
      </w:r>
      <w:ins w:id="170" w:author="Schrodi, Steven J PHD" w:date="2019-05-03T21:32:00Z">
        <w:r w:rsidRPr="00693152">
          <w:rPr>
            <w:rFonts w:ascii="Arial" w:hAnsi="Arial" w:cs="Arial"/>
            <w:b/>
            <w:color w:val="000000"/>
            <w:sz w:val="22"/>
            <w:szCs w:val="22"/>
            <w:rPrChange w:id="171" w:author="Schrodi, Steven J PHD" w:date="2019-05-03T21:32:00Z">
              <w:rPr>
                <w:rFonts w:ascii="Arial" w:hAnsi="Arial" w:cs="Arial"/>
                <w:color w:val="000000"/>
                <w:sz w:val="22"/>
                <w:szCs w:val="22"/>
              </w:rPr>
            </w:rPrChange>
          </w:rPr>
          <w:t xml:space="preserve">high </w:t>
        </w:r>
      </w:ins>
      <w:r w:rsidR="00A37881" w:rsidRPr="00693152">
        <w:rPr>
          <w:rFonts w:ascii="Arial" w:hAnsi="Arial" w:cs="Arial"/>
          <w:b/>
          <w:color w:val="000000"/>
          <w:sz w:val="22"/>
          <w:szCs w:val="22"/>
          <w:rPrChange w:id="172" w:author="Schrodi, Steven J PHD" w:date="2019-05-03T21:32:00Z">
            <w:rPr>
              <w:rFonts w:ascii="Arial" w:hAnsi="Arial" w:cs="Arial"/>
              <w:color w:val="000000"/>
              <w:sz w:val="22"/>
              <w:szCs w:val="22"/>
            </w:rPr>
          </w:rPrChange>
        </w:rPr>
        <w:t>sensitivity, specificity and accuracy of the cell-free DNA methylation panel</w:t>
      </w:r>
      <w:del w:id="173" w:author="Schrodi, Steven J PHD" w:date="2019-05-03T21:32:00Z">
        <w:r w:rsidR="00A37881" w:rsidRPr="00693152" w:rsidDel="00693152">
          <w:rPr>
            <w:rFonts w:ascii="Arial" w:hAnsi="Arial" w:cs="Arial"/>
            <w:b/>
            <w:color w:val="000000"/>
            <w:sz w:val="22"/>
            <w:szCs w:val="22"/>
            <w:rPrChange w:id="174" w:author="Schrodi, Steven J PHD" w:date="2019-05-03T21:32:00Z">
              <w:rPr>
                <w:rFonts w:ascii="Arial" w:hAnsi="Arial" w:cs="Arial"/>
                <w:color w:val="000000"/>
                <w:sz w:val="22"/>
                <w:szCs w:val="22"/>
              </w:rPr>
            </w:rPrChange>
          </w:rPr>
          <w:delText>s</w:delText>
        </w:r>
      </w:del>
      <w:r w:rsidR="00A37881" w:rsidRPr="00693152">
        <w:rPr>
          <w:rFonts w:ascii="Arial" w:hAnsi="Arial" w:cs="Arial"/>
          <w:b/>
          <w:color w:val="000000"/>
          <w:sz w:val="22"/>
          <w:szCs w:val="22"/>
          <w:rPrChange w:id="175" w:author="Schrodi, Steven J PHD" w:date="2019-05-03T21:32:00Z">
            <w:rPr>
              <w:rFonts w:ascii="Arial" w:hAnsi="Arial" w:cs="Arial"/>
              <w:color w:val="000000"/>
              <w:sz w:val="22"/>
              <w:szCs w:val="22"/>
            </w:rPr>
          </w:rPrChange>
        </w:rPr>
        <w:t xml:space="preserve"> in Marshfield Clinic brain cancer plasma </w:t>
      </w:r>
      <w:commentRangeStart w:id="176"/>
      <w:r w:rsidR="00A37881" w:rsidRPr="00693152">
        <w:rPr>
          <w:rFonts w:ascii="Arial" w:hAnsi="Arial" w:cs="Arial"/>
          <w:b/>
          <w:color w:val="000000"/>
          <w:sz w:val="22"/>
          <w:szCs w:val="22"/>
          <w:rPrChange w:id="177" w:author="Schrodi, Steven J PHD" w:date="2019-05-03T21:32:00Z">
            <w:rPr>
              <w:rFonts w:ascii="Arial" w:hAnsi="Arial" w:cs="Arial"/>
              <w:color w:val="000000"/>
              <w:sz w:val="22"/>
              <w:szCs w:val="22"/>
            </w:rPr>
          </w:rPrChange>
        </w:rPr>
        <w:t>samples</w:t>
      </w:r>
      <w:commentRangeEnd w:id="176"/>
      <w:r>
        <w:rPr>
          <w:rStyle w:val="CommentReference"/>
        </w:rPr>
        <w:commentReference w:id="176"/>
      </w:r>
      <w:r w:rsidR="00A37881" w:rsidRPr="00693152">
        <w:rPr>
          <w:rFonts w:ascii="Arial" w:hAnsi="Arial" w:cs="Arial"/>
          <w:b/>
          <w:color w:val="000000"/>
          <w:sz w:val="22"/>
          <w:szCs w:val="22"/>
          <w:rPrChange w:id="178" w:author="Schrodi, Steven J PHD" w:date="2019-05-03T21:32:00Z">
            <w:rPr>
              <w:rFonts w:ascii="Arial" w:hAnsi="Arial" w:cs="Arial"/>
              <w:color w:val="000000"/>
              <w:sz w:val="22"/>
              <w:szCs w:val="22"/>
            </w:rPr>
          </w:rPrChange>
        </w:rPr>
        <w:t>.</w:t>
      </w:r>
      <w:r w:rsidR="00A37881">
        <w:rPr>
          <w:rFonts w:ascii="Arial" w:hAnsi="Arial" w:cs="Arial"/>
          <w:color w:val="000000"/>
          <w:sz w:val="22"/>
          <w:szCs w:val="22"/>
        </w:rPr>
        <w:t xml:space="preserve"> </w:t>
      </w:r>
      <w:ins w:id="179" w:author="Guo, Shicheng" w:date="2019-05-06T15:33:00Z">
        <w:r w:rsidR="00DF17E8">
          <w:rPr>
            <w:rFonts w:ascii="Arial" w:hAnsi="Arial" w:cs="Arial"/>
            <w:color w:val="000000"/>
            <w:sz w:val="22"/>
            <w:szCs w:val="22"/>
          </w:rPr>
          <w:t xml:space="preserve">In order to validate the identified biomarkers in the first section. We validate the methylation status for our identified biomarkers in </w:t>
        </w:r>
      </w:ins>
      <w:ins w:id="180" w:author="Guo, Shicheng" w:date="2019-05-06T15:34:00Z">
        <w:r w:rsidR="00DF17E8">
          <w:rPr>
            <w:rFonts w:ascii="Arial" w:hAnsi="Arial" w:cs="Arial"/>
            <w:color w:val="000000"/>
            <w:sz w:val="22"/>
            <w:szCs w:val="22"/>
          </w:rPr>
          <w:t xml:space="preserve">the brain cancer and control samples collected in </w:t>
        </w:r>
      </w:ins>
      <w:ins w:id="181" w:author="Guo, Shicheng" w:date="2019-05-06T15:33:00Z">
        <w:r w:rsidR="00DF17E8">
          <w:rPr>
            <w:rFonts w:ascii="Arial" w:hAnsi="Arial" w:cs="Arial"/>
            <w:color w:val="000000"/>
            <w:sz w:val="22"/>
            <w:szCs w:val="22"/>
          </w:rPr>
          <w:t>Marshfield or Wisconsin</w:t>
        </w:r>
      </w:ins>
      <w:ins w:id="182" w:author="Guo, Shicheng" w:date="2019-05-06T15:34:00Z">
        <w:r w:rsidR="00DF17E8">
          <w:rPr>
            <w:rFonts w:ascii="Arial" w:hAnsi="Arial" w:cs="Arial"/>
            <w:color w:val="000000"/>
            <w:sz w:val="22"/>
            <w:szCs w:val="22"/>
          </w:rPr>
          <w:t xml:space="preserve">. </w:t>
        </w:r>
        <w:r w:rsidR="000644A6">
          <w:rPr>
            <w:rFonts w:ascii="Arial" w:hAnsi="Arial" w:cs="Arial"/>
            <w:color w:val="000000"/>
            <w:sz w:val="22"/>
            <w:szCs w:val="22"/>
          </w:rPr>
          <w:t>We will evaluate the cell-free DNA volume</w:t>
        </w:r>
      </w:ins>
      <w:ins w:id="183" w:author="Guo, Shicheng" w:date="2019-05-06T15:37:00Z">
        <w:r w:rsidR="000644A6">
          <w:rPr>
            <w:rFonts w:ascii="Arial" w:hAnsi="Arial" w:cs="Arial"/>
            <w:color w:val="000000"/>
            <w:sz w:val="22"/>
            <w:szCs w:val="22"/>
          </w:rPr>
          <w:t xml:space="preserve"> and size of the cell-free DNA </w:t>
        </w:r>
      </w:ins>
      <w:ins w:id="184" w:author="Guo, Shicheng" w:date="2019-05-06T15:38:00Z">
        <w:r w:rsidR="000644A6">
          <w:rPr>
            <w:rFonts w:ascii="Arial" w:hAnsi="Arial" w:cs="Arial"/>
            <w:color w:val="000000"/>
            <w:sz w:val="22"/>
            <w:szCs w:val="22"/>
          </w:rPr>
          <w:t>fragment</w:t>
        </w:r>
      </w:ins>
      <w:ins w:id="185" w:author="Guo, Shicheng" w:date="2019-05-06T15:34:00Z">
        <w:r w:rsidR="000644A6">
          <w:rPr>
            <w:rFonts w:ascii="Arial" w:hAnsi="Arial" w:cs="Arial"/>
            <w:color w:val="000000"/>
            <w:sz w:val="22"/>
            <w:szCs w:val="22"/>
          </w:rPr>
          <w:t xml:space="preserve"> in </w:t>
        </w:r>
      </w:ins>
      <w:ins w:id="186" w:author="Guo, Shicheng" w:date="2019-05-06T15:35:00Z">
        <w:r w:rsidR="000644A6">
          <w:rPr>
            <w:rFonts w:ascii="Arial" w:hAnsi="Arial" w:cs="Arial"/>
            <w:color w:val="000000"/>
            <w:sz w:val="22"/>
            <w:szCs w:val="22"/>
          </w:rPr>
          <w:t xml:space="preserve">the plasma from </w:t>
        </w:r>
      </w:ins>
      <w:ins w:id="187" w:author="Guo, Shicheng" w:date="2019-05-06T15:34:00Z">
        <w:r w:rsidR="000644A6">
          <w:rPr>
            <w:rFonts w:ascii="Arial" w:hAnsi="Arial" w:cs="Arial"/>
            <w:color w:val="000000"/>
            <w:sz w:val="22"/>
            <w:szCs w:val="22"/>
          </w:rPr>
          <w:t xml:space="preserve">cancer and control </w:t>
        </w:r>
      </w:ins>
      <w:ins w:id="188" w:author="Guo, Shicheng" w:date="2019-05-06T15:35:00Z">
        <w:r w:rsidR="000644A6">
          <w:rPr>
            <w:rFonts w:ascii="Arial" w:hAnsi="Arial" w:cs="Arial"/>
            <w:color w:val="000000"/>
            <w:sz w:val="22"/>
            <w:szCs w:val="22"/>
          </w:rPr>
          <w:t xml:space="preserve">samples. Meanwhile, DNA methylation status of the </w:t>
        </w:r>
      </w:ins>
      <w:ins w:id="189" w:author="Guo, Shicheng" w:date="2019-05-06T15:38:00Z">
        <w:r w:rsidR="00436578">
          <w:rPr>
            <w:rFonts w:ascii="Arial" w:hAnsi="Arial" w:cs="Arial"/>
            <w:color w:val="000000"/>
            <w:sz w:val="22"/>
            <w:szCs w:val="22"/>
          </w:rPr>
          <w:t xml:space="preserve">cell-free DNA methylation </w:t>
        </w:r>
      </w:ins>
      <w:ins w:id="190" w:author="Guo, Shicheng" w:date="2019-05-06T15:35:00Z">
        <w:r w:rsidR="000644A6">
          <w:rPr>
            <w:rFonts w:ascii="Arial" w:hAnsi="Arial" w:cs="Arial"/>
            <w:color w:val="000000"/>
            <w:sz w:val="22"/>
            <w:szCs w:val="22"/>
          </w:rPr>
          <w:t xml:space="preserve">biomarkers will be evaluated and the performance of the prediction model will </w:t>
        </w:r>
      </w:ins>
      <w:ins w:id="191" w:author="Guo, Shicheng" w:date="2019-05-06T15:36:00Z">
        <w:r w:rsidR="000644A6">
          <w:rPr>
            <w:rFonts w:ascii="Arial" w:hAnsi="Arial" w:cs="Arial"/>
            <w:color w:val="000000"/>
            <w:sz w:val="22"/>
            <w:szCs w:val="22"/>
          </w:rPr>
          <w:t xml:space="preserve">be assessed. </w:t>
        </w:r>
      </w:ins>
    </w:p>
    <w:p w14:paraId="3F4F788A" w14:textId="3B0BA57E" w:rsidR="00EB5F01" w:rsidRDefault="00EB5F01">
      <w:pPr>
        <w:pStyle w:val="NormalWeb"/>
        <w:shd w:val="clear" w:color="auto" w:fill="FFFFFF"/>
        <w:spacing w:before="0" w:beforeAutospacing="0" w:after="0" w:afterAutospacing="0"/>
        <w:jc w:val="both"/>
        <w:rPr>
          <w:rFonts w:ascii="Arial" w:hAnsi="Arial" w:cs="Arial"/>
          <w:b/>
          <w:bCs/>
          <w:color w:val="000000"/>
          <w:sz w:val="22"/>
          <w:szCs w:val="22"/>
        </w:rPr>
        <w:pPrChange w:id="192" w:author="Guo, Shicheng" w:date="2019-05-06T16:53:00Z">
          <w:pPr>
            <w:pStyle w:val="NormalWeb"/>
            <w:shd w:val="clear" w:color="auto" w:fill="FFFFFF"/>
            <w:spacing w:before="0" w:beforeAutospacing="0" w:after="0" w:afterAutospacing="0"/>
          </w:pPr>
        </w:pPrChange>
      </w:pPr>
    </w:p>
    <w:p w14:paraId="66D01388" w14:textId="77777777" w:rsidR="00830327" w:rsidRPr="00C239EF" w:rsidRDefault="00830327">
      <w:pPr>
        <w:pStyle w:val="NormalWeb"/>
        <w:shd w:val="clear" w:color="auto" w:fill="FFFFFF"/>
        <w:spacing w:before="0" w:beforeAutospacing="0" w:after="0" w:afterAutospacing="0"/>
        <w:jc w:val="both"/>
        <w:rPr>
          <w:rFonts w:ascii="Arial" w:hAnsi="Arial" w:cs="Arial"/>
          <w:color w:val="000000"/>
          <w:sz w:val="22"/>
          <w:szCs w:val="22"/>
        </w:rPr>
        <w:pPrChange w:id="193"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14:paraId="4AE9254D" w14:textId="6364BF08" w:rsidR="00DC335B" w:rsidRDefault="008B629B">
      <w:pPr>
        <w:pStyle w:val="NormalWeb"/>
        <w:shd w:val="clear" w:color="auto" w:fill="FFFFFF"/>
        <w:spacing w:before="0" w:beforeAutospacing="0" w:after="0" w:afterAutospacing="0"/>
        <w:jc w:val="both"/>
        <w:rPr>
          <w:ins w:id="194" w:author="Schrodi, Steven J PHD" w:date="2019-05-03T21:37:00Z"/>
          <w:rFonts w:ascii="Arial" w:hAnsi="Arial" w:cs="Arial"/>
          <w:color w:val="000000"/>
          <w:sz w:val="22"/>
          <w:szCs w:val="22"/>
        </w:rPr>
      </w:pPr>
      <w:ins w:id="195" w:author="Schrodi, Steven J PHD" w:date="2019-05-03T21:41:00Z">
        <w:r>
          <w:rPr>
            <w:rFonts w:ascii="Arial" w:hAnsi="Arial" w:cs="Arial"/>
            <w:color w:val="000000"/>
            <w:sz w:val="22"/>
            <w:szCs w:val="22"/>
          </w:rPr>
          <w:t xml:space="preserve">Approximately 350,000 individuals are diagnoses with a brain cancer in the US annually. </w:t>
        </w:r>
      </w:ins>
      <w:ins w:id="196" w:author="Schrodi, Steven J PHD" w:date="2019-05-03T21:42:00Z">
        <w:r>
          <w:rPr>
            <w:rFonts w:ascii="Arial" w:hAnsi="Arial" w:cs="Arial"/>
            <w:color w:val="000000"/>
            <w:sz w:val="22"/>
            <w:szCs w:val="22"/>
          </w:rPr>
          <w:t xml:space="preserve">Unfortunately, average survival </w:t>
        </w:r>
      </w:ins>
      <w:ins w:id="197" w:author="Schrodi, Steven J PHD" w:date="2019-05-03T21:44:00Z">
        <w:r>
          <w:rPr>
            <w:rFonts w:ascii="Arial" w:hAnsi="Arial" w:cs="Arial"/>
            <w:color w:val="000000"/>
            <w:sz w:val="22"/>
            <w:szCs w:val="22"/>
          </w:rPr>
          <w:t xml:space="preserve">durations </w:t>
        </w:r>
      </w:ins>
      <w:ins w:id="198" w:author="Schrodi, Steven J PHD" w:date="2019-05-03T21:42:00Z">
        <w:r>
          <w:rPr>
            <w:rFonts w:ascii="Arial" w:hAnsi="Arial" w:cs="Arial"/>
            <w:color w:val="000000"/>
            <w:sz w:val="22"/>
            <w:szCs w:val="22"/>
          </w:rPr>
          <w:t xml:space="preserve">have not increased appreciably over the past four decades. </w:t>
        </w:r>
      </w:ins>
      <w:ins w:id="199" w:author="Schrodi, Steven J PHD" w:date="2019-05-03T21:43:00Z">
        <w:r>
          <w:rPr>
            <w:rFonts w:ascii="Arial" w:hAnsi="Arial" w:cs="Arial"/>
            <w:color w:val="000000"/>
            <w:sz w:val="22"/>
            <w:szCs w:val="22"/>
          </w:rPr>
          <w:t>G</w:t>
        </w:r>
      </w:ins>
      <w:ins w:id="200" w:author="Schrodi, Steven J PHD" w:date="2019-05-03T21:52:00Z">
        <w:r w:rsidR="00922017">
          <w:rPr>
            <w:rFonts w:ascii="Arial" w:hAnsi="Arial" w:cs="Arial"/>
            <w:color w:val="000000"/>
            <w:sz w:val="22"/>
            <w:szCs w:val="22"/>
          </w:rPr>
          <w:t>BM</w:t>
        </w:r>
      </w:ins>
      <w:ins w:id="201" w:author="Schrodi, Steven J PHD" w:date="2019-05-03T21:43:00Z">
        <w:r>
          <w:rPr>
            <w:rFonts w:ascii="Arial" w:hAnsi="Arial" w:cs="Arial"/>
            <w:color w:val="000000"/>
            <w:sz w:val="22"/>
            <w:szCs w:val="22"/>
          </w:rPr>
          <w:t xml:space="preserve"> is an unusually aggressive disease with extremely low 5-year</w:t>
        </w:r>
      </w:ins>
      <w:ins w:id="202" w:author="Schrodi, Steven J PHD" w:date="2019-05-03T21:44:00Z">
        <w:r>
          <w:rPr>
            <w:rFonts w:ascii="Arial" w:hAnsi="Arial" w:cs="Arial"/>
            <w:color w:val="000000"/>
            <w:sz w:val="22"/>
            <w:szCs w:val="22"/>
          </w:rPr>
          <w:t xml:space="preserve"> survival rate.</w:t>
        </w:r>
      </w:ins>
      <w:ins w:id="203" w:author="Schrodi, Steven J PHD" w:date="2019-05-03T21:51:00Z">
        <w:r>
          <w:rPr>
            <w:rFonts w:ascii="Arial" w:hAnsi="Arial" w:cs="Arial"/>
            <w:color w:val="000000"/>
            <w:sz w:val="22"/>
            <w:szCs w:val="22"/>
          </w:rPr>
          <w:t xml:space="preserve"> Pre</w:t>
        </w:r>
      </w:ins>
      <w:ins w:id="204" w:author="Guo, Shicheng" w:date="2019-05-06T15:40:00Z">
        <w:r w:rsidR="009D3476">
          <w:rPr>
            <w:rFonts w:ascii="Arial" w:hAnsi="Arial" w:cs="Arial"/>
            <w:color w:val="000000"/>
            <w:sz w:val="22"/>
            <w:szCs w:val="22"/>
          </w:rPr>
          <w:t>-</w:t>
        </w:r>
      </w:ins>
      <w:ins w:id="205" w:author="Schrodi, Steven J PHD" w:date="2019-05-03T21:51:00Z">
        <w:r>
          <w:rPr>
            <w:rFonts w:ascii="Arial" w:hAnsi="Arial" w:cs="Arial"/>
            <w:color w:val="000000"/>
            <w:sz w:val="22"/>
            <w:szCs w:val="22"/>
          </w:rPr>
          <w:t xml:space="preserve">symptomatic </w:t>
        </w:r>
        <w:r w:rsidR="00922017">
          <w:rPr>
            <w:rFonts w:ascii="Arial" w:hAnsi="Arial" w:cs="Arial"/>
            <w:color w:val="000000"/>
            <w:sz w:val="22"/>
            <w:szCs w:val="22"/>
          </w:rPr>
          <w:t xml:space="preserve">diagnosis of </w:t>
        </w:r>
      </w:ins>
      <w:ins w:id="206" w:author="Schrodi, Steven J PHD" w:date="2019-05-03T21:52:00Z">
        <w:r w:rsidR="00922017">
          <w:rPr>
            <w:rFonts w:ascii="Arial" w:hAnsi="Arial" w:cs="Arial"/>
            <w:color w:val="000000"/>
            <w:sz w:val="22"/>
            <w:szCs w:val="22"/>
          </w:rPr>
          <w:t xml:space="preserve">GBM offers clinicians the opportunity to dramatically reduce </w:t>
        </w:r>
      </w:ins>
      <w:ins w:id="207" w:author="Schrodi, Steven J PHD" w:date="2019-05-03T21:53:00Z">
        <w:r w:rsidR="00922017">
          <w:rPr>
            <w:rFonts w:ascii="Arial" w:hAnsi="Arial" w:cs="Arial"/>
            <w:color w:val="000000"/>
            <w:sz w:val="22"/>
            <w:szCs w:val="22"/>
          </w:rPr>
          <w:t xml:space="preserve">GBM-related </w:t>
        </w:r>
      </w:ins>
      <w:ins w:id="208" w:author="Schrodi, Steven J PHD" w:date="2019-05-03T21:52:00Z">
        <w:r w:rsidR="00922017">
          <w:rPr>
            <w:rFonts w:ascii="Arial" w:hAnsi="Arial" w:cs="Arial"/>
            <w:color w:val="000000"/>
            <w:sz w:val="22"/>
            <w:szCs w:val="22"/>
          </w:rPr>
          <w:t>mortality and morbidity</w:t>
        </w:r>
      </w:ins>
      <w:ins w:id="209" w:author="Schrodi, Steven J PHD" w:date="2019-05-03T21:53:00Z">
        <w:r w:rsidR="00922017">
          <w:rPr>
            <w:rFonts w:ascii="Arial" w:hAnsi="Arial" w:cs="Arial"/>
            <w:color w:val="000000"/>
            <w:sz w:val="22"/>
            <w:szCs w:val="22"/>
          </w:rPr>
          <w:t xml:space="preserve">. </w:t>
        </w:r>
      </w:ins>
      <w:r w:rsidR="0022355B" w:rsidRPr="00C239EF">
        <w:rPr>
          <w:rFonts w:ascii="Arial" w:hAnsi="Arial" w:cs="Arial"/>
          <w:color w:val="000000"/>
          <w:sz w:val="22"/>
          <w:szCs w:val="22"/>
        </w:rPr>
        <w:t xml:space="preserve">Circulating cell-free DNA methylation </w:t>
      </w:r>
      <w:ins w:id="210" w:author="Schrodi, Steven J PHD" w:date="2019-05-03T21:32:00Z">
        <w:r w:rsidR="00693152">
          <w:rPr>
            <w:rFonts w:ascii="Arial" w:hAnsi="Arial" w:cs="Arial"/>
            <w:color w:val="000000"/>
            <w:sz w:val="22"/>
            <w:szCs w:val="22"/>
          </w:rPr>
          <w:t xml:space="preserve">signals </w:t>
        </w:r>
      </w:ins>
      <w:r w:rsidR="0022355B" w:rsidRPr="00C239EF">
        <w:rPr>
          <w:rFonts w:ascii="Arial" w:hAnsi="Arial" w:cs="Arial"/>
          <w:color w:val="000000"/>
          <w:sz w:val="22"/>
          <w:szCs w:val="22"/>
        </w:rPr>
        <w:t xml:space="preserve">have been demonstrated to be </w:t>
      </w:r>
      <w:ins w:id="211" w:author="Schrodi, Steven J PHD" w:date="2019-05-03T21:21:00Z">
        <w:r w:rsidR="00E721D9">
          <w:rPr>
            <w:rFonts w:ascii="Arial" w:hAnsi="Arial" w:cs="Arial"/>
            <w:color w:val="000000"/>
            <w:sz w:val="22"/>
            <w:szCs w:val="22"/>
          </w:rPr>
          <w:t xml:space="preserve">effective early diagnosis </w:t>
        </w:r>
      </w:ins>
      <w:del w:id="212" w:author="Schrodi, Steven J PHD" w:date="2019-05-03T21:21:00Z">
        <w:r w:rsidR="0022355B" w:rsidRPr="00C239EF" w:rsidDel="00E721D9">
          <w:rPr>
            <w:rFonts w:ascii="Arial" w:hAnsi="Arial" w:cs="Arial"/>
            <w:color w:val="000000"/>
            <w:sz w:val="22"/>
            <w:szCs w:val="22"/>
          </w:rPr>
          <w:delText xml:space="preserve">most potential </w:delText>
        </w:r>
      </w:del>
      <w:r w:rsidR="0022355B" w:rsidRPr="00C239EF">
        <w:rPr>
          <w:rFonts w:ascii="Arial" w:hAnsi="Arial" w:cs="Arial"/>
          <w:color w:val="000000"/>
          <w:sz w:val="22"/>
          <w:szCs w:val="22"/>
        </w:rPr>
        <w:t>biomarkers for cance</w:t>
      </w:r>
      <w:ins w:id="213" w:author="Schrodi, Steven J PHD" w:date="2019-05-03T21:21:00Z">
        <w:r w:rsidR="00E721D9">
          <w:rPr>
            <w:rFonts w:ascii="Arial" w:hAnsi="Arial" w:cs="Arial"/>
            <w:color w:val="000000"/>
            <w:sz w:val="22"/>
            <w:szCs w:val="22"/>
          </w:rPr>
          <w:t>rs</w:t>
        </w:r>
      </w:ins>
      <w:del w:id="214" w:author="Schrodi, Steven J PHD" w:date="2019-05-03T21:21:00Z">
        <w:r w:rsidR="0022355B" w:rsidRPr="00C239EF" w:rsidDel="00E721D9">
          <w:rPr>
            <w:rFonts w:ascii="Arial" w:hAnsi="Arial" w:cs="Arial"/>
            <w:color w:val="000000"/>
            <w:sz w:val="22"/>
            <w:szCs w:val="22"/>
          </w:rPr>
          <w:delText>r early diagnosis and prognosis</w:delText>
        </w:r>
      </w:del>
      <w:r w:rsidR="0022355B" w:rsidRPr="00C239EF">
        <w:rPr>
          <w:rFonts w:ascii="Arial" w:hAnsi="Arial" w:cs="Arial"/>
          <w:color w:val="000000"/>
          <w:sz w:val="22"/>
          <w:szCs w:val="22"/>
        </w:rPr>
        <w:t>. Current</w:t>
      </w:r>
      <w:ins w:id="215" w:author="Schrodi, Steven J PHD" w:date="2019-05-03T21:21:00Z">
        <w:r w:rsidR="00E721D9">
          <w:rPr>
            <w:rFonts w:ascii="Arial" w:hAnsi="Arial" w:cs="Arial"/>
            <w:color w:val="000000"/>
            <w:sz w:val="22"/>
            <w:szCs w:val="22"/>
          </w:rPr>
          <w:t>ly</w:t>
        </w:r>
      </w:ins>
      <w:r w:rsidR="0022355B" w:rsidRPr="00C239EF">
        <w:rPr>
          <w:rFonts w:ascii="Arial" w:hAnsi="Arial" w:cs="Arial"/>
          <w:color w:val="000000"/>
          <w:sz w:val="22"/>
          <w:szCs w:val="22"/>
        </w:rPr>
        <w:t xml:space="preserve">, </w:t>
      </w:r>
      <w:ins w:id="216" w:author="Schrodi, Steven J PHD" w:date="2019-05-03T21:21:00Z">
        <w:r w:rsidR="00E721D9">
          <w:rPr>
            <w:rFonts w:ascii="Arial" w:hAnsi="Arial" w:cs="Arial"/>
            <w:color w:val="000000"/>
            <w:sz w:val="22"/>
            <w:szCs w:val="22"/>
          </w:rPr>
          <w:t xml:space="preserve">the </w:t>
        </w:r>
      </w:ins>
      <w:r w:rsidR="0022355B" w:rsidRPr="00C239EF">
        <w:rPr>
          <w:rFonts w:ascii="Arial" w:hAnsi="Arial" w:cs="Arial"/>
          <w:color w:val="000000"/>
          <w:sz w:val="22"/>
          <w:szCs w:val="22"/>
        </w:rPr>
        <w:t>FDA ha</w:t>
      </w:r>
      <w:ins w:id="217" w:author="Schrodi, Steven J PHD" w:date="2019-05-03T21:21:00Z">
        <w:r w:rsidR="00E721D9">
          <w:rPr>
            <w:rFonts w:ascii="Arial" w:hAnsi="Arial" w:cs="Arial"/>
            <w:color w:val="000000"/>
            <w:sz w:val="22"/>
            <w:szCs w:val="22"/>
          </w:rPr>
          <w:t>s</w:t>
        </w:r>
      </w:ins>
      <w:del w:id="218" w:author="Schrodi, Steven J PHD" w:date="2019-05-03T21:21:00Z">
        <w:r w:rsidR="0022355B" w:rsidRPr="00C239EF" w:rsidDel="00E721D9">
          <w:rPr>
            <w:rFonts w:ascii="Arial" w:hAnsi="Arial" w:cs="Arial"/>
            <w:color w:val="000000"/>
            <w:sz w:val="22"/>
            <w:szCs w:val="22"/>
          </w:rPr>
          <w:delText>ve</w:delText>
        </w:r>
      </w:del>
      <w:r w:rsidR="0022355B" w:rsidRPr="00C239EF">
        <w:rPr>
          <w:rFonts w:ascii="Arial" w:hAnsi="Arial" w:cs="Arial"/>
          <w:color w:val="000000"/>
          <w:sz w:val="22"/>
          <w:szCs w:val="22"/>
        </w:rPr>
        <w:t xml:space="preserve"> approved </w:t>
      </w:r>
      <w:r w:rsidR="00795711" w:rsidRPr="00C239EF">
        <w:rPr>
          <w:rFonts w:ascii="Arial" w:hAnsi="Arial" w:cs="Arial"/>
          <w:color w:val="000000"/>
          <w:sz w:val="22"/>
          <w:szCs w:val="22"/>
        </w:rPr>
        <w:t>one</w:t>
      </w:r>
      <w:r w:rsidR="0022355B" w:rsidRPr="00C239EF">
        <w:rPr>
          <w:rFonts w:ascii="Arial" w:hAnsi="Arial" w:cs="Arial"/>
          <w:color w:val="000000"/>
          <w:sz w:val="22"/>
          <w:szCs w:val="22"/>
        </w:rPr>
        <w:t xml:space="preserve"> DNA methylation early screening </w:t>
      </w:r>
      <w:del w:id="219" w:author="Schrodi, Steven J PHD" w:date="2019-05-03T21:22:00Z">
        <w:r w:rsidR="0022355B" w:rsidRPr="00C239EF" w:rsidDel="00E721D9">
          <w:rPr>
            <w:rFonts w:ascii="Arial" w:hAnsi="Arial" w:cs="Arial"/>
            <w:color w:val="000000"/>
            <w:sz w:val="22"/>
            <w:szCs w:val="22"/>
          </w:rPr>
          <w:delText xml:space="preserve">DNA </w:delText>
        </w:r>
        <w:r w:rsidR="0022355B" w:rsidRPr="00C239EF" w:rsidDel="00E721D9">
          <w:rPr>
            <w:rFonts w:ascii="Arial" w:hAnsi="Arial" w:cs="Arial"/>
            <w:color w:val="000000"/>
            <w:sz w:val="22"/>
            <w:szCs w:val="22"/>
          </w:rPr>
          <w:lastRenderedPageBreak/>
          <w:delText xml:space="preserve">methylation </w:delText>
        </w:r>
      </w:del>
      <w:r w:rsidR="0022355B" w:rsidRPr="00C239EF">
        <w:rPr>
          <w:rFonts w:ascii="Arial" w:hAnsi="Arial" w:cs="Arial"/>
          <w:color w:val="000000"/>
          <w:sz w:val="22"/>
          <w:szCs w:val="22"/>
        </w:rPr>
        <w:t>biomarker for colon cancer (</w:t>
      </w:r>
      <w:r w:rsidR="0022355B"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xml:space="preserve">) for lung cancer is </w:t>
      </w:r>
      <w:ins w:id="220" w:author="Schrodi, Steven J PHD" w:date="2019-05-03T21:22:00Z">
        <w:r w:rsidR="00E721D9">
          <w:rPr>
            <w:rFonts w:ascii="Arial" w:hAnsi="Arial" w:cs="Arial"/>
            <w:color w:val="000000"/>
            <w:sz w:val="22"/>
            <w:szCs w:val="22"/>
          </w:rPr>
          <w:t xml:space="preserve">currently </w:t>
        </w:r>
      </w:ins>
      <w:r w:rsidR="00795711" w:rsidRPr="00C239EF">
        <w:rPr>
          <w:rFonts w:ascii="Arial" w:hAnsi="Arial" w:cs="Arial"/>
          <w:color w:val="000000"/>
          <w:sz w:val="22"/>
          <w:szCs w:val="22"/>
        </w:rPr>
        <w:t>under</w:t>
      </w:r>
      <w:ins w:id="221" w:author="Schrodi, Steven J PHD" w:date="2019-05-03T21:22:00Z">
        <w:r w:rsidR="00E721D9">
          <w:rPr>
            <w:rFonts w:ascii="Arial" w:hAnsi="Arial" w:cs="Arial"/>
            <w:color w:val="000000"/>
            <w:sz w:val="22"/>
            <w:szCs w:val="22"/>
          </w:rPr>
          <w:t xml:space="preserve"> FDA </w:t>
        </w:r>
      </w:ins>
      <w:del w:id="222" w:author="Schrodi, Steven J PHD" w:date="2019-05-03T21:22:00Z">
        <w:r w:rsidR="00795711" w:rsidRPr="00C239EF" w:rsidDel="00E721D9">
          <w:rPr>
            <w:rFonts w:ascii="Arial" w:hAnsi="Arial" w:cs="Arial"/>
            <w:color w:val="000000"/>
            <w:sz w:val="22"/>
            <w:szCs w:val="22"/>
          </w:rPr>
          <w:delText>-</w:delText>
        </w:r>
      </w:del>
      <w:r w:rsidR="00795711" w:rsidRPr="00C239EF">
        <w:rPr>
          <w:rFonts w:ascii="Arial" w:hAnsi="Arial" w:cs="Arial"/>
          <w:color w:val="000000"/>
          <w:sz w:val="22"/>
          <w:szCs w:val="22"/>
        </w:rPr>
        <w:t>evaluation</w:t>
      </w:r>
      <w:ins w:id="223" w:author="Schrodi, Steven J PHD" w:date="2019-05-03T21:22:00Z">
        <w:r w:rsidR="00E721D9">
          <w:rPr>
            <w:rFonts w:ascii="Arial" w:hAnsi="Arial" w:cs="Arial"/>
            <w:color w:val="000000"/>
            <w:sz w:val="22"/>
            <w:szCs w:val="22"/>
          </w:rPr>
          <w:t>.</w:t>
        </w:r>
      </w:ins>
      <w:del w:id="224" w:author="Schrodi, Steven J PHD" w:date="2019-05-03T21:22:00Z">
        <w:r w:rsidR="00795711" w:rsidRPr="00C239EF" w:rsidDel="00E721D9">
          <w:rPr>
            <w:rFonts w:ascii="Arial" w:hAnsi="Arial" w:cs="Arial"/>
            <w:color w:val="000000"/>
            <w:sz w:val="22"/>
            <w:szCs w:val="22"/>
          </w:rPr>
          <w:delText xml:space="preserve"> by FDA.</w:delText>
        </w:r>
      </w:del>
      <w:r w:rsidR="00795711" w:rsidRPr="00C239EF">
        <w:rPr>
          <w:rFonts w:ascii="Arial" w:hAnsi="Arial" w:cs="Arial"/>
          <w:color w:val="000000"/>
          <w:sz w:val="22"/>
          <w:szCs w:val="22"/>
        </w:rPr>
        <w:t xml:space="preserve"> H</w:t>
      </w:r>
      <w:r w:rsidR="0022355B" w:rsidRPr="00C239EF">
        <w:rPr>
          <w:rFonts w:ascii="Arial" w:hAnsi="Arial" w:cs="Arial"/>
          <w:color w:val="000000"/>
          <w:sz w:val="22"/>
          <w:szCs w:val="22"/>
        </w:rPr>
        <w:t xml:space="preserve">owever, </w:t>
      </w:r>
      <w:ins w:id="225" w:author="Schrodi, Steven J PHD" w:date="2019-05-03T21:22:00Z">
        <w:r w:rsidR="00E721D9">
          <w:rPr>
            <w:rFonts w:ascii="Arial" w:hAnsi="Arial" w:cs="Arial"/>
            <w:color w:val="000000"/>
            <w:sz w:val="22"/>
            <w:szCs w:val="22"/>
          </w:rPr>
          <w:t>a</w:t>
        </w:r>
      </w:ins>
      <w:ins w:id="226" w:author="Schrodi, Steven J PHD" w:date="2019-05-03T21:53:00Z">
        <w:r w:rsidR="00922017">
          <w:rPr>
            <w:rFonts w:ascii="Arial" w:hAnsi="Arial" w:cs="Arial"/>
            <w:color w:val="000000"/>
            <w:sz w:val="22"/>
            <w:szCs w:val="22"/>
          </w:rPr>
          <w:t>n efficacious</w:t>
        </w:r>
      </w:ins>
      <w:ins w:id="227" w:author="Schrodi, Steven J PHD" w:date="2019-05-03T21:22:00Z">
        <w:r w:rsidR="00E721D9">
          <w:rPr>
            <w:rFonts w:ascii="Arial" w:hAnsi="Arial" w:cs="Arial"/>
            <w:color w:val="000000"/>
            <w:sz w:val="22"/>
            <w:szCs w:val="22"/>
          </w:rPr>
          <w:t xml:space="preserve"> </w:t>
        </w:r>
      </w:ins>
      <w:r w:rsidR="0022355B" w:rsidRPr="00C239EF">
        <w:rPr>
          <w:rFonts w:ascii="Arial" w:hAnsi="Arial" w:cs="Arial"/>
          <w:color w:val="000000"/>
          <w:sz w:val="22"/>
          <w:szCs w:val="22"/>
        </w:rPr>
        <w:t xml:space="preserve">DNA methylation biomarker for glioblastoma </w:t>
      </w:r>
      <w:ins w:id="228" w:author="Schrodi, Steven J PHD" w:date="2019-05-03T21:22:00Z">
        <w:r w:rsidR="00E721D9">
          <w:rPr>
            <w:rFonts w:ascii="Arial" w:hAnsi="Arial" w:cs="Arial"/>
            <w:color w:val="000000"/>
            <w:sz w:val="22"/>
            <w:szCs w:val="22"/>
          </w:rPr>
          <w:t>has not been developed</w:t>
        </w:r>
      </w:ins>
      <w:del w:id="229" w:author="Schrodi, Steven J PHD" w:date="2019-05-03T21:22:00Z">
        <w:r w:rsidR="0022355B" w:rsidRPr="00C239EF" w:rsidDel="00E721D9">
          <w:rPr>
            <w:rFonts w:ascii="Arial" w:hAnsi="Arial" w:cs="Arial"/>
            <w:color w:val="000000"/>
            <w:sz w:val="22"/>
            <w:szCs w:val="22"/>
          </w:rPr>
          <w:delText xml:space="preserve">is still </w:delText>
        </w:r>
        <w:r w:rsidR="00B4428C" w:rsidRPr="00C239EF" w:rsidDel="00E721D9">
          <w:rPr>
            <w:rFonts w:ascii="Arial" w:hAnsi="Arial" w:cs="Arial"/>
            <w:color w:val="000000"/>
            <w:sz w:val="22"/>
            <w:szCs w:val="22"/>
          </w:rPr>
          <w:delText>unknown</w:delText>
        </w:r>
      </w:del>
      <w:r w:rsidR="00B4428C" w:rsidRPr="00C239EF">
        <w:rPr>
          <w:rFonts w:ascii="Arial" w:hAnsi="Arial" w:cs="Arial"/>
          <w:color w:val="000000"/>
          <w:sz w:val="22"/>
          <w:szCs w:val="22"/>
        </w:rPr>
        <w:t xml:space="preserve">. </w:t>
      </w:r>
    </w:p>
    <w:p w14:paraId="211B5E94" w14:textId="0FC35160" w:rsidR="00DC335B" w:rsidRDefault="00DC335B">
      <w:pPr>
        <w:pStyle w:val="NormalWeb"/>
        <w:shd w:val="clear" w:color="auto" w:fill="FFFFFF"/>
        <w:spacing w:before="0" w:beforeAutospacing="0" w:after="0" w:afterAutospacing="0"/>
        <w:jc w:val="both"/>
        <w:rPr>
          <w:ins w:id="230" w:author="Guo, Shicheng" w:date="2019-05-06T17:46:00Z"/>
          <w:rFonts w:ascii="Arial" w:hAnsi="Arial" w:cs="Arial"/>
          <w:color w:val="000000"/>
          <w:sz w:val="22"/>
          <w:szCs w:val="22"/>
        </w:rPr>
      </w:pPr>
    </w:p>
    <w:p w14:paraId="53158945" w14:textId="7C3FFB26" w:rsidR="00E43125" w:rsidRDefault="00E43125">
      <w:pPr>
        <w:pStyle w:val="NormalWeb"/>
        <w:shd w:val="clear" w:color="auto" w:fill="FFFFFF"/>
        <w:spacing w:before="0" w:beforeAutospacing="0" w:after="0" w:afterAutospacing="0"/>
        <w:jc w:val="both"/>
        <w:rPr>
          <w:ins w:id="231" w:author="Guo, Shicheng" w:date="2019-05-06T17:46:00Z"/>
          <w:rFonts w:ascii="Arial" w:hAnsi="Arial" w:cs="Arial"/>
          <w:color w:val="000000"/>
          <w:sz w:val="22"/>
          <w:szCs w:val="22"/>
        </w:rPr>
      </w:pPr>
    </w:p>
    <w:p w14:paraId="3D92CDE7" w14:textId="43F1DC60" w:rsidR="00E43125" w:rsidRDefault="00E43125">
      <w:pPr>
        <w:pStyle w:val="NormalWeb"/>
        <w:shd w:val="clear" w:color="auto" w:fill="FFFFFF"/>
        <w:spacing w:before="0" w:beforeAutospacing="0" w:after="0" w:afterAutospacing="0"/>
        <w:jc w:val="both"/>
        <w:rPr>
          <w:ins w:id="232" w:author="Guo, Shicheng" w:date="2019-05-06T17:46:00Z"/>
          <w:rFonts w:ascii="Arial" w:hAnsi="Arial" w:cs="Arial"/>
          <w:color w:val="000000"/>
          <w:sz w:val="22"/>
          <w:szCs w:val="22"/>
        </w:rPr>
      </w:pPr>
    </w:p>
    <w:p w14:paraId="30A03754" w14:textId="0D774CF0" w:rsidR="00E43125" w:rsidRDefault="00E43125">
      <w:pPr>
        <w:pStyle w:val="NormalWeb"/>
        <w:shd w:val="clear" w:color="auto" w:fill="FFFFFF"/>
        <w:spacing w:before="0" w:beforeAutospacing="0" w:after="0" w:afterAutospacing="0"/>
        <w:jc w:val="both"/>
        <w:rPr>
          <w:ins w:id="233" w:author="Guo, Shicheng" w:date="2019-05-06T17:46:00Z"/>
          <w:rFonts w:ascii="Arial" w:hAnsi="Arial" w:cs="Arial"/>
          <w:color w:val="000000"/>
          <w:sz w:val="22"/>
          <w:szCs w:val="22"/>
        </w:rPr>
      </w:pPr>
    </w:p>
    <w:p w14:paraId="34CF483D" w14:textId="0F1316B8" w:rsidR="00E43125" w:rsidDel="00E43125" w:rsidRDefault="00E43125">
      <w:pPr>
        <w:pStyle w:val="NormalWeb"/>
        <w:shd w:val="clear" w:color="auto" w:fill="FFFFFF"/>
        <w:spacing w:before="0" w:beforeAutospacing="0" w:after="0" w:afterAutospacing="0"/>
        <w:jc w:val="both"/>
        <w:rPr>
          <w:ins w:id="234" w:author="Schrodi, Steven J PHD" w:date="2019-05-03T21:37:00Z"/>
          <w:del w:id="235" w:author="Guo, Shicheng" w:date="2019-05-06T17:46:00Z"/>
          <w:rFonts w:ascii="Arial" w:hAnsi="Arial" w:cs="Arial"/>
          <w:color w:val="000000"/>
          <w:sz w:val="22"/>
          <w:szCs w:val="22"/>
        </w:rPr>
      </w:pPr>
    </w:p>
    <w:p w14:paraId="7A3599BE" w14:textId="00963D4C" w:rsidR="00DC335B" w:rsidDel="00D7279D" w:rsidRDefault="00DC335B">
      <w:pPr>
        <w:pStyle w:val="NormalWeb"/>
        <w:shd w:val="clear" w:color="auto" w:fill="FFFFFF"/>
        <w:spacing w:before="0" w:beforeAutospacing="0" w:after="0" w:afterAutospacing="0"/>
        <w:jc w:val="both"/>
        <w:rPr>
          <w:ins w:id="236" w:author="Schrodi, Steven J PHD" w:date="2019-05-03T21:37:00Z"/>
          <w:del w:id="237" w:author="Guo, Shicheng" w:date="2019-05-04T17:07:00Z"/>
          <w:rFonts w:ascii="Arial" w:hAnsi="Arial" w:cs="Arial"/>
          <w:color w:val="000000"/>
          <w:sz w:val="22"/>
          <w:szCs w:val="22"/>
        </w:rPr>
      </w:pPr>
    </w:p>
    <w:p w14:paraId="4D1864F9" w14:textId="1EBA4C13" w:rsidR="00DC335B" w:rsidDel="00D7279D" w:rsidRDefault="00DC335B">
      <w:pPr>
        <w:pStyle w:val="NormalWeb"/>
        <w:shd w:val="clear" w:color="auto" w:fill="FFFFFF"/>
        <w:spacing w:before="0" w:beforeAutospacing="0" w:after="0" w:afterAutospacing="0"/>
        <w:jc w:val="both"/>
        <w:rPr>
          <w:ins w:id="238" w:author="Schrodi, Steven J PHD" w:date="2019-05-03T21:37:00Z"/>
          <w:del w:id="239" w:author="Guo, Shicheng" w:date="2019-05-04T17:07:00Z"/>
          <w:rFonts w:ascii="Arial" w:hAnsi="Arial" w:cs="Arial"/>
          <w:color w:val="000000"/>
          <w:sz w:val="22"/>
          <w:szCs w:val="22"/>
        </w:rPr>
      </w:pPr>
    </w:p>
    <w:p w14:paraId="1614A970" w14:textId="6C0548F8" w:rsidR="00DC335B" w:rsidDel="00D7279D" w:rsidRDefault="00DC335B">
      <w:pPr>
        <w:pStyle w:val="NormalWeb"/>
        <w:shd w:val="clear" w:color="auto" w:fill="FFFFFF"/>
        <w:spacing w:before="0" w:beforeAutospacing="0" w:after="0" w:afterAutospacing="0"/>
        <w:jc w:val="both"/>
        <w:rPr>
          <w:ins w:id="240" w:author="Schrodi, Steven J PHD" w:date="2019-05-03T21:37:00Z"/>
          <w:del w:id="241" w:author="Guo, Shicheng" w:date="2019-05-04T17:07:00Z"/>
          <w:rFonts w:ascii="Arial" w:hAnsi="Arial" w:cs="Arial"/>
          <w:color w:val="000000"/>
          <w:sz w:val="22"/>
          <w:szCs w:val="22"/>
        </w:rPr>
      </w:pPr>
    </w:p>
    <w:p w14:paraId="578A3A99" w14:textId="2CF1F1CD" w:rsidR="0032316B" w:rsidRPr="00C239EF" w:rsidDel="00D7279D" w:rsidRDefault="005569D1">
      <w:pPr>
        <w:pStyle w:val="NormalWeb"/>
        <w:shd w:val="clear" w:color="auto" w:fill="FFFFFF"/>
        <w:spacing w:before="0" w:beforeAutospacing="0" w:after="0" w:afterAutospacing="0"/>
        <w:jc w:val="both"/>
        <w:rPr>
          <w:del w:id="242" w:author="Guo, Shicheng" w:date="2019-05-04T17:07:00Z"/>
          <w:rFonts w:ascii="Arial" w:hAnsi="Arial" w:cs="Arial"/>
          <w:sz w:val="22"/>
          <w:szCs w:val="22"/>
        </w:rPr>
      </w:pPr>
      <w:commentRangeStart w:id="243"/>
      <w:del w:id="244" w:author="Guo, Shicheng" w:date="2019-05-04T17:07:00Z">
        <w:r w:rsidRPr="00C239EF" w:rsidDel="00D7279D">
          <w:rPr>
            <w:rFonts w:ascii="Arial" w:hAnsi="Arial" w:cs="Arial"/>
            <w:color w:val="000000"/>
            <w:sz w:val="22"/>
            <w:szCs w:val="22"/>
          </w:rPr>
          <w:delText xml:space="preserve">In this study, we will use </w:delText>
        </w:r>
      </w:del>
      <w:ins w:id="245" w:author="Schrodi, Steven J PHD" w:date="2019-05-03T21:34:00Z">
        <w:del w:id="246" w:author="Guo, Shicheng" w:date="2019-05-04T17:07:00Z">
          <w:r w:rsidR="00693152" w:rsidDel="00D7279D">
            <w:rPr>
              <w:rFonts w:ascii="Arial" w:hAnsi="Arial" w:cs="Arial"/>
              <w:color w:val="000000"/>
              <w:sz w:val="22"/>
              <w:szCs w:val="22"/>
            </w:rPr>
            <w:delText>a massive</w:delText>
          </w:r>
        </w:del>
      </w:ins>
      <w:del w:id="247" w:author="Guo, Shicheng" w:date="2019-05-04T17:07:00Z">
        <w:r w:rsidRPr="00C239EF" w:rsidDel="00D7279D">
          <w:rPr>
            <w:rFonts w:ascii="Arial" w:hAnsi="Arial" w:cs="Arial"/>
            <w:color w:val="000000"/>
            <w:sz w:val="22"/>
            <w:szCs w:val="22"/>
          </w:rPr>
          <w:delText>huge DNA methylation dataset collected from</w:delText>
        </w:r>
        <w:r w:rsidR="003E1DA9" w:rsidRPr="00C239EF" w:rsidDel="00D7279D">
          <w:rPr>
            <w:rFonts w:ascii="Arial" w:hAnsi="Arial" w:cs="Arial"/>
            <w:color w:val="000000"/>
            <w:sz w:val="22"/>
            <w:szCs w:val="22"/>
          </w:rPr>
          <w:delText xml:space="preserve"> The Cancer Genome Atlas (</w:delText>
        </w:r>
        <w:r w:rsidRPr="00C239EF" w:rsidDel="00D7279D">
          <w:rPr>
            <w:rFonts w:ascii="Arial" w:hAnsi="Arial" w:cs="Arial"/>
            <w:color w:val="000000"/>
            <w:sz w:val="22"/>
            <w:szCs w:val="22"/>
          </w:rPr>
          <w:delText>TCGA</w:delText>
        </w:r>
        <w:r w:rsidR="003E1DA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project and </w:delText>
        </w:r>
      </w:del>
      <w:ins w:id="248" w:author="Schrodi, Steven J PHD" w:date="2019-05-03T21:34:00Z">
        <w:del w:id="249" w:author="Guo, Shicheng" w:date="2019-05-04T17:07:00Z">
          <w:r w:rsidR="00693152" w:rsidDel="00D7279D">
            <w:rPr>
              <w:rFonts w:ascii="Arial" w:hAnsi="Arial" w:cs="Arial"/>
              <w:color w:val="000000"/>
              <w:sz w:val="22"/>
              <w:szCs w:val="22"/>
            </w:rPr>
            <w:delText xml:space="preserve">the </w:delText>
          </w:r>
        </w:del>
      </w:ins>
      <w:del w:id="250" w:author="Guo, Shicheng" w:date="2019-05-04T17:07:00Z">
        <w:r w:rsidR="00A56089" w:rsidRPr="00C239EF" w:rsidDel="00D7279D">
          <w:rPr>
            <w:rFonts w:ascii="Arial" w:hAnsi="Arial" w:cs="Arial"/>
            <w:color w:val="000000"/>
            <w:sz w:val="22"/>
            <w:szCs w:val="22"/>
          </w:rPr>
          <w:delText>Gene Expression Omnibus (</w:delText>
        </w:r>
        <w:r w:rsidRPr="00C239EF" w:rsidDel="00D7279D">
          <w:rPr>
            <w:rFonts w:ascii="Arial" w:hAnsi="Arial" w:cs="Arial"/>
            <w:color w:val="000000"/>
            <w:sz w:val="22"/>
            <w:szCs w:val="22"/>
          </w:rPr>
          <w:delText>GEO</w:delText>
        </w:r>
        <w:r w:rsidR="00A5608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database to identify the most potential methylation biomarkers </w:delText>
        </w:r>
        <w:r w:rsidR="00645EA9" w:rsidRPr="00C239EF" w:rsidDel="00D7279D">
          <w:rPr>
            <w:rFonts w:ascii="Arial" w:hAnsi="Arial" w:cs="Arial"/>
            <w:color w:val="000000"/>
            <w:sz w:val="22"/>
            <w:szCs w:val="22"/>
          </w:rPr>
          <w:delText xml:space="preserve">for diagnosis and prognosis </w:delText>
        </w:r>
        <w:r w:rsidRPr="00C239EF" w:rsidDel="00D7279D">
          <w:rPr>
            <w:rFonts w:ascii="Arial" w:hAnsi="Arial" w:cs="Arial"/>
            <w:color w:val="000000"/>
            <w:sz w:val="22"/>
            <w:szCs w:val="22"/>
          </w:rPr>
          <w:delText>and then validated</w:delText>
        </w:r>
        <w:r w:rsidR="00645EA9" w:rsidRPr="00C239EF" w:rsidDel="00D7279D">
          <w:rPr>
            <w:rFonts w:ascii="Arial" w:hAnsi="Arial" w:cs="Arial"/>
            <w:color w:val="000000"/>
            <w:sz w:val="22"/>
            <w:szCs w:val="22"/>
          </w:rPr>
          <w:delText xml:space="preserve"> </w:delText>
        </w:r>
      </w:del>
      <w:ins w:id="251" w:author="Schrodi, Steven J PHD" w:date="2019-05-03T21:36:00Z">
        <w:del w:id="252" w:author="Guo, Shicheng" w:date="2019-05-04T17:07:00Z">
          <w:r w:rsidR="00DC335B" w:rsidDel="00D7279D">
            <w:rPr>
              <w:rFonts w:ascii="Arial" w:hAnsi="Arial" w:cs="Arial"/>
              <w:color w:val="000000"/>
              <w:sz w:val="22"/>
              <w:szCs w:val="22"/>
            </w:rPr>
            <w:delText>the panel</w:delText>
          </w:r>
        </w:del>
      </w:ins>
      <w:del w:id="253" w:author="Guo, Shicheng" w:date="2019-05-04T17:07:00Z">
        <w:r w:rsidR="00645EA9" w:rsidRPr="00C239EF" w:rsidDel="00D7279D">
          <w:rPr>
            <w:rFonts w:ascii="Arial" w:hAnsi="Arial" w:cs="Arial"/>
            <w:color w:val="000000"/>
            <w:sz w:val="22"/>
            <w:szCs w:val="22"/>
          </w:rPr>
          <w:delText>them</w:delText>
        </w:r>
        <w:r w:rsidRPr="00C239EF" w:rsidDel="00D7279D">
          <w:rPr>
            <w:rFonts w:ascii="Arial" w:hAnsi="Arial" w:cs="Arial"/>
            <w:color w:val="000000"/>
            <w:sz w:val="22"/>
            <w:szCs w:val="22"/>
          </w:rPr>
          <w:delText xml:space="preserve"> in Marshfield Clinic </w:delText>
        </w:r>
        <w:r w:rsidR="00EB5F01" w:rsidDel="00D7279D">
          <w:rPr>
            <w:rFonts w:ascii="Arial" w:hAnsi="Arial" w:cs="Arial"/>
            <w:color w:val="000000"/>
            <w:sz w:val="22"/>
            <w:szCs w:val="22"/>
          </w:rPr>
          <w:delText>brain cancer</w:delText>
        </w:r>
        <w:r w:rsidRPr="00C239EF" w:rsidDel="00D7279D">
          <w:rPr>
            <w:rFonts w:ascii="Arial" w:hAnsi="Arial" w:cs="Arial"/>
            <w:color w:val="000000"/>
            <w:sz w:val="22"/>
            <w:szCs w:val="22"/>
          </w:rPr>
          <w:delText xml:space="preserve"> </w:delText>
        </w:r>
        <w:r w:rsidR="00EB5F01" w:rsidDel="00D7279D">
          <w:rPr>
            <w:rFonts w:ascii="Arial" w:hAnsi="Arial" w:cs="Arial"/>
            <w:color w:val="000000"/>
            <w:sz w:val="22"/>
            <w:szCs w:val="22"/>
          </w:rPr>
          <w:delText xml:space="preserve">tissue and plasma </w:delText>
        </w:r>
        <w:r w:rsidRPr="00C239EF" w:rsidDel="00D7279D">
          <w:rPr>
            <w:rFonts w:ascii="Arial" w:hAnsi="Arial" w:cs="Arial"/>
            <w:color w:val="000000"/>
            <w:sz w:val="22"/>
            <w:szCs w:val="22"/>
          </w:rPr>
          <w:delText xml:space="preserve">samples. </w:delText>
        </w:r>
        <w:r w:rsidR="00DF72B5" w:rsidDel="00D7279D">
          <w:rPr>
            <w:rFonts w:ascii="Arial" w:hAnsi="Arial" w:cs="Arial"/>
            <w:color w:val="000000"/>
            <w:sz w:val="22"/>
            <w:szCs w:val="22"/>
          </w:rPr>
          <w:delText xml:space="preserve">Finally, we </w:delText>
        </w:r>
        <w:commentRangeStart w:id="254"/>
        <w:r w:rsidR="00DF72B5" w:rsidDel="00D7279D">
          <w:rPr>
            <w:rFonts w:ascii="Arial" w:hAnsi="Arial" w:cs="Arial"/>
            <w:color w:val="000000"/>
            <w:sz w:val="22"/>
            <w:szCs w:val="22"/>
          </w:rPr>
          <w:delText xml:space="preserve">will provide a cell-free DNA methylation based non-invasive diagnostic and prognostic panel for our </w:delText>
        </w:r>
        <w:r w:rsidR="00DF72B5" w:rsidRPr="00C239EF" w:rsidDel="00D7279D">
          <w:rPr>
            <w:rFonts w:ascii="Arial" w:hAnsi="Arial" w:cs="Arial"/>
            <w:color w:val="000000"/>
            <w:sz w:val="22"/>
            <w:szCs w:val="22"/>
          </w:rPr>
          <w:delText>clinician</w:delText>
        </w:r>
        <w:commentRangeEnd w:id="254"/>
        <w:r w:rsidR="00DC335B" w:rsidDel="00D7279D">
          <w:rPr>
            <w:rStyle w:val="CommentReference"/>
          </w:rPr>
          <w:commentReference w:id="254"/>
        </w:r>
        <w:r w:rsidR="00DF72B5" w:rsidRPr="00C239EF" w:rsidDel="00D7279D">
          <w:rPr>
            <w:rFonts w:ascii="Arial" w:hAnsi="Arial" w:cs="Arial"/>
            <w:color w:val="000000"/>
            <w:sz w:val="22"/>
            <w:szCs w:val="22"/>
          </w:rPr>
          <w:delText>s</w:delText>
        </w:r>
        <w:r w:rsidR="00DF72B5" w:rsidDel="00D7279D">
          <w:rPr>
            <w:rFonts w:ascii="Arial" w:hAnsi="Arial" w:cs="Arial"/>
            <w:color w:val="000000"/>
            <w:sz w:val="22"/>
            <w:szCs w:val="22"/>
          </w:rPr>
          <w:delText xml:space="preserve"> to have another easy, fast and low-cost auxiliary approach for our potential b</w:delText>
        </w:r>
        <w:r w:rsidR="00177F36" w:rsidDel="00D7279D">
          <w:rPr>
            <w:rFonts w:ascii="Arial" w:hAnsi="Arial" w:cs="Arial"/>
            <w:color w:val="000000"/>
            <w:sz w:val="22"/>
            <w:szCs w:val="22"/>
          </w:rPr>
          <w:delText>rain cancer patients except for MRI, CT</w:delText>
        </w:r>
        <w:r w:rsidR="00DF72B5" w:rsidDel="00D7279D">
          <w:rPr>
            <w:rFonts w:ascii="Arial" w:hAnsi="Arial" w:cs="Arial"/>
            <w:color w:val="000000"/>
            <w:sz w:val="22"/>
            <w:szCs w:val="22"/>
          </w:rPr>
          <w:delText xml:space="preserve">.  </w:delText>
        </w:r>
        <w:commentRangeEnd w:id="243"/>
        <w:r w:rsidR="00DC335B" w:rsidDel="00D7279D">
          <w:rPr>
            <w:rStyle w:val="CommentReference"/>
          </w:rPr>
          <w:commentReference w:id="243"/>
        </w:r>
      </w:del>
    </w:p>
    <w:p w14:paraId="6CF6D286" w14:textId="58D60E14" w:rsidR="0032316B" w:rsidRPr="00C239EF" w:rsidDel="00D7279D" w:rsidRDefault="0032316B">
      <w:pPr>
        <w:jc w:val="both"/>
        <w:rPr>
          <w:del w:id="255" w:author="Guo, Shicheng" w:date="2019-05-04T17:08:00Z"/>
          <w:rFonts w:ascii="Arial" w:hAnsi="Arial" w:cs="Arial"/>
          <w:sz w:val="22"/>
          <w:szCs w:val="22"/>
        </w:rPr>
        <w:pPrChange w:id="256" w:author="Guo, Shicheng" w:date="2019-05-06T16:53:00Z">
          <w:pPr/>
        </w:pPrChange>
      </w:pPr>
    </w:p>
    <w:p w14:paraId="53F761CE" w14:textId="77777777" w:rsidR="00257674" w:rsidRPr="00C239EF" w:rsidRDefault="00257674">
      <w:pPr>
        <w:pStyle w:val="NormalWeb"/>
        <w:shd w:val="clear" w:color="auto" w:fill="FFFFFF"/>
        <w:spacing w:before="0" w:beforeAutospacing="0" w:after="0" w:afterAutospacing="0"/>
        <w:jc w:val="both"/>
        <w:rPr>
          <w:rFonts w:ascii="Arial" w:hAnsi="Arial" w:cs="Arial"/>
          <w:b/>
          <w:bCs/>
          <w:color w:val="000000"/>
          <w:sz w:val="22"/>
          <w:szCs w:val="22"/>
        </w:rPr>
        <w:pPrChange w:id="257" w:author="Guo, Shicheng" w:date="2019-05-06T16:53:00Z">
          <w:pPr>
            <w:pStyle w:val="NormalWeb"/>
            <w:shd w:val="clear" w:color="auto" w:fill="FFFFFF"/>
            <w:spacing w:before="0" w:beforeAutospacing="0" w:after="0" w:afterAutospacing="0"/>
          </w:pPr>
        </w:pPrChange>
      </w:pPr>
      <w:r w:rsidRPr="00C239EF">
        <w:rPr>
          <w:rFonts w:ascii="Arial" w:hAnsi="Arial" w:cs="Arial"/>
          <w:b/>
          <w:bCs/>
          <w:color w:val="000000"/>
          <w:sz w:val="22"/>
          <w:szCs w:val="22"/>
        </w:rPr>
        <w:t xml:space="preserve">Background </w:t>
      </w:r>
    </w:p>
    <w:p w14:paraId="546FF0E1" w14:textId="77777777" w:rsidR="00CD05F2" w:rsidRDefault="00CD05F2">
      <w:pPr>
        <w:pStyle w:val="NormalWeb"/>
        <w:shd w:val="clear" w:color="auto" w:fill="FFFFFF"/>
        <w:spacing w:before="0" w:beforeAutospacing="0" w:after="0" w:afterAutospacing="0"/>
        <w:jc w:val="both"/>
        <w:rPr>
          <w:rFonts w:ascii="Arial" w:hAnsi="Arial" w:cs="Arial"/>
          <w:color w:val="000000"/>
          <w:sz w:val="22"/>
          <w:szCs w:val="22"/>
        </w:rPr>
        <w:pPrChange w:id="258" w:author="Guo, Shicheng" w:date="2019-05-06T16:53:00Z">
          <w:pPr>
            <w:pStyle w:val="NormalWeb"/>
            <w:shd w:val="clear" w:color="auto" w:fill="FFFFFF"/>
            <w:spacing w:before="0" w:beforeAutospacing="0" w:after="0" w:afterAutospacing="0"/>
          </w:pPr>
        </w:pPrChange>
      </w:pPr>
      <w:bookmarkStart w:id="259" w:name="_GoBack"/>
      <w:bookmarkEnd w:id="259"/>
    </w:p>
    <w:p w14:paraId="6578C7CB" w14:textId="1EF83980" w:rsidR="00E44BFA" w:rsidRDefault="00A27568">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Brain cancer is the </w:t>
      </w:r>
      <w:del w:id="260" w:author="Schrodi, Steven J PHD" w:date="2019-05-03T21:54:00Z">
        <w:r w:rsidDel="00922017">
          <w:rPr>
            <w:rFonts w:ascii="Arial" w:hAnsi="Arial" w:cs="Arial"/>
            <w:color w:val="000000"/>
            <w:sz w:val="22"/>
            <w:szCs w:val="22"/>
          </w:rPr>
          <w:delText xml:space="preserve">1st </w:delText>
        </w:r>
      </w:del>
      <w:r>
        <w:rPr>
          <w:rFonts w:ascii="Arial" w:hAnsi="Arial" w:cs="Arial"/>
          <w:color w:val="000000"/>
          <w:sz w:val="22"/>
          <w:szCs w:val="22"/>
        </w:rPr>
        <w:t xml:space="preserve">leading cause of cancer deaths in </w:t>
      </w:r>
      <w:ins w:id="261" w:author="Schrodi, Steven J PHD" w:date="2019-05-03T21:54:00Z">
        <w:r w:rsidR="00922017">
          <w:rPr>
            <w:rFonts w:ascii="Arial" w:hAnsi="Arial" w:cs="Arial"/>
            <w:color w:val="000000"/>
            <w:sz w:val="22"/>
            <w:szCs w:val="22"/>
          </w:rPr>
          <w:t xml:space="preserve">the </w:t>
        </w:r>
      </w:ins>
      <w:r>
        <w:rPr>
          <w:rFonts w:ascii="Arial" w:hAnsi="Arial" w:cs="Arial"/>
          <w:color w:val="000000"/>
          <w:sz w:val="22"/>
          <w:szCs w:val="22"/>
        </w:rPr>
        <w:t xml:space="preserve">US among </w:t>
      </w:r>
      <w:commentRangeStart w:id="262"/>
      <w:r>
        <w:rPr>
          <w:rFonts w:ascii="Arial" w:hAnsi="Arial" w:cs="Arial"/>
          <w:color w:val="000000"/>
          <w:sz w:val="22"/>
          <w:szCs w:val="22"/>
        </w:rPr>
        <w:t>children and young adults</w:t>
      </w:r>
      <w:commentRangeEnd w:id="262"/>
      <w:r w:rsidR="00922017" w:rsidRPr="00D7279D">
        <w:rPr>
          <w:rFonts w:ascii="Arial" w:hAnsi="Arial" w:cs="Arial"/>
          <w:color w:val="000000"/>
          <w:sz w:val="22"/>
          <w:szCs w:val="22"/>
          <w:rPrChange w:id="263" w:author="Guo, Shicheng" w:date="2019-05-04T17:13:00Z">
            <w:rPr>
              <w:rStyle w:val="CommentReference"/>
            </w:rPr>
          </w:rPrChange>
        </w:rPr>
        <w:commentReference w:id="262"/>
      </w:r>
      <w:ins w:id="264" w:author="Guo, Shicheng" w:date="2019-05-04T17:13:00Z">
        <w:r w:rsidR="00D7279D">
          <w:rPr>
            <w:rFonts w:ascii="Arial" w:hAnsi="Arial" w:cs="Arial"/>
            <w:color w:val="000000"/>
            <w:sz w:val="22"/>
            <w:szCs w:val="22"/>
          </w:rPr>
          <w:t xml:space="preserve"> (</w:t>
        </w:r>
        <w:r w:rsidR="00D7279D" w:rsidRPr="00D7279D">
          <w:rPr>
            <w:rFonts w:ascii="Arial" w:hAnsi="Arial" w:cs="Arial"/>
            <w:color w:val="000000"/>
            <w:sz w:val="22"/>
            <w:szCs w:val="22"/>
            <w:rPrChange w:id="265" w:author="Guo, Shicheng" w:date="2019-05-04T17:13:00Z">
              <w:rPr>
                <w:rFonts w:ascii="Georgia" w:hAnsi="Georgia"/>
                <w:b/>
                <w:bCs/>
                <w:color w:val="000000"/>
                <w:sz w:val="45"/>
                <w:szCs w:val="45"/>
              </w:rPr>
            </w:rPrChange>
          </w:rPr>
          <w:t xml:space="preserve">SEER Cancer </w:t>
        </w:r>
        <w:r w:rsidR="00D7279D" w:rsidRPr="00CC68DA">
          <w:rPr>
            <w:rFonts w:ascii="Arial" w:hAnsi="Arial" w:cs="Arial"/>
            <w:color w:val="000000"/>
            <w:sz w:val="22"/>
            <w:szCs w:val="22"/>
          </w:rPr>
          <w:t xml:space="preserve">Statistics Review, </w:t>
        </w:r>
        <w:r w:rsidR="00D7279D" w:rsidRPr="002C7362">
          <w:rPr>
            <w:rFonts w:ascii="Arial" w:hAnsi="Arial" w:cs="Arial"/>
            <w:sz w:val="22"/>
            <w:szCs w:val="22"/>
            <w:rPrChange w:id="266" w:author="Guo, Shicheng" w:date="2019-05-04T17:13:00Z">
              <w:rPr>
                <w:rStyle w:val="release"/>
                <w:rFonts w:ascii="Georgia" w:hAnsi="Georgia"/>
                <w:b/>
                <w:bCs/>
                <w:color w:val="000000"/>
                <w:sz w:val="23"/>
                <w:szCs w:val="23"/>
              </w:rPr>
            </w:rPrChange>
          </w:rPr>
          <w:t>Released April 15, 2019</w:t>
        </w:r>
        <w:r w:rsidR="00D7279D">
          <w:rPr>
            <w:rFonts w:ascii="Arial" w:hAnsi="Arial" w:cs="Arial"/>
            <w:color w:val="000000"/>
            <w:sz w:val="22"/>
            <w:szCs w:val="22"/>
          </w:rPr>
          <w:t>)</w:t>
        </w:r>
      </w:ins>
      <w:r>
        <w:rPr>
          <w:rFonts w:ascii="Arial" w:hAnsi="Arial" w:cs="Arial"/>
          <w:color w:val="000000"/>
          <w:sz w:val="22"/>
          <w:szCs w:val="22"/>
        </w:rPr>
        <w:t xml:space="preserve">. </w:t>
      </w:r>
      <w:del w:id="267" w:author="Schrodi, Steven J PHD" w:date="2019-05-03T21:55:00Z">
        <w:r w:rsidDel="00922017">
          <w:rPr>
            <w:rFonts w:ascii="Arial" w:hAnsi="Arial" w:cs="Arial"/>
            <w:color w:val="000000"/>
            <w:sz w:val="22"/>
            <w:szCs w:val="22"/>
          </w:rPr>
          <w:delText xml:space="preserve">Meanwhile, </w:delText>
        </w:r>
      </w:del>
      <w:ins w:id="268" w:author="Schrodi, Steven J PHD" w:date="2019-05-03T21:55:00Z">
        <w:r w:rsidR="00922017">
          <w:rPr>
            <w:rFonts w:ascii="Arial" w:hAnsi="Arial" w:cs="Arial"/>
            <w:color w:val="000000"/>
            <w:sz w:val="22"/>
            <w:szCs w:val="22"/>
          </w:rPr>
          <w:t>B</w:t>
        </w:r>
      </w:ins>
      <w:del w:id="269" w:author="Schrodi, Steven J PHD" w:date="2019-05-03T21:55:00Z">
        <w:r w:rsidDel="00922017">
          <w:rPr>
            <w:rFonts w:ascii="Arial" w:hAnsi="Arial" w:cs="Arial"/>
            <w:color w:val="000000"/>
            <w:sz w:val="22"/>
            <w:szCs w:val="22"/>
          </w:rPr>
          <w:delText>b</w:delText>
        </w:r>
      </w:del>
      <w:r>
        <w:rPr>
          <w:rFonts w:ascii="Arial" w:hAnsi="Arial" w:cs="Arial"/>
          <w:color w:val="000000"/>
          <w:sz w:val="22"/>
          <w:szCs w:val="22"/>
        </w:rPr>
        <w:t>rain cancer</w:t>
      </w:r>
      <w:ins w:id="270" w:author="Guo, Shicheng" w:date="2019-05-04T20:04:00Z">
        <w:r w:rsidR="00417DC7">
          <w:rPr>
            <w:rFonts w:ascii="Arial" w:hAnsi="Arial" w:cs="Arial"/>
            <w:color w:val="000000"/>
            <w:sz w:val="22"/>
            <w:szCs w:val="22"/>
          </w:rPr>
          <w:t xml:space="preserve"> and </w:t>
        </w:r>
        <w:r w:rsidR="00417DC7" w:rsidRPr="00417DC7">
          <w:rPr>
            <w:rFonts w:ascii="Arial" w:hAnsi="Arial" w:cs="Arial"/>
            <w:color w:val="000000"/>
            <w:sz w:val="22"/>
            <w:szCs w:val="22"/>
            <w:rPrChange w:id="271" w:author="Guo, Shicheng" w:date="2019-05-04T20:04:00Z">
              <w:rPr>
                <w:rFonts w:ascii="Arial" w:hAnsi="Arial" w:cs="Arial"/>
                <w:color w:val="545454"/>
                <w:shd w:val="clear" w:color="auto" w:fill="FFFFFF"/>
              </w:rPr>
            </w:rPrChange>
          </w:rPr>
          <w:t>central nervous system (CNS) </w:t>
        </w:r>
        <w:r w:rsidR="00417DC7" w:rsidRPr="00417DC7">
          <w:rPr>
            <w:color w:val="000000"/>
            <w:sz w:val="22"/>
            <w:szCs w:val="22"/>
            <w:rPrChange w:id="272" w:author="Guo, Shicheng" w:date="2019-05-04T20:04:00Z">
              <w:rPr>
                <w:rStyle w:val="Emphasis"/>
                <w:rFonts w:ascii="Arial" w:eastAsiaTheme="majorEastAsia" w:hAnsi="Arial" w:cs="Arial"/>
                <w:b/>
                <w:bCs/>
                <w:i w:val="0"/>
                <w:iCs w:val="0"/>
                <w:color w:val="6A6A6A"/>
                <w:shd w:val="clear" w:color="auto" w:fill="FFFFFF"/>
              </w:rPr>
            </w:rPrChange>
          </w:rPr>
          <w:t>tumors</w:t>
        </w:r>
      </w:ins>
      <w:r w:rsidRPr="00417DC7">
        <w:rPr>
          <w:rFonts w:ascii="Arial" w:hAnsi="Arial" w:cs="Arial"/>
          <w:color w:val="000000"/>
          <w:sz w:val="22"/>
          <w:szCs w:val="22"/>
        </w:rPr>
        <w:t xml:space="preserve"> </w:t>
      </w:r>
      <w:ins w:id="273" w:author="Guo, Shicheng" w:date="2019-05-04T20:04:00Z">
        <w:r w:rsidR="00417DC7">
          <w:rPr>
            <w:rFonts w:ascii="Arial" w:hAnsi="Arial" w:cs="Arial"/>
            <w:color w:val="000000"/>
            <w:sz w:val="22"/>
            <w:szCs w:val="22"/>
          </w:rPr>
          <w:t>are</w:t>
        </w:r>
      </w:ins>
      <w:del w:id="274" w:author="Guo, Shicheng" w:date="2019-05-04T20:04:00Z">
        <w:r w:rsidRPr="00417DC7" w:rsidDel="00417DC7">
          <w:rPr>
            <w:rFonts w:ascii="Arial" w:hAnsi="Arial" w:cs="Arial"/>
            <w:color w:val="000000"/>
            <w:sz w:val="22"/>
            <w:szCs w:val="22"/>
          </w:rPr>
          <w:delText>is</w:delText>
        </w:r>
      </w:del>
      <w:r w:rsidRPr="00417DC7">
        <w:rPr>
          <w:rFonts w:ascii="Arial" w:hAnsi="Arial" w:cs="Arial"/>
          <w:color w:val="000000"/>
          <w:sz w:val="22"/>
          <w:szCs w:val="22"/>
        </w:rPr>
        <w:t xml:space="preserve"> the most diverse cancers which includes 120 different subtypes</w:t>
      </w:r>
      <w:ins w:id="275" w:author="Guo, Shicheng" w:date="2019-05-04T20:04:00Z">
        <w:r w:rsidR="00417DC7">
          <w:rPr>
            <w:rFonts w:ascii="Arial" w:hAnsi="Arial" w:cs="Arial"/>
            <w:color w:val="000000"/>
            <w:sz w:val="22"/>
            <w:szCs w:val="22"/>
          </w:rPr>
          <w:t xml:space="preserve"> </w:t>
        </w:r>
      </w:ins>
      <w:del w:id="276" w:author="Guo, Shicheng" w:date="2019-05-04T20:05:00Z">
        <w:r w:rsidRPr="00417DC7" w:rsidDel="00417DC7">
          <w:rPr>
            <w:rFonts w:ascii="Arial" w:hAnsi="Arial" w:cs="Arial"/>
            <w:color w:val="000000"/>
            <w:sz w:val="22"/>
            <w:szCs w:val="22"/>
          </w:rPr>
          <w:delText>.</w:delText>
        </w:r>
      </w:del>
      <w:ins w:id="277" w:author="Guo, Shicheng" w:date="2019-05-04T20:05:00Z">
        <w:r w:rsidR="00417DC7" w:rsidRPr="00417DC7">
          <w:rPr>
            <w:rFonts w:ascii="Arial" w:hAnsi="Arial" w:cs="Arial"/>
            <w:color w:val="000000"/>
            <w:sz w:val="22"/>
            <w:szCs w:val="22"/>
          </w:rPr>
          <w:t>(National Brain Tumor Society).</w:t>
        </w:r>
      </w:ins>
      <w:r w:rsidRPr="00417DC7">
        <w:rPr>
          <w:rFonts w:ascii="Arial" w:hAnsi="Arial" w:cs="Arial"/>
          <w:color w:val="000000"/>
          <w:sz w:val="22"/>
          <w:szCs w:val="22"/>
        </w:rPr>
        <w:t xml:space="preserve"> In the past 30 years, only </w:t>
      </w:r>
      <w:ins w:id="278" w:author="Schrodi, Steven J PHD" w:date="2019-05-03T21:55:00Z">
        <w:r w:rsidR="00922017" w:rsidRPr="00417DC7">
          <w:rPr>
            <w:rFonts w:ascii="Arial" w:hAnsi="Arial" w:cs="Arial"/>
            <w:color w:val="000000"/>
            <w:sz w:val="22"/>
            <w:szCs w:val="22"/>
          </w:rPr>
          <w:t>five</w:t>
        </w:r>
      </w:ins>
      <w:del w:id="279" w:author="Schrodi, Steven J PHD" w:date="2019-05-03T21:55:00Z">
        <w:r w:rsidRPr="00417DC7" w:rsidDel="00922017">
          <w:rPr>
            <w:rFonts w:ascii="Arial" w:hAnsi="Arial" w:cs="Arial"/>
            <w:color w:val="000000"/>
            <w:sz w:val="22"/>
            <w:szCs w:val="22"/>
          </w:rPr>
          <w:delText>5</w:delText>
        </w:r>
      </w:del>
      <w:r w:rsidRPr="00417DC7">
        <w:rPr>
          <w:rFonts w:ascii="Arial" w:hAnsi="Arial" w:cs="Arial"/>
          <w:color w:val="000000"/>
          <w:sz w:val="22"/>
          <w:szCs w:val="22"/>
        </w:rPr>
        <w:t xml:space="preserve"> treatments targeting to brain cancer </w:t>
      </w:r>
      <w:ins w:id="280" w:author="Schrodi, Steven J PHD" w:date="2019-05-03T21:55:00Z">
        <w:r w:rsidR="00922017" w:rsidRPr="00417DC7">
          <w:rPr>
            <w:rFonts w:ascii="Arial" w:hAnsi="Arial" w:cs="Arial"/>
            <w:color w:val="000000"/>
            <w:sz w:val="22"/>
            <w:szCs w:val="22"/>
          </w:rPr>
          <w:t>have been</w:t>
        </w:r>
      </w:ins>
      <w:del w:id="281" w:author="Schrodi, Steven J PHD" w:date="2019-05-03T21:55:00Z">
        <w:r w:rsidRPr="00417DC7" w:rsidDel="00922017">
          <w:rPr>
            <w:rFonts w:ascii="Arial" w:hAnsi="Arial" w:cs="Arial"/>
            <w:color w:val="000000"/>
            <w:sz w:val="22"/>
            <w:szCs w:val="22"/>
          </w:rPr>
          <w:delText>are</w:delText>
        </w:r>
      </w:del>
      <w:r w:rsidRPr="00417DC7">
        <w:rPr>
          <w:rFonts w:ascii="Arial" w:hAnsi="Arial" w:cs="Arial"/>
          <w:color w:val="000000"/>
          <w:sz w:val="22"/>
          <w:szCs w:val="22"/>
        </w:rPr>
        <w:t xml:space="preserve"> approved by </w:t>
      </w:r>
      <w:ins w:id="282" w:author="Schrodi, Steven J PHD" w:date="2019-05-03T21:55:00Z">
        <w:r w:rsidR="00922017" w:rsidRPr="00417DC7">
          <w:rPr>
            <w:rFonts w:ascii="Arial" w:hAnsi="Arial" w:cs="Arial"/>
            <w:color w:val="000000"/>
            <w:sz w:val="22"/>
            <w:szCs w:val="22"/>
          </w:rPr>
          <w:t xml:space="preserve">the </w:t>
        </w:r>
      </w:ins>
      <w:r w:rsidRPr="00417DC7">
        <w:rPr>
          <w:rFonts w:ascii="Arial" w:hAnsi="Arial" w:cs="Arial"/>
          <w:color w:val="000000"/>
          <w:sz w:val="22"/>
          <w:szCs w:val="22"/>
        </w:rPr>
        <w:t xml:space="preserve">FDA. </w:t>
      </w:r>
      <w:r w:rsidR="00502095" w:rsidRPr="00417DC7">
        <w:rPr>
          <w:rFonts w:ascii="Arial" w:hAnsi="Arial" w:cs="Arial"/>
          <w:color w:val="000000"/>
          <w:sz w:val="22"/>
          <w:szCs w:val="22"/>
        </w:rPr>
        <w:t>Low-grade glioma (LGG) and glioblastoma (GBM) are the most</w:t>
      </w:r>
      <w:r w:rsidR="00502095" w:rsidRPr="00502095">
        <w:rPr>
          <w:rFonts w:ascii="Arial" w:hAnsi="Arial" w:cs="Arial"/>
          <w:color w:val="000000"/>
          <w:sz w:val="22"/>
          <w:szCs w:val="22"/>
        </w:rPr>
        <w:t xml:space="preserve"> common types of </w:t>
      </w:r>
      <w:r w:rsidR="0094267C">
        <w:rPr>
          <w:rFonts w:ascii="Arial" w:hAnsi="Arial" w:cs="Arial"/>
          <w:color w:val="000000"/>
          <w:sz w:val="22"/>
          <w:szCs w:val="22"/>
          <w:rPrChange w:id="283" w:author="Guo, Shicheng" w:date="2019-05-04T17:13:00Z">
            <w:rPr/>
          </w:rPrChange>
        </w:rPr>
        <w:fldChar w:fldCharType="begin"/>
      </w:r>
      <w:r w:rsidR="0094267C" w:rsidRPr="00D7279D">
        <w:rPr>
          <w:rFonts w:ascii="Arial" w:hAnsi="Arial" w:cs="Arial"/>
          <w:color w:val="000000"/>
          <w:sz w:val="22"/>
          <w:szCs w:val="22"/>
          <w:rPrChange w:id="284" w:author="Guo, Shicheng" w:date="2019-05-04T17:13:00Z">
            <w:rPr/>
          </w:rPrChange>
        </w:rPr>
        <w:instrText xml:space="preserve"> HYPERLINK "https://www.mskcc.org/cancer-care/types/brain-tumors-primary" </w:instrText>
      </w:r>
      <w:r w:rsidR="0094267C">
        <w:rPr>
          <w:rFonts w:ascii="Arial" w:hAnsi="Arial" w:cs="Arial"/>
          <w:color w:val="000000"/>
          <w:sz w:val="22"/>
          <w:szCs w:val="22"/>
          <w:rPrChange w:id="285" w:author="Guo, Shicheng" w:date="2019-05-04T17:13:00Z">
            <w:rPr>
              <w:rFonts w:ascii="Arial" w:hAnsi="Arial" w:cs="Arial"/>
              <w:color w:val="000000"/>
              <w:sz w:val="22"/>
              <w:szCs w:val="22"/>
            </w:rPr>
          </w:rPrChange>
        </w:rPr>
        <w:fldChar w:fldCharType="separate"/>
      </w:r>
      <w:r w:rsidR="00502095" w:rsidRPr="00502095">
        <w:rPr>
          <w:rFonts w:ascii="Arial" w:hAnsi="Arial" w:cs="Arial"/>
          <w:color w:val="000000"/>
          <w:sz w:val="22"/>
          <w:szCs w:val="22"/>
        </w:rPr>
        <w:t>primary brain tumor</w:t>
      </w:r>
      <w:r w:rsidR="0094267C">
        <w:rPr>
          <w:rFonts w:ascii="Arial" w:hAnsi="Arial" w:cs="Arial"/>
          <w:color w:val="000000"/>
          <w:sz w:val="22"/>
          <w:szCs w:val="22"/>
        </w:rPr>
        <w:fldChar w:fldCharType="end"/>
      </w:r>
      <w:r w:rsidR="00502095">
        <w:rPr>
          <w:rFonts w:ascii="Arial" w:hAnsi="Arial" w:cs="Arial"/>
          <w:color w:val="000000"/>
          <w:sz w:val="22"/>
          <w:szCs w:val="22"/>
        </w:rPr>
        <w:t xml:space="preserve">. </w:t>
      </w:r>
      <w:ins w:id="286" w:author="Schrodi, Steven J PHD" w:date="2019-05-03T21:56:00Z">
        <w:r w:rsidR="00922017">
          <w:rPr>
            <w:rFonts w:ascii="Arial" w:hAnsi="Arial" w:cs="Arial"/>
            <w:color w:val="000000"/>
            <w:sz w:val="22"/>
            <w:szCs w:val="22"/>
          </w:rPr>
          <w:t xml:space="preserve">Importantly, </w:t>
        </w:r>
      </w:ins>
      <w:r w:rsidR="00502095">
        <w:rPr>
          <w:rFonts w:ascii="Arial" w:hAnsi="Arial" w:cs="Arial"/>
          <w:color w:val="000000"/>
          <w:sz w:val="22"/>
          <w:szCs w:val="22"/>
        </w:rPr>
        <w:t xml:space="preserve">LGG and GBM are not </w:t>
      </w:r>
      <w:ins w:id="287" w:author="Schrodi, Steven J PHD" w:date="2019-05-03T21:56:00Z">
        <w:r w:rsidR="00F34AC6">
          <w:rPr>
            <w:rFonts w:ascii="Arial" w:hAnsi="Arial" w:cs="Arial"/>
            <w:color w:val="000000"/>
            <w:sz w:val="22"/>
            <w:szCs w:val="22"/>
          </w:rPr>
          <w:t>independent pathologies</w:t>
        </w:r>
        <w:r w:rsidR="00922017">
          <w:rPr>
            <w:rFonts w:ascii="Arial" w:hAnsi="Arial" w:cs="Arial"/>
            <w:color w:val="000000"/>
            <w:sz w:val="22"/>
            <w:szCs w:val="22"/>
          </w:rPr>
          <w:t xml:space="preserve"> as</w:t>
        </w:r>
      </w:ins>
      <w:del w:id="288" w:author="Schrodi, Steven J PHD" w:date="2019-05-03T21:56:00Z">
        <w:r w:rsidR="00502095" w:rsidDel="00922017">
          <w:rPr>
            <w:rFonts w:ascii="Arial" w:hAnsi="Arial" w:cs="Arial"/>
            <w:color w:val="000000"/>
            <w:sz w:val="22"/>
            <w:szCs w:val="22"/>
          </w:rPr>
          <w:delText>100% independent since</w:delText>
        </w:r>
      </w:del>
      <w:r w:rsidR="00502095">
        <w:rPr>
          <w:rFonts w:ascii="Arial" w:hAnsi="Arial" w:cs="Arial"/>
          <w:color w:val="000000"/>
          <w:sz w:val="22"/>
          <w:szCs w:val="22"/>
        </w:rPr>
        <w:t xml:space="preserve"> </w:t>
      </w:r>
      <w:r w:rsidR="00502095" w:rsidRPr="00502095">
        <w:rPr>
          <w:rFonts w:ascii="Arial" w:hAnsi="Arial" w:cs="Arial"/>
          <w:color w:val="000000"/>
          <w:sz w:val="22"/>
          <w:szCs w:val="22"/>
        </w:rPr>
        <w:t>low-grade gliomas </w:t>
      </w:r>
      <w:ins w:id="289" w:author="Schrodi, Steven J PHD" w:date="2019-05-03T21:56:00Z">
        <w:r w:rsidR="00922017">
          <w:rPr>
            <w:rFonts w:ascii="Arial" w:hAnsi="Arial" w:cs="Arial"/>
            <w:color w:val="000000"/>
            <w:sz w:val="22"/>
            <w:szCs w:val="22"/>
          </w:rPr>
          <w:t xml:space="preserve">may transition </w:t>
        </w:r>
      </w:ins>
      <w:del w:id="290" w:author="Schrodi, Steven J PHD" w:date="2019-05-03T21:56:00Z">
        <w:r w:rsidR="00502095" w:rsidRPr="00502095" w:rsidDel="00922017">
          <w:rPr>
            <w:rFonts w:ascii="Arial" w:hAnsi="Arial" w:cs="Arial"/>
            <w:color w:val="000000"/>
            <w:sz w:val="22"/>
            <w:szCs w:val="22"/>
          </w:rPr>
          <w:delText xml:space="preserve">could transfer </w:delText>
        </w:r>
      </w:del>
      <w:r w:rsidR="00502095" w:rsidRPr="00502095">
        <w:rPr>
          <w:rFonts w:ascii="Arial" w:hAnsi="Arial" w:cs="Arial"/>
          <w:color w:val="000000"/>
          <w:sz w:val="22"/>
          <w:szCs w:val="22"/>
        </w:rPr>
        <w:t>into high-grade gliomas over time.</w:t>
      </w:r>
      <w:r w:rsidR="00502095">
        <w:rPr>
          <w:rFonts w:ascii="Arial" w:hAnsi="Arial" w:cs="Arial"/>
          <w:color w:val="000000"/>
          <w:sz w:val="22"/>
          <w:szCs w:val="22"/>
        </w:rPr>
        <w:t xml:space="preserve"> </w:t>
      </w:r>
      <w:commentRangeStart w:id="291"/>
      <w:r w:rsidR="008C4E68" w:rsidRPr="00C239EF">
        <w:rPr>
          <w:rFonts w:ascii="Arial" w:hAnsi="Arial" w:cs="Arial"/>
          <w:color w:val="000000"/>
          <w:sz w:val="22"/>
          <w:szCs w:val="22"/>
        </w:rPr>
        <w:t xml:space="preserve">Early diagnosis </w:t>
      </w:r>
      <w:commentRangeEnd w:id="291"/>
      <w:r w:rsidR="00922017" w:rsidRPr="00CC68DA">
        <w:rPr>
          <w:rFonts w:ascii="Arial" w:hAnsi="Arial" w:cs="Arial"/>
          <w:color w:val="000000"/>
          <w:sz w:val="22"/>
          <w:szCs w:val="22"/>
          <w:rPrChange w:id="292" w:author="Guo, Shicheng" w:date="2019-05-04T18:00:00Z">
            <w:rPr>
              <w:rStyle w:val="CommentReference"/>
            </w:rPr>
          </w:rPrChange>
        </w:rPr>
        <w:commentReference w:id="291"/>
      </w:r>
      <w:ins w:id="293" w:author="Schrodi, Steven J PHD" w:date="2019-05-03T21:56:00Z">
        <w:r w:rsidR="00922017">
          <w:rPr>
            <w:rFonts w:ascii="Arial" w:hAnsi="Arial" w:cs="Arial"/>
            <w:color w:val="000000"/>
            <w:sz w:val="22"/>
            <w:szCs w:val="22"/>
          </w:rPr>
          <w:t>of</w:t>
        </w:r>
      </w:ins>
      <w:del w:id="294" w:author="Schrodi, Steven J PHD" w:date="2019-05-03T21:56:00Z">
        <w:r w:rsidR="008C4E68" w:rsidRPr="00C239EF" w:rsidDel="00922017">
          <w:rPr>
            <w:rFonts w:ascii="Arial" w:hAnsi="Arial" w:cs="Arial"/>
            <w:color w:val="000000"/>
            <w:sz w:val="22"/>
            <w:szCs w:val="22"/>
          </w:rPr>
          <w:delText>to</w:delText>
        </w:r>
      </w:del>
      <w:r w:rsidR="008C4E68" w:rsidRPr="00C239EF">
        <w:rPr>
          <w:rFonts w:ascii="Arial" w:hAnsi="Arial" w:cs="Arial"/>
          <w:color w:val="000000"/>
          <w:sz w:val="22"/>
          <w:szCs w:val="22"/>
        </w:rPr>
        <w:t xml:space="preserve"> </w:t>
      </w:r>
      <w:ins w:id="295" w:author="Schrodi, Steven J PHD" w:date="2019-05-03T21:57:00Z">
        <w:r w:rsidR="00922017">
          <w:rPr>
            <w:rFonts w:ascii="Arial" w:hAnsi="Arial" w:cs="Arial"/>
            <w:color w:val="000000"/>
            <w:sz w:val="22"/>
            <w:szCs w:val="22"/>
          </w:rPr>
          <w:t xml:space="preserve">LGG and GBM </w:t>
        </w:r>
      </w:ins>
      <w:r w:rsidR="00C47461">
        <w:rPr>
          <w:rFonts w:ascii="Arial" w:hAnsi="Arial" w:cs="Arial"/>
          <w:color w:val="000000"/>
          <w:sz w:val="22"/>
          <w:szCs w:val="22"/>
        </w:rPr>
        <w:t>brain cancer</w:t>
      </w:r>
      <w:ins w:id="296" w:author="Schrodi, Steven J PHD" w:date="2019-05-03T21:57:00Z">
        <w:r w:rsidR="00922017">
          <w:rPr>
            <w:rFonts w:ascii="Arial" w:hAnsi="Arial" w:cs="Arial"/>
            <w:color w:val="000000"/>
            <w:sz w:val="22"/>
            <w:szCs w:val="22"/>
          </w:rPr>
          <w:t>s</w:t>
        </w:r>
      </w:ins>
      <w:del w:id="297" w:author="Schrodi, Steven J PHD" w:date="2019-05-03T21:57:00Z">
        <w:r w:rsidR="00C47461" w:rsidDel="00922017">
          <w:rPr>
            <w:rFonts w:ascii="Arial" w:hAnsi="Arial" w:cs="Arial"/>
            <w:color w:val="000000"/>
            <w:sz w:val="22"/>
            <w:szCs w:val="22"/>
          </w:rPr>
          <w:delText xml:space="preserve"> (LGG and </w:delText>
        </w:r>
        <w:r w:rsidR="008C4E68" w:rsidRPr="00C239EF" w:rsidDel="00922017">
          <w:rPr>
            <w:rFonts w:ascii="Arial" w:hAnsi="Arial" w:cs="Arial"/>
            <w:color w:val="000000"/>
            <w:sz w:val="22"/>
            <w:szCs w:val="22"/>
          </w:rPr>
          <w:delText>GBM</w:delText>
        </w:r>
        <w:r w:rsidR="00C47461" w:rsidDel="00922017">
          <w:rPr>
            <w:rFonts w:ascii="Arial" w:hAnsi="Arial" w:cs="Arial"/>
            <w:color w:val="000000"/>
            <w:sz w:val="22"/>
            <w:szCs w:val="22"/>
          </w:rPr>
          <w:delText>)</w:delText>
        </w:r>
      </w:del>
      <w:r w:rsidR="008C4E68" w:rsidRPr="00C239EF">
        <w:rPr>
          <w:rFonts w:ascii="Arial" w:hAnsi="Arial" w:cs="Arial"/>
          <w:color w:val="000000"/>
          <w:sz w:val="22"/>
          <w:szCs w:val="22"/>
        </w:rPr>
        <w:t xml:space="preserve"> is </w:t>
      </w:r>
      <w:ins w:id="298" w:author="Schrodi, Steven J PHD" w:date="2019-05-03T21:57:00Z">
        <w:r w:rsidR="00922017">
          <w:rPr>
            <w:rFonts w:ascii="Arial" w:hAnsi="Arial" w:cs="Arial"/>
            <w:color w:val="000000"/>
            <w:sz w:val="22"/>
            <w:szCs w:val="22"/>
          </w:rPr>
          <w:t>an</w:t>
        </w:r>
      </w:ins>
      <w:del w:id="299" w:author="Schrodi, Steven J PHD" w:date="2019-05-03T21:57:00Z">
        <w:r w:rsidR="008C4E68" w:rsidRPr="00C239EF" w:rsidDel="00922017">
          <w:rPr>
            <w:rFonts w:ascii="Arial" w:hAnsi="Arial" w:cs="Arial"/>
            <w:color w:val="000000"/>
            <w:sz w:val="22"/>
            <w:szCs w:val="22"/>
          </w:rPr>
          <w:delText>one of most</w:delText>
        </w:r>
      </w:del>
      <w:r w:rsidR="008C4E68" w:rsidRPr="00C239EF">
        <w:rPr>
          <w:rFonts w:ascii="Arial" w:hAnsi="Arial" w:cs="Arial"/>
          <w:color w:val="000000"/>
          <w:sz w:val="22"/>
          <w:szCs w:val="22"/>
        </w:rPr>
        <w:t xml:space="preserve"> effective approach to </w:t>
      </w:r>
      <w:ins w:id="300" w:author="Schrodi, Steven J PHD" w:date="2019-05-03T21:57:00Z">
        <w:r w:rsidR="00922017">
          <w:rPr>
            <w:rFonts w:ascii="Arial" w:hAnsi="Arial" w:cs="Arial"/>
            <w:color w:val="000000"/>
            <w:sz w:val="22"/>
            <w:szCs w:val="22"/>
          </w:rPr>
          <w:t>increase</w:t>
        </w:r>
      </w:ins>
      <w:del w:id="301" w:author="Schrodi, Steven J PHD" w:date="2019-05-03T21:57:00Z">
        <w:r w:rsidR="008C4E68" w:rsidRPr="00C239EF" w:rsidDel="00922017">
          <w:rPr>
            <w:rFonts w:ascii="Arial" w:hAnsi="Arial" w:cs="Arial"/>
            <w:color w:val="000000"/>
            <w:sz w:val="22"/>
            <w:szCs w:val="22"/>
          </w:rPr>
          <w:delText>rise</w:delText>
        </w:r>
      </w:del>
      <w:r w:rsidR="008C4E68" w:rsidRPr="00C239EF">
        <w:rPr>
          <w:rFonts w:ascii="Arial" w:hAnsi="Arial" w:cs="Arial"/>
          <w:color w:val="000000"/>
          <w:sz w:val="22"/>
          <w:szCs w:val="22"/>
        </w:rPr>
        <w:t xml:space="preserve"> the </w:t>
      </w:r>
      <w:ins w:id="302" w:author="Schrodi, Steven J PHD" w:date="2019-05-03T21:57:00Z">
        <w:r w:rsidR="00922017">
          <w:rPr>
            <w:rFonts w:ascii="Arial" w:hAnsi="Arial" w:cs="Arial"/>
            <w:color w:val="000000"/>
            <w:sz w:val="22"/>
            <w:szCs w:val="22"/>
          </w:rPr>
          <w:t>5</w:t>
        </w:r>
      </w:ins>
      <w:del w:id="303" w:author="Schrodi, Steven J PHD" w:date="2019-05-03T21:57:00Z">
        <w:r w:rsidR="008C4E68" w:rsidRPr="00C239EF" w:rsidDel="00922017">
          <w:rPr>
            <w:rFonts w:ascii="Arial" w:hAnsi="Arial" w:cs="Arial"/>
            <w:color w:val="000000"/>
            <w:sz w:val="22"/>
            <w:szCs w:val="22"/>
          </w:rPr>
          <w:delText>3</w:delText>
        </w:r>
      </w:del>
      <w:r w:rsidR="008C4E68" w:rsidRPr="00C239EF">
        <w:rPr>
          <w:rFonts w:ascii="Arial" w:hAnsi="Arial" w:cs="Arial"/>
          <w:color w:val="000000"/>
          <w:sz w:val="22"/>
          <w:szCs w:val="22"/>
        </w:rPr>
        <w:t xml:space="preserve">-year survival </w:t>
      </w:r>
      <w:del w:id="304" w:author="Guo, Shicheng" w:date="2019-05-04T18:00:00Z">
        <w:r w:rsidR="008C4E68" w:rsidRPr="00C239EF" w:rsidDel="00CC68DA">
          <w:rPr>
            <w:rFonts w:ascii="Arial" w:hAnsi="Arial" w:cs="Arial"/>
            <w:color w:val="000000"/>
            <w:sz w:val="22"/>
            <w:szCs w:val="22"/>
          </w:rPr>
          <w:delText>rat</w:delText>
        </w:r>
      </w:del>
      <w:ins w:id="305" w:author="Schrodi, Steven J PHD" w:date="2019-05-03T21:57:00Z">
        <w:del w:id="306" w:author="Guo, Shicheng" w:date="2019-05-04T18:00:00Z">
          <w:r w:rsidR="00922017" w:rsidDel="00CC68DA">
            <w:rPr>
              <w:rFonts w:ascii="Arial" w:hAnsi="Arial" w:cs="Arial"/>
              <w:color w:val="000000"/>
              <w:sz w:val="22"/>
              <w:szCs w:val="22"/>
            </w:rPr>
            <w:delText>e</w:delText>
          </w:r>
        </w:del>
      </w:ins>
      <w:ins w:id="307" w:author="Guo, Shicheng" w:date="2019-05-04T18:00:00Z">
        <w:r w:rsidR="00CC68DA" w:rsidRPr="00C239EF">
          <w:rPr>
            <w:rFonts w:ascii="Arial" w:hAnsi="Arial" w:cs="Arial"/>
            <w:color w:val="000000"/>
            <w:sz w:val="22"/>
            <w:szCs w:val="22"/>
          </w:rPr>
          <w:t>rat</w:t>
        </w:r>
        <w:r w:rsidR="00CC68DA">
          <w:rPr>
            <w:rFonts w:ascii="Arial" w:hAnsi="Arial" w:cs="Arial"/>
            <w:color w:val="000000"/>
            <w:sz w:val="22"/>
            <w:szCs w:val="22"/>
          </w:rPr>
          <w:t xml:space="preserve">e </w:t>
        </w:r>
      </w:ins>
      <w:r w:rsidR="00CC68DA">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68DA">
        <w:rPr>
          <w:rFonts w:ascii="Arial" w:hAnsi="Arial" w:cs="Arial"/>
          <w:color w:val="000000"/>
          <w:sz w:val="22"/>
          <w:szCs w:val="22"/>
        </w:rPr>
      </w:r>
      <w:r w:rsidR="00CC68DA">
        <w:rPr>
          <w:rFonts w:ascii="Arial" w:hAnsi="Arial" w:cs="Arial"/>
          <w:color w:val="000000"/>
          <w:sz w:val="22"/>
          <w:szCs w:val="22"/>
        </w:rPr>
        <w:fldChar w:fldCharType="separate"/>
      </w:r>
      <w:r w:rsidR="00B27F7F">
        <w:rPr>
          <w:rFonts w:ascii="Arial" w:hAnsi="Arial" w:cs="Arial"/>
          <w:noProof/>
          <w:color w:val="000000"/>
          <w:sz w:val="22"/>
          <w:szCs w:val="22"/>
        </w:rPr>
        <w:t>(7, 8)</w:t>
      </w:r>
      <w:r w:rsidR="00CC68DA">
        <w:rPr>
          <w:rFonts w:ascii="Arial" w:hAnsi="Arial" w:cs="Arial"/>
          <w:color w:val="000000"/>
          <w:sz w:val="22"/>
          <w:szCs w:val="22"/>
        </w:rPr>
        <w:fldChar w:fldCharType="end"/>
      </w:r>
      <w:del w:id="308" w:author="Schrodi, Steven J PHD" w:date="2019-05-03T21:57:00Z">
        <w:r w:rsidR="008C4E68" w:rsidRPr="00C239EF" w:rsidDel="00922017">
          <w:rPr>
            <w:rFonts w:ascii="Arial" w:hAnsi="Arial" w:cs="Arial"/>
            <w:color w:val="000000"/>
            <w:sz w:val="22"/>
            <w:szCs w:val="22"/>
          </w:rPr>
          <w:delText>io</w:delText>
        </w:r>
      </w:del>
      <w:r w:rsidR="008C4E68" w:rsidRPr="00C239EF">
        <w:rPr>
          <w:rFonts w:ascii="Arial" w:hAnsi="Arial" w:cs="Arial"/>
          <w:color w:val="000000"/>
          <w:sz w:val="22"/>
          <w:szCs w:val="22"/>
        </w:rPr>
        <w:t xml:space="preserve">. </w:t>
      </w:r>
      <w:ins w:id="309" w:author="Guo, Shicheng" w:date="2019-05-04T18:00:00Z">
        <w:r w:rsidR="00CC68DA" w:rsidRPr="00CC68DA">
          <w:rPr>
            <w:rFonts w:ascii="Arial" w:hAnsi="Arial" w:cs="Arial"/>
            <w:color w:val="000000"/>
            <w:sz w:val="22"/>
            <w:szCs w:val="22"/>
            <w:rPrChange w:id="310" w:author="Guo, Shicheng" w:date="2019-05-04T18:00:00Z">
              <w:rPr>
                <w:rFonts w:ascii="Arial" w:hAnsi="Arial" w:cs="Arial"/>
                <w:color w:val="000000"/>
                <w:sz w:val="19"/>
                <w:szCs w:val="19"/>
              </w:rPr>
            </w:rPrChange>
          </w:rPr>
          <w:t>The ability to detect and treat a low-grade glioma</w:t>
        </w:r>
      </w:ins>
      <w:ins w:id="311" w:author="Guo, Shicheng" w:date="2019-05-04T18:01:00Z">
        <w:r w:rsidR="00CC68DA">
          <w:rPr>
            <w:rFonts w:ascii="Arial" w:hAnsi="Arial" w:cs="Arial"/>
            <w:color w:val="000000"/>
            <w:sz w:val="22"/>
            <w:szCs w:val="22"/>
          </w:rPr>
          <w:t xml:space="preserve"> (LGG)</w:t>
        </w:r>
      </w:ins>
      <w:ins w:id="312" w:author="Guo, Shicheng" w:date="2019-05-04T18:00:00Z">
        <w:r w:rsidR="00CC68DA" w:rsidRPr="00CC68DA">
          <w:rPr>
            <w:rFonts w:ascii="Arial" w:hAnsi="Arial" w:cs="Arial"/>
            <w:color w:val="000000"/>
            <w:sz w:val="22"/>
            <w:szCs w:val="22"/>
            <w:rPrChange w:id="313" w:author="Guo, Shicheng" w:date="2019-05-04T18:00:00Z">
              <w:rPr>
                <w:rFonts w:ascii="Arial" w:hAnsi="Arial" w:cs="Arial"/>
                <w:color w:val="000000"/>
                <w:sz w:val="19"/>
                <w:szCs w:val="19"/>
              </w:rPr>
            </w:rPrChange>
          </w:rPr>
          <w:t xml:space="preserve">, before it progresses to GBM, can be the difference between life and death. </w:t>
        </w:r>
      </w:ins>
      <w:r w:rsidR="00FA7509" w:rsidRPr="00C239EF">
        <w:rPr>
          <w:rFonts w:ascii="Arial" w:hAnsi="Arial" w:cs="Arial"/>
          <w:color w:val="000000"/>
          <w:sz w:val="22"/>
          <w:szCs w:val="22"/>
        </w:rPr>
        <w:t>Currently, the most common diagnos</w:t>
      </w:r>
      <w:ins w:id="314" w:author="Schrodi, Steven J PHD" w:date="2019-05-03T21:58:00Z">
        <w:r w:rsidR="00F34AC6">
          <w:rPr>
            <w:rFonts w:ascii="Arial" w:hAnsi="Arial" w:cs="Arial"/>
            <w:color w:val="000000"/>
            <w:sz w:val="22"/>
            <w:szCs w:val="22"/>
          </w:rPr>
          <w:t>tic</w:t>
        </w:r>
      </w:ins>
      <w:del w:id="315"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approach</w:t>
      </w:r>
      <w:ins w:id="316" w:author="Schrodi, Steven J PHD" w:date="2019-05-03T21:58:00Z">
        <w:r w:rsidR="00F34AC6">
          <w:rPr>
            <w:rFonts w:ascii="Arial" w:hAnsi="Arial" w:cs="Arial"/>
            <w:color w:val="000000"/>
            <w:sz w:val="22"/>
            <w:szCs w:val="22"/>
          </w:rPr>
          <w:t>es</w:t>
        </w:r>
      </w:ins>
      <w:r w:rsidR="00FA7509" w:rsidRPr="00C239EF">
        <w:rPr>
          <w:rFonts w:ascii="Arial" w:hAnsi="Arial" w:cs="Arial"/>
          <w:color w:val="000000"/>
          <w:sz w:val="22"/>
          <w:szCs w:val="22"/>
        </w:rPr>
        <w:t xml:space="preserve"> for glioblastoma </w:t>
      </w:r>
      <w:ins w:id="317" w:author="Schrodi, Steven J PHD" w:date="2019-05-03T21:58:00Z">
        <w:r w:rsidR="00F34AC6">
          <w:rPr>
            <w:rFonts w:ascii="Arial" w:hAnsi="Arial" w:cs="Arial"/>
            <w:color w:val="000000"/>
            <w:sz w:val="22"/>
            <w:szCs w:val="22"/>
          </w:rPr>
          <w:t>are</w:t>
        </w:r>
      </w:ins>
      <w:del w:id="318"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Magnetic </w:t>
      </w:r>
      <w:ins w:id="319" w:author="Schrodi, Steven J PHD" w:date="2019-05-03T21:58:00Z">
        <w:r w:rsidR="00F34AC6">
          <w:rPr>
            <w:rFonts w:ascii="Arial" w:hAnsi="Arial" w:cs="Arial"/>
            <w:color w:val="000000"/>
            <w:sz w:val="22"/>
            <w:szCs w:val="22"/>
          </w:rPr>
          <w:t>R</w:t>
        </w:r>
      </w:ins>
      <w:del w:id="320" w:author="Schrodi, Steven J PHD" w:date="2019-05-03T21:58:00Z">
        <w:r w:rsidR="00FA7509" w:rsidRPr="00C239EF" w:rsidDel="00F34AC6">
          <w:rPr>
            <w:rFonts w:ascii="Arial" w:hAnsi="Arial" w:cs="Arial"/>
            <w:color w:val="000000"/>
            <w:sz w:val="22"/>
            <w:szCs w:val="22"/>
          </w:rPr>
          <w:delText>r</w:delText>
        </w:r>
      </w:del>
      <w:r w:rsidR="00FA7509" w:rsidRPr="00C239EF">
        <w:rPr>
          <w:rFonts w:ascii="Arial" w:hAnsi="Arial" w:cs="Arial"/>
          <w:color w:val="000000"/>
          <w:sz w:val="22"/>
          <w:szCs w:val="22"/>
        </w:rPr>
        <w:t xml:space="preserve">esonance </w:t>
      </w:r>
      <w:ins w:id="321" w:author="Schrodi, Steven J PHD" w:date="2019-05-03T21:58:00Z">
        <w:r w:rsidR="00F34AC6">
          <w:rPr>
            <w:rFonts w:ascii="Arial" w:hAnsi="Arial" w:cs="Arial"/>
            <w:color w:val="000000"/>
            <w:sz w:val="22"/>
            <w:szCs w:val="22"/>
          </w:rPr>
          <w:t>I</w:t>
        </w:r>
      </w:ins>
      <w:del w:id="322" w:author="Schrodi, Steven J PHD" w:date="2019-05-03T21:58:00Z">
        <w:r w:rsidR="00FA7509" w:rsidRPr="00C239EF" w:rsidDel="00F34AC6">
          <w:rPr>
            <w:rFonts w:ascii="Arial" w:hAnsi="Arial" w:cs="Arial"/>
            <w:color w:val="000000"/>
            <w:sz w:val="22"/>
            <w:szCs w:val="22"/>
          </w:rPr>
          <w:delText>i</w:delText>
        </w:r>
      </w:del>
      <w:r w:rsidR="00FA7509" w:rsidRPr="00C239EF">
        <w:rPr>
          <w:rFonts w:ascii="Arial" w:hAnsi="Arial" w:cs="Arial"/>
          <w:color w:val="000000"/>
          <w:sz w:val="22"/>
          <w:szCs w:val="22"/>
        </w:rPr>
        <w:t>maging (MRI)</w:t>
      </w:r>
      <w:r w:rsidR="00637A85" w:rsidRPr="00C239EF">
        <w:rPr>
          <w:rFonts w:ascii="Arial" w:hAnsi="Arial" w:cs="Arial"/>
          <w:color w:val="000000"/>
          <w:sz w:val="22"/>
          <w:szCs w:val="22"/>
        </w:rPr>
        <w:t xml:space="preserve">, </w:t>
      </w:r>
      <w:ins w:id="323" w:author="Schrodi, Steven J PHD" w:date="2019-05-03T21:58:00Z">
        <w:r w:rsidR="00F34AC6">
          <w:rPr>
            <w:rFonts w:ascii="Arial" w:hAnsi="Arial" w:cs="Arial"/>
            <w:color w:val="000000"/>
            <w:sz w:val="22"/>
            <w:szCs w:val="22"/>
          </w:rPr>
          <w:t>C</w:t>
        </w:r>
      </w:ins>
      <w:del w:id="324" w:author="Schrodi, Steven J PHD" w:date="2019-05-03T21:58:00Z">
        <w:r w:rsidR="00FA7509" w:rsidRPr="00C239EF" w:rsidDel="00F34AC6">
          <w:rPr>
            <w:rFonts w:ascii="Arial" w:hAnsi="Arial" w:cs="Arial"/>
            <w:color w:val="000000"/>
            <w:sz w:val="22"/>
            <w:szCs w:val="22"/>
          </w:rPr>
          <w:delText>c</w:delText>
        </w:r>
      </w:del>
      <w:r w:rsidR="00FA7509" w:rsidRPr="00C239EF">
        <w:rPr>
          <w:rFonts w:ascii="Arial" w:hAnsi="Arial" w:cs="Arial"/>
          <w:color w:val="000000"/>
          <w:sz w:val="22"/>
          <w:szCs w:val="22"/>
        </w:rPr>
        <w:t xml:space="preserve">omputerized </w:t>
      </w:r>
      <w:ins w:id="325" w:author="Schrodi, Steven J PHD" w:date="2019-05-03T21:58:00Z">
        <w:r w:rsidR="00F34AC6">
          <w:rPr>
            <w:rFonts w:ascii="Arial" w:hAnsi="Arial" w:cs="Arial"/>
            <w:color w:val="000000"/>
            <w:sz w:val="22"/>
            <w:szCs w:val="22"/>
          </w:rPr>
          <w:t>T</w:t>
        </w:r>
      </w:ins>
      <w:del w:id="326" w:author="Schrodi, Steven J PHD" w:date="2019-05-03T21:58:00Z">
        <w:r w:rsidR="00FA7509" w:rsidRPr="00C239EF" w:rsidDel="00F34AC6">
          <w:rPr>
            <w:rFonts w:ascii="Arial" w:hAnsi="Arial" w:cs="Arial"/>
            <w:color w:val="000000"/>
            <w:sz w:val="22"/>
            <w:szCs w:val="22"/>
          </w:rPr>
          <w:delText>t</w:delText>
        </w:r>
      </w:del>
      <w:r w:rsidR="00FA7509" w:rsidRPr="00C239EF">
        <w:rPr>
          <w:rFonts w:ascii="Arial" w:hAnsi="Arial" w:cs="Arial"/>
          <w:color w:val="000000"/>
          <w:sz w:val="22"/>
          <w:szCs w:val="22"/>
        </w:rPr>
        <w:t>omography (CT)</w:t>
      </w:r>
      <w:r w:rsidR="00637A85" w:rsidRPr="00C239EF">
        <w:rPr>
          <w:rFonts w:ascii="Arial" w:hAnsi="Arial" w:cs="Arial"/>
          <w:color w:val="000000"/>
          <w:sz w:val="22"/>
          <w:szCs w:val="22"/>
        </w:rPr>
        <w:t xml:space="preserve"> and biopsy</w:t>
      </w:r>
      <w:ins w:id="327" w:author="Schrodi, Steven J PHD" w:date="2019-05-03T21:58:00Z">
        <w:r w:rsidR="00F34AC6">
          <w:rPr>
            <w:rFonts w:ascii="Arial" w:hAnsi="Arial" w:cs="Arial"/>
            <w:color w:val="000000"/>
            <w:sz w:val="22"/>
            <w:szCs w:val="22"/>
          </w:rPr>
          <w:t>;</w:t>
        </w:r>
      </w:ins>
      <w:del w:id="328" w:author="Schrodi, Steven J PHD" w:date="2019-05-03T21:58:00Z">
        <w:r w:rsidR="00FA7509" w:rsidRPr="00C239EF" w:rsidDel="00F34AC6">
          <w:rPr>
            <w:rFonts w:ascii="Arial" w:hAnsi="Arial" w:cs="Arial"/>
            <w:color w:val="000000"/>
            <w:sz w:val="22"/>
            <w:szCs w:val="22"/>
          </w:rPr>
          <w:delText>,</w:delText>
        </w:r>
      </w:del>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the high cost of MRI</w:t>
      </w:r>
      <w:ins w:id="329" w:author="Schrodi, Steven J PHD" w:date="2019-05-03T21:58:00Z">
        <w:r w:rsidR="00D3292A">
          <w:rPr>
            <w:rFonts w:ascii="Arial" w:hAnsi="Arial" w:cs="Arial"/>
            <w:color w:val="000000"/>
            <w:sz w:val="22"/>
            <w:szCs w:val="22"/>
          </w:rPr>
          <w:t xml:space="preserve"> and</w:t>
        </w:r>
      </w:ins>
      <w:del w:id="330" w:author="Schrodi, Steven J PHD" w:date="2019-05-03T21:58:00Z">
        <w:r w:rsidR="00637A85" w:rsidRPr="00C239EF" w:rsidDel="00F34AC6">
          <w:rPr>
            <w:rFonts w:ascii="Arial" w:hAnsi="Arial" w:cs="Arial"/>
            <w:color w:val="000000"/>
            <w:sz w:val="22"/>
            <w:szCs w:val="22"/>
          </w:rPr>
          <w:delText>,</w:delText>
        </w:r>
      </w:del>
      <w:r w:rsidR="00637A85" w:rsidRPr="00C239EF">
        <w:rPr>
          <w:rFonts w:ascii="Arial" w:hAnsi="Arial" w:cs="Arial"/>
          <w:color w:val="000000"/>
          <w:sz w:val="22"/>
          <w:szCs w:val="22"/>
        </w:rPr>
        <w:t xml:space="preserve"> </w:t>
      </w:r>
      <w:ins w:id="331" w:author="Schrodi, Steven J PHD" w:date="2019-05-03T22:06:00Z">
        <w:r w:rsidR="00D3292A">
          <w:rPr>
            <w:rFonts w:ascii="Arial" w:hAnsi="Arial" w:cs="Arial"/>
            <w:color w:val="000000"/>
            <w:sz w:val="22"/>
            <w:szCs w:val="22"/>
          </w:rPr>
          <w:t xml:space="preserve">CT </w:t>
        </w:r>
      </w:ins>
      <w:r w:rsidR="00637A85" w:rsidRPr="00C239EF">
        <w:rPr>
          <w:rFonts w:ascii="Arial" w:hAnsi="Arial" w:cs="Arial"/>
          <w:color w:val="000000"/>
          <w:sz w:val="22"/>
          <w:szCs w:val="22"/>
        </w:rPr>
        <w:t xml:space="preserve">radiation risk </w:t>
      </w:r>
      <w:ins w:id="332" w:author="Schrodi, Steven J PHD" w:date="2019-05-03T22:06:00Z">
        <w:r w:rsidR="00D3292A">
          <w:rPr>
            <w:rFonts w:ascii="Arial" w:hAnsi="Arial" w:cs="Arial"/>
            <w:color w:val="000000"/>
            <w:sz w:val="22"/>
            <w:szCs w:val="22"/>
          </w:rPr>
          <w:t>has generated concern from the medical community.</w:t>
        </w:r>
      </w:ins>
      <w:del w:id="333" w:author="Schrodi, Steven J PHD" w:date="2019-05-03T22:07:00Z">
        <w:r w:rsidR="00637A85" w:rsidRPr="00C239EF" w:rsidDel="00D3292A">
          <w:rPr>
            <w:rFonts w:ascii="Arial" w:hAnsi="Arial" w:cs="Arial"/>
            <w:color w:val="000000"/>
            <w:sz w:val="22"/>
            <w:szCs w:val="22"/>
          </w:rPr>
          <w:delText>of provided tons of concerns from current clinical services.</w:delText>
        </w:r>
      </w:del>
      <w:r w:rsidR="00637A85" w:rsidRPr="00C239EF">
        <w:rPr>
          <w:rFonts w:ascii="Arial" w:hAnsi="Arial" w:cs="Arial"/>
          <w:color w:val="000000"/>
          <w:sz w:val="22"/>
          <w:szCs w:val="22"/>
        </w:rPr>
        <w:t xml:space="preserve"> </w:t>
      </w:r>
      <w:ins w:id="334" w:author="Schrodi, Steven J PHD" w:date="2019-05-03T22:07:00Z">
        <w:r w:rsidR="00D3292A">
          <w:rPr>
            <w:rFonts w:ascii="Arial" w:hAnsi="Arial" w:cs="Arial"/>
            <w:color w:val="000000"/>
            <w:sz w:val="22"/>
            <w:szCs w:val="22"/>
          </w:rPr>
          <w:t>Additionally</w:t>
        </w:r>
      </w:ins>
      <w:del w:id="335" w:author="Schrodi, Steven J PHD" w:date="2019-05-03T22:07:00Z">
        <w:r w:rsidR="00637A85" w:rsidRPr="00C239EF" w:rsidDel="00D3292A">
          <w:rPr>
            <w:rFonts w:ascii="Arial" w:hAnsi="Arial" w:cs="Arial"/>
            <w:color w:val="000000"/>
            <w:sz w:val="22"/>
            <w:szCs w:val="22"/>
          </w:rPr>
          <w:delText xml:space="preserve">What’s </w:delText>
        </w:r>
        <w:r w:rsidR="00E44BFA" w:rsidDel="00D3292A">
          <w:rPr>
            <w:rFonts w:ascii="Arial" w:hAnsi="Arial" w:cs="Arial"/>
            <w:color w:val="000000"/>
            <w:sz w:val="22"/>
            <w:szCs w:val="22"/>
          </w:rPr>
          <w:delText>worse</w:delText>
        </w:r>
      </w:del>
      <w:r w:rsidR="00637A85" w:rsidRPr="00C239EF">
        <w:rPr>
          <w:rFonts w:ascii="Arial" w:hAnsi="Arial" w:cs="Arial"/>
          <w:color w:val="000000"/>
          <w:sz w:val="22"/>
          <w:szCs w:val="22"/>
        </w:rPr>
        <w:t xml:space="preserv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w:t>
      </w:r>
      <w:ins w:id="336" w:author="Schrodi, Steven J PHD" w:date="2019-05-03T22:07:00Z">
        <w:r w:rsidR="00D3292A">
          <w:rPr>
            <w:rFonts w:ascii="Arial" w:hAnsi="Arial" w:cs="Arial"/>
            <w:color w:val="000000"/>
            <w:sz w:val="22"/>
            <w:szCs w:val="22"/>
          </w:rPr>
          <w:t xml:space="preserve">very </w:t>
        </w:r>
      </w:ins>
      <w:ins w:id="337" w:author="Schrodi, Steven J PHD" w:date="2019-05-03T22:09:00Z">
        <w:r w:rsidR="00D3292A">
          <w:rPr>
            <w:rFonts w:ascii="Arial" w:hAnsi="Arial" w:cs="Arial"/>
            <w:color w:val="000000"/>
            <w:sz w:val="22"/>
            <w:szCs w:val="22"/>
          </w:rPr>
          <w:t xml:space="preserve">early </w:t>
        </w:r>
      </w:ins>
      <w:ins w:id="338" w:author="Schrodi, Steven J PHD" w:date="2019-05-03T22:07:00Z">
        <w:r w:rsidR="00D3292A">
          <w:rPr>
            <w:rFonts w:ascii="Arial" w:hAnsi="Arial" w:cs="Arial"/>
            <w:color w:val="000000"/>
            <w:sz w:val="22"/>
            <w:szCs w:val="22"/>
          </w:rPr>
          <w:t xml:space="preserve">detection and </w:t>
        </w:r>
      </w:ins>
      <w:r w:rsidR="00637A85" w:rsidRPr="00C239EF">
        <w:rPr>
          <w:rFonts w:ascii="Arial" w:hAnsi="Arial" w:cs="Arial"/>
          <w:color w:val="000000"/>
          <w:sz w:val="22"/>
          <w:szCs w:val="22"/>
        </w:rPr>
        <w:t xml:space="preserve">extra </w:t>
      </w:r>
      <w:ins w:id="339" w:author="Schrodi, Steven J PHD" w:date="2019-05-03T22:08:00Z">
        <w:r w:rsidR="00D3292A">
          <w:rPr>
            <w:rFonts w:ascii="Arial" w:hAnsi="Arial" w:cs="Arial"/>
            <w:color w:val="000000"/>
            <w:sz w:val="22"/>
            <w:szCs w:val="22"/>
          </w:rPr>
          <w:t xml:space="preserve">clinical </w:t>
        </w:r>
      </w:ins>
      <w:r w:rsidR="00637A85" w:rsidRPr="00C239EF">
        <w:rPr>
          <w:rFonts w:ascii="Arial" w:hAnsi="Arial" w:cs="Arial"/>
          <w:color w:val="000000"/>
          <w:sz w:val="22"/>
          <w:szCs w:val="22"/>
        </w:rPr>
        <w:t>information such as glioma grading, subtype and prognostic measures</w:t>
      </w:r>
      <w:ins w:id="340" w:author="Schrodi, Steven J PHD" w:date="2019-05-03T22:07:00Z">
        <w:r w:rsidR="00D3292A">
          <w:rPr>
            <w:rFonts w:ascii="Arial" w:hAnsi="Arial" w:cs="Arial"/>
            <w:color w:val="000000"/>
            <w:sz w:val="22"/>
            <w:szCs w:val="22"/>
          </w:rPr>
          <w:t xml:space="preserve"> and not reliably </w:t>
        </w:r>
      </w:ins>
      <w:ins w:id="341" w:author="Schrodi, Steven J PHD" w:date="2019-05-03T22:08:00Z">
        <w:r w:rsidR="00D3292A">
          <w:rPr>
            <w:rFonts w:ascii="Arial" w:hAnsi="Arial" w:cs="Arial"/>
            <w:color w:val="000000"/>
            <w:sz w:val="22"/>
            <w:szCs w:val="22"/>
          </w:rPr>
          <w:t>extractable from image data</w:t>
        </w:r>
      </w:ins>
      <w:r w:rsidR="00637A85" w:rsidRPr="00C239EF">
        <w:rPr>
          <w:rFonts w:ascii="Arial" w:hAnsi="Arial" w:cs="Arial"/>
          <w:color w:val="000000"/>
          <w:sz w:val="22"/>
          <w:szCs w:val="22"/>
        </w:rPr>
        <w:t>. Biopsy c</w:t>
      </w:r>
      <w:ins w:id="342" w:author="Schrodi, Steven J PHD" w:date="2019-05-03T22:08:00Z">
        <w:r w:rsidR="00D3292A">
          <w:rPr>
            <w:rFonts w:ascii="Arial" w:hAnsi="Arial" w:cs="Arial"/>
            <w:color w:val="000000"/>
            <w:sz w:val="22"/>
            <w:szCs w:val="22"/>
          </w:rPr>
          <w:t>an</w:t>
        </w:r>
      </w:ins>
      <w:del w:id="343" w:author="Schrodi, Steven J PHD" w:date="2019-05-03T22:08:00Z">
        <w:r w:rsidR="00637A85" w:rsidRPr="00C239EF" w:rsidDel="00D3292A">
          <w:rPr>
            <w:rFonts w:ascii="Arial" w:hAnsi="Arial" w:cs="Arial"/>
            <w:color w:val="000000"/>
            <w:sz w:val="22"/>
            <w:szCs w:val="22"/>
          </w:rPr>
          <w:delText>ould</w:delText>
        </w:r>
      </w:del>
      <w:r w:rsidR="00637A85" w:rsidRPr="00C239EF">
        <w:rPr>
          <w:rFonts w:ascii="Arial" w:hAnsi="Arial" w:cs="Arial"/>
          <w:color w:val="000000"/>
          <w:sz w:val="22"/>
          <w:szCs w:val="22"/>
        </w:rPr>
        <w:t xml:space="preserve"> provide more information, however, it </w:t>
      </w:r>
      <w:ins w:id="344" w:author="Schrodi, Steven J PHD" w:date="2019-05-03T22:10:00Z">
        <w:r w:rsidR="00D3292A">
          <w:rPr>
            <w:rFonts w:ascii="Arial" w:hAnsi="Arial" w:cs="Arial"/>
            <w:color w:val="000000"/>
            <w:sz w:val="22"/>
            <w:szCs w:val="22"/>
          </w:rPr>
          <w:t xml:space="preserve">also is not an early detection method and </w:t>
        </w:r>
      </w:ins>
      <w:r w:rsidR="00637A85" w:rsidRPr="00C239EF">
        <w:rPr>
          <w:rFonts w:ascii="Arial" w:hAnsi="Arial" w:cs="Arial"/>
          <w:color w:val="000000"/>
          <w:sz w:val="22"/>
          <w:szCs w:val="22"/>
        </w:rPr>
        <w:t xml:space="preserve">is </w:t>
      </w:r>
      <w:ins w:id="345" w:author="Schrodi, Steven J PHD" w:date="2019-05-03T22:10:00Z">
        <w:r w:rsidR="00D3292A">
          <w:rPr>
            <w:rFonts w:ascii="Arial" w:hAnsi="Arial" w:cs="Arial"/>
            <w:color w:val="000000"/>
            <w:sz w:val="22"/>
            <w:szCs w:val="22"/>
          </w:rPr>
          <w:t xml:space="preserve">an </w:t>
        </w:r>
      </w:ins>
      <w:r w:rsidR="00637A85" w:rsidRPr="00C239EF">
        <w:rPr>
          <w:rFonts w:ascii="Arial" w:hAnsi="Arial" w:cs="Arial"/>
          <w:color w:val="000000"/>
          <w:sz w:val="22"/>
          <w:szCs w:val="22"/>
        </w:rPr>
        <w:t>invasive treatment</w:t>
      </w:r>
      <w:ins w:id="346" w:author="Schrodi, Steven J PHD" w:date="2019-05-03T22:09:00Z">
        <w:r w:rsidR="00D3292A">
          <w:rPr>
            <w:rFonts w:ascii="Arial" w:hAnsi="Arial" w:cs="Arial"/>
            <w:color w:val="000000"/>
            <w:sz w:val="22"/>
            <w:szCs w:val="22"/>
          </w:rPr>
          <w:t xml:space="preserve">, </w:t>
        </w:r>
      </w:ins>
      <w:del w:id="347" w:author="Schrodi, Steven J PHD" w:date="2019-05-03T22:09:00Z">
        <w:r w:rsidR="00637A85" w:rsidRPr="00C239EF" w:rsidDel="00D3292A">
          <w:rPr>
            <w:rFonts w:ascii="Arial" w:hAnsi="Arial" w:cs="Arial"/>
            <w:color w:val="000000"/>
            <w:sz w:val="22"/>
            <w:szCs w:val="22"/>
          </w:rPr>
          <w:delText xml:space="preserve"> and will </w:delText>
        </w:r>
      </w:del>
      <w:r w:rsidR="00637A85" w:rsidRPr="00C239EF">
        <w:rPr>
          <w:rFonts w:ascii="Arial" w:hAnsi="Arial" w:cs="Arial"/>
          <w:color w:val="000000"/>
          <w:sz w:val="22"/>
          <w:szCs w:val="22"/>
        </w:rPr>
        <w:t>bring</w:t>
      </w:r>
      <w:ins w:id="348" w:author="Schrodi, Steven J PHD" w:date="2019-05-03T22:09:00Z">
        <w:r w:rsidR="00D3292A">
          <w:rPr>
            <w:rFonts w:ascii="Arial" w:hAnsi="Arial" w:cs="Arial"/>
            <w:color w:val="000000"/>
            <w:sz w:val="22"/>
            <w:szCs w:val="22"/>
          </w:rPr>
          <w:t>ing</w:t>
        </w:r>
      </w:ins>
      <w:r w:rsidR="00637A85" w:rsidRPr="00C239EF">
        <w:rPr>
          <w:rFonts w:ascii="Arial" w:hAnsi="Arial" w:cs="Arial"/>
          <w:color w:val="000000"/>
          <w:sz w:val="22"/>
          <w:szCs w:val="22"/>
        </w:rPr>
        <w:t xml:space="preserve"> extra risk for cancer metastasis.</w:t>
      </w:r>
      <w:r w:rsidR="008162BE" w:rsidRPr="00C239EF">
        <w:rPr>
          <w:rFonts w:ascii="Arial" w:hAnsi="Arial" w:cs="Arial"/>
          <w:color w:val="000000"/>
          <w:sz w:val="22"/>
          <w:szCs w:val="22"/>
        </w:rPr>
        <w:t xml:space="preserve"> </w:t>
      </w:r>
    </w:p>
    <w:p w14:paraId="6595B1B4" w14:textId="77777777" w:rsidR="00E44BFA" w:rsidRDefault="00E44BFA">
      <w:pPr>
        <w:pStyle w:val="NormalWeb"/>
        <w:shd w:val="clear" w:color="auto" w:fill="FFFFFF"/>
        <w:spacing w:before="0" w:beforeAutospacing="0" w:after="0" w:afterAutospacing="0"/>
        <w:jc w:val="both"/>
        <w:rPr>
          <w:rFonts w:ascii="Arial" w:hAnsi="Arial" w:cs="Arial"/>
          <w:color w:val="000000"/>
          <w:sz w:val="22"/>
          <w:szCs w:val="22"/>
        </w:rPr>
      </w:pPr>
    </w:p>
    <w:p w14:paraId="3ACF2301" w14:textId="2EEB68F8" w:rsidR="008748D8" w:rsidRPr="00C239EF" w:rsidRDefault="0029736D">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Molecular diagnosis</w:t>
      </w:r>
      <w:del w:id="349" w:author="Schrodi, Steven J PHD" w:date="2019-05-03T22:11:00Z">
        <w:r w:rsidRPr="00C239EF" w:rsidDel="005C745E">
          <w:rPr>
            <w:rFonts w:ascii="Arial" w:hAnsi="Arial" w:cs="Arial"/>
            <w:color w:val="000000"/>
            <w:sz w:val="22"/>
            <w:szCs w:val="22"/>
          </w:rPr>
          <w:delText xml:space="preserve"> </w:delText>
        </w:r>
      </w:del>
      <w:ins w:id="350" w:author="Schrodi, Steven J PHD" w:date="2019-05-03T22:11:00Z">
        <w:r w:rsidR="005C745E">
          <w:rPr>
            <w:rFonts w:ascii="Arial" w:hAnsi="Arial" w:cs="Arial"/>
            <w:color w:val="000000"/>
            <w:sz w:val="22"/>
            <w:szCs w:val="22"/>
          </w:rPr>
          <w:t xml:space="preserve"> </w:t>
        </w:r>
      </w:ins>
      <w:r w:rsidRPr="00C239EF">
        <w:rPr>
          <w:rFonts w:ascii="Arial" w:hAnsi="Arial" w:cs="Arial"/>
          <w:color w:val="000000"/>
          <w:sz w:val="22"/>
          <w:szCs w:val="22"/>
        </w:rPr>
        <w:t>ha</w:t>
      </w:r>
      <w:ins w:id="351" w:author="Schrodi, Steven J PHD" w:date="2019-05-03T22:11:00Z">
        <w:r w:rsidR="005C745E">
          <w:rPr>
            <w:rFonts w:ascii="Arial" w:hAnsi="Arial" w:cs="Arial"/>
            <w:color w:val="000000"/>
            <w:sz w:val="22"/>
            <w:szCs w:val="22"/>
          </w:rPr>
          <w:t>s</w:t>
        </w:r>
      </w:ins>
      <w:del w:id="352" w:author="Schrodi, Steven J PHD" w:date="2019-05-03T22:11:00Z">
        <w:r w:rsidRPr="00C239EF" w:rsidDel="005C745E">
          <w:rPr>
            <w:rFonts w:ascii="Arial" w:hAnsi="Arial" w:cs="Arial"/>
            <w:color w:val="000000"/>
            <w:sz w:val="22"/>
            <w:szCs w:val="22"/>
          </w:rPr>
          <w:delText>ve</w:delText>
        </w:r>
      </w:del>
      <w:r w:rsidRPr="00C239EF">
        <w:rPr>
          <w:rFonts w:ascii="Arial" w:hAnsi="Arial" w:cs="Arial"/>
          <w:color w:val="000000"/>
          <w:sz w:val="22"/>
          <w:szCs w:val="22"/>
        </w:rPr>
        <w:t xml:space="preserve"> </w:t>
      </w:r>
      <w:del w:id="353" w:author="Schrodi, Steven J PHD" w:date="2019-05-03T22:11:00Z">
        <w:r w:rsidRPr="00C239EF" w:rsidDel="005C745E">
          <w:rPr>
            <w:rFonts w:ascii="Arial" w:hAnsi="Arial" w:cs="Arial"/>
            <w:color w:val="000000"/>
            <w:sz w:val="22"/>
            <w:szCs w:val="22"/>
          </w:rPr>
          <w:delText xml:space="preserve">been </w:delText>
        </w:r>
      </w:del>
      <w:r w:rsidRPr="00C239EF">
        <w:rPr>
          <w:rFonts w:ascii="Arial" w:hAnsi="Arial" w:cs="Arial"/>
          <w:color w:val="000000"/>
          <w:sz w:val="22"/>
          <w:szCs w:val="22"/>
        </w:rPr>
        <w:t>becom</w:t>
      </w:r>
      <w:ins w:id="354" w:author="Schrodi, Steven J PHD" w:date="2019-05-03T22:11:00Z">
        <w:r w:rsidR="005C745E">
          <w:rPr>
            <w:rFonts w:ascii="Arial" w:hAnsi="Arial" w:cs="Arial"/>
            <w:color w:val="000000"/>
            <w:sz w:val="22"/>
            <w:szCs w:val="22"/>
          </w:rPr>
          <w:t>e</w:t>
        </w:r>
      </w:ins>
      <w:del w:id="355" w:author="Schrodi, Steven J PHD" w:date="2019-05-03T22:11:00Z">
        <w:r w:rsidRPr="00C239EF" w:rsidDel="005C745E">
          <w:rPr>
            <w:rFonts w:ascii="Arial" w:hAnsi="Arial" w:cs="Arial"/>
            <w:color w:val="000000"/>
            <w:sz w:val="22"/>
            <w:szCs w:val="22"/>
          </w:rPr>
          <w:delText>ing</w:delText>
        </w:r>
      </w:del>
      <w:r w:rsidRPr="00C239EF">
        <w:rPr>
          <w:rFonts w:ascii="Arial" w:hAnsi="Arial" w:cs="Arial"/>
          <w:color w:val="000000"/>
          <w:sz w:val="22"/>
          <w:szCs w:val="22"/>
        </w:rPr>
        <w:t xml:space="preserve"> one of </w:t>
      </w:r>
      <w:ins w:id="356" w:author="Schrodi, Steven J PHD" w:date="2019-05-03T22:11:00Z">
        <w:r w:rsidR="005C745E">
          <w:rPr>
            <w:rFonts w:ascii="Arial" w:hAnsi="Arial" w:cs="Arial"/>
            <w:color w:val="000000"/>
            <w:sz w:val="22"/>
            <w:szCs w:val="22"/>
          </w:rPr>
          <w:t xml:space="preserve">the </w:t>
        </w:r>
      </w:ins>
      <w:r w:rsidRPr="00C239EF">
        <w:rPr>
          <w:rFonts w:ascii="Arial" w:hAnsi="Arial" w:cs="Arial"/>
          <w:color w:val="000000"/>
          <w:sz w:val="22"/>
          <w:szCs w:val="22"/>
        </w:rPr>
        <w:t xml:space="preserve">most important approaches to provide </w:t>
      </w:r>
      <w:ins w:id="357" w:author="Schrodi, Steven J PHD" w:date="2019-05-03T22:11:00Z">
        <w:r w:rsidR="005C745E">
          <w:rPr>
            <w:rFonts w:ascii="Arial" w:hAnsi="Arial" w:cs="Arial"/>
            <w:color w:val="000000"/>
            <w:sz w:val="22"/>
            <w:szCs w:val="22"/>
          </w:rPr>
          <w:t xml:space="preserve">early and </w:t>
        </w:r>
      </w:ins>
      <w:r w:rsidRPr="00C239EF">
        <w:rPr>
          <w:rFonts w:ascii="Arial" w:hAnsi="Arial" w:cs="Arial"/>
          <w:color w:val="000000"/>
          <w:sz w:val="22"/>
          <w:szCs w:val="22"/>
        </w:rPr>
        <w:t>accurate diagnos</w:t>
      </w:r>
      <w:ins w:id="358" w:author="Schrodi, Steven J PHD" w:date="2019-05-03T22:11:00Z">
        <w:r w:rsidR="005C745E">
          <w:rPr>
            <w:rFonts w:ascii="Arial" w:hAnsi="Arial" w:cs="Arial"/>
            <w:color w:val="000000"/>
            <w:sz w:val="22"/>
            <w:szCs w:val="22"/>
          </w:rPr>
          <w:t>e</w:t>
        </w:r>
      </w:ins>
      <w:del w:id="359" w:author="Schrodi, Steven J PHD" w:date="2019-05-03T22:11:00Z">
        <w:r w:rsidRPr="00C239EF" w:rsidDel="005C745E">
          <w:rPr>
            <w:rFonts w:ascii="Arial" w:hAnsi="Arial" w:cs="Arial"/>
            <w:color w:val="000000"/>
            <w:sz w:val="22"/>
            <w:szCs w:val="22"/>
          </w:rPr>
          <w:delText>i</w:delText>
        </w:r>
      </w:del>
      <w:r w:rsidRPr="00C239EF">
        <w:rPr>
          <w:rFonts w:ascii="Arial" w:hAnsi="Arial" w:cs="Arial"/>
          <w:color w:val="000000"/>
          <w:sz w:val="22"/>
          <w:szCs w:val="22"/>
        </w:rPr>
        <w:t xml:space="preserve">s with fast speed and low-cost. </w:t>
      </w:r>
      <w:r w:rsidR="00C21EEB" w:rsidRPr="00C239EF">
        <w:rPr>
          <w:rFonts w:ascii="Arial" w:hAnsi="Arial" w:cs="Arial"/>
          <w:color w:val="000000"/>
          <w:sz w:val="22"/>
          <w:szCs w:val="22"/>
        </w:rPr>
        <w:t>Compared with other molecular v</w:t>
      </w:r>
      <w:ins w:id="360" w:author="Schrodi, Steven J PHD" w:date="2019-05-03T22:12:00Z">
        <w:r w:rsidR="0029564D">
          <w:rPr>
            <w:rFonts w:ascii="Arial" w:hAnsi="Arial" w:cs="Arial"/>
            <w:color w:val="000000"/>
            <w:sz w:val="22"/>
            <w:szCs w:val="22"/>
          </w:rPr>
          <w:t>ariants</w:t>
        </w:r>
      </w:ins>
      <w:del w:id="361" w:author="Schrodi, Steven J PHD" w:date="2019-05-03T22:12:00Z">
        <w:r w:rsidR="00C21EEB" w:rsidRPr="00C239EF" w:rsidDel="0029564D">
          <w:rPr>
            <w:rFonts w:ascii="Arial" w:hAnsi="Arial" w:cs="Arial"/>
            <w:color w:val="000000"/>
            <w:sz w:val="22"/>
            <w:szCs w:val="22"/>
          </w:rPr>
          <w:delText>ariants</w:delText>
        </w:r>
      </w:del>
      <w:r w:rsidR="00C21EEB" w:rsidRPr="00C239EF">
        <w:rPr>
          <w:rFonts w:ascii="Arial" w:hAnsi="Arial" w:cs="Arial"/>
          <w:color w:val="000000"/>
          <w:sz w:val="22"/>
          <w:szCs w:val="22"/>
        </w:rPr>
        <w:t xml:space="preserve"> such as SNPs, CNV, mRNA and miRNAs, DNA methylation have been </w:t>
      </w:r>
      <w:ins w:id="362" w:author="Schrodi, Steven J PHD" w:date="2019-05-03T22:12:00Z">
        <w:r w:rsidR="0029564D">
          <w:rPr>
            <w:rFonts w:ascii="Arial" w:hAnsi="Arial" w:cs="Arial"/>
            <w:color w:val="000000"/>
            <w:sz w:val="22"/>
            <w:szCs w:val="22"/>
          </w:rPr>
          <w:t>demonstrated</w:t>
        </w:r>
      </w:ins>
      <w:del w:id="363" w:author="Schrodi, Steven J PHD" w:date="2019-05-03T22:12:00Z">
        <w:r w:rsidR="00C21EEB" w:rsidRPr="00C239EF" w:rsidDel="0029564D">
          <w:rPr>
            <w:rFonts w:ascii="Arial" w:hAnsi="Arial" w:cs="Arial"/>
            <w:color w:val="000000"/>
            <w:sz w:val="22"/>
            <w:szCs w:val="22"/>
          </w:rPr>
          <w:delText>proved</w:delText>
        </w:r>
      </w:del>
      <w:r w:rsidR="00C21EEB" w:rsidRPr="00C239EF">
        <w:rPr>
          <w:rFonts w:ascii="Arial" w:hAnsi="Arial" w:cs="Arial"/>
          <w:color w:val="000000"/>
          <w:sz w:val="22"/>
          <w:szCs w:val="22"/>
        </w:rPr>
        <w:t xml:space="preserve"> to be </w:t>
      </w:r>
      <w:ins w:id="364" w:author="Schrodi, Steven J PHD" w:date="2019-05-03T22:12:00Z">
        <w:r w:rsidR="0029564D">
          <w:rPr>
            <w:rFonts w:ascii="Arial" w:hAnsi="Arial" w:cs="Arial"/>
            <w:color w:val="000000"/>
            <w:sz w:val="22"/>
            <w:szCs w:val="22"/>
          </w:rPr>
          <w:t xml:space="preserve">a </w:t>
        </w:r>
        <w:commentRangeStart w:id="365"/>
        <w:r w:rsidR="0029564D">
          <w:rPr>
            <w:rFonts w:ascii="Arial" w:hAnsi="Arial" w:cs="Arial"/>
            <w:color w:val="000000"/>
            <w:sz w:val="22"/>
            <w:szCs w:val="22"/>
          </w:rPr>
          <w:t>highly</w:t>
        </w:r>
      </w:ins>
      <w:del w:id="366" w:author="Schrodi, Steven J PHD" w:date="2019-05-03T22:12:00Z">
        <w:r w:rsidR="00C21EEB" w:rsidRPr="00C239EF" w:rsidDel="0029564D">
          <w:rPr>
            <w:rFonts w:ascii="Arial" w:hAnsi="Arial" w:cs="Arial"/>
            <w:color w:val="000000"/>
            <w:sz w:val="22"/>
            <w:szCs w:val="22"/>
          </w:rPr>
          <w:delText>most</w:delText>
        </w:r>
      </w:del>
      <w:r w:rsidR="00C21EEB" w:rsidRPr="00C239EF">
        <w:rPr>
          <w:rFonts w:ascii="Arial" w:hAnsi="Arial" w:cs="Arial"/>
          <w:color w:val="000000"/>
          <w:sz w:val="22"/>
          <w:szCs w:val="22"/>
        </w:rPr>
        <w:t xml:space="preserve"> powerful biomarker for cancer diagnosis</w:t>
      </w:r>
      <w:commentRangeEnd w:id="365"/>
      <w:r w:rsidR="0029564D">
        <w:rPr>
          <w:rStyle w:val="CommentReference"/>
        </w:rPr>
        <w:commentReference w:id="365"/>
      </w:r>
      <w:ins w:id="367" w:author="Schrodi, Steven J PHD" w:date="2019-05-03T22:13:00Z">
        <w:r w:rsidR="0029564D">
          <w:rPr>
            <w:rFonts w:ascii="Arial" w:hAnsi="Arial" w:cs="Arial"/>
            <w:color w:val="000000"/>
            <w:sz w:val="22"/>
            <w:szCs w:val="22"/>
          </w:rPr>
          <w:t>.</w:t>
        </w:r>
      </w:ins>
      <w:del w:id="368" w:author="Schrodi, Steven J PHD" w:date="2019-05-03T22:13:00Z">
        <w:r w:rsidR="00C21EEB" w:rsidRPr="00C239EF" w:rsidDel="0029564D">
          <w:rPr>
            <w:rFonts w:ascii="Arial" w:hAnsi="Arial" w:cs="Arial"/>
            <w:color w:val="000000"/>
            <w:sz w:val="22"/>
            <w:szCs w:val="22"/>
          </w:rPr>
          <w:delText xml:space="preserve"> since its flexible stability.</w:delText>
        </w:r>
      </w:del>
      <w:r w:rsidR="00997418" w:rsidRPr="00C239EF">
        <w:rPr>
          <w:rFonts w:ascii="Arial" w:hAnsi="Arial" w:cs="Arial"/>
          <w:color w:val="000000"/>
          <w:sz w:val="22"/>
          <w:szCs w:val="22"/>
        </w:rPr>
        <w:t xml:space="preserve"> Genome-wide DNA hypo-methylation and local</w:t>
      </w:r>
      <w:del w:id="369" w:author="Schrodi, Steven J PHD" w:date="2019-05-03T22:13:00Z">
        <w:r w:rsidR="00997418" w:rsidRPr="00C239EF" w:rsidDel="0029564D">
          <w:rPr>
            <w:rFonts w:ascii="Arial" w:hAnsi="Arial" w:cs="Arial"/>
            <w:color w:val="000000"/>
            <w:sz w:val="22"/>
            <w:szCs w:val="22"/>
          </w:rPr>
          <w:delText>ly</w:delText>
        </w:r>
      </w:del>
      <w:r w:rsidR="00997418" w:rsidRPr="00C239EF">
        <w:rPr>
          <w:rFonts w:ascii="Arial" w:hAnsi="Arial" w:cs="Arial"/>
          <w:color w:val="000000"/>
          <w:sz w:val="22"/>
          <w:szCs w:val="22"/>
        </w:rPr>
        <w:t xml:space="preserve"> hyper-methylation in the promoter region of tumor suppressor genes have been observed for al</w:t>
      </w:r>
      <w:ins w:id="370" w:author="Schrodi, Steven J PHD" w:date="2019-05-03T22:13:00Z">
        <w:r w:rsidR="0029564D">
          <w:rPr>
            <w:rFonts w:ascii="Arial" w:hAnsi="Arial" w:cs="Arial"/>
            <w:color w:val="000000"/>
            <w:sz w:val="22"/>
            <w:szCs w:val="22"/>
          </w:rPr>
          <w:t>most</w:t>
        </w:r>
      </w:ins>
      <w:del w:id="371" w:author="Schrodi, Steven J PHD" w:date="2019-05-03T22:13:00Z">
        <w:r w:rsidR="00997418" w:rsidRPr="00C239EF" w:rsidDel="0029564D">
          <w:rPr>
            <w:rFonts w:ascii="Arial" w:hAnsi="Arial" w:cs="Arial"/>
            <w:color w:val="000000"/>
            <w:sz w:val="22"/>
            <w:szCs w:val="22"/>
          </w:rPr>
          <w:delText>l most</w:delText>
        </w:r>
      </w:del>
      <w:r w:rsidR="00997418" w:rsidRPr="00C239EF">
        <w:rPr>
          <w:rFonts w:ascii="Arial" w:hAnsi="Arial" w:cs="Arial"/>
          <w:color w:val="000000"/>
          <w:sz w:val="22"/>
          <w:szCs w:val="22"/>
        </w:rPr>
        <w:t xml:space="preserve"> all cancer types</w:t>
      </w:r>
      <w:r w:rsidR="002254CA">
        <w:rPr>
          <w:rFonts w:ascii="Arial" w:hAnsi="Arial" w:cs="Arial"/>
          <w:color w:val="000000"/>
          <w:sz w:val="22"/>
          <w:szCs w:val="22"/>
        </w:rPr>
        <w:t xml:space="preserve"> </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(9, 10)</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w:t>
      </w:r>
      <w:ins w:id="372" w:author="Schrodi, Steven J PHD" w:date="2019-05-03T22:13:00Z">
        <w:r w:rsidR="0029564D">
          <w:rPr>
            <w:rFonts w:ascii="Arial" w:hAnsi="Arial" w:cs="Arial"/>
            <w:color w:val="000000"/>
            <w:sz w:val="22"/>
            <w:szCs w:val="22"/>
          </w:rPr>
          <w:t>s</w:t>
        </w:r>
      </w:ins>
      <w:r w:rsidR="00997418" w:rsidRPr="00C239EF">
        <w:rPr>
          <w:rFonts w:ascii="Arial" w:hAnsi="Arial" w:cs="Arial"/>
          <w:color w:val="000000"/>
          <w:sz w:val="22"/>
          <w:szCs w:val="22"/>
        </w:rPr>
        <w:t xml:space="preserve"> have been </w:t>
      </w:r>
      <w:ins w:id="373" w:author="Schrodi, Steven J PHD" w:date="2019-05-03T22:14:00Z">
        <w:r w:rsidR="0029564D">
          <w:rPr>
            <w:rFonts w:ascii="Arial" w:hAnsi="Arial" w:cs="Arial"/>
            <w:color w:val="000000"/>
            <w:sz w:val="22"/>
            <w:szCs w:val="22"/>
          </w:rPr>
          <w:t xml:space="preserve">observed </w:t>
        </w:r>
      </w:ins>
      <w:del w:id="374" w:author="Schrodi, Steven J PHD" w:date="2019-05-03T22:14:00Z">
        <w:r w:rsidR="00997418" w:rsidRPr="00C239EF" w:rsidDel="0029564D">
          <w:rPr>
            <w:rFonts w:ascii="Arial" w:hAnsi="Arial" w:cs="Arial"/>
            <w:color w:val="000000"/>
            <w:sz w:val="22"/>
            <w:szCs w:val="22"/>
          </w:rPr>
          <w:delText xml:space="preserve">demonstrated to be </w:delText>
        </w:r>
      </w:del>
      <w:r w:rsidR="00997418" w:rsidRPr="00C239EF">
        <w:rPr>
          <w:rFonts w:ascii="Arial" w:hAnsi="Arial" w:cs="Arial"/>
          <w:color w:val="000000"/>
          <w:sz w:val="22"/>
          <w:szCs w:val="22"/>
        </w:rPr>
        <w:t>earlier than most symptoms</w:t>
      </w:r>
      <w:ins w:id="375" w:author="Schrodi, Steven J PHD" w:date="2019-05-03T22:14:00Z">
        <w:r w:rsidR="0029564D">
          <w:rPr>
            <w:rFonts w:ascii="Arial" w:hAnsi="Arial" w:cs="Arial"/>
            <w:color w:val="000000"/>
            <w:sz w:val="22"/>
            <w:szCs w:val="22"/>
          </w:rPr>
          <w:t>.</w:t>
        </w:r>
      </w:ins>
      <w:del w:id="376" w:author="Schrodi, Steven J PHD" w:date="2019-05-03T22:14:00Z">
        <w:r w:rsidR="002254CA" w:rsidDel="0029564D">
          <w:rPr>
            <w:rFonts w:ascii="Arial" w:hAnsi="Arial" w:cs="Arial"/>
            <w:color w:val="000000"/>
            <w:sz w:val="22"/>
            <w:szCs w:val="22"/>
          </w:rPr>
          <w:delText xml:space="preserve"> </w:delText>
        </w:r>
      </w:del>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(11, 12)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ins w:id="377" w:author="Schrodi, Steven J PHD" w:date="2019-05-03T22:14:00Z">
        <w:r w:rsidR="0029564D">
          <w:rPr>
            <w:rFonts w:ascii="Arial" w:hAnsi="Arial" w:cs="Arial"/>
            <w:color w:val="000000"/>
            <w:sz w:val="22"/>
            <w:szCs w:val="22"/>
          </w:rPr>
          <w:t xml:space="preserve">DNA-methylation also </w:t>
        </w:r>
      </w:ins>
      <w:ins w:id="378" w:author="Schrodi, Steven J PHD" w:date="2019-05-03T22:16:00Z">
        <w:r w:rsidR="0029564D">
          <w:rPr>
            <w:rFonts w:ascii="Arial" w:hAnsi="Arial" w:cs="Arial"/>
            <w:color w:val="000000"/>
            <w:sz w:val="22"/>
            <w:szCs w:val="22"/>
          </w:rPr>
          <w:t>has clinically beneficial features in comparison to</w:t>
        </w:r>
      </w:ins>
      <w:del w:id="379" w:author="Schrodi, Steven J PHD" w:date="2019-05-03T22:16:00Z">
        <w:r w:rsidR="00997418" w:rsidRPr="00C239EF" w:rsidDel="0029564D">
          <w:rPr>
            <w:rFonts w:ascii="Arial" w:hAnsi="Arial" w:cs="Arial"/>
            <w:color w:val="000000"/>
            <w:sz w:val="22"/>
            <w:szCs w:val="22"/>
          </w:rPr>
          <w:delText>which can be detected by</w:delText>
        </w:r>
      </w:del>
      <w:r w:rsidR="00997418" w:rsidRPr="00C239EF">
        <w:rPr>
          <w:rFonts w:ascii="Arial" w:hAnsi="Arial" w:cs="Arial"/>
          <w:color w:val="000000"/>
          <w:sz w:val="22"/>
          <w:szCs w:val="22"/>
        </w:rPr>
        <w:t xml:space="preserve"> MRI or </w:t>
      </w:r>
      <w:proofErr w:type="gramStart"/>
      <w:r w:rsidR="00997418" w:rsidRPr="00C239EF">
        <w:rPr>
          <w:rFonts w:ascii="Arial" w:hAnsi="Arial" w:cs="Arial"/>
          <w:color w:val="000000"/>
          <w:sz w:val="22"/>
          <w:szCs w:val="22"/>
        </w:rPr>
        <w:t>CT</w:t>
      </w:r>
      <w:proofErr w:type="gramEnd"/>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(13-15)</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In </w:t>
      </w:r>
      <w:ins w:id="380" w:author="Schrodi, Steven J PHD" w:date="2019-05-03T22:16:00Z">
        <w:r w:rsidR="0029564D">
          <w:rPr>
            <w:rFonts w:ascii="Arial" w:hAnsi="Arial" w:cs="Arial"/>
            <w:color w:val="000000"/>
            <w:sz w:val="22"/>
            <w:szCs w:val="22"/>
          </w:rPr>
          <w:t>my</w:t>
        </w:r>
      </w:ins>
      <w:del w:id="381" w:author="Schrodi, Steven J PHD" w:date="2019-05-03T22:16:00Z">
        <w:r w:rsidR="00997418" w:rsidRPr="00C239EF" w:rsidDel="0029564D">
          <w:rPr>
            <w:rFonts w:ascii="Arial" w:hAnsi="Arial" w:cs="Arial"/>
            <w:color w:val="000000"/>
            <w:sz w:val="22"/>
            <w:szCs w:val="22"/>
          </w:rPr>
          <w:delText>our</w:delText>
        </w:r>
      </w:del>
      <w:r w:rsidR="00997418" w:rsidRPr="00C239EF">
        <w:rPr>
          <w:rFonts w:ascii="Arial" w:hAnsi="Arial" w:cs="Arial"/>
          <w:color w:val="000000"/>
          <w:sz w:val="22"/>
          <w:szCs w:val="22"/>
        </w:rPr>
        <w:t xml:space="preserve"> previous research</w:t>
      </w:r>
      <w:ins w:id="382" w:author="Schrodi, Steven J PHD" w:date="2019-05-03T22:18:00Z">
        <w:r w:rsidR="0029564D">
          <w:rPr>
            <w:rFonts w:ascii="Arial" w:hAnsi="Arial" w:cs="Arial"/>
            <w:color w:val="000000"/>
            <w:sz w:val="22"/>
            <w:szCs w:val="22"/>
          </w:rPr>
          <w:t xml:space="preserve"> and the work of others</w:t>
        </w:r>
      </w:ins>
      <w:r w:rsidR="00997418" w:rsidRPr="00C239EF">
        <w:rPr>
          <w:rFonts w:ascii="Arial" w:hAnsi="Arial" w:cs="Arial"/>
          <w:color w:val="000000"/>
          <w:sz w:val="22"/>
          <w:szCs w:val="22"/>
        </w:rPr>
        <w:t xml:space="preserve">, </w:t>
      </w:r>
      <w:del w:id="383" w:author="Schrodi, Steven J PHD" w:date="2019-05-03T22:18:00Z">
        <w:r w:rsidR="00997418" w:rsidRPr="00C239EF" w:rsidDel="0029564D">
          <w:rPr>
            <w:rFonts w:ascii="Arial" w:hAnsi="Arial" w:cs="Arial"/>
            <w:color w:val="000000"/>
            <w:sz w:val="22"/>
            <w:szCs w:val="22"/>
          </w:rPr>
          <w:delText xml:space="preserve">we found </w:delText>
        </w:r>
      </w:del>
      <w:r w:rsidR="00997418" w:rsidRPr="00C239EF">
        <w:rPr>
          <w:rFonts w:ascii="Arial" w:hAnsi="Arial" w:cs="Arial"/>
          <w:color w:val="000000"/>
          <w:sz w:val="22"/>
          <w:szCs w:val="22"/>
        </w:rPr>
        <w:t xml:space="preserve">DNA methylation </w:t>
      </w:r>
      <w:ins w:id="384" w:author="Schrodi, Steven J PHD" w:date="2019-05-03T22:18:00Z">
        <w:r w:rsidR="0029564D">
          <w:rPr>
            <w:rFonts w:ascii="Arial" w:hAnsi="Arial" w:cs="Arial"/>
            <w:color w:val="000000"/>
            <w:sz w:val="22"/>
            <w:szCs w:val="22"/>
          </w:rPr>
          <w:t xml:space="preserve">was found </w:t>
        </w:r>
      </w:ins>
      <w:del w:id="385" w:author="Schrodi, Steven J PHD" w:date="2019-05-03T22:18:00Z">
        <w:r w:rsidR="00997418" w:rsidRPr="00C239EF" w:rsidDel="0029564D">
          <w:rPr>
            <w:rFonts w:ascii="Arial" w:hAnsi="Arial" w:cs="Arial"/>
            <w:color w:val="000000"/>
            <w:sz w:val="22"/>
            <w:szCs w:val="22"/>
          </w:rPr>
          <w:delText xml:space="preserve">could be used </w:delText>
        </w:r>
      </w:del>
      <w:r w:rsidR="00997418" w:rsidRPr="00C239EF">
        <w:rPr>
          <w:rFonts w:ascii="Arial" w:hAnsi="Arial" w:cs="Arial"/>
          <w:color w:val="000000"/>
          <w:sz w:val="22"/>
          <w:szCs w:val="22"/>
        </w:rPr>
        <w:t>to silence tumor suppressor 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(16, 17)</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B451E0">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(18)</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t>mRNAs</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&lt;EndNote&gt;&lt;Cite&gt;&lt;Author&gt;Lan&lt;/Author&gt;&lt;Year&gt;2019&lt;/Year&gt;&lt;RecNum&gt;1739&lt;/RecNum&gt;&lt;DisplayText&gt;(19)&lt;/DisplayText&gt;&lt;record&gt;&lt;rec-number&gt;1739&lt;/rec-number&gt;&lt;foreign-keys&gt;&lt;key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(19)</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(20)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w:t>
      </w:r>
      <w:ins w:id="386" w:author="Schrodi, Steven J PHD" w:date="2019-05-03T22:17:00Z">
        <w:r w:rsidR="0029564D">
          <w:rPr>
            <w:rFonts w:ascii="Arial" w:hAnsi="Arial" w:cs="Arial"/>
            <w:color w:val="000000"/>
            <w:sz w:val="22"/>
            <w:szCs w:val="22"/>
          </w:rPr>
          <w:t xml:space="preserve">important </w:t>
        </w:r>
      </w:ins>
      <w:r w:rsidR="00997418" w:rsidRPr="00C239EF">
        <w:rPr>
          <w:rFonts w:ascii="Arial" w:hAnsi="Arial" w:cs="Arial"/>
          <w:color w:val="000000"/>
          <w:sz w:val="22"/>
          <w:szCs w:val="22"/>
        </w:rPr>
        <w:t>roles in cancer development</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&lt;EndNote&gt;&lt;Cite&gt;&lt;Author&gt;Chae&lt;/Author&gt;&lt;Year&gt;2019&lt;/Year&gt;&lt;RecNum&gt;1811&lt;/RecNum&gt;&lt;DisplayText&gt;(21)&lt;/DisplayText&gt;&lt;record&gt;&lt;rec-number&gt;1811&lt;/rec-number&gt;&lt;foreign-keys&gt;&lt;key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(21)</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451E0">
        <w:rPr>
          <w:rFonts w:ascii="Arial" w:hAnsi="Arial" w:cs="Arial"/>
          <w:color w:val="000000"/>
          <w:sz w:val="22"/>
          <w:szCs w:val="22"/>
        </w:rPr>
        <w:t xml:space="preserve"> </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&lt;EndNote&gt;&lt;Cite&gt;&lt;Author&gt;Oshima&lt;/Author&gt;&lt;Year&gt;2019&lt;/Year&gt;&lt;RecNum&gt;1704&lt;/RecNum&gt;&lt;DisplayText&gt;(22)&lt;/DisplayText&gt;&lt;record&gt;&lt;rec-number&gt;1704&lt;/rec-number&gt;&lt;foreign-keys&gt;&lt;key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(22)</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70F6" w:rsidRPr="00C239EF">
        <w:rPr>
          <w:rFonts w:ascii="Arial" w:hAnsi="Arial" w:cs="Arial"/>
          <w:color w:val="000000"/>
          <w:sz w:val="22"/>
          <w:szCs w:val="22"/>
        </w:rPr>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w:t>
      </w:r>
      <w:del w:id="387" w:author="Schrodi, Steven J PHD" w:date="2019-05-03T22:19:00Z">
        <w:r w:rsidR="008162BE" w:rsidRPr="00C239EF" w:rsidDel="008871E9">
          <w:rPr>
            <w:rFonts w:ascii="Arial" w:hAnsi="Arial" w:cs="Arial"/>
            <w:color w:val="000000"/>
            <w:sz w:val="22"/>
            <w:szCs w:val="22"/>
          </w:rPr>
          <w:delText xml:space="preserve">the </w:delText>
        </w:r>
      </w:del>
      <w:ins w:id="388" w:author="Schrodi, Steven J PHD" w:date="2019-05-03T22:20:00Z">
        <w:r w:rsidR="008871E9">
          <w:rPr>
            <w:rFonts w:ascii="Arial" w:hAnsi="Arial" w:cs="Arial"/>
            <w:color w:val="000000"/>
            <w:sz w:val="22"/>
            <w:szCs w:val="22"/>
          </w:rPr>
          <w:t>Clinicians</w:t>
        </w:r>
      </w:ins>
      <w:del w:id="389" w:author="Schrodi, Steven J PHD" w:date="2019-05-03T22:20:00Z">
        <w:r w:rsidR="008162BE" w:rsidRPr="00C239EF" w:rsidDel="008871E9">
          <w:rPr>
            <w:rFonts w:ascii="Arial" w:hAnsi="Arial" w:cs="Arial"/>
            <w:color w:val="000000"/>
            <w:sz w:val="22"/>
            <w:szCs w:val="22"/>
          </w:rPr>
          <w:delText>c</w:delText>
        </w:r>
      </w:del>
      <w:del w:id="390" w:author="Schrodi, Steven J PHD" w:date="2019-05-03T22:19:00Z">
        <w:r w:rsidR="008162BE" w:rsidRPr="00C239EF" w:rsidDel="008871E9">
          <w:rPr>
            <w:rFonts w:ascii="Arial" w:hAnsi="Arial" w:cs="Arial"/>
            <w:color w:val="000000"/>
            <w:sz w:val="22"/>
            <w:szCs w:val="22"/>
          </w:rPr>
          <w:delText>linicians</w:delText>
        </w:r>
      </w:del>
      <w:r w:rsidR="008162BE" w:rsidRPr="00C239EF">
        <w:rPr>
          <w:rFonts w:ascii="Arial" w:hAnsi="Arial" w:cs="Arial"/>
          <w:color w:val="000000"/>
          <w:sz w:val="22"/>
          <w:szCs w:val="22"/>
        </w:rPr>
        <w:t xml:space="preserve"> </w:t>
      </w:r>
      <w:del w:id="391" w:author="Schrodi, Steven J PHD" w:date="2019-05-03T22:19:00Z">
        <w:r w:rsidR="008162BE" w:rsidRPr="00C239EF" w:rsidDel="008871E9">
          <w:rPr>
            <w:rFonts w:ascii="Arial" w:hAnsi="Arial" w:cs="Arial"/>
            <w:color w:val="000000"/>
            <w:sz w:val="22"/>
            <w:szCs w:val="22"/>
          </w:rPr>
          <w:delText xml:space="preserve">to </w:delText>
        </w:r>
      </w:del>
      <w:r w:rsidR="008162BE" w:rsidRPr="00C239EF">
        <w:rPr>
          <w:rFonts w:ascii="Arial" w:hAnsi="Arial" w:cs="Arial"/>
          <w:color w:val="000000"/>
          <w:sz w:val="22"/>
          <w:szCs w:val="22"/>
        </w:rPr>
        <w:t>diagnos</w:t>
      </w:r>
      <w:ins w:id="392" w:author="Schrodi, Steven J PHD" w:date="2019-05-03T22:20:00Z">
        <w:r w:rsidR="008871E9">
          <w:rPr>
            <w:rFonts w:ascii="Arial" w:hAnsi="Arial" w:cs="Arial"/>
            <w:color w:val="000000"/>
            <w:sz w:val="22"/>
            <w:szCs w:val="22"/>
          </w:rPr>
          <w:t>e</w:t>
        </w:r>
      </w:ins>
      <w:del w:id="393" w:author="Schrodi, Steven J PHD" w:date="2019-05-03T22:20:00Z">
        <w:r w:rsidR="008162BE" w:rsidRPr="00C239EF" w:rsidDel="008871E9">
          <w:rPr>
            <w:rFonts w:ascii="Arial" w:hAnsi="Arial" w:cs="Arial"/>
            <w:color w:val="000000"/>
            <w:sz w:val="22"/>
            <w:szCs w:val="22"/>
          </w:rPr>
          <w:delText>is</w:delText>
        </w:r>
      </w:del>
      <w:r w:rsidR="008162BE" w:rsidRPr="00C239EF">
        <w:rPr>
          <w:rFonts w:ascii="Arial" w:hAnsi="Arial" w:cs="Arial"/>
          <w:color w:val="000000"/>
          <w:sz w:val="22"/>
          <w:szCs w:val="22"/>
        </w:rPr>
        <w:t xml:space="preserve"> or pre</w:t>
      </w:r>
      <w:r w:rsidRPr="00C239EF">
        <w:rPr>
          <w:rFonts w:ascii="Arial" w:hAnsi="Arial" w:cs="Arial"/>
          <w:color w:val="000000"/>
          <w:sz w:val="22"/>
          <w:szCs w:val="22"/>
        </w:rPr>
        <w:t xml:space="preserve">dict </w:t>
      </w:r>
      <w:ins w:id="394" w:author="Schrodi, Steven J PHD" w:date="2019-05-03T22:19:00Z">
        <w:r w:rsidR="008871E9">
          <w:rPr>
            <w:rFonts w:ascii="Arial" w:hAnsi="Arial" w:cs="Arial"/>
            <w:color w:val="000000"/>
            <w:sz w:val="22"/>
            <w:szCs w:val="22"/>
          </w:rPr>
          <w:t xml:space="preserve">early stage </w:t>
        </w:r>
      </w:ins>
      <w:r w:rsidRPr="00C239EF">
        <w:rPr>
          <w:rFonts w:ascii="Arial" w:hAnsi="Arial" w:cs="Arial"/>
          <w:color w:val="000000"/>
          <w:sz w:val="22"/>
          <w:szCs w:val="22"/>
        </w:rPr>
        <w:t>cancers in</w:t>
      </w:r>
      <w:del w:id="395" w:author="Schrodi, Steven J PHD" w:date="2019-05-03T22:19:00Z">
        <w:r w:rsidRPr="00C239EF" w:rsidDel="008871E9">
          <w:rPr>
            <w:rFonts w:ascii="Arial" w:hAnsi="Arial" w:cs="Arial"/>
            <w:color w:val="000000"/>
            <w:sz w:val="22"/>
            <w:szCs w:val="22"/>
          </w:rPr>
          <w:delText xml:space="preserve"> an early stage and with</w:delText>
        </w:r>
      </w:del>
      <w:r w:rsidRPr="00C239EF">
        <w:rPr>
          <w:rFonts w:ascii="Arial" w:hAnsi="Arial" w:cs="Arial"/>
          <w:color w:val="000000"/>
          <w:sz w:val="22"/>
          <w:szCs w:val="22"/>
        </w:rPr>
        <w:t xml:space="preserve">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0073675D" w:rsidRPr="00C239EF">
        <w:rPr>
          <w:rFonts w:ascii="Arial" w:hAnsi="Arial" w:cs="Arial"/>
          <w:color w:val="000000"/>
          <w:sz w:val="22"/>
          <w:szCs w:val="22"/>
        </w:rPr>
        <w:fldChar w:fldCharType="end"/>
      </w:r>
      <w:r w:rsidRPr="00C239EF">
        <w:rPr>
          <w:rFonts w:ascii="Arial" w:hAnsi="Arial" w:cs="Arial"/>
          <w:color w:val="000000"/>
          <w:sz w:val="22"/>
          <w:szCs w:val="22"/>
        </w:rPr>
        <w:t>.</w:t>
      </w:r>
      <w:r w:rsidR="00EC4849" w:rsidRPr="00C239EF">
        <w:rPr>
          <w:rFonts w:ascii="Arial" w:hAnsi="Arial" w:cs="Arial"/>
          <w:color w:val="000000"/>
          <w:sz w:val="22"/>
          <w:szCs w:val="22"/>
        </w:rPr>
        <w:t xml:space="preserve"> </w:t>
      </w:r>
      <w:ins w:id="396" w:author="Schrodi, Steven J PHD" w:date="2019-05-03T22:20:00Z">
        <w:r w:rsidR="008871E9">
          <w:rPr>
            <w:rFonts w:ascii="Arial" w:hAnsi="Arial" w:cs="Arial"/>
            <w:color w:val="000000"/>
            <w:sz w:val="22"/>
            <w:szCs w:val="22"/>
          </w:rPr>
          <w:t>Additionally</w:t>
        </w:r>
      </w:ins>
      <w:del w:id="397" w:author="Schrodi, Steven J PHD" w:date="2019-05-03T22:20:00Z">
        <w:r w:rsidR="00EC4849" w:rsidRPr="00C239EF" w:rsidDel="008871E9">
          <w:rPr>
            <w:rFonts w:ascii="Arial" w:hAnsi="Arial" w:cs="Arial"/>
            <w:color w:val="000000"/>
            <w:sz w:val="22"/>
            <w:szCs w:val="22"/>
          </w:rPr>
          <w:delText>What’s more</w:delText>
        </w:r>
      </w:del>
      <w:r w:rsidR="00EC4849" w:rsidRPr="00C239EF">
        <w:rPr>
          <w:rFonts w:ascii="Arial" w:hAnsi="Arial" w:cs="Arial"/>
          <w:color w:val="000000"/>
          <w:sz w:val="22"/>
          <w:szCs w:val="22"/>
        </w:rPr>
        <w:t xml:space="preserve">, compared with </w:t>
      </w:r>
      <w:ins w:id="398" w:author="Schrodi, Steven J PHD" w:date="2019-05-03T22:20: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DNA </w:t>
      </w:r>
      <w:r w:rsidR="00E44BFA">
        <w:rPr>
          <w:rFonts w:ascii="Arial" w:hAnsi="Arial" w:cs="Arial"/>
          <w:color w:val="000000"/>
          <w:sz w:val="22"/>
          <w:szCs w:val="22"/>
        </w:rPr>
        <w:t>methylation have more options/biomarker</w:t>
      </w:r>
      <w:ins w:id="399" w:author="Schrodi, Steven J PHD" w:date="2019-05-03T22:21:00Z">
        <w:r w:rsidR="008871E9">
          <w:rPr>
            <w:rFonts w:ascii="Arial" w:hAnsi="Arial" w:cs="Arial"/>
            <w:color w:val="000000"/>
            <w:sz w:val="22"/>
            <w:szCs w:val="22"/>
          </w:rPr>
          <w:t>s</w:t>
        </w:r>
      </w:ins>
      <w:r w:rsidR="00EC4849" w:rsidRPr="00C239EF">
        <w:rPr>
          <w:rFonts w:ascii="Arial" w:hAnsi="Arial" w:cs="Arial"/>
          <w:color w:val="000000"/>
          <w:sz w:val="22"/>
          <w:szCs w:val="22"/>
        </w:rPr>
        <w:t xml:space="preserve"> to be selected for diagnosis and prognosis. According to recent</w:t>
      </w:r>
      <w:del w:id="400" w:author="Schrodi, Steven J PHD" w:date="2019-05-03T22:21:00Z">
        <w:r w:rsidR="00EC4849" w:rsidRPr="00C239EF" w:rsidDel="008871E9">
          <w:rPr>
            <w:rFonts w:ascii="Arial" w:hAnsi="Arial" w:cs="Arial"/>
            <w:color w:val="000000"/>
            <w:sz w:val="22"/>
            <w:szCs w:val="22"/>
          </w:rPr>
          <w:delText>ly</w:delText>
        </w:r>
      </w:del>
      <w:r w:rsidR="00EC4849" w:rsidRPr="00C239EF">
        <w:rPr>
          <w:rFonts w:ascii="Arial" w:hAnsi="Arial" w:cs="Arial"/>
          <w:color w:val="000000"/>
          <w:sz w:val="22"/>
          <w:szCs w:val="22"/>
        </w:rPr>
        <w:t xml:space="preserve"> research, </w:t>
      </w:r>
      <w:ins w:id="401" w:author="Schrodi, Steven J PHD" w:date="2019-05-03T22:21:00Z">
        <w:r w:rsidR="008871E9">
          <w:rPr>
            <w:rFonts w:ascii="Arial" w:hAnsi="Arial" w:cs="Arial"/>
            <w:color w:val="000000"/>
            <w:sz w:val="22"/>
            <w:szCs w:val="22"/>
          </w:rPr>
          <w:t xml:space="preserve">abnormal </w:t>
        </w:r>
      </w:ins>
      <w:r w:rsidR="00EC4849" w:rsidRPr="00C239EF">
        <w:rPr>
          <w:rFonts w:ascii="Arial" w:hAnsi="Arial" w:cs="Arial"/>
          <w:color w:val="000000"/>
          <w:sz w:val="22"/>
          <w:szCs w:val="22"/>
        </w:rPr>
        <w:t xml:space="preserve">DNA methylation </w:t>
      </w:r>
      <w:ins w:id="402" w:author="Schrodi, Steven J PHD" w:date="2019-05-03T22:22:00Z">
        <w:r w:rsidR="008871E9">
          <w:rPr>
            <w:rFonts w:ascii="Arial" w:hAnsi="Arial" w:cs="Arial"/>
            <w:color w:val="000000"/>
            <w:sz w:val="22"/>
            <w:szCs w:val="22"/>
          </w:rPr>
          <w:t xml:space="preserve">sites </w:t>
        </w:r>
      </w:ins>
      <w:del w:id="403" w:author="Schrodi, Steven J PHD" w:date="2019-05-03T22:21:00Z">
        <w:r w:rsidR="00EC4849" w:rsidRPr="00C239EF" w:rsidDel="008871E9">
          <w:rPr>
            <w:rFonts w:ascii="Arial" w:hAnsi="Arial" w:cs="Arial"/>
            <w:color w:val="000000"/>
            <w:sz w:val="22"/>
            <w:szCs w:val="22"/>
          </w:rPr>
          <w:delText xml:space="preserve">abnormal </w:delText>
        </w:r>
      </w:del>
      <w:r w:rsidR="00EC4849" w:rsidRPr="00C239EF">
        <w:rPr>
          <w:rFonts w:ascii="Arial" w:hAnsi="Arial" w:cs="Arial"/>
          <w:color w:val="000000"/>
          <w:sz w:val="22"/>
          <w:szCs w:val="22"/>
        </w:rPr>
        <w:t xml:space="preserve">in individual cancer patients could </w:t>
      </w:r>
      <w:ins w:id="404" w:author="Schrodi, Steven J PHD" w:date="2019-05-03T22:22:00Z">
        <w:r w:rsidR="008871E9">
          <w:rPr>
            <w:rFonts w:ascii="Arial" w:hAnsi="Arial" w:cs="Arial"/>
            <w:color w:val="000000"/>
            <w:sz w:val="22"/>
            <w:szCs w:val="22"/>
          </w:rPr>
          <w:t xml:space="preserve">number </w:t>
        </w:r>
      </w:ins>
      <w:del w:id="405" w:author="Schrodi, Steven J PHD" w:date="2019-05-03T22:22:00Z">
        <w:r w:rsidR="00EC4849" w:rsidRPr="00C239EF" w:rsidDel="008871E9">
          <w:rPr>
            <w:rFonts w:ascii="Arial" w:hAnsi="Arial" w:cs="Arial"/>
            <w:color w:val="000000"/>
            <w:sz w:val="22"/>
            <w:szCs w:val="22"/>
          </w:rPr>
          <w:delText xml:space="preserve">come </w:delText>
        </w:r>
      </w:del>
      <w:r w:rsidR="00EC4849" w:rsidRPr="00C239EF">
        <w:rPr>
          <w:rFonts w:ascii="Arial" w:hAnsi="Arial" w:cs="Arial"/>
          <w:color w:val="000000"/>
          <w:sz w:val="22"/>
          <w:szCs w:val="22"/>
        </w:rPr>
        <w:t>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ins w:id="406" w:author="Schrodi, Steven J PHD" w:date="2019-05-03T22:22:00Z">
        <w:r w:rsidR="008871E9">
          <w:rPr>
            <w:rFonts w:ascii="Arial" w:hAnsi="Arial" w:cs="Arial"/>
            <w:color w:val="000000"/>
            <w:sz w:val="22"/>
            <w:szCs w:val="22"/>
          </w:rPr>
          <w:t>,</w:t>
        </w:r>
      </w:ins>
      <w:r w:rsidR="00EC4849" w:rsidRPr="00C239EF">
        <w:rPr>
          <w:rFonts w:ascii="Arial" w:hAnsi="Arial" w:cs="Arial"/>
          <w:color w:val="000000"/>
          <w:sz w:val="22"/>
          <w:szCs w:val="22"/>
        </w:rPr>
        <w:t xml:space="preserve"> while </w:t>
      </w:r>
      <w:ins w:id="407" w:author="Schrodi, Steven J PHD" w:date="2019-05-03T22:22: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(driver mutation and passenger mutation) </w:t>
      </w:r>
      <w:ins w:id="408" w:author="Schrodi, Steven J PHD" w:date="2019-05-03T22:22:00Z">
        <w:r w:rsidR="0056750D">
          <w:rPr>
            <w:rFonts w:ascii="Arial" w:hAnsi="Arial" w:cs="Arial"/>
            <w:color w:val="000000"/>
            <w:sz w:val="22"/>
            <w:szCs w:val="22"/>
          </w:rPr>
          <w:t>number</w:t>
        </w:r>
      </w:ins>
      <w:del w:id="409" w:author="Schrodi, Steven J PHD" w:date="2019-05-03T22:22:00Z">
        <w:r w:rsidR="00EC4849" w:rsidRPr="00C239EF" w:rsidDel="0056750D">
          <w:rPr>
            <w:rFonts w:ascii="Arial" w:hAnsi="Arial" w:cs="Arial"/>
            <w:color w:val="000000"/>
            <w:sz w:val="22"/>
            <w:szCs w:val="22"/>
          </w:rPr>
          <w:delText>is</w:delText>
        </w:r>
      </w:del>
      <w:r w:rsidR="00EC4849" w:rsidRPr="00C239EF">
        <w:rPr>
          <w:rFonts w:ascii="Arial" w:hAnsi="Arial" w:cs="Arial"/>
          <w:color w:val="000000"/>
          <w:sz w:val="22"/>
          <w:szCs w:val="22"/>
        </w:rPr>
        <w:t xml:space="preserve"> only 10-10</w:t>
      </w:r>
      <w:r w:rsidR="00EC4849" w:rsidRPr="00C239EF">
        <w:rPr>
          <w:rFonts w:ascii="Arial" w:hAnsi="Arial" w:cs="Arial"/>
          <w:color w:val="000000"/>
          <w:sz w:val="22"/>
          <w:szCs w:val="22"/>
          <w:vertAlign w:val="superscript"/>
        </w:rPr>
        <w:t>2</w:t>
      </w:r>
      <w:ins w:id="410" w:author="Schrodi, Steven J PHD" w:date="2019-05-03T22:22:00Z">
        <w:r w:rsidR="0056750D">
          <w:rPr>
            <w:rFonts w:ascii="Arial" w:hAnsi="Arial" w:cs="Arial"/>
            <w:color w:val="000000"/>
            <w:sz w:val="22"/>
            <w:szCs w:val="22"/>
          </w:rPr>
          <w:t>.</w:t>
        </w:r>
      </w:ins>
      <w:r w:rsidR="00EC4849" w:rsidRPr="00C239EF">
        <w:rPr>
          <w:rFonts w:ascii="Arial" w:hAnsi="Arial" w:cs="Arial"/>
          <w:color w:val="000000"/>
          <w:sz w:val="22"/>
          <w:szCs w:val="22"/>
          <w:vertAlign w:val="superscript"/>
        </w:rPr>
        <w:t xml:space="preserve"> </w:t>
      </w:r>
      <w:ins w:id="411" w:author="Schrodi, Steven J PHD" w:date="2019-05-03T22:23:00Z">
        <w:r w:rsidR="0056750D">
          <w:rPr>
            <w:rFonts w:ascii="Arial" w:hAnsi="Arial" w:cs="Arial"/>
            <w:color w:val="000000"/>
            <w:sz w:val="22"/>
            <w:szCs w:val="22"/>
            <w:vertAlign w:val="superscript"/>
          </w:rPr>
          <w:t xml:space="preserve"> </w:t>
        </w:r>
        <w:r w:rsidR="0056750D">
          <w:rPr>
            <w:rFonts w:ascii="Arial" w:hAnsi="Arial" w:cs="Arial"/>
            <w:color w:val="000000"/>
            <w:sz w:val="22"/>
            <w:szCs w:val="22"/>
          </w:rPr>
          <w:t xml:space="preserve">It is </w:t>
        </w:r>
      </w:ins>
      <w:del w:id="412" w:author="Schrodi, Steven J PHD" w:date="2019-05-03T22:23:00Z">
        <w:r w:rsidR="00EC4849" w:rsidRPr="00C239EF" w:rsidDel="0056750D">
          <w:rPr>
            <w:rFonts w:ascii="Arial" w:hAnsi="Arial" w:cs="Arial"/>
            <w:color w:val="000000"/>
            <w:sz w:val="22"/>
            <w:szCs w:val="22"/>
          </w:rPr>
          <w:delText xml:space="preserve">and </w:delText>
        </w:r>
      </w:del>
      <w:r w:rsidR="00EC4849" w:rsidRPr="00C239EF">
        <w:rPr>
          <w:rFonts w:ascii="Arial" w:hAnsi="Arial" w:cs="Arial"/>
          <w:color w:val="000000"/>
          <w:sz w:val="22"/>
          <w:szCs w:val="22"/>
        </w:rPr>
        <w:t xml:space="preserve">therefore </w:t>
      </w:r>
      <w:ins w:id="413" w:author="Schrodi, Steven J PHD" w:date="2019-05-03T22:23:00Z">
        <w:r w:rsidR="0056750D">
          <w:rPr>
            <w:rFonts w:ascii="Arial" w:hAnsi="Arial" w:cs="Arial"/>
            <w:color w:val="000000"/>
            <w:sz w:val="22"/>
            <w:szCs w:val="22"/>
          </w:rPr>
          <w:t xml:space="preserve">reasonable to assume that the </w:t>
        </w:r>
      </w:ins>
      <w:r w:rsidR="00EC4849" w:rsidRPr="00C239EF">
        <w:rPr>
          <w:rFonts w:ascii="Arial" w:hAnsi="Arial" w:cs="Arial"/>
          <w:color w:val="000000"/>
          <w:sz w:val="22"/>
          <w:szCs w:val="22"/>
        </w:rPr>
        <w:t xml:space="preserve">majority of </w:t>
      </w:r>
      <w:del w:id="414" w:author="Schrodi, Steven J PHD" w:date="2019-05-03T22:23:00Z">
        <w:r w:rsidR="00EC4849" w:rsidRPr="00C239EF" w:rsidDel="0056750D">
          <w:rPr>
            <w:rFonts w:ascii="Arial" w:hAnsi="Arial" w:cs="Arial"/>
            <w:color w:val="000000"/>
            <w:sz w:val="22"/>
            <w:szCs w:val="22"/>
          </w:rPr>
          <w:delText xml:space="preserve">the </w:delText>
        </w:r>
      </w:del>
      <w:r w:rsidR="00EC4849" w:rsidRPr="00C239EF">
        <w:rPr>
          <w:rFonts w:ascii="Arial" w:hAnsi="Arial" w:cs="Arial"/>
          <w:color w:val="000000"/>
          <w:sz w:val="22"/>
          <w:szCs w:val="22"/>
        </w:rPr>
        <w:t>gene expression changes are caused by DNA methylation rather than mutation</w:t>
      </w:r>
      <w:ins w:id="415"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w:t>
      </w:r>
      <w:ins w:id="416" w:author="Schrodi, Steven J PHD" w:date="2019-05-03T22:23:00Z">
        <w:r w:rsidR="0056750D">
          <w:rPr>
            <w:rFonts w:ascii="Arial" w:hAnsi="Arial" w:cs="Arial"/>
            <w:color w:val="000000"/>
            <w:sz w:val="22"/>
            <w:szCs w:val="22"/>
          </w:rPr>
          <w:t xml:space="preserve">Further, </w:t>
        </w:r>
      </w:ins>
      <w:del w:id="417" w:author="Schrodi, Steven J PHD" w:date="2019-05-03T22:23:00Z">
        <w:r w:rsidR="00EC4849" w:rsidRPr="00C239EF" w:rsidDel="0056750D">
          <w:rPr>
            <w:rFonts w:ascii="Arial" w:hAnsi="Arial" w:cs="Arial"/>
            <w:color w:val="000000"/>
            <w:sz w:val="22"/>
            <w:szCs w:val="22"/>
          </w:rPr>
          <w:delText xml:space="preserve">even that </w:delText>
        </w:r>
      </w:del>
      <w:r w:rsidR="00EC4849" w:rsidRPr="00C239EF">
        <w:rPr>
          <w:rFonts w:ascii="Arial" w:hAnsi="Arial" w:cs="Arial"/>
          <w:color w:val="000000"/>
          <w:sz w:val="22"/>
          <w:szCs w:val="22"/>
        </w:rPr>
        <w:t>mutation</w:t>
      </w:r>
      <w:ins w:id="418"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and DNA methylation could work together to silence certain genes, such as </w:t>
      </w:r>
      <w:r w:rsidR="00EC4849" w:rsidRPr="0056750D">
        <w:rPr>
          <w:rFonts w:ascii="Arial" w:hAnsi="Arial" w:cs="Arial"/>
          <w:i/>
          <w:color w:val="000000"/>
          <w:sz w:val="22"/>
          <w:szCs w:val="22"/>
          <w:rPrChange w:id="419" w:author="Schrodi, Steven J PHD" w:date="2019-05-03T22:23:00Z">
            <w:rPr>
              <w:rFonts w:ascii="Arial" w:hAnsi="Arial" w:cs="Arial"/>
              <w:color w:val="000000"/>
              <w:sz w:val="22"/>
              <w:szCs w:val="22"/>
            </w:rPr>
          </w:rPrChange>
        </w:rPr>
        <w:t>TP53</w:t>
      </w:r>
      <w:ins w:id="420" w:author="Schrodi, Steven J PHD" w:date="2019-05-03T22:23:00Z">
        <w:r w:rsidR="0056750D">
          <w:rPr>
            <w:rFonts w:ascii="Arial" w:hAnsi="Arial" w:cs="Arial"/>
            <w:i/>
            <w:color w:val="000000"/>
            <w:sz w:val="22"/>
            <w:szCs w:val="22"/>
          </w:rPr>
          <w:t xml:space="preserve"> </w:t>
        </w:r>
      </w:ins>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separate"/>
      </w:r>
      <w:r w:rsidR="00B27F7F">
        <w:rPr>
          <w:rFonts w:ascii="Arial" w:hAnsi="Arial" w:cs="Arial"/>
          <w:noProof/>
          <w:color w:val="000000"/>
          <w:sz w:val="22"/>
          <w:szCs w:val="22"/>
        </w:rPr>
        <w:t>(24)</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14:paraId="377EA452" w14:textId="77777777" w:rsidR="00081431" w:rsidRPr="00C239EF" w:rsidRDefault="00081431">
      <w:pPr>
        <w:pStyle w:val="NormalWeb"/>
        <w:shd w:val="clear" w:color="auto" w:fill="FFFFFF"/>
        <w:spacing w:before="0" w:beforeAutospacing="0" w:after="0" w:afterAutospacing="0"/>
        <w:jc w:val="both"/>
        <w:rPr>
          <w:rFonts w:ascii="Arial" w:hAnsi="Arial" w:cs="Arial"/>
          <w:color w:val="000000"/>
          <w:sz w:val="22"/>
          <w:szCs w:val="22"/>
        </w:rPr>
        <w:pPrChange w:id="421" w:author="Guo, Shicheng" w:date="2019-05-06T16:53:00Z">
          <w:pPr>
            <w:pStyle w:val="NormalWeb"/>
            <w:shd w:val="clear" w:color="auto" w:fill="FFFFFF"/>
            <w:spacing w:before="0" w:beforeAutospacing="0" w:after="0" w:afterAutospacing="0"/>
          </w:pPr>
        </w:pPrChange>
      </w:pPr>
    </w:p>
    <w:p w14:paraId="1072B828" w14:textId="51955C4F" w:rsidR="00EC4A0E" w:rsidRDefault="00A31120">
      <w:pPr>
        <w:pStyle w:val="NormalWeb"/>
        <w:shd w:val="clear" w:color="auto" w:fill="FFFFFF"/>
        <w:spacing w:before="0" w:beforeAutospacing="0" w:after="0" w:afterAutospacing="0"/>
        <w:jc w:val="both"/>
        <w:rPr>
          <w:rFonts w:ascii="Arial" w:hAnsi="Arial" w:cs="Arial"/>
          <w:color w:val="000000"/>
          <w:sz w:val="22"/>
          <w:szCs w:val="22"/>
        </w:rPr>
        <w:pPrChange w:id="422"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In the past</w:t>
      </w:r>
      <w:del w:id="423" w:author="Schrodi, Steven J PHD" w:date="2019-05-03T22:24:00Z">
        <w:r w:rsidRPr="00C239EF" w:rsidDel="00D9174A">
          <w:rPr>
            <w:rFonts w:ascii="Arial" w:hAnsi="Arial" w:cs="Arial"/>
            <w:color w:val="000000"/>
            <w:sz w:val="22"/>
            <w:szCs w:val="22"/>
          </w:rPr>
          <w:delText xml:space="preserve"> decades</w:delText>
        </w:r>
      </w:del>
      <w:r w:rsidRPr="00C239EF">
        <w:rPr>
          <w:rFonts w:ascii="Arial" w:hAnsi="Arial" w:cs="Arial"/>
          <w:color w:val="000000"/>
          <w:sz w:val="22"/>
          <w:szCs w:val="22"/>
        </w:rPr>
        <w:t xml:space="preserve">,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mainly focus</w:t>
      </w:r>
      <w:ins w:id="424" w:author="Schrodi, Steven J PHD" w:date="2019-05-03T22:24:00Z">
        <w:r w:rsidR="00D9174A">
          <w:rPr>
            <w:rFonts w:ascii="Arial" w:hAnsi="Arial" w:cs="Arial"/>
            <w:color w:val="000000"/>
            <w:sz w:val="22"/>
            <w:szCs w:val="22"/>
          </w:rPr>
          <w:t>ed</w:t>
        </w:r>
      </w:ins>
      <w:r w:rsidRPr="00C239EF">
        <w:rPr>
          <w:rFonts w:ascii="Arial" w:hAnsi="Arial" w:cs="Arial"/>
          <w:color w:val="000000"/>
          <w:sz w:val="22"/>
          <w:szCs w:val="22"/>
        </w:rPr>
        <w:t xml:space="preserve">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D9174A">
        <w:rPr>
          <w:rFonts w:ascii="Arial" w:hAnsi="Arial" w:cs="Arial"/>
          <w:i/>
          <w:color w:val="000000"/>
          <w:sz w:val="22"/>
          <w:szCs w:val="22"/>
          <w:rPrChange w:id="425" w:author="Schrodi, Steven J PHD" w:date="2019-05-03T22:24:00Z">
            <w:rPr>
              <w:rFonts w:ascii="Arial" w:hAnsi="Arial" w:cs="Arial"/>
              <w:color w:val="000000"/>
              <w:sz w:val="22"/>
              <w:szCs w:val="22"/>
            </w:rPr>
          </w:rPrChange>
        </w:rPr>
        <w:t>MGMT</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(25, 26)</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D9174A">
        <w:rPr>
          <w:rFonts w:ascii="Arial" w:hAnsi="Arial" w:cs="Arial"/>
          <w:i/>
          <w:color w:val="000000"/>
          <w:sz w:val="22"/>
          <w:szCs w:val="22"/>
          <w:rPrChange w:id="426" w:author="Schrodi, Steven J PHD" w:date="2019-05-03T22:24:00Z">
            <w:rPr>
              <w:rFonts w:ascii="Arial" w:hAnsi="Arial" w:cs="Arial"/>
              <w:color w:val="000000"/>
              <w:sz w:val="22"/>
              <w:szCs w:val="22"/>
            </w:rPr>
          </w:rPrChange>
        </w:rPr>
        <w:t>CD133</w:t>
      </w:r>
      <w:r w:rsidR="00B72879" w:rsidRPr="00C239EF">
        <w:rPr>
          <w:rFonts w:ascii="Arial" w:hAnsi="Arial" w:cs="Arial"/>
          <w:color w:val="000000"/>
          <w:sz w:val="22"/>
          <w:szCs w:val="22"/>
        </w:rPr>
        <w:t xml:space="preserve">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D01206" w:rsidRPr="00C239EF">
        <w:rPr>
          <w:rFonts w:ascii="Arial" w:hAnsi="Arial" w:cs="Arial"/>
          <w:color w:val="000000"/>
          <w:sz w:val="22"/>
          <w:szCs w:val="22"/>
        </w:rPr>
      </w:r>
      <w:r w:rsidR="00D01206" w:rsidRPr="00C239EF">
        <w:rPr>
          <w:rFonts w:ascii="Arial" w:hAnsi="Arial" w:cs="Arial"/>
          <w:color w:val="000000"/>
          <w:sz w:val="22"/>
          <w:szCs w:val="22"/>
        </w:rPr>
        <w:fldChar w:fldCharType="separate"/>
      </w:r>
      <w:r w:rsidR="00B27F7F">
        <w:rPr>
          <w:rFonts w:ascii="Arial" w:hAnsi="Arial" w:cs="Arial"/>
          <w:noProof/>
          <w:color w:val="000000"/>
          <w:sz w:val="22"/>
          <w:szCs w:val="22"/>
        </w:rPr>
        <w:t>(27)</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r w:rsidR="00B72879" w:rsidRPr="00D9174A">
        <w:rPr>
          <w:rFonts w:ascii="Arial" w:hAnsi="Arial" w:cs="Arial"/>
          <w:i/>
          <w:color w:val="000000"/>
          <w:sz w:val="22"/>
          <w:szCs w:val="22"/>
          <w:rPrChange w:id="427" w:author="Schrodi, Steven J PHD" w:date="2019-05-03T22:24:00Z">
            <w:rPr>
              <w:rFonts w:ascii="Arial" w:hAnsi="Arial" w:cs="Arial"/>
              <w:color w:val="000000"/>
              <w:sz w:val="22"/>
              <w:szCs w:val="22"/>
            </w:rPr>
          </w:rPrChange>
        </w:rPr>
        <w:t>ARF1</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(28)</w:t>
      </w:r>
      <w:r w:rsidR="00B72879" w:rsidRPr="00C239EF">
        <w:rPr>
          <w:rFonts w:ascii="Arial" w:hAnsi="Arial" w:cs="Arial"/>
          <w:color w:val="000000"/>
          <w:sz w:val="22"/>
          <w:szCs w:val="22"/>
        </w:rPr>
        <w:fldChar w:fldCharType="end"/>
      </w:r>
      <w:ins w:id="428" w:author="Schrodi, Steven J PHD" w:date="2019-05-03T22:25:00Z">
        <w:r w:rsidR="00D9174A">
          <w:rPr>
            <w:rFonts w:ascii="Arial" w:hAnsi="Arial" w:cs="Arial"/>
            <w:color w:val="000000"/>
            <w:sz w:val="22"/>
            <w:szCs w:val="22"/>
          </w:rPr>
          <w:t>, and primarily applied to</w:t>
        </w:r>
      </w:ins>
      <w:del w:id="429" w:author="Schrodi, Steven J PHD" w:date="2019-05-03T22:25:00Z">
        <w:r w:rsidR="00F85707" w:rsidRPr="00C239EF" w:rsidDel="00D9174A">
          <w:rPr>
            <w:rFonts w:ascii="Arial" w:hAnsi="Arial" w:cs="Arial"/>
            <w:color w:val="000000"/>
            <w:sz w:val="22"/>
            <w:szCs w:val="22"/>
          </w:rPr>
          <w:delText xml:space="preserve"> and mainly focus on</w:delText>
        </w:r>
      </w:del>
      <w:r w:rsidR="00F85707" w:rsidRPr="00C239EF">
        <w:rPr>
          <w:rFonts w:ascii="Arial" w:hAnsi="Arial" w:cs="Arial"/>
          <w:color w:val="000000"/>
          <w:sz w:val="22"/>
          <w:szCs w:val="22"/>
        </w:rPr>
        <w:t xml:space="preserve">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 xml:space="preserve">everal </w:t>
      </w:r>
      <w:del w:id="430" w:author="Schrodi, Steven J PHD" w:date="2019-05-03T22:25:00Z">
        <w:r w:rsidRPr="00C239EF" w:rsidDel="00D9174A">
          <w:rPr>
            <w:rFonts w:ascii="Arial" w:hAnsi="Arial" w:cs="Arial"/>
            <w:color w:val="000000"/>
            <w:sz w:val="22"/>
            <w:szCs w:val="22"/>
          </w:rPr>
          <w:delText xml:space="preserve">of </w:delText>
        </w:r>
      </w:del>
      <w:r w:rsidRPr="00C239EF">
        <w:rPr>
          <w:rFonts w:ascii="Arial" w:hAnsi="Arial" w:cs="Arial"/>
          <w:color w:val="000000"/>
          <w:sz w:val="22"/>
          <w:szCs w:val="22"/>
        </w:rPr>
        <w:t>non-coding RNA</w:t>
      </w:r>
      <w:ins w:id="431" w:author="Schrodi, Steven J PHD" w:date="2019-05-03T22:25:00Z">
        <w:r w:rsidR="00D9174A">
          <w:rPr>
            <w:rFonts w:ascii="Arial" w:hAnsi="Arial" w:cs="Arial"/>
            <w:color w:val="000000"/>
            <w:sz w:val="22"/>
            <w:szCs w:val="22"/>
          </w:rPr>
          <w:t>s</w:t>
        </w:r>
      </w:ins>
      <w:r w:rsidRPr="00C239EF">
        <w:rPr>
          <w:rFonts w:ascii="Arial" w:hAnsi="Arial" w:cs="Arial"/>
          <w:color w:val="000000"/>
          <w:sz w:val="22"/>
          <w:szCs w:val="22"/>
        </w:rPr>
        <w:t xml:space="preserve"> w</w:t>
      </w:r>
      <w:ins w:id="432" w:author="Schrodi, Steven J PHD" w:date="2019-05-03T22:25:00Z">
        <w:r w:rsidR="00D9174A">
          <w:rPr>
            <w:rFonts w:ascii="Arial" w:hAnsi="Arial" w:cs="Arial"/>
            <w:color w:val="000000"/>
            <w:sz w:val="22"/>
            <w:szCs w:val="22"/>
          </w:rPr>
          <w:t>ere</w:t>
        </w:r>
      </w:ins>
      <w:del w:id="433" w:author="Schrodi, Steven J PHD" w:date="2019-05-03T22:25:00Z">
        <w:r w:rsidRPr="00C239EF" w:rsidDel="00D9174A">
          <w:rPr>
            <w:rFonts w:ascii="Arial" w:hAnsi="Arial" w:cs="Arial"/>
            <w:color w:val="000000"/>
            <w:sz w:val="22"/>
            <w:szCs w:val="22"/>
          </w:rPr>
          <w:delText>as</w:delText>
        </w:r>
      </w:del>
      <w:r w:rsidRPr="00C239EF">
        <w:rPr>
          <w:rFonts w:ascii="Arial" w:hAnsi="Arial" w:cs="Arial"/>
          <w:color w:val="000000"/>
          <w:sz w:val="22"/>
          <w:szCs w:val="22"/>
        </w:rPr>
        <w:t xml:space="preserve"> also reported to be abnormal in GBM, such as miR-153</w:t>
      </w:r>
      <w:r w:rsidR="00B72879"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&lt;EndNote&gt;&lt;Cite&gt;&lt;Author&gt;Ghasemi&lt;/Author&gt;&lt;Year&gt;2016&lt;/Year&gt;&lt;RecNum&gt;2319&lt;/RecNum&gt;&lt;DisplayText&gt;(29)&lt;/DisplayText&gt;&lt;record&gt;&lt;rec-number&gt;2319&lt;/rec-number&gt;&lt;foreign-keys&gt;&lt;key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(29)</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(30)</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ins w:id="434" w:author="Schrodi, Steven J PHD" w:date="2019-05-03T22:27:00Z">
        <w:r w:rsidR="00D9174A">
          <w:rPr>
            <w:rFonts w:ascii="Arial" w:hAnsi="Arial" w:cs="Arial"/>
            <w:color w:val="000000"/>
            <w:sz w:val="22"/>
            <w:szCs w:val="22"/>
          </w:rPr>
          <w:t>Al</w:t>
        </w:r>
      </w:ins>
      <w:del w:id="435" w:author="Schrodi, Steven J PHD" w:date="2019-05-03T22:27:00Z">
        <w:r w:rsidR="00B72879" w:rsidRPr="00C239EF" w:rsidDel="00D9174A">
          <w:rPr>
            <w:rFonts w:ascii="Arial" w:hAnsi="Arial" w:cs="Arial"/>
            <w:color w:val="000000"/>
            <w:sz w:val="22"/>
            <w:szCs w:val="22"/>
          </w:rPr>
          <w:delText xml:space="preserve">Even </w:delText>
        </w:r>
      </w:del>
      <w:r w:rsidR="00B72879" w:rsidRPr="00C239EF">
        <w:rPr>
          <w:rFonts w:ascii="Arial" w:hAnsi="Arial" w:cs="Arial"/>
          <w:color w:val="000000"/>
          <w:sz w:val="22"/>
          <w:szCs w:val="22"/>
        </w:rPr>
        <w:t xml:space="preserve">though there </w:t>
      </w:r>
      <w:ins w:id="436" w:author="Schrodi, Steven J PHD" w:date="2019-05-03T22:27:00Z">
        <w:r w:rsidR="00D9174A">
          <w:rPr>
            <w:rFonts w:ascii="Arial" w:hAnsi="Arial" w:cs="Arial"/>
            <w:color w:val="000000"/>
            <w:sz w:val="22"/>
            <w:szCs w:val="22"/>
          </w:rPr>
          <w:t>have been</w:t>
        </w:r>
      </w:ins>
      <w:del w:id="437" w:author="Schrodi, Steven J PHD" w:date="2019-05-03T22:27:00Z">
        <w:r w:rsidR="00B72879" w:rsidRPr="00C239EF" w:rsidDel="00D9174A">
          <w:rPr>
            <w:rFonts w:ascii="Arial" w:hAnsi="Arial" w:cs="Arial"/>
            <w:color w:val="000000"/>
            <w:sz w:val="22"/>
            <w:szCs w:val="22"/>
          </w:rPr>
          <w:delText>were</w:delText>
        </w:r>
      </w:del>
      <w:r w:rsidR="00B72879" w:rsidRPr="00C239EF">
        <w:rPr>
          <w:rFonts w:ascii="Arial" w:hAnsi="Arial" w:cs="Arial"/>
          <w:color w:val="000000"/>
          <w:sz w:val="22"/>
          <w:szCs w:val="22"/>
        </w:rPr>
        <w:t xml:space="preserve"> several genome-wide DNA methylation studies to identify </w:t>
      </w:r>
      <w:r w:rsidR="00B72879" w:rsidRPr="00C239EF">
        <w:rPr>
          <w:rFonts w:ascii="Arial" w:hAnsi="Arial" w:cs="Arial"/>
          <w:color w:val="000000"/>
          <w:sz w:val="22"/>
          <w:szCs w:val="22"/>
        </w:rPr>
        <w:lastRenderedPageBreak/>
        <w:t>differential DNA methylation</w:t>
      </w:r>
      <w:ins w:id="438" w:author="Schrodi, Steven J PHD" w:date="2019-05-03T22:27:00Z">
        <w:r w:rsidR="00D9174A">
          <w:rPr>
            <w:rFonts w:ascii="Arial" w:hAnsi="Arial" w:cs="Arial"/>
            <w:color w:val="000000"/>
            <w:sz w:val="22"/>
            <w:szCs w:val="22"/>
          </w:rPr>
          <w:t xml:space="preserve"> in GBM</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(31-34)</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limited sample size</w:t>
      </w:r>
      <w:ins w:id="439" w:author="Schrodi, Steven J PHD" w:date="2019-05-03T22:27:00Z">
        <w:r w:rsidR="00D9174A">
          <w:rPr>
            <w:rFonts w:ascii="Arial" w:hAnsi="Arial" w:cs="Arial"/>
            <w:color w:val="000000"/>
            <w:sz w:val="22"/>
            <w:szCs w:val="22"/>
          </w:rPr>
          <w:t>s</w:t>
        </w:r>
      </w:ins>
      <w:r w:rsidR="00B72879" w:rsidRPr="00C239EF">
        <w:rPr>
          <w:rFonts w:ascii="Arial" w:hAnsi="Arial" w:cs="Arial"/>
          <w:color w:val="000000"/>
          <w:sz w:val="22"/>
          <w:szCs w:val="22"/>
        </w:rPr>
        <w:t xml:space="preserve"> m</w:t>
      </w:r>
      <w:ins w:id="440" w:author="Schrodi, Steven J PHD" w:date="2019-05-03T22:28:00Z">
        <w:r w:rsidR="00D9174A">
          <w:rPr>
            <w:rFonts w:ascii="Arial" w:hAnsi="Arial" w:cs="Arial"/>
            <w:color w:val="000000"/>
            <w:sz w:val="22"/>
            <w:szCs w:val="22"/>
          </w:rPr>
          <w:t>ade</w:t>
        </w:r>
      </w:ins>
      <w:del w:id="441" w:author="Schrodi, Steven J PHD" w:date="2019-05-03T22:28:00Z">
        <w:r w:rsidR="00B72879" w:rsidRPr="00C239EF" w:rsidDel="00D9174A">
          <w:rPr>
            <w:rFonts w:ascii="Arial" w:hAnsi="Arial" w:cs="Arial"/>
            <w:color w:val="000000"/>
            <w:sz w:val="22"/>
            <w:szCs w:val="22"/>
          </w:rPr>
          <w:delText>ake</w:delText>
        </w:r>
      </w:del>
      <w:r w:rsidR="00B72879" w:rsidRPr="00C239EF">
        <w:rPr>
          <w:rFonts w:ascii="Arial" w:hAnsi="Arial" w:cs="Arial"/>
          <w:color w:val="000000"/>
          <w:sz w:val="22"/>
          <w:szCs w:val="22"/>
        </w:rPr>
        <w:t xml:space="preserve"> it difficult to make solid conclusion</w:t>
      </w:r>
      <w:ins w:id="442" w:author="Schrodi, Steven J PHD" w:date="2019-05-03T22:28:00Z">
        <w:r w:rsidR="00D9174A">
          <w:rPr>
            <w:rFonts w:ascii="Arial" w:hAnsi="Arial" w:cs="Arial"/>
            <w:color w:val="000000"/>
            <w:sz w:val="22"/>
            <w:szCs w:val="22"/>
          </w:rPr>
          <w:t>s</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(31-37)</w:t>
      </w:r>
      <w:r w:rsidR="00B72879" w:rsidRPr="00C239EF">
        <w:rPr>
          <w:rFonts w:ascii="Arial" w:hAnsi="Arial" w:cs="Arial"/>
          <w:color w:val="000000"/>
          <w:sz w:val="22"/>
          <w:szCs w:val="22"/>
        </w:rPr>
        <w:fldChar w:fldCharType="end"/>
      </w:r>
      <w:ins w:id="443" w:author="Schrodi, Steven J PHD" w:date="2019-05-03T22:28:00Z">
        <w:r w:rsidR="00D9174A">
          <w:rPr>
            <w:rFonts w:ascii="Arial" w:hAnsi="Arial" w:cs="Arial"/>
            <w:color w:val="000000"/>
            <w:sz w:val="22"/>
            <w:szCs w:val="22"/>
          </w:rPr>
          <w:t xml:space="preserve"> and</w:t>
        </w:r>
      </w:ins>
      <w:del w:id="444" w:author="Schrodi, Steven J PHD" w:date="2019-05-03T22:28:00Z">
        <w:r w:rsidR="007B1F8F" w:rsidRPr="00C239EF" w:rsidDel="00D9174A">
          <w:rPr>
            <w:rFonts w:ascii="Arial" w:hAnsi="Arial" w:cs="Arial"/>
            <w:color w:val="000000"/>
            <w:sz w:val="22"/>
            <w:szCs w:val="22"/>
          </w:rPr>
          <w:delText>,</w:delText>
        </w:r>
      </w:del>
      <w:r w:rsidR="007B1F8F" w:rsidRPr="00C239EF">
        <w:rPr>
          <w:rFonts w:ascii="Arial" w:hAnsi="Arial" w:cs="Arial"/>
          <w:color w:val="000000"/>
          <w:sz w:val="22"/>
          <w:szCs w:val="22"/>
        </w:rPr>
        <w:t xml:space="preserve"> </w:t>
      </w:r>
      <w:del w:id="445" w:author="Schrodi, Steven J PHD" w:date="2019-05-03T22:28:00Z">
        <w:r w:rsidR="007B1F8F" w:rsidRPr="00C239EF" w:rsidDel="00D9174A">
          <w:rPr>
            <w:rFonts w:ascii="Arial" w:hAnsi="Arial" w:cs="Arial"/>
            <w:color w:val="000000"/>
            <w:sz w:val="22"/>
            <w:szCs w:val="22"/>
          </w:rPr>
          <w:delText xml:space="preserve">especially </w:delText>
        </w:r>
      </w:del>
      <w:r w:rsidR="007B1F8F" w:rsidRPr="00C239EF">
        <w:rPr>
          <w:rFonts w:ascii="Arial" w:hAnsi="Arial" w:cs="Arial"/>
          <w:color w:val="000000"/>
          <w:sz w:val="22"/>
          <w:szCs w:val="22"/>
        </w:rPr>
        <w:t xml:space="preserve">normal controls </w:t>
      </w:r>
      <w:ins w:id="446" w:author="Schrodi, Steven J PHD" w:date="2019-05-03T22:28:00Z">
        <w:r w:rsidR="00D9174A">
          <w:rPr>
            <w:rFonts w:ascii="Arial" w:hAnsi="Arial" w:cs="Arial"/>
            <w:color w:val="000000"/>
            <w:sz w:val="22"/>
            <w:szCs w:val="22"/>
          </w:rPr>
          <w:t>were</w:t>
        </w:r>
      </w:ins>
      <w:del w:id="447" w:author="Schrodi, Steven J PHD" w:date="2019-05-03T22:28:00Z">
        <w:r w:rsidR="007B1F8F" w:rsidRPr="00C239EF" w:rsidDel="00D9174A">
          <w:rPr>
            <w:rFonts w:ascii="Arial" w:hAnsi="Arial" w:cs="Arial"/>
            <w:color w:val="000000"/>
            <w:sz w:val="22"/>
            <w:szCs w:val="22"/>
          </w:rPr>
          <w:delText>are</w:delText>
        </w:r>
      </w:del>
      <w:ins w:id="448" w:author="Schrodi, Steven J PHD" w:date="2019-05-03T22:28:00Z">
        <w:r w:rsidR="00D9174A">
          <w:rPr>
            <w:rFonts w:ascii="Arial" w:hAnsi="Arial" w:cs="Arial"/>
            <w:color w:val="000000"/>
            <w:sz w:val="22"/>
            <w:szCs w:val="22"/>
          </w:rPr>
          <w:t xml:space="preserve"> limited</w:t>
        </w:r>
      </w:ins>
      <w:del w:id="449" w:author="Schrodi, Steven J PHD" w:date="2019-05-03T22:28:00Z">
        <w:r w:rsidR="007B1F8F" w:rsidRPr="00C239EF" w:rsidDel="00D9174A">
          <w:rPr>
            <w:rFonts w:ascii="Arial" w:hAnsi="Arial" w:cs="Arial"/>
            <w:color w:val="000000"/>
            <w:sz w:val="22"/>
            <w:szCs w:val="22"/>
          </w:rPr>
          <w:delText xml:space="preserve"> difficult to obtained</w:delText>
        </w:r>
      </w:del>
      <w:r w:rsidR="00B72879" w:rsidRPr="00C239EF">
        <w:rPr>
          <w:rFonts w:ascii="Arial" w:hAnsi="Arial" w:cs="Arial"/>
          <w:color w:val="000000"/>
          <w:sz w:val="22"/>
          <w:szCs w:val="22"/>
        </w:rPr>
        <w:t xml:space="preserve">. </w:t>
      </w:r>
      <w:ins w:id="450" w:author="Schrodi, Steven J PHD" w:date="2019-05-03T22:28:00Z">
        <w:r w:rsidR="00D9174A">
          <w:rPr>
            <w:rFonts w:ascii="Arial" w:hAnsi="Arial" w:cs="Arial"/>
            <w:color w:val="000000"/>
            <w:sz w:val="22"/>
            <w:szCs w:val="22"/>
          </w:rPr>
          <w:t>Moreover</w:t>
        </w:r>
      </w:ins>
      <w:del w:id="451" w:author="Schrodi, Steven J PHD" w:date="2019-05-03T22:28:00Z">
        <w:r w:rsidR="007B1F8F" w:rsidRPr="00C239EF" w:rsidDel="00D9174A">
          <w:rPr>
            <w:rFonts w:ascii="Arial" w:hAnsi="Arial" w:cs="Arial"/>
            <w:color w:val="000000"/>
            <w:sz w:val="22"/>
            <w:szCs w:val="22"/>
          </w:rPr>
          <w:delText>What’s more</w:delText>
        </w:r>
      </w:del>
      <w:r w:rsidR="007B1F8F" w:rsidRPr="00C239EF">
        <w:rPr>
          <w:rFonts w:ascii="Arial" w:hAnsi="Arial" w:cs="Arial"/>
          <w:color w:val="000000"/>
          <w:sz w:val="22"/>
          <w:szCs w:val="22"/>
        </w:rPr>
        <w:t xml:space="preserve">, </w:t>
      </w:r>
      <w:r w:rsidR="00967950" w:rsidRPr="00C239EF">
        <w:rPr>
          <w:rFonts w:ascii="Arial" w:hAnsi="Arial" w:cs="Arial"/>
          <w:color w:val="000000"/>
          <w:sz w:val="22"/>
          <w:szCs w:val="22"/>
        </w:rPr>
        <w:t>there are only few stud</w:t>
      </w:r>
      <w:ins w:id="452" w:author="Schrodi, Steven J PHD" w:date="2019-05-03T22:28:00Z">
        <w:r w:rsidR="00D9174A">
          <w:rPr>
            <w:rFonts w:ascii="Arial" w:hAnsi="Arial" w:cs="Arial"/>
            <w:color w:val="000000"/>
            <w:sz w:val="22"/>
            <w:szCs w:val="22"/>
          </w:rPr>
          <w:t>ies</w:t>
        </w:r>
      </w:ins>
      <w:del w:id="453" w:author="Schrodi, Steven J PHD" w:date="2019-05-03T22:28:00Z">
        <w:r w:rsidR="00967950" w:rsidRPr="00C239EF" w:rsidDel="00D9174A">
          <w:rPr>
            <w:rFonts w:ascii="Arial" w:hAnsi="Arial" w:cs="Arial"/>
            <w:color w:val="000000"/>
            <w:sz w:val="22"/>
            <w:szCs w:val="22"/>
          </w:rPr>
          <w:delText>y</w:delText>
        </w:r>
      </w:del>
      <w:ins w:id="454" w:author="Schrodi, Steven J PHD" w:date="2019-05-03T22:29:00Z">
        <w:r w:rsidR="00D9174A">
          <w:rPr>
            <w:rFonts w:ascii="Arial" w:hAnsi="Arial" w:cs="Arial"/>
            <w:color w:val="000000"/>
            <w:sz w:val="22"/>
            <w:szCs w:val="22"/>
          </w:rPr>
          <w:t xml:space="preserve"> that investigated</w:t>
        </w:r>
      </w:ins>
      <w:del w:id="455" w:author="Schrodi, Steven J PHD" w:date="2019-05-03T22:29:00Z">
        <w:r w:rsidR="00967950" w:rsidRPr="00C239EF" w:rsidDel="00D9174A">
          <w:rPr>
            <w:rFonts w:ascii="Arial" w:hAnsi="Arial" w:cs="Arial"/>
            <w:color w:val="000000"/>
            <w:sz w:val="22"/>
            <w:szCs w:val="22"/>
          </w:rPr>
          <w:delText xml:space="preserve"> was conducted to do</w:delText>
        </w:r>
      </w:del>
      <w:r w:rsidR="00967950" w:rsidRPr="00C239EF">
        <w:rPr>
          <w:rFonts w:ascii="Arial" w:hAnsi="Arial" w:cs="Arial"/>
          <w:color w:val="000000"/>
          <w:sz w:val="22"/>
          <w:szCs w:val="22"/>
        </w:rPr>
        <w:t xml:space="preserve"> DNA methylation biomarkers for </w:t>
      </w:r>
      <w:r w:rsidR="003A4391">
        <w:rPr>
          <w:rFonts w:ascii="Arial" w:hAnsi="Arial" w:cs="Arial"/>
          <w:color w:val="000000"/>
          <w:sz w:val="22"/>
          <w:szCs w:val="22"/>
        </w:rPr>
        <w:t xml:space="preserve">LGG or GBM </w:t>
      </w:r>
      <w:r w:rsidR="00967950" w:rsidRPr="00C239EF">
        <w:rPr>
          <w:rFonts w:ascii="Arial" w:hAnsi="Arial" w:cs="Arial"/>
          <w:color w:val="000000"/>
          <w:sz w:val="22"/>
          <w:szCs w:val="22"/>
        </w:rPr>
        <w:t>based on circulating cell-free DNA</w:t>
      </w:r>
      <w:del w:id="456" w:author="Schrodi, Steven J PHD" w:date="2019-05-03T22:29:00Z">
        <w:r w:rsidR="007B1F8F" w:rsidRPr="00C239EF" w:rsidDel="00D9174A">
          <w:rPr>
            <w:rFonts w:ascii="Arial" w:hAnsi="Arial" w:cs="Arial"/>
            <w:color w:val="000000"/>
            <w:sz w:val="22"/>
            <w:szCs w:val="22"/>
          </w:rPr>
          <w:delText xml:space="preserve"> which might be caused by the worry from blood-brain barrier</w:delText>
        </w:r>
      </w:del>
      <w:r w:rsidR="007B1F8F" w:rsidRPr="00C239EF">
        <w:rPr>
          <w:rFonts w:ascii="Arial" w:hAnsi="Arial" w:cs="Arial"/>
          <w:color w:val="000000"/>
          <w:sz w:val="22"/>
          <w:szCs w:val="22"/>
        </w:rPr>
        <w:t xml:space="preserve">. </w:t>
      </w:r>
      <w:r w:rsidR="003A4391">
        <w:rPr>
          <w:rFonts w:ascii="Arial" w:hAnsi="Arial" w:cs="Arial"/>
          <w:color w:val="000000"/>
          <w:sz w:val="22"/>
          <w:szCs w:val="22"/>
        </w:rPr>
        <w:t>We only</w:t>
      </w:r>
      <w:r w:rsidR="00143CD6" w:rsidRPr="00C239EF">
        <w:rPr>
          <w:rFonts w:ascii="Arial" w:hAnsi="Arial" w:cs="Arial"/>
          <w:color w:val="000000"/>
          <w:sz w:val="22"/>
          <w:szCs w:val="22"/>
        </w:rPr>
        <w:t xml:space="preserve"> found </w:t>
      </w:r>
      <w:ins w:id="457" w:author="Schrodi, Steven J PHD" w:date="2019-05-03T22:29:00Z">
        <w:r w:rsidR="00D9174A">
          <w:rPr>
            <w:rFonts w:ascii="Arial" w:hAnsi="Arial" w:cs="Arial"/>
            <w:color w:val="000000"/>
            <w:sz w:val="22"/>
            <w:szCs w:val="22"/>
          </w:rPr>
          <w:t>six</w:t>
        </w:r>
      </w:ins>
      <w:del w:id="458" w:author="Schrodi, Steven J PHD" w:date="2019-05-03T22:29:00Z">
        <w:r w:rsidR="00143CD6" w:rsidRPr="00C239EF" w:rsidDel="00D9174A">
          <w:rPr>
            <w:rFonts w:ascii="Arial" w:hAnsi="Arial" w:cs="Arial"/>
            <w:color w:val="000000"/>
            <w:sz w:val="22"/>
            <w:szCs w:val="22"/>
          </w:rPr>
          <w:delText>6</w:delText>
        </w:r>
      </w:del>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separate"/>
      </w:r>
      <w:r w:rsidR="00B27F7F">
        <w:rPr>
          <w:rFonts w:ascii="Arial" w:hAnsi="Arial" w:cs="Arial"/>
          <w:noProof/>
          <w:color w:val="000000"/>
          <w:sz w:val="22"/>
          <w:szCs w:val="22"/>
        </w:rPr>
        <w:t>(38-43)</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proofErr w:type="spellStart"/>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proofErr w:type="spellEnd"/>
      <w:r w:rsidR="000C5FF2" w:rsidRPr="00C239EF">
        <w:rPr>
          <w:rFonts w:ascii="Arial" w:hAnsi="Arial" w:cs="Arial"/>
          <w:color w:val="000000"/>
          <w:sz w:val="22"/>
          <w:szCs w:val="22"/>
        </w:rPr>
        <w:t xml:space="preserve"> with the </w:t>
      </w:r>
      <w:r w:rsidR="0094267C">
        <w:fldChar w:fldCharType="begin"/>
      </w:r>
      <w:r w:rsidR="0094267C">
        <w:instrText xml:space="preserve"> HYPERLINK "https://www.ncbi.nlm.nih.gov/pubmed/?term=((cell-free+or+circulating)+AND+glioblastoma)+AND+methylation" </w:instrText>
      </w:r>
      <w:r w:rsidR="0094267C">
        <w:fldChar w:fldCharType="separate"/>
      </w:r>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r w:rsidR="0094267C">
        <w:rPr>
          <w:rFonts w:ascii="Arial" w:hAnsi="Arial" w:cs="Arial"/>
          <w:color w:val="000000"/>
          <w:sz w:val="22"/>
          <w:szCs w:val="22"/>
          <w:u w:val="single"/>
        </w:rPr>
        <w:fldChar w:fldCharType="end"/>
      </w:r>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w:t>
      </w:r>
      <w:r w:rsidR="003A4391">
        <w:rPr>
          <w:rFonts w:ascii="Arial" w:hAnsi="Arial" w:cs="Arial"/>
          <w:color w:val="000000"/>
          <w:sz w:val="22"/>
          <w:szCs w:val="22"/>
        </w:rPr>
        <w:t>GBM/LGG</w:t>
      </w:r>
      <w:r w:rsidR="000C5FF2" w:rsidRPr="00C239EF">
        <w:rPr>
          <w:rFonts w:ascii="Arial" w:hAnsi="Arial" w:cs="Arial"/>
          <w:color w:val="000000"/>
          <w:sz w:val="22"/>
          <w:szCs w:val="22"/>
        </w:rPr>
        <w:t xml:space="preserve"> in all the field. </w:t>
      </w:r>
      <w:r w:rsidR="003A4391">
        <w:rPr>
          <w:rFonts w:ascii="Arial" w:hAnsi="Arial" w:cs="Arial"/>
          <w:color w:val="000000"/>
          <w:sz w:val="22"/>
          <w:szCs w:val="22"/>
        </w:rPr>
        <w:t xml:space="preserve">Recently, </w:t>
      </w:r>
      <w:r w:rsidR="00914F22" w:rsidRPr="00C239EF">
        <w:rPr>
          <w:rFonts w:ascii="Arial" w:hAnsi="Arial" w:cs="Arial"/>
          <w:color w:val="000000"/>
          <w:sz w:val="22"/>
          <w:szCs w:val="22"/>
        </w:rPr>
        <w:t xml:space="preserve">Giselle and </w:t>
      </w:r>
      <w:del w:id="459" w:author="Schrodi, Steven J PHD" w:date="2019-05-03T22:30:00Z">
        <w:r w:rsidR="00914F22" w:rsidRPr="00C239EF" w:rsidDel="00D9174A">
          <w:rPr>
            <w:rFonts w:ascii="Arial" w:hAnsi="Arial" w:cs="Arial"/>
            <w:color w:val="000000"/>
            <w:sz w:val="22"/>
            <w:szCs w:val="22"/>
          </w:rPr>
          <w:delText xml:space="preserve">his </w:delText>
        </w:r>
      </w:del>
      <w:r w:rsidR="00914F22" w:rsidRPr="00C239EF">
        <w:rPr>
          <w:rFonts w:ascii="Arial" w:hAnsi="Arial" w:cs="Arial"/>
          <w:color w:val="000000"/>
          <w:sz w:val="22"/>
          <w:szCs w:val="22"/>
        </w:rPr>
        <w:t xml:space="preserve">colleagues found circulating cell-free DNA could be </w:t>
      </w:r>
      <w:ins w:id="460" w:author="Schrodi, Steven J PHD" w:date="2019-05-03T22:30:00Z">
        <w:r w:rsidR="00D9174A">
          <w:rPr>
            <w:rFonts w:ascii="Arial" w:hAnsi="Arial" w:cs="Arial"/>
            <w:color w:val="000000"/>
            <w:sz w:val="22"/>
            <w:szCs w:val="22"/>
          </w:rPr>
          <w:t xml:space="preserve">a </w:t>
        </w:r>
      </w:ins>
      <w:r w:rsidR="00914F22" w:rsidRPr="00C239EF">
        <w:rPr>
          <w:rFonts w:ascii="Arial" w:hAnsi="Arial" w:cs="Arial"/>
          <w:color w:val="000000"/>
          <w:sz w:val="22"/>
          <w:szCs w:val="22"/>
        </w:rPr>
        <w:t>prognostic and molecular marker for brain tumor</w:t>
      </w:r>
      <w:ins w:id="461" w:author="Schrodi, Steven J PHD" w:date="2019-05-03T22:30:00Z">
        <w:r w:rsidR="00D9174A">
          <w:rPr>
            <w:rFonts w:ascii="Arial" w:hAnsi="Arial" w:cs="Arial"/>
            <w:color w:val="000000"/>
            <w:sz w:val="22"/>
            <w:szCs w:val="22"/>
          </w:rPr>
          <w:t>s</w:t>
        </w:r>
      </w:ins>
      <w:r w:rsidR="00914F22" w:rsidRPr="00C239EF">
        <w:rPr>
          <w:rFonts w:ascii="Arial" w:hAnsi="Arial" w:cs="Arial"/>
          <w:color w:val="000000"/>
          <w:sz w:val="22"/>
          <w:szCs w:val="22"/>
        </w:rPr>
        <w:t xml:space="preserve"> under </w:t>
      </w:r>
      <w:proofErr w:type="spellStart"/>
      <w:r w:rsidR="00914F22" w:rsidRPr="00C239EF">
        <w:rPr>
          <w:rFonts w:ascii="Arial" w:hAnsi="Arial" w:cs="Arial"/>
          <w:color w:val="000000"/>
          <w:sz w:val="22"/>
          <w:szCs w:val="22"/>
        </w:rPr>
        <w:t>Perillyl</w:t>
      </w:r>
      <w:proofErr w:type="spellEnd"/>
      <w:r w:rsidR="00914F22" w:rsidRPr="00C239EF">
        <w:rPr>
          <w:rFonts w:ascii="Arial" w:hAnsi="Arial" w:cs="Arial"/>
          <w:color w:val="000000"/>
          <w:sz w:val="22"/>
          <w:szCs w:val="22"/>
        </w:rPr>
        <w:t xml:space="preserve">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separate"/>
      </w:r>
      <w:r w:rsidR="00B27F7F">
        <w:rPr>
          <w:rFonts w:ascii="Arial" w:hAnsi="Arial" w:cs="Arial"/>
          <w:noProof/>
          <w:color w:val="000000"/>
          <w:sz w:val="22"/>
          <w:szCs w:val="22"/>
        </w:rPr>
        <w:t>(44)</w:t>
      </w:r>
      <w:r w:rsidR="00914F22" w:rsidRPr="00C239EF">
        <w:rPr>
          <w:rFonts w:ascii="Arial" w:hAnsi="Arial" w:cs="Arial"/>
          <w:color w:val="000000"/>
          <w:sz w:val="22"/>
          <w:szCs w:val="22"/>
        </w:rPr>
        <w:fldChar w:fldCharType="end"/>
      </w:r>
      <w:ins w:id="462" w:author="Schrodi, Steven J PHD" w:date="2019-05-03T22:30:00Z">
        <w:r w:rsidR="00D9174A">
          <w:rPr>
            <w:rFonts w:ascii="Arial" w:hAnsi="Arial" w:cs="Arial"/>
            <w:color w:val="000000"/>
            <w:sz w:val="22"/>
            <w:szCs w:val="22"/>
          </w:rPr>
          <w:t>, thereby</w:t>
        </w:r>
      </w:ins>
      <w:r w:rsidR="003A4391">
        <w:rPr>
          <w:rFonts w:ascii="Arial" w:hAnsi="Arial" w:cs="Arial"/>
          <w:color w:val="000000"/>
          <w:sz w:val="22"/>
          <w:szCs w:val="22"/>
        </w:rPr>
        <w:t xml:space="preserve"> </w:t>
      </w:r>
      <w:del w:id="463" w:author="Schrodi, Steven J PHD" w:date="2019-05-03T22:30:00Z">
        <w:r w:rsidR="003A4391" w:rsidDel="00D9174A">
          <w:rPr>
            <w:rFonts w:ascii="Arial" w:hAnsi="Arial" w:cs="Arial"/>
            <w:color w:val="000000"/>
            <w:sz w:val="22"/>
            <w:szCs w:val="22"/>
          </w:rPr>
          <w:delText xml:space="preserve">which </w:delText>
        </w:r>
      </w:del>
      <w:r w:rsidR="003A4391">
        <w:rPr>
          <w:rFonts w:ascii="Arial" w:hAnsi="Arial" w:cs="Arial"/>
          <w:color w:val="000000"/>
          <w:sz w:val="22"/>
          <w:szCs w:val="22"/>
        </w:rPr>
        <w:t>indicat</w:t>
      </w:r>
      <w:ins w:id="464" w:author="Schrodi, Steven J PHD" w:date="2019-05-03T22:30:00Z">
        <w:r w:rsidR="00D9174A">
          <w:rPr>
            <w:rFonts w:ascii="Arial" w:hAnsi="Arial" w:cs="Arial"/>
            <w:color w:val="000000"/>
            <w:sz w:val="22"/>
            <w:szCs w:val="22"/>
          </w:rPr>
          <w:t>ing</w:t>
        </w:r>
      </w:ins>
      <w:del w:id="465" w:author="Schrodi, Steven J PHD" w:date="2019-05-03T22:30:00Z">
        <w:r w:rsidR="003A4391" w:rsidDel="00D9174A">
          <w:rPr>
            <w:rFonts w:ascii="Arial" w:hAnsi="Arial" w:cs="Arial"/>
            <w:color w:val="000000"/>
            <w:sz w:val="22"/>
            <w:szCs w:val="22"/>
          </w:rPr>
          <w:delText>es</w:delText>
        </w:r>
      </w:del>
      <w:r w:rsidR="003A4391">
        <w:rPr>
          <w:rFonts w:ascii="Arial" w:hAnsi="Arial" w:cs="Arial"/>
          <w:color w:val="000000"/>
          <w:sz w:val="22"/>
          <w:szCs w:val="22"/>
        </w:rPr>
        <w:t xml:space="preserve"> DNA fragment</w:t>
      </w:r>
      <w:ins w:id="466" w:author="Schrodi, Steven J PHD" w:date="2019-05-03T22:30:00Z">
        <w:r w:rsidR="00D9174A">
          <w:rPr>
            <w:rFonts w:ascii="Arial" w:hAnsi="Arial" w:cs="Arial"/>
            <w:color w:val="000000"/>
            <w:sz w:val="22"/>
            <w:szCs w:val="22"/>
          </w:rPr>
          <w:t>s</w:t>
        </w:r>
      </w:ins>
      <w:r w:rsidR="003A4391">
        <w:rPr>
          <w:rFonts w:ascii="Arial" w:hAnsi="Arial" w:cs="Arial"/>
          <w:color w:val="000000"/>
          <w:sz w:val="22"/>
          <w:szCs w:val="22"/>
        </w:rPr>
        <w:t xml:space="preserve"> </w:t>
      </w:r>
      <w:ins w:id="467" w:author="Schrodi, Steven J PHD" w:date="2019-05-03T22:30:00Z">
        <w:r w:rsidR="00D9174A">
          <w:rPr>
            <w:rFonts w:ascii="Arial" w:hAnsi="Arial" w:cs="Arial"/>
            <w:color w:val="000000"/>
            <w:sz w:val="22"/>
            <w:szCs w:val="22"/>
          </w:rPr>
          <w:t>from the brain are</w:t>
        </w:r>
      </w:ins>
      <w:del w:id="468" w:author="Schrodi, Steven J PHD" w:date="2019-05-03T22:30:00Z">
        <w:r w:rsidR="003A4391" w:rsidDel="00D9174A">
          <w:rPr>
            <w:rFonts w:ascii="Arial" w:hAnsi="Arial" w:cs="Arial"/>
            <w:color w:val="000000"/>
            <w:sz w:val="22"/>
            <w:szCs w:val="22"/>
          </w:rPr>
          <w:delText>will</w:delText>
        </w:r>
      </w:del>
      <w:r w:rsidR="003A4391">
        <w:rPr>
          <w:rFonts w:ascii="Arial" w:hAnsi="Arial" w:cs="Arial"/>
          <w:color w:val="000000"/>
          <w:sz w:val="22"/>
          <w:szCs w:val="22"/>
        </w:rPr>
        <w:t xml:space="preserve"> release</w:t>
      </w:r>
      <w:ins w:id="469" w:author="Schrodi, Steven J PHD" w:date="2019-05-03T22:30:00Z">
        <w:r w:rsidR="00D9174A">
          <w:rPr>
            <w:rFonts w:ascii="Arial" w:hAnsi="Arial" w:cs="Arial"/>
            <w:color w:val="000000"/>
            <w:sz w:val="22"/>
            <w:szCs w:val="22"/>
          </w:rPr>
          <w:t>d</w:t>
        </w:r>
      </w:ins>
      <w:r w:rsidR="003A4391">
        <w:rPr>
          <w:rFonts w:ascii="Arial" w:hAnsi="Arial" w:cs="Arial"/>
          <w:color w:val="000000"/>
          <w:sz w:val="22"/>
          <w:szCs w:val="22"/>
        </w:rPr>
        <w:t xml:space="preserve"> to blood </w:t>
      </w:r>
      <w:ins w:id="470" w:author="Schrodi, Steven J PHD" w:date="2019-05-03T22:31:00Z">
        <w:r w:rsidR="00D9174A">
          <w:rPr>
            <w:rFonts w:ascii="Arial" w:hAnsi="Arial" w:cs="Arial"/>
            <w:color w:val="000000"/>
            <w:sz w:val="22"/>
            <w:szCs w:val="22"/>
          </w:rPr>
          <w:t xml:space="preserve">(across the blood-brain barrier) </w:t>
        </w:r>
      </w:ins>
      <w:r w:rsidR="003A4391">
        <w:rPr>
          <w:rFonts w:ascii="Arial" w:hAnsi="Arial" w:cs="Arial"/>
          <w:color w:val="000000"/>
          <w:sz w:val="22"/>
          <w:szCs w:val="22"/>
        </w:rPr>
        <w:t xml:space="preserve">and could be detected in the plasma. </w:t>
      </w:r>
    </w:p>
    <w:p w14:paraId="1C0F8C42" w14:textId="77777777" w:rsidR="003A4391" w:rsidRPr="00C239EF" w:rsidRDefault="003A4391">
      <w:pPr>
        <w:pStyle w:val="NormalWeb"/>
        <w:shd w:val="clear" w:color="auto" w:fill="FFFFFF"/>
        <w:spacing w:before="0" w:beforeAutospacing="0" w:after="0" w:afterAutospacing="0"/>
        <w:jc w:val="both"/>
        <w:rPr>
          <w:rFonts w:ascii="Arial" w:hAnsi="Arial" w:cs="Arial"/>
          <w:color w:val="000000"/>
          <w:sz w:val="22"/>
          <w:szCs w:val="22"/>
        </w:rPr>
        <w:pPrChange w:id="471" w:author="Guo, Shicheng" w:date="2019-05-06T16:53:00Z">
          <w:pPr>
            <w:pStyle w:val="NormalWeb"/>
            <w:shd w:val="clear" w:color="auto" w:fill="FFFFFF"/>
            <w:spacing w:before="0" w:beforeAutospacing="0" w:after="0" w:afterAutospacing="0"/>
          </w:pPr>
        </w:pPrChange>
      </w:pPr>
    </w:p>
    <w:p w14:paraId="1B847C85" w14:textId="1C03BBE9" w:rsidR="003A4391" w:rsidRDefault="009C217C">
      <w:pPr>
        <w:pStyle w:val="NormalWeb"/>
        <w:shd w:val="clear" w:color="auto" w:fill="FFFFFF"/>
        <w:spacing w:before="0" w:beforeAutospacing="0" w:after="0" w:afterAutospacing="0"/>
        <w:jc w:val="both"/>
        <w:rPr>
          <w:ins w:id="472" w:author="Guo, Shicheng" w:date="2019-05-06T15:43:00Z"/>
          <w:rFonts w:ascii="Arial" w:hAnsi="Arial" w:cs="Arial"/>
          <w:color w:val="000000"/>
          <w:sz w:val="22"/>
          <w:szCs w:val="22"/>
        </w:rPr>
      </w:pPr>
      <w:commentRangeStart w:id="473"/>
      <w:r w:rsidRPr="00C239EF">
        <w:rPr>
          <w:rFonts w:ascii="Arial" w:hAnsi="Arial" w:cs="Arial"/>
          <w:color w:val="000000"/>
          <w:sz w:val="22"/>
          <w:szCs w:val="22"/>
        </w:rPr>
        <w:t xml:space="preserve">In this </w:t>
      </w:r>
      <w:r w:rsidR="00F60B7A">
        <w:rPr>
          <w:rFonts w:ascii="Arial" w:hAnsi="Arial" w:cs="Arial"/>
          <w:color w:val="000000"/>
          <w:sz w:val="22"/>
          <w:szCs w:val="22"/>
        </w:rPr>
        <w:t>research</w:t>
      </w:r>
      <w:r w:rsidRPr="00C239EF">
        <w:rPr>
          <w:rFonts w:ascii="Arial" w:hAnsi="Arial" w:cs="Arial"/>
          <w:color w:val="000000"/>
          <w:sz w:val="22"/>
          <w:szCs w:val="22"/>
        </w:rPr>
        <w:t xml:space="preserve">, </w:t>
      </w:r>
      <w:r w:rsidR="005D18E4">
        <w:rPr>
          <w:rFonts w:ascii="Arial" w:hAnsi="Arial" w:cs="Arial"/>
          <w:color w:val="000000"/>
          <w:sz w:val="22"/>
          <w:szCs w:val="22"/>
        </w:rPr>
        <w:t>in order to identify the most powerfu</w:t>
      </w:r>
      <w:ins w:id="474" w:author="Schrodi, Steven J PHD" w:date="2019-05-03T22:31:00Z">
        <w:r w:rsidR="00DF6F6E">
          <w:rPr>
            <w:rFonts w:ascii="Arial" w:hAnsi="Arial" w:cs="Arial"/>
            <w:color w:val="000000"/>
            <w:sz w:val="22"/>
            <w:szCs w:val="22"/>
          </w:rPr>
          <w:t>l</w:t>
        </w:r>
      </w:ins>
      <w:del w:id="475" w:author="Schrodi, Steven J PHD" w:date="2019-05-03T22:31:00Z">
        <w:r w:rsidR="005D18E4" w:rsidDel="00DF6F6E">
          <w:rPr>
            <w:rFonts w:ascii="Arial" w:hAnsi="Arial" w:cs="Arial"/>
            <w:color w:val="000000"/>
            <w:sz w:val="22"/>
            <w:szCs w:val="22"/>
          </w:rPr>
          <w:delText>l</w:delText>
        </w:r>
      </w:del>
      <w:r w:rsidR="005D18E4">
        <w:rPr>
          <w:rFonts w:ascii="Arial" w:hAnsi="Arial" w:cs="Arial"/>
          <w:color w:val="000000"/>
          <w:sz w:val="22"/>
          <w:szCs w:val="22"/>
        </w:rPr>
        <w:t xml:space="preserve"> diagnostic and prognostic biomarkers for brain cancer, </w:t>
      </w:r>
      <w:r w:rsidRPr="00C239EF">
        <w:rPr>
          <w:rFonts w:ascii="Arial" w:hAnsi="Arial" w:cs="Arial"/>
          <w:color w:val="000000"/>
          <w:sz w:val="22"/>
          <w:szCs w:val="22"/>
        </w:rPr>
        <w:t xml:space="preserve">we </w:t>
      </w:r>
      <w:del w:id="476" w:author="Schrodi, Steven J PHD" w:date="2019-05-03T22:32:00Z">
        <w:r w:rsidRPr="00C239EF" w:rsidDel="005E59DF">
          <w:rPr>
            <w:rFonts w:ascii="Arial" w:hAnsi="Arial" w:cs="Arial"/>
            <w:color w:val="000000"/>
            <w:sz w:val="22"/>
            <w:szCs w:val="22"/>
          </w:rPr>
          <w:delText xml:space="preserve">collected </w:delText>
        </w:r>
      </w:del>
      <w:ins w:id="477" w:author="Schrodi, Steven J PHD" w:date="2019-05-03T22:32:00Z">
        <w:r w:rsidR="005E59DF">
          <w:rPr>
            <w:rFonts w:ascii="Arial" w:hAnsi="Arial" w:cs="Arial"/>
            <w:color w:val="000000"/>
            <w:sz w:val="22"/>
            <w:szCs w:val="22"/>
          </w:rPr>
          <w:t>amassed</w:t>
        </w:r>
        <w:r w:rsidR="005E59DF" w:rsidRPr="00C239EF">
          <w:rPr>
            <w:rFonts w:ascii="Arial" w:hAnsi="Arial" w:cs="Arial"/>
            <w:color w:val="000000"/>
            <w:sz w:val="22"/>
            <w:szCs w:val="22"/>
          </w:rPr>
          <w:t xml:space="preserve"> </w:t>
        </w:r>
      </w:ins>
      <w:r w:rsidR="005D18E4">
        <w:rPr>
          <w:rFonts w:ascii="Arial" w:hAnsi="Arial" w:cs="Arial"/>
          <w:color w:val="000000"/>
          <w:sz w:val="22"/>
          <w:szCs w:val="22"/>
        </w:rPr>
        <w:t xml:space="preserve">the </w:t>
      </w:r>
      <w:r w:rsidR="00F60B7A">
        <w:rPr>
          <w:rFonts w:ascii="Arial" w:hAnsi="Arial" w:cs="Arial"/>
          <w:color w:val="000000"/>
          <w:sz w:val="22"/>
          <w:szCs w:val="22"/>
        </w:rPr>
        <w:t>large</w:t>
      </w:r>
      <w:r w:rsidR="005D18E4">
        <w:rPr>
          <w:rFonts w:ascii="Arial" w:hAnsi="Arial" w:cs="Arial"/>
          <w:color w:val="000000"/>
          <w:sz w:val="22"/>
          <w:szCs w:val="22"/>
        </w:rPr>
        <w:t>st</w:t>
      </w:r>
      <w:r w:rsidR="00F60B7A">
        <w:rPr>
          <w:rFonts w:ascii="Arial" w:hAnsi="Arial" w:cs="Arial"/>
          <w:color w:val="000000"/>
          <w:sz w:val="22"/>
          <w:szCs w:val="22"/>
        </w:rPr>
        <w:t xml:space="preserve"> </w:t>
      </w:r>
      <w:r w:rsidRPr="00C239EF">
        <w:rPr>
          <w:rFonts w:ascii="Arial" w:hAnsi="Arial" w:cs="Arial"/>
          <w:color w:val="000000"/>
          <w:sz w:val="22"/>
          <w:szCs w:val="22"/>
        </w:rPr>
        <w:t>genome-wide DNA methylation data</w:t>
      </w:r>
      <w:r w:rsidR="005D18E4">
        <w:rPr>
          <w:rFonts w:ascii="Arial" w:hAnsi="Arial" w:cs="Arial"/>
          <w:color w:val="000000"/>
          <w:sz w:val="22"/>
          <w:szCs w:val="22"/>
        </w:rPr>
        <w:t>set</w:t>
      </w:r>
      <w:r w:rsidRPr="00C239EF">
        <w:rPr>
          <w:rFonts w:ascii="Arial" w:hAnsi="Arial" w:cs="Arial"/>
          <w:color w:val="000000"/>
          <w:sz w:val="22"/>
          <w:szCs w:val="22"/>
        </w:rPr>
        <w:t xml:space="preserve"> </w:t>
      </w:r>
      <w:ins w:id="478" w:author="Schrodi, Steven J PHD" w:date="2019-05-03T22:32:00Z">
        <w:r w:rsidR="00DF6F6E">
          <w:rPr>
            <w:rFonts w:ascii="Arial" w:hAnsi="Arial" w:cs="Arial"/>
            <w:color w:val="000000"/>
            <w:sz w:val="22"/>
            <w:szCs w:val="22"/>
          </w:rPr>
          <w:t xml:space="preserve">using publicly-available data </w:t>
        </w:r>
      </w:ins>
      <w:r w:rsidR="005D18E4">
        <w:rPr>
          <w:rFonts w:ascii="Arial" w:hAnsi="Arial" w:cs="Arial"/>
          <w:color w:val="000000"/>
          <w:sz w:val="22"/>
          <w:szCs w:val="22"/>
        </w:rPr>
        <w:t>which include</w:t>
      </w:r>
      <w:ins w:id="479" w:author="Schrodi, Steven J PHD" w:date="2019-05-03T22:31:00Z">
        <w:r w:rsidR="00DF6F6E">
          <w:rPr>
            <w:rFonts w:ascii="Arial" w:hAnsi="Arial" w:cs="Arial"/>
            <w:color w:val="000000"/>
            <w:sz w:val="22"/>
            <w:szCs w:val="22"/>
          </w:rPr>
          <w:t>s</w:t>
        </w:r>
      </w:ins>
      <w:r w:rsidR="005D18E4">
        <w:rPr>
          <w:rFonts w:ascii="Arial" w:hAnsi="Arial" w:cs="Arial"/>
          <w:color w:val="000000"/>
          <w:sz w:val="22"/>
          <w:szCs w:val="22"/>
        </w:rPr>
        <w:t xml:space="preserve"> 516 </w:t>
      </w:r>
      <w:r w:rsidR="00F60B7A">
        <w:rPr>
          <w:rFonts w:ascii="Arial" w:hAnsi="Arial" w:cs="Arial"/>
          <w:color w:val="000000"/>
          <w:sz w:val="22"/>
          <w:szCs w:val="22"/>
        </w:rPr>
        <w:t xml:space="preserve">LGG, </w:t>
      </w:r>
      <w:r w:rsidR="005D18E4">
        <w:rPr>
          <w:rFonts w:ascii="Arial" w:hAnsi="Arial" w:cs="Arial"/>
          <w:color w:val="000000"/>
          <w:sz w:val="22"/>
          <w:szCs w:val="22"/>
        </w:rPr>
        <w:t xml:space="preserve">673 </w:t>
      </w:r>
      <w:r w:rsidR="00F60B7A">
        <w:rPr>
          <w:rFonts w:ascii="Arial" w:hAnsi="Arial" w:cs="Arial"/>
          <w:color w:val="000000"/>
          <w:sz w:val="22"/>
          <w:szCs w:val="22"/>
        </w:rPr>
        <w:t xml:space="preserve">GBM </w:t>
      </w:r>
      <w:r w:rsidR="005D18E4">
        <w:rPr>
          <w:rFonts w:ascii="Arial" w:hAnsi="Arial" w:cs="Arial"/>
          <w:color w:val="000000"/>
          <w:sz w:val="22"/>
          <w:szCs w:val="22"/>
        </w:rPr>
        <w:t>a</w:t>
      </w:r>
      <w:r w:rsidR="00F60B7A">
        <w:rPr>
          <w:rFonts w:ascii="Arial" w:hAnsi="Arial" w:cs="Arial"/>
          <w:color w:val="000000"/>
          <w:sz w:val="22"/>
          <w:szCs w:val="22"/>
        </w:rPr>
        <w:t xml:space="preserve">nd </w:t>
      </w:r>
      <w:r w:rsidR="005D18E4">
        <w:rPr>
          <w:rFonts w:ascii="Arial" w:hAnsi="Arial" w:cs="Arial"/>
          <w:color w:val="000000"/>
          <w:sz w:val="22"/>
          <w:szCs w:val="22"/>
        </w:rPr>
        <w:t>1,</w:t>
      </w:r>
      <w:r w:rsidR="008756BD">
        <w:rPr>
          <w:rFonts w:ascii="Arial" w:hAnsi="Arial" w:cs="Arial"/>
          <w:color w:val="000000"/>
          <w:sz w:val="22"/>
          <w:szCs w:val="22"/>
        </w:rPr>
        <w:t>339</w:t>
      </w:r>
      <w:r w:rsidR="005D18E4">
        <w:rPr>
          <w:rFonts w:ascii="Arial" w:hAnsi="Arial" w:cs="Arial"/>
          <w:color w:val="000000"/>
          <w:sz w:val="22"/>
          <w:szCs w:val="22"/>
        </w:rPr>
        <w:t xml:space="preserve"> </w:t>
      </w:r>
      <w:r w:rsidR="00F60B7A">
        <w:rPr>
          <w:rFonts w:ascii="Arial" w:hAnsi="Arial" w:cs="Arial"/>
          <w:color w:val="000000"/>
          <w:sz w:val="22"/>
          <w:szCs w:val="22"/>
        </w:rPr>
        <w:t>non-cancer brain samples.</w:t>
      </w:r>
      <w:r w:rsidRPr="00C239EF">
        <w:rPr>
          <w:rFonts w:ascii="Arial" w:hAnsi="Arial" w:cs="Arial"/>
          <w:color w:val="000000"/>
          <w:sz w:val="22"/>
          <w:szCs w:val="22"/>
        </w:rPr>
        <w:t xml:space="preserve"> </w:t>
      </w:r>
      <w:r w:rsidR="006C57B9" w:rsidRPr="00C239EF">
        <w:rPr>
          <w:rFonts w:ascii="Arial" w:hAnsi="Arial" w:cs="Arial"/>
          <w:color w:val="000000"/>
          <w:sz w:val="22"/>
          <w:szCs w:val="22"/>
        </w:rPr>
        <w:t>We also collected 516 lower grade glioma (LGG)</w:t>
      </w:r>
      <w:r w:rsidR="006C57B9">
        <w:rPr>
          <w:rFonts w:ascii="Arial" w:hAnsi="Arial" w:cs="Arial"/>
          <w:color w:val="000000"/>
          <w:sz w:val="22"/>
          <w:szCs w:val="22"/>
        </w:rPr>
        <w:t xml:space="preserve"> and 1,339</w:t>
      </w:r>
      <w:r w:rsidR="006C57B9" w:rsidRPr="00C239EF">
        <w:rPr>
          <w:rFonts w:ascii="Arial" w:hAnsi="Arial" w:cs="Arial"/>
          <w:color w:val="000000"/>
          <w:sz w:val="22"/>
          <w:szCs w:val="22"/>
        </w:rPr>
        <w:t xml:space="preserve"> normal PBMC genome-wide DNA methylation data to increase the power to identify GBM biomarkers. </w:t>
      </w:r>
      <w:r w:rsidR="006C57B9">
        <w:rPr>
          <w:rFonts w:ascii="Arial" w:hAnsi="Arial" w:cs="Arial"/>
          <w:color w:val="000000"/>
          <w:sz w:val="22"/>
          <w:szCs w:val="22"/>
        </w:rPr>
        <w:t>Among these brain cancer samples, 51</w:t>
      </w:r>
      <w:r w:rsidR="006D019A">
        <w:rPr>
          <w:rFonts w:ascii="Arial" w:hAnsi="Arial" w:cs="Arial"/>
          <w:color w:val="000000"/>
          <w:sz w:val="22"/>
          <w:szCs w:val="22"/>
        </w:rPr>
        <w:t>4</w:t>
      </w:r>
      <w:r w:rsidR="006C57B9">
        <w:rPr>
          <w:rFonts w:ascii="Arial" w:hAnsi="Arial" w:cs="Arial"/>
          <w:color w:val="000000"/>
          <w:sz w:val="22"/>
          <w:szCs w:val="22"/>
        </w:rPr>
        <w:t xml:space="preserve"> LGG and </w:t>
      </w:r>
      <w:r w:rsidR="009867F9">
        <w:rPr>
          <w:rFonts w:ascii="Arial" w:hAnsi="Arial" w:cs="Arial"/>
          <w:color w:val="000000"/>
          <w:sz w:val="22"/>
          <w:szCs w:val="22"/>
        </w:rPr>
        <w:t>155</w:t>
      </w:r>
      <w:r w:rsidR="006C57B9">
        <w:rPr>
          <w:rFonts w:ascii="Arial" w:hAnsi="Arial" w:cs="Arial"/>
          <w:color w:val="000000"/>
          <w:sz w:val="22"/>
          <w:szCs w:val="22"/>
        </w:rPr>
        <w:t xml:space="preserve"> GBM sample</w:t>
      </w:r>
      <w:r w:rsidR="00F93F18">
        <w:rPr>
          <w:rFonts w:ascii="Arial" w:hAnsi="Arial" w:cs="Arial"/>
          <w:color w:val="000000"/>
          <w:sz w:val="22"/>
          <w:szCs w:val="22"/>
        </w:rPr>
        <w:t>s</w:t>
      </w:r>
      <w:r w:rsidR="006C57B9">
        <w:rPr>
          <w:rFonts w:ascii="Arial" w:hAnsi="Arial" w:cs="Arial"/>
          <w:color w:val="000000"/>
          <w:sz w:val="22"/>
          <w:szCs w:val="22"/>
        </w:rPr>
        <w:t xml:space="preserve"> ha</w:t>
      </w:r>
      <w:ins w:id="480" w:author="Schrodi, Steven J PHD" w:date="2019-05-03T22:41:00Z">
        <w:r w:rsidR="001E3B6E">
          <w:rPr>
            <w:rFonts w:ascii="Arial" w:hAnsi="Arial" w:cs="Arial"/>
            <w:color w:val="000000"/>
            <w:sz w:val="22"/>
            <w:szCs w:val="22"/>
          </w:rPr>
          <w:t>s</w:t>
        </w:r>
      </w:ins>
      <w:del w:id="481" w:author="Schrodi, Steven J PHD" w:date="2019-05-03T22:41:00Z">
        <w:r w:rsidR="006C57B9" w:rsidDel="001E3B6E">
          <w:rPr>
            <w:rFonts w:ascii="Arial" w:hAnsi="Arial" w:cs="Arial"/>
            <w:color w:val="000000"/>
            <w:sz w:val="22"/>
            <w:szCs w:val="22"/>
          </w:rPr>
          <w:delText>ve</w:delText>
        </w:r>
      </w:del>
      <w:r w:rsidR="006C57B9">
        <w:rPr>
          <w:rFonts w:ascii="Arial" w:hAnsi="Arial" w:cs="Arial"/>
          <w:color w:val="000000"/>
          <w:sz w:val="22"/>
          <w:szCs w:val="22"/>
        </w:rPr>
        <w:t xml:space="preserve"> detailed survival information (overall survival time)</w:t>
      </w:r>
      <w:ins w:id="482" w:author="Schrodi, Steven J PHD" w:date="2019-05-03T22:42:00Z">
        <w:r w:rsidR="001E3B6E">
          <w:rPr>
            <w:rFonts w:ascii="Arial" w:hAnsi="Arial" w:cs="Arial"/>
            <w:color w:val="000000"/>
            <w:sz w:val="22"/>
            <w:szCs w:val="22"/>
          </w:rPr>
          <w:t xml:space="preserve">, thereby enabling the evaluation of </w:t>
        </w:r>
      </w:ins>
      <w:del w:id="483" w:author="Schrodi, Steven J PHD" w:date="2019-05-03T22:41:00Z">
        <w:r w:rsidR="006C57B9" w:rsidDel="001E3B6E">
          <w:rPr>
            <w:rFonts w:ascii="Arial" w:hAnsi="Arial" w:cs="Arial"/>
            <w:color w:val="000000"/>
            <w:sz w:val="22"/>
            <w:szCs w:val="22"/>
          </w:rPr>
          <w:delText xml:space="preserve"> </w:delText>
        </w:r>
      </w:del>
      <w:del w:id="484" w:author="Schrodi, Steven J PHD" w:date="2019-05-03T22:42:00Z">
        <w:r w:rsidR="006C57B9" w:rsidDel="001E3B6E">
          <w:rPr>
            <w:rFonts w:ascii="Arial" w:hAnsi="Arial" w:cs="Arial"/>
            <w:color w:val="000000"/>
            <w:sz w:val="22"/>
            <w:szCs w:val="22"/>
          </w:rPr>
          <w:delText xml:space="preserve">for the </w:delText>
        </w:r>
      </w:del>
      <w:r w:rsidR="006C57B9">
        <w:rPr>
          <w:rFonts w:ascii="Arial" w:hAnsi="Arial" w:cs="Arial"/>
          <w:color w:val="000000"/>
          <w:sz w:val="22"/>
          <w:szCs w:val="22"/>
        </w:rPr>
        <w:t>DNA methylation biomarker</w:t>
      </w:r>
      <w:ins w:id="485" w:author="Schrodi, Steven J PHD" w:date="2019-05-03T22:42:00Z">
        <w:r w:rsidR="001E3B6E">
          <w:rPr>
            <w:rFonts w:ascii="Arial" w:hAnsi="Arial" w:cs="Arial"/>
            <w:color w:val="000000"/>
            <w:sz w:val="22"/>
            <w:szCs w:val="22"/>
          </w:rPr>
          <w:t>s</w:t>
        </w:r>
      </w:ins>
      <w:r w:rsidR="006C57B9">
        <w:rPr>
          <w:rFonts w:ascii="Arial" w:hAnsi="Arial" w:cs="Arial"/>
          <w:color w:val="000000"/>
          <w:sz w:val="22"/>
          <w:szCs w:val="22"/>
        </w:rPr>
        <w:t xml:space="preserve"> </w:t>
      </w:r>
      <w:ins w:id="486" w:author="Schrodi, Steven J PHD" w:date="2019-05-03T22:42:00Z">
        <w:r w:rsidR="001E3B6E">
          <w:rPr>
            <w:rFonts w:ascii="Arial" w:hAnsi="Arial" w:cs="Arial"/>
            <w:color w:val="000000"/>
            <w:sz w:val="22"/>
            <w:szCs w:val="22"/>
          </w:rPr>
          <w:t>in</w:t>
        </w:r>
      </w:ins>
      <w:del w:id="487" w:author="Schrodi, Steven J PHD" w:date="2019-05-03T22:42:00Z">
        <w:r w:rsidR="006C57B9" w:rsidDel="001E3B6E">
          <w:rPr>
            <w:rFonts w:ascii="Arial" w:hAnsi="Arial" w:cs="Arial"/>
            <w:color w:val="000000"/>
            <w:sz w:val="22"/>
            <w:szCs w:val="22"/>
          </w:rPr>
          <w:delText>for</w:delText>
        </w:r>
      </w:del>
      <w:r w:rsidR="006C57B9">
        <w:rPr>
          <w:rFonts w:ascii="Arial" w:hAnsi="Arial" w:cs="Arial"/>
          <w:color w:val="000000"/>
          <w:sz w:val="22"/>
          <w:szCs w:val="22"/>
        </w:rPr>
        <w:t xml:space="preserve"> survival analys</w:t>
      </w:r>
      <w:ins w:id="488" w:author="Schrodi, Steven J PHD" w:date="2019-05-03T22:42:00Z">
        <w:r w:rsidR="001E3B6E">
          <w:rPr>
            <w:rFonts w:ascii="Arial" w:hAnsi="Arial" w:cs="Arial"/>
            <w:color w:val="000000"/>
            <w:sz w:val="22"/>
            <w:szCs w:val="22"/>
          </w:rPr>
          <w:t>e</w:t>
        </w:r>
      </w:ins>
      <w:del w:id="489" w:author="Schrodi, Steven J PHD" w:date="2019-05-03T22:42:00Z">
        <w:r w:rsidR="006C57B9" w:rsidDel="001E3B6E">
          <w:rPr>
            <w:rFonts w:ascii="Arial" w:hAnsi="Arial" w:cs="Arial"/>
            <w:color w:val="000000"/>
            <w:sz w:val="22"/>
            <w:szCs w:val="22"/>
          </w:rPr>
          <w:delText>i</w:delText>
        </w:r>
      </w:del>
      <w:r w:rsidR="006C57B9">
        <w:rPr>
          <w:rFonts w:ascii="Arial" w:hAnsi="Arial" w:cs="Arial"/>
          <w:color w:val="000000"/>
          <w:sz w:val="22"/>
          <w:szCs w:val="22"/>
        </w:rPr>
        <w:t>s. Furthermore</w:t>
      </w:r>
      <w:r w:rsidRPr="00C239EF">
        <w:rPr>
          <w:rFonts w:ascii="Arial" w:hAnsi="Arial" w:cs="Arial"/>
          <w:color w:val="000000"/>
          <w:sz w:val="22"/>
          <w:szCs w:val="22"/>
        </w:rPr>
        <w:t xml:space="preserve">, </w:t>
      </w:r>
      <w:del w:id="490" w:author="Schrodi, Steven J PHD" w:date="2019-05-03T22:42:00Z">
        <w:r w:rsidRPr="00C239EF" w:rsidDel="00AC7BFB">
          <w:rPr>
            <w:rFonts w:ascii="Arial" w:hAnsi="Arial" w:cs="Arial"/>
            <w:color w:val="000000"/>
            <w:sz w:val="22"/>
            <w:szCs w:val="22"/>
          </w:rPr>
          <w:delText xml:space="preserve">the </w:delText>
        </w:r>
      </w:del>
      <w:r w:rsidRPr="00C239EF">
        <w:rPr>
          <w:rFonts w:ascii="Arial" w:hAnsi="Arial" w:cs="Arial"/>
          <w:color w:val="000000"/>
          <w:sz w:val="22"/>
          <w:szCs w:val="22"/>
        </w:rPr>
        <w:t>RNA-</w:t>
      </w:r>
      <w:proofErr w:type="spellStart"/>
      <w:r w:rsidRPr="00C239EF">
        <w:rPr>
          <w:rFonts w:ascii="Arial" w:hAnsi="Arial" w:cs="Arial"/>
          <w:color w:val="000000"/>
          <w:sz w:val="22"/>
          <w:szCs w:val="22"/>
        </w:rPr>
        <w:t>seq</w:t>
      </w:r>
      <w:proofErr w:type="spellEnd"/>
      <w:r w:rsidRPr="00C239EF">
        <w:rPr>
          <w:rFonts w:ascii="Arial" w:hAnsi="Arial" w:cs="Arial"/>
          <w:color w:val="000000"/>
          <w:sz w:val="22"/>
          <w:szCs w:val="22"/>
        </w:rPr>
        <w:t xml:space="preserve"> data </w:t>
      </w:r>
      <w:ins w:id="491" w:author="Schrodi, Steven J PHD" w:date="2019-05-03T22:42:00Z">
        <w:r w:rsidR="00AC7BFB">
          <w:rPr>
            <w:rFonts w:ascii="Arial" w:hAnsi="Arial" w:cs="Arial"/>
            <w:color w:val="000000"/>
            <w:sz w:val="22"/>
            <w:szCs w:val="22"/>
          </w:rPr>
          <w:t>were</w:t>
        </w:r>
      </w:ins>
      <w:del w:id="492" w:author="Schrodi, Steven J PHD" w:date="2019-05-03T22:42: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also available for </w:t>
      </w:r>
      <w:r w:rsidR="00234211">
        <w:rPr>
          <w:rFonts w:ascii="Arial" w:hAnsi="Arial" w:cs="Arial"/>
          <w:color w:val="000000"/>
          <w:sz w:val="22"/>
          <w:szCs w:val="22"/>
        </w:rPr>
        <w:t xml:space="preserve">467 LGG and 382 GBM samples to help us understand the </w:t>
      </w:r>
      <w:r w:rsidR="00234211" w:rsidRPr="00C239EF">
        <w:rPr>
          <w:rFonts w:ascii="Arial" w:hAnsi="Arial" w:cs="Arial"/>
          <w:color w:val="000000"/>
          <w:sz w:val="22"/>
          <w:szCs w:val="22"/>
        </w:rPr>
        <w:t xml:space="preserve">pathogenic mechanisms of </w:t>
      </w:r>
      <w:r w:rsidR="00234211">
        <w:rPr>
          <w:rFonts w:ascii="Arial" w:hAnsi="Arial" w:cs="Arial"/>
          <w:color w:val="000000"/>
          <w:sz w:val="22"/>
          <w:szCs w:val="22"/>
        </w:rPr>
        <w:t xml:space="preserve">LGG and GBM from </w:t>
      </w:r>
      <w:ins w:id="493" w:author="Schrodi, Steven J PHD" w:date="2019-05-03T22:43:00Z">
        <w:r w:rsidR="00AC7BFB">
          <w:rPr>
            <w:rFonts w:ascii="Arial" w:hAnsi="Arial" w:cs="Arial"/>
            <w:color w:val="000000"/>
            <w:sz w:val="22"/>
            <w:szCs w:val="22"/>
          </w:rPr>
          <w:t xml:space="preserve">the combined regulatory effects of </w:t>
        </w:r>
      </w:ins>
      <w:r w:rsidR="00234211">
        <w:rPr>
          <w:rFonts w:ascii="Arial" w:hAnsi="Arial" w:cs="Arial"/>
          <w:color w:val="000000"/>
          <w:sz w:val="22"/>
          <w:szCs w:val="22"/>
        </w:rPr>
        <w:t>DNA methylation and mRNA</w:t>
      </w:r>
      <w:del w:id="494" w:author="Schrodi, Steven J PHD" w:date="2019-05-03T22:43:00Z">
        <w:r w:rsidR="00234211" w:rsidDel="00AC7BFB">
          <w:rPr>
            <w:rFonts w:ascii="Arial" w:hAnsi="Arial" w:cs="Arial"/>
            <w:color w:val="000000"/>
            <w:sz w:val="22"/>
            <w:szCs w:val="22"/>
          </w:rPr>
          <w:delText xml:space="preserve"> double-dimension</w:delText>
        </w:r>
      </w:del>
      <w:r w:rsidR="00234211">
        <w:rPr>
          <w:rFonts w:ascii="Arial" w:hAnsi="Arial" w:cs="Arial"/>
          <w:color w:val="000000"/>
          <w:sz w:val="22"/>
          <w:szCs w:val="22"/>
        </w:rPr>
        <w:t xml:space="preserve">. </w:t>
      </w:r>
      <w:r w:rsidR="0008285B">
        <w:rPr>
          <w:rFonts w:ascii="Arial" w:hAnsi="Arial" w:cs="Arial"/>
          <w:color w:val="000000"/>
          <w:sz w:val="22"/>
          <w:szCs w:val="22"/>
        </w:rPr>
        <w:t xml:space="preserve">With the help of the largest brain cancer genome-wide DNA methylation dataset, </w:t>
      </w:r>
      <w:r w:rsidRPr="00C239EF">
        <w:rPr>
          <w:rFonts w:ascii="Arial" w:hAnsi="Arial" w:cs="Arial"/>
          <w:color w:val="000000"/>
          <w:sz w:val="22"/>
          <w:szCs w:val="22"/>
        </w:rPr>
        <w:t>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w:t>
      </w:r>
      <w:ins w:id="495" w:author="Schrodi, Steven J PHD" w:date="2019-05-03T22:43:00Z">
        <w:r w:rsidR="00AC7BFB">
          <w:rPr>
            <w:rFonts w:ascii="Arial" w:hAnsi="Arial" w:cs="Arial"/>
            <w:color w:val="000000"/>
            <w:sz w:val="22"/>
            <w:szCs w:val="22"/>
          </w:rPr>
          <w:t>exhibit</w:t>
        </w:r>
      </w:ins>
      <w:del w:id="496" w:author="Schrodi, Steven J PHD" w:date="2019-05-03T22:43: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low-expression in glioblastoma or hypo-methylated genes w</w:t>
      </w:r>
      <w:del w:id="497" w:author="Schrodi, Steven J PHD" w:date="2019-05-03T22:44:00Z">
        <w:r w:rsidRPr="00C239EF" w:rsidDel="00AC7BFB">
          <w:rPr>
            <w:rFonts w:ascii="Arial" w:hAnsi="Arial" w:cs="Arial"/>
            <w:color w:val="000000"/>
            <w:sz w:val="22"/>
            <w:szCs w:val="22"/>
          </w:rPr>
          <w:delText>h</w:delText>
        </w:r>
      </w:del>
      <w:ins w:id="498" w:author="Schrodi, Steven J PHD" w:date="2019-05-03T22:44:00Z">
        <w:r w:rsidR="00AC7BFB">
          <w:rPr>
            <w:rFonts w:ascii="Arial" w:hAnsi="Arial" w:cs="Arial"/>
            <w:color w:val="000000"/>
            <w:sz w:val="22"/>
            <w:szCs w:val="22"/>
          </w:rPr>
          <w:t>ith</w:t>
        </w:r>
      </w:ins>
      <w:del w:id="499" w:author="Schrodi, Steven J PHD" w:date="2019-05-03T22:44:00Z">
        <w:r w:rsidRPr="00C239EF" w:rsidDel="00AC7BFB">
          <w:rPr>
            <w:rFonts w:ascii="Arial" w:hAnsi="Arial" w:cs="Arial"/>
            <w:color w:val="000000"/>
            <w:sz w:val="22"/>
            <w:szCs w:val="22"/>
          </w:rPr>
          <w:delText>ile</w:delText>
        </w:r>
      </w:del>
      <w:r w:rsidRPr="00C239EF">
        <w:rPr>
          <w:rFonts w:ascii="Arial" w:hAnsi="Arial" w:cs="Arial"/>
          <w:color w:val="000000"/>
          <w:sz w:val="22"/>
          <w:szCs w:val="22"/>
        </w:rPr>
        <w:t xml:space="preserve"> high-expression in glioblastoma. We also </w:t>
      </w:r>
      <w:ins w:id="500" w:author="Schrodi, Steven J PHD" w:date="2019-05-03T22:44:00Z">
        <w:r w:rsidR="00AC7BFB">
          <w:rPr>
            <w:rFonts w:ascii="Arial" w:hAnsi="Arial" w:cs="Arial"/>
            <w:color w:val="000000"/>
            <w:sz w:val="22"/>
            <w:szCs w:val="22"/>
          </w:rPr>
          <w:t>downloaded</w:t>
        </w:r>
      </w:ins>
      <w:del w:id="501" w:author="Schrodi, Steven J PHD" w:date="2019-05-03T22:44:00Z">
        <w:r w:rsidRPr="00C239EF" w:rsidDel="00AC7BFB">
          <w:rPr>
            <w:rFonts w:ascii="Arial" w:hAnsi="Arial" w:cs="Arial"/>
            <w:color w:val="000000"/>
            <w:sz w:val="22"/>
            <w:szCs w:val="22"/>
          </w:rPr>
          <w:delText>collected</w:delText>
        </w:r>
      </w:del>
      <w:r w:rsidRPr="00C239EF">
        <w:rPr>
          <w:rFonts w:ascii="Arial" w:hAnsi="Arial" w:cs="Arial"/>
          <w:color w:val="000000"/>
          <w:sz w:val="22"/>
          <w:szCs w:val="22"/>
        </w:rPr>
        <w:t xml:space="preserve"> </w:t>
      </w:r>
      <w:ins w:id="502" w:author="Schrodi, Steven J PHD" w:date="2019-05-03T22:45:00Z">
        <w:r w:rsidR="00AC7BFB">
          <w:rPr>
            <w:rFonts w:ascii="Arial" w:hAnsi="Arial" w:cs="Arial"/>
            <w:color w:val="000000"/>
            <w:sz w:val="22"/>
            <w:szCs w:val="22"/>
          </w:rPr>
          <w:t>genome-wide DNA methylation data on</w:t>
        </w:r>
      </w:ins>
      <w:del w:id="503" w:author="Schrodi, Steven J PHD" w:date="2019-05-03T22:45:00Z">
        <w:r w:rsidRPr="00C239EF" w:rsidDel="00AC7BFB">
          <w:rPr>
            <w:rFonts w:ascii="Arial" w:hAnsi="Arial" w:cs="Arial"/>
            <w:color w:val="000000"/>
            <w:sz w:val="22"/>
            <w:szCs w:val="22"/>
          </w:rPr>
          <w:delText>more than</w:delText>
        </w:r>
      </w:del>
      <w:r w:rsidRPr="00C239EF">
        <w:rPr>
          <w:rFonts w:ascii="Arial" w:hAnsi="Arial" w:cs="Arial"/>
          <w:color w:val="000000"/>
          <w:sz w:val="22"/>
          <w:szCs w:val="22"/>
        </w:rPr>
        <w:t xml:space="preserve"> 1,198 normal PBMC</w:t>
      </w:r>
      <w:ins w:id="504" w:author="Schrodi, Steven J PHD" w:date="2019-05-03T22:45:00Z">
        <w:r w:rsidR="00AC7BFB">
          <w:rPr>
            <w:rFonts w:ascii="Arial" w:hAnsi="Arial" w:cs="Arial"/>
            <w:color w:val="000000"/>
            <w:sz w:val="22"/>
            <w:szCs w:val="22"/>
          </w:rPr>
          <w:t xml:space="preserve"> samples</w:t>
        </w:r>
      </w:ins>
      <w:del w:id="505" w:author="Schrodi, Steven J PHD" w:date="2019-05-03T22:45:00Z">
        <w:r w:rsidRPr="00C239EF" w:rsidDel="00AC7BFB">
          <w:rPr>
            <w:rFonts w:ascii="Arial" w:hAnsi="Arial" w:cs="Arial"/>
            <w:color w:val="000000"/>
            <w:sz w:val="22"/>
            <w:szCs w:val="22"/>
          </w:rPr>
          <w:delText xml:space="preserve"> </w:delText>
        </w:r>
        <w:r w:rsidR="00F459FB" w:rsidDel="00AC7BFB">
          <w:rPr>
            <w:rFonts w:ascii="Arial" w:hAnsi="Arial" w:cs="Arial"/>
            <w:color w:val="000000"/>
            <w:sz w:val="22"/>
            <w:szCs w:val="22"/>
          </w:rPr>
          <w:delText>genome-wide DNA methylation</w:delText>
        </w:r>
        <w:r w:rsidRPr="00C239EF" w:rsidDel="00AC7BFB">
          <w:rPr>
            <w:rFonts w:ascii="Arial" w:hAnsi="Arial" w:cs="Arial"/>
            <w:color w:val="000000"/>
            <w:sz w:val="22"/>
            <w:szCs w:val="22"/>
          </w:rPr>
          <w:delText xml:space="preserve"> data</w:delText>
        </w:r>
      </w:del>
      <w:r w:rsidRPr="00C239EF">
        <w:rPr>
          <w:rFonts w:ascii="Arial" w:hAnsi="Arial" w:cs="Arial"/>
          <w:color w:val="000000"/>
          <w:sz w:val="22"/>
          <w:szCs w:val="22"/>
        </w:rPr>
        <w:t xml:space="preserve"> which can be used </w:t>
      </w:r>
      <w:ins w:id="506" w:author="Schrodi, Steven J PHD" w:date="2019-05-03T22:45:00Z">
        <w:r w:rsidR="00AC7BFB">
          <w:rPr>
            <w:rFonts w:ascii="Arial" w:hAnsi="Arial" w:cs="Arial"/>
            <w:color w:val="000000"/>
            <w:sz w:val="22"/>
            <w:szCs w:val="22"/>
          </w:rPr>
          <w:t>as</w:t>
        </w:r>
      </w:ins>
      <w:del w:id="507" w:author="Schrodi, Steven J PHD" w:date="2019-05-03T22:45:00Z">
        <w:r w:rsidRPr="00C239EF" w:rsidDel="00AC7BFB">
          <w:rPr>
            <w:rFonts w:ascii="Arial" w:hAnsi="Arial" w:cs="Arial"/>
            <w:color w:val="000000"/>
            <w:sz w:val="22"/>
            <w:szCs w:val="22"/>
          </w:rPr>
          <w:delText>to be</w:delText>
        </w:r>
      </w:del>
      <w:r w:rsidRPr="00C239EF">
        <w:rPr>
          <w:rFonts w:ascii="Arial" w:hAnsi="Arial" w:cs="Arial"/>
          <w:color w:val="000000"/>
          <w:sz w:val="22"/>
          <w:szCs w:val="22"/>
        </w:rPr>
        <w:t xml:space="preserve"> background</w:t>
      </w:r>
      <w:ins w:id="508" w:author="Schrodi, Steven J PHD" w:date="2019-05-03T22:48:00Z">
        <w:r w:rsidR="00AC7BFB">
          <w:rPr>
            <w:rFonts w:ascii="Arial" w:hAnsi="Arial" w:cs="Arial"/>
            <w:color w:val="000000"/>
            <w:sz w:val="22"/>
            <w:szCs w:val="22"/>
          </w:rPr>
          <w:t xml:space="preserve"> in a subtraction analysis</w:t>
        </w:r>
      </w:ins>
      <w:del w:id="509" w:author="Schrodi, Steven J PHD" w:date="2019-05-03T22:48:00Z">
        <w:r w:rsidRPr="00C239EF" w:rsidDel="00AC7BFB">
          <w:rPr>
            <w:rFonts w:ascii="Arial" w:hAnsi="Arial" w:cs="Arial"/>
            <w:color w:val="000000"/>
            <w:sz w:val="22"/>
            <w:szCs w:val="22"/>
          </w:rPr>
          <w:delText xml:space="preserve"> control</w:delText>
        </w:r>
      </w:del>
      <w:r w:rsidRPr="00C239EF">
        <w:rPr>
          <w:rFonts w:ascii="Arial" w:hAnsi="Arial" w:cs="Arial"/>
          <w:color w:val="000000"/>
          <w:sz w:val="22"/>
          <w:szCs w:val="22"/>
        </w:rPr>
        <w:t xml:space="preserve"> to identify hyper-methylated DNA fragments which are non-methylated for </w:t>
      </w:r>
      <w:ins w:id="510" w:author="Schrodi, Steven J PHD" w:date="2019-05-03T22:46:00Z">
        <w:r w:rsidR="00AC7BFB">
          <w:rPr>
            <w:rFonts w:ascii="Arial" w:hAnsi="Arial" w:cs="Arial"/>
            <w:color w:val="000000"/>
            <w:sz w:val="22"/>
            <w:szCs w:val="22"/>
          </w:rPr>
          <w:t xml:space="preserve">white </w:t>
        </w:r>
      </w:ins>
      <w:r w:rsidRPr="00C239EF">
        <w:rPr>
          <w:rFonts w:ascii="Arial" w:hAnsi="Arial" w:cs="Arial"/>
          <w:color w:val="000000"/>
          <w:sz w:val="22"/>
          <w:szCs w:val="22"/>
        </w:rPr>
        <w:t>blood cells so that we can obtai</w:t>
      </w:r>
      <w:ins w:id="511" w:author="Schrodi, Steven J PHD" w:date="2019-05-03T22:49:00Z">
        <w:r w:rsidR="00AC7BFB">
          <w:rPr>
            <w:rFonts w:ascii="Arial" w:hAnsi="Arial" w:cs="Arial"/>
            <w:color w:val="000000"/>
            <w:sz w:val="22"/>
            <w:szCs w:val="22"/>
          </w:rPr>
          <w:t>n signals from the</w:t>
        </w:r>
      </w:ins>
      <w:del w:id="512" w:author="Schrodi, Steven J PHD" w:date="2019-05-03T22:49:00Z">
        <w:r w:rsidRPr="00C239EF" w:rsidDel="00AC7BFB">
          <w:rPr>
            <w:rFonts w:ascii="Arial" w:hAnsi="Arial" w:cs="Arial"/>
            <w:color w:val="000000"/>
            <w:sz w:val="22"/>
            <w:szCs w:val="22"/>
          </w:rPr>
          <w:delText xml:space="preserve">n </w:delText>
        </w:r>
        <w:r w:rsidR="00B5643D" w:rsidRPr="00C239EF" w:rsidDel="00AC7BFB">
          <w:rPr>
            <w:rFonts w:ascii="Arial" w:hAnsi="Arial" w:cs="Arial"/>
            <w:color w:val="000000"/>
            <w:sz w:val="22"/>
            <w:szCs w:val="22"/>
          </w:rPr>
          <w:delText>the most potential</w:delText>
        </w:r>
      </w:del>
      <w:r w:rsidR="00B5643D" w:rsidRPr="00C239EF">
        <w:rPr>
          <w:rFonts w:ascii="Arial" w:hAnsi="Arial" w:cs="Arial"/>
          <w:color w:val="000000"/>
          <w:sz w:val="22"/>
          <w:szCs w:val="22"/>
        </w:rPr>
        <w:t xml:space="preserve"> hyper-methylation biomarkers for glioblastoma in the blood and without </w:t>
      </w:r>
      <w:del w:id="513" w:author="Schrodi, Steven J PHD" w:date="2019-05-03T22:49:00Z">
        <w:r w:rsidR="00B5643D" w:rsidRPr="00C239EF" w:rsidDel="00AC7BFB">
          <w:rPr>
            <w:rFonts w:ascii="Arial" w:hAnsi="Arial" w:cs="Arial"/>
            <w:color w:val="000000"/>
            <w:sz w:val="22"/>
            <w:szCs w:val="22"/>
          </w:rPr>
          <w:delText xml:space="preserve">the </w:delText>
        </w:r>
      </w:del>
      <w:r w:rsidR="00B5643D" w:rsidRPr="00C239EF">
        <w:rPr>
          <w:rFonts w:ascii="Arial" w:hAnsi="Arial" w:cs="Arial"/>
          <w:color w:val="000000"/>
          <w:sz w:val="22"/>
          <w:szCs w:val="22"/>
        </w:rPr>
        <w:t xml:space="preserve">interference from </w:t>
      </w:r>
      <w:ins w:id="514" w:author="Schrodi, Steven J PHD" w:date="2019-05-03T22:49:00Z">
        <w:r w:rsidR="00AC7BFB">
          <w:rPr>
            <w:rFonts w:ascii="Arial" w:hAnsi="Arial" w:cs="Arial"/>
            <w:color w:val="000000"/>
            <w:sz w:val="22"/>
            <w:szCs w:val="22"/>
          </w:rPr>
          <w:t xml:space="preserve">GBM white </w:t>
        </w:r>
      </w:ins>
      <w:r w:rsidR="00B5643D" w:rsidRPr="00C239EF">
        <w:rPr>
          <w:rFonts w:ascii="Arial" w:hAnsi="Arial" w:cs="Arial"/>
          <w:color w:val="000000"/>
          <w:sz w:val="22"/>
          <w:szCs w:val="22"/>
        </w:rPr>
        <w:t>blood cell DNA methylation</w:t>
      </w:r>
      <w:r w:rsidR="00362D29" w:rsidRPr="00C239EF">
        <w:rPr>
          <w:rFonts w:ascii="Arial" w:hAnsi="Arial" w:cs="Arial"/>
          <w:color w:val="000000"/>
          <w:sz w:val="22"/>
          <w:szCs w:val="22"/>
        </w:rPr>
        <w:t xml:space="preserve"> signals.</w:t>
      </w:r>
      <w:r w:rsidR="001E7ACD">
        <w:rPr>
          <w:rFonts w:ascii="Arial" w:hAnsi="Arial" w:cs="Arial"/>
          <w:color w:val="000000"/>
          <w:sz w:val="22"/>
          <w:szCs w:val="22"/>
        </w:rPr>
        <w:t xml:space="preserve"> We will validate our diagnosis and prognosis methylation panels in Marshfield Clinic brain cancer samples (100 biopsy samples and 30 cell-free DNA from patient plasma)</w:t>
      </w:r>
      <w:r w:rsidR="00EE71F1">
        <w:rPr>
          <w:rFonts w:ascii="Arial" w:hAnsi="Arial" w:cs="Arial"/>
          <w:color w:val="000000"/>
          <w:sz w:val="22"/>
          <w:szCs w:val="22"/>
        </w:rPr>
        <w:t>.</w:t>
      </w:r>
      <w:commentRangeEnd w:id="473"/>
      <w:r w:rsidR="00AC7BFB">
        <w:rPr>
          <w:rStyle w:val="CommentReference"/>
        </w:rPr>
        <w:commentReference w:id="473"/>
      </w:r>
    </w:p>
    <w:p w14:paraId="564C9FB4" w14:textId="54978FDC" w:rsidR="00304ADC" w:rsidRDefault="00304ADC">
      <w:pPr>
        <w:pStyle w:val="NormalWeb"/>
        <w:shd w:val="clear" w:color="auto" w:fill="FFFFFF"/>
        <w:spacing w:before="0" w:beforeAutospacing="0" w:after="0" w:afterAutospacing="0"/>
        <w:jc w:val="both"/>
        <w:rPr>
          <w:ins w:id="515" w:author="Guo, Shicheng" w:date="2019-05-06T15:43:00Z"/>
          <w:rFonts w:ascii="Arial" w:hAnsi="Arial" w:cs="Arial"/>
          <w:color w:val="000000"/>
          <w:sz w:val="22"/>
          <w:szCs w:val="22"/>
        </w:rPr>
      </w:pPr>
    </w:p>
    <w:p w14:paraId="6AD81392" w14:textId="58F036E3" w:rsidR="00F405E4" w:rsidRDefault="00304ADC">
      <w:pPr>
        <w:pStyle w:val="NormalWeb"/>
        <w:shd w:val="clear" w:color="auto" w:fill="FFFFFF"/>
        <w:spacing w:before="0" w:beforeAutospacing="0" w:after="0" w:afterAutospacing="0"/>
        <w:jc w:val="both"/>
        <w:rPr>
          <w:ins w:id="516" w:author="Guo, Shicheng" w:date="2019-05-06T16:36:00Z"/>
          <w:rFonts w:ascii="Arial" w:hAnsi="Arial" w:cs="Arial"/>
          <w:color w:val="000000"/>
          <w:sz w:val="22"/>
          <w:szCs w:val="22"/>
        </w:rPr>
      </w:pPr>
      <w:ins w:id="517" w:author="Guo, Shicheng" w:date="2019-05-06T15:43:00Z">
        <w:r w:rsidRPr="008422A3">
          <w:rPr>
            <w:rFonts w:ascii="Arial" w:hAnsi="Arial" w:cs="Arial"/>
            <w:color w:val="000000"/>
            <w:sz w:val="22"/>
            <w:szCs w:val="22"/>
            <w:highlight w:val="yellow"/>
            <w:rPrChange w:id="518" w:author="Guo, Shicheng" w:date="2019-05-06T15:59:00Z">
              <w:rPr>
                <w:rFonts w:ascii="Arial" w:hAnsi="Arial" w:cs="Arial"/>
                <w:color w:val="000000"/>
                <w:sz w:val="22"/>
                <w:szCs w:val="22"/>
              </w:rPr>
            </w:rPrChange>
          </w:rPr>
          <w:t xml:space="preserve">Dr. Shicheng Guo, Dr. Schrodi and </w:t>
        </w:r>
      </w:ins>
      <w:ins w:id="519" w:author="Guo, Shicheng" w:date="2019-05-06T15:52:00Z">
        <w:r w:rsidR="00B07A6C" w:rsidRPr="008422A3">
          <w:rPr>
            <w:rFonts w:ascii="Arial" w:hAnsi="Arial" w:cs="Arial"/>
            <w:color w:val="000000"/>
            <w:sz w:val="22"/>
            <w:szCs w:val="22"/>
            <w:highlight w:val="yellow"/>
            <w:rPrChange w:id="520" w:author="Guo, Shicheng" w:date="2019-05-06T15:59:00Z">
              <w:rPr>
                <w:rFonts w:ascii="Arial" w:hAnsi="Arial" w:cs="Arial"/>
                <w:color w:val="000000"/>
                <w:sz w:val="22"/>
                <w:szCs w:val="22"/>
              </w:rPr>
            </w:rPrChange>
          </w:rPr>
          <w:t xml:space="preserve">Dr. </w:t>
        </w:r>
        <w:proofErr w:type="gramStart"/>
        <w:r w:rsidR="00B07A6C" w:rsidRPr="008422A3">
          <w:rPr>
            <w:rFonts w:ascii="Arial" w:hAnsi="Arial" w:cs="Arial"/>
            <w:color w:val="000000"/>
            <w:sz w:val="22"/>
            <w:szCs w:val="22"/>
            <w:highlight w:val="yellow"/>
            <w:rPrChange w:id="521" w:author="Guo, Shicheng" w:date="2019-05-06T15:59:00Z">
              <w:rPr>
                <w:rFonts w:ascii="Arial" w:hAnsi="Arial" w:cs="Arial"/>
                <w:color w:val="000000"/>
                <w:sz w:val="22"/>
                <w:szCs w:val="22"/>
              </w:rPr>
            </w:rPrChange>
          </w:rPr>
          <w:t>xx</w:t>
        </w:r>
      </w:ins>
      <w:proofErr w:type="gramEnd"/>
      <w:ins w:id="522" w:author="Guo, Shicheng" w:date="2019-05-06T15:43:00Z">
        <w:r w:rsidRPr="008422A3">
          <w:rPr>
            <w:rFonts w:ascii="Arial" w:hAnsi="Arial" w:cs="Arial"/>
            <w:color w:val="000000"/>
            <w:sz w:val="22"/>
            <w:szCs w:val="22"/>
            <w:highlight w:val="yellow"/>
            <w:rPrChange w:id="523" w:author="Guo, Shicheng" w:date="2019-05-06T15:59:00Z">
              <w:rPr>
                <w:rFonts w:ascii="Arial" w:hAnsi="Arial" w:cs="Arial"/>
                <w:color w:val="000000"/>
                <w:sz w:val="22"/>
                <w:szCs w:val="22"/>
              </w:rPr>
            </w:rPrChange>
          </w:rPr>
          <w:t xml:space="preserve"> have recently completed</w:t>
        </w:r>
      </w:ins>
      <w:ins w:id="524" w:author="Guo, Shicheng" w:date="2019-05-06T15:44:00Z">
        <w:r w:rsidRPr="008422A3">
          <w:rPr>
            <w:rFonts w:ascii="Arial" w:hAnsi="Arial" w:cs="Arial"/>
            <w:color w:val="000000"/>
            <w:sz w:val="22"/>
            <w:szCs w:val="22"/>
            <w:highlight w:val="yellow"/>
            <w:rPrChange w:id="525" w:author="Guo, Shicheng" w:date="2019-05-06T15:59:00Z">
              <w:rPr>
                <w:rFonts w:ascii="Arial" w:hAnsi="Arial" w:cs="Arial"/>
                <w:color w:val="000000"/>
                <w:sz w:val="22"/>
                <w:szCs w:val="22"/>
              </w:rPr>
            </w:rPrChange>
          </w:rPr>
          <w:t xml:space="preserve"> several DNA methylation research and one of the manuscript was</w:t>
        </w:r>
      </w:ins>
      <w:ins w:id="526" w:author="Guo, Shicheng" w:date="2019-05-06T15:45:00Z">
        <w:r w:rsidRPr="008422A3">
          <w:rPr>
            <w:rFonts w:ascii="Arial" w:hAnsi="Arial" w:cs="Arial"/>
            <w:color w:val="000000"/>
            <w:sz w:val="22"/>
            <w:szCs w:val="22"/>
            <w:highlight w:val="yellow"/>
            <w:rPrChange w:id="527" w:author="Guo, Shicheng" w:date="2019-05-06T15:59:00Z">
              <w:rPr>
                <w:rFonts w:ascii="Arial" w:hAnsi="Arial" w:cs="Arial"/>
                <w:color w:val="000000"/>
                <w:sz w:val="22"/>
                <w:szCs w:val="22"/>
              </w:rPr>
            </w:rPrChange>
          </w:rPr>
          <w:t xml:space="preserve"> completed in which genome-wide DNA methylation sequencing to cell-free DNA collected from </w:t>
        </w:r>
      </w:ins>
      <w:ins w:id="528" w:author="Guo, Shicheng" w:date="2019-05-06T15:47:00Z">
        <w:r w:rsidRPr="008422A3">
          <w:rPr>
            <w:rFonts w:ascii="Arial" w:hAnsi="Arial" w:cs="Arial"/>
            <w:color w:val="000000"/>
            <w:sz w:val="22"/>
            <w:szCs w:val="22"/>
            <w:highlight w:val="yellow"/>
            <w:rPrChange w:id="529" w:author="Guo, Shicheng" w:date="2019-05-06T15:59:00Z">
              <w:rPr>
                <w:rFonts w:ascii="Arial" w:hAnsi="Arial" w:cs="Arial"/>
                <w:color w:val="000000"/>
                <w:sz w:val="22"/>
                <w:szCs w:val="22"/>
              </w:rPr>
            </w:rPrChange>
          </w:rPr>
          <w:t xml:space="preserve">hepatitis, cirrhosis, early liver cancer and advanced liver cancer patients. The data showed cell-free DNA methylation signals in the </w:t>
        </w:r>
      </w:ins>
      <w:ins w:id="530" w:author="Guo, Shicheng" w:date="2019-05-06T15:48:00Z">
        <w:r w:rsidRPr="008422A3">
          <w:rPr>
            <w:rFonts w:ascii="Arial" w:hAnsi="Arial" w:cs="Arial"/>
            <w:color w:val="000000"/>
            <w:sz w:val="22"/>
            <w:szCs w:val="22"/>
            <w:highlight w:val="yellow"/>
            <w:rPrChange w:id="531" w:author="Guo, Shicheng" w:date="2019-05-06T15:59:00Z">
              <w:rPr>
                <w:rFonts w:ascii="Arial" w:hAnsi="Arial" w:cs="Arial"/>
                <w:color w:val="000000"/>
                <w:sz w:val="22"/>
                <w:szCs w:val="22"/>
              </w:rPr>
            </w:rPrChange>
          </w:rPr>
          <w:t xml:space="preserve">plasma could provide a powerful biomarker for HCC diagnosis. Dr. Guo has published 20 SCI papers in DNA methylation research and have </w:t>
        </w:r>
      </w:ins>
      <w:ins w:id="532" w:author="Guo, Shicheng" w:date="2019-05-06T15:49:00Z">
        <w:r w:rsidRPr="008422A3">
          <w:rPr>
            <w:rFonts w:ascii="Arial" w:hAnsi="Arial" w:cs="Arial"/>
            <w:color w:val="000000"/>
            <w:sz w:val="22"/>
            <w:szCs w:val="22"/>
            <w:highlight w:val="yellow"/>
            <w:rPrChange w:id="533" w:author="Guo, Shicheng" w:date="2019-05-06T15:59:00Z">
              <w:rPr>
                <w:rFonts w:ascii="Arial" w:hAnsi="Arial" w:cs="Arial"/>
                <w:color w:val="000000"/>
                <w:sz w:val="22"/>
                <w:szCs w:val="22"/>
              </w:rPr>
            </w:rPrChange>
          </w:rPr>
          <w:t>comprehensive</w:t>
        </w:r>
      </w:ins>
      <w:ins w:id="534" w:author="Guo, Shicheng" w:date="2019-05-06T15:48:00Z">
        <w:r w:rsidRPr="008422A3">
          <w:rPr>
            <w:rFonts w:ascii="Arial" w:hAnsi="Arial" w:cs="Arial"/>
            <w:color w:val="000000"/>
            <w:sz w:val="22"/>
            <w:szCs w:val="22"/>
            <w:highlight w:val="yellow"/>
            <w:rPrChange w:id="535" w:author="Guo, Shicheng" w:date="2019-05-06T15:59:00Z">
              <w:rPr>
                <w:rFonts w:ascii="Arial" w:hAnsi="Arial" w:cs="Arial"/>
                <w:color w:val="000000"/>
                <w:sz w:val="22"/>
                <w:szCs w:val="22"/>
              </w:rPr>
            </w:rPrChange>
          </w:rPr>
          <w:t xml:space="preserve"> </w:t>
        </w:r>
      </w:ins>
      <w:ins w:id="536" w:author="Guo, Shicheng" w:date="2019-05-06T15:49:00Z">
        <w:r w:rsidRPr="008422A3">
          <w:rPr>
            <w:rFonts w:ascii="Arial" w:hAnsi="Arial" w:cs="Arial"/>
            <w:color w:val="000000"/>
            <w:sz w:val="22"/>
            <w:szCs w:val="22"/>
            <w:highlight w:val="yellow"/>
            <w:rPrChange w:id="537" w:author="Guo, Shicheng" w:date="2019-05-06T15:59:00Z">
              <w:rPr>
                <w:rFonts w:ascii="Arial" w:hAnsi="Arial" w:cs="Arial"/>
                <w:color w:val="000000"/>
                <w:sz w:val="22"/>
                <w:szCs w:val="22"/>
              </w:rPr>
            </w:rPrChange>
          </w:rPr>
          <w:t xml:space="preserve">DNA methylation research skills both in bench work and computational analysis. Dr. Schrodi have comprehensive statistical skills and will provided </w:t>
        </w:r>
      </w:ins>
      <w:ins w:id="538" w:author="Guo, Shicheng" w:date="2019-05-06T15:50:00Z">
        <w:r w:rsidRPr="008422A3">
          <w:rPr>
            <w:rFonts w:ascii="Arial" w:hAnsi="Arial" w:cs="Arial"/>
            <w:color w:val="000000"/>
            <w:sz w:val="22"/>
            <w:szCs w:val="22"/>
            <w:highlight w:val="yellow"/>
            <w:rPrChange w:id="539" w:author="Guo, Shicheng" w:date="2019-05-06T15:59:00Z">
              <w:rPr>
                <w:rFonts w:ascii="Arial" w:hAnsi="Arial" w:cs="Arial"/>
                <w:color w:val="000000"/>
                <w:sz w:val="22"/>
                <w:szCs w:val="22"/>
              </w:rPr>
            </w:rPrChange>
          </w:rPr>
          <w:t>mythological</w:t>
        </w:r>
      </w:ins>
      <w:ins w:id="540" w:author="Guo, Shicheng" w:date="2019-05-06T15:49:00Z">
        <w:r w:rsidRPr="008422A3">
          <w:rPr>
            <w:rFonts w:ascii="Arial" w:hAnsi="Arial" w:cs="Arial"/>
            <w:color w:val="000000"/>
            <w:sz w:val="22"/>
            <w:szCs w:val="22"/>
            <w:highlight w:val="yellow"/>
            <w:rPrChange w:id="541" w:author="Guo, Shicheng" w:date="2019-05-06T15:59:00Z">
              <w:rPr>
                <w:rFonts w:ascii="Arial" w:hAnsi="Arial" w:cs="Arial"/>
                <w:color w:val="000000"/>
                <w:sz w:val="22"/>
                <w:szCs w:val="22"/>
              </w:rPr>
            </w:rPrChange>
          </w:rPr>
          <w:t xml:space="preserve"> supports in this project. </w:t>
        </w:r>
      </w:ins>
      <w:ins w:id="542" w:author="Guo, Shicheng" w:date="2019-05-06T15:54:00Z">
        <w:r w:rsidR="00243B1D" w:rsidRPr="008422A3">
          <w:rPr>
            <w:rFonts w:ascii="Arial" w:hAnsi="Arial" w:cs="Arial"/>
            <w:color w:val="000000"/>
            <w:sz w:val="22"/>
            <w:szCs w:val="22"/>
            <w:highlight w:val="yellow"/>
          </w:rPr>
          <w:t xml:space="preserve">We have confirmed with Dr. , Marshfield Clinic have stored more than 100 brain cancer biopsy samples which will provided the brain cancer tissues to validate the microarray data. </w:t>
        </w:r>
      </w:ins>
      <w:ins w:id="543" w:author="Guo, Shicheng" w:date="2019-05-06T15:50:00Z">
        <w:r w:rsidRPr="008422A3">
          <w:rPr>
            <w:rFonts w:ascii="Arial" w:hAnsi="Arial" w:cs="Arial"/>
            <w:color w:val="000000"/>
            <w:sz w:val="22"/>
            <w:szCs w:val="22"/>
            <w:highlight w:val="yellow"/>
            <w:rPrChange w:id="544" w:author="Guo, Shicheng" w:date="2019-05-06T15:59:00Z">
              <w:rPr>
                <w:rFonts w:ascii="Arial" w:hAnsi="Arial" w:cs="Arial"/>
                <w:color w:val="000000"/>
                <w:sz w:val="22"/>
                <w:szCs w:val="22"/>
              </w:rPr>
            </w:rPrChange>
          </w:rPr>
          <w:t xml:space="preserve">Dr. </w:t>
        </w:r>
        <w:proofErr w:type="gramStart"/>
        <w:r w:rsidRPr="008422A3">
          <w:rPr>
            <w:rFonts w:ascii="Arial" w:hAnsi="Arial" w:cs="Arial"/>
            <w:color w:val="000000"/>
            <w:sz w:val="22"/>
            <w:szCs w:val="22"/>
            <w:highlight w:val="yellow"/>
            <w:rPrChange w:id="545" w:author="Guo, Shicheng" w:date="2019-05-06T15:59:00Z">
              <w:rPr>
                <w:rFonts w:ascii="Arial" w:hAnsi="Arial" w:cs="Arial"/>
                <w:color w:val="000000"/>
                <w:sz w:val="22"/>
                <w:szCs w:val="22"/>
              </w:rPr>
            </w:rPrChange>
          </w:rPr>
          <w:t>xx</w:t>
        </w:r>
        <w:proofErr w:type="gramEnd"/>
        <w:r w:rsidRPr="008422A3">
          <w:rPr>
            <w:rFonts w:ascii="Arial" w:hAnsi="Arial" w:cs="Arial"/>
            <w:color w:val="000000"/>
            <w:sz w:val="22"/>
            <w:szCs w:val="22"/>
            <w:highlight w:val="yellow"/>
            <w:rPrChange w:id="546" w:author="Guo, Shicheng" w:date="2019-05-06T15:59:00Z">
              <w:rPr>
                <w:rFonts w:ascii="Arial" w:hAnsi="Arial" w:cs="Arial"/>
                <w:color w:val="000000"/>
                <w:sz w:val="22"/>
                <w:szCs w:val="22"/>
              </w:rPr>
            </w:rPrChange>
          </w:rPr>
          <w:t xml:space="preserve"> will </w:t>
        </w:r>
      </w:ins>
      <w:ins w:id="547" w:author="Guo, Shicheng" w:date="2019-05-06T15:51:00Z">
        <w:r w:rsidRPr="008422A3">
          <w:rPr>
            <w:rFonts w:ascii="Arial" w:hAnsi="Arial" w:cs="Arial"/>
            <w:color w:val="000000"/>
            <w:sz w:val="22"/>
            <w:szCs w:val="22"/>
            <w:highlight w:val="yellow"/>
            <w:rPrChange w:id="548" w:author="Guo, Shicheng" w:date="2019-05-06T15:59:00Z">
              <w:rPr>
                <w:rFonts w:ascii="Arial" w:hAnsi="Arial" w:cs="Arial"/>
                <w:color w:val="000000"/>
                <w:sz w:val="22"/>
                <w:szCs w:val="22"/>
              </w:rPr>
            </w:rPrChange>
          </w:rPr>
          <w:t>help</w:t>
        </w:r>
      </w:ins>
      <w:ins w:id="549" w:author="Guo, Shicheng" w:date="2019-05-06T15:50:00Z">
        <w:r w:rsidRPr="008422A3">
          <w:rPr>
            <w:rFonts w:ascii="Arial" w:hAnsi="Arial" w:cs="Arial"/>
            <w:color w:val="000000"/>
            <w:sz w:val="22"/>
            <w:szCs w:val="22"/>
            <w:highlight w:val="yellow"/>
            <w:rPrChange w:id="550" w:author="Guo, Shicheng" w:date="2019-05-06T15:59:00Z">
              <w:rPr>
                <w:rFonts w:ascii="Arial" w:hAnsi="Arial" w:cs="Arial"/>
                <w:color w:val="000000"/>
                <w:sz w:val="22"/>
                <w:szCs w:val="22"/>
              </w:rPr>
            </w:rPrChange>
          </w:rPr>
          <w:t xml:space="preserve"> us to enroll and collected 20-30 fresh blood </w:t>
        </w:r>
      </w:ins>
      <w:ins w:id="551" w:author="Guo, Shicheng" w:date="2019-05-06T15:51:00Z">
        <w:r w:rsidR="00591AF5" w:rsidRPr="008422A3">
          <w:rPr>
            <w:rFonts w:ascii="Arial" w:hAnsi="Arial" w:cs="Arial"/>
            <w:color w:val="000000"/>
            <w:sz w:val="22"/>
            <w:szCs w:val="22"/>
            <w:highlight w:val="yellow"/>
            <w:rPrChange w:id="552" w:author="Guo, Shicheng" w:date="2019-05-06T15:59:00Z">
              <w:rPr>
                <w:rFonts w:ascii="Arial" w:hAnsi="Arial" w:cs="Arial"/>
                <w:color w:val="000000"/>
                <w:sz w:val="22"/>
                <w:szCs w:val="22"/>
              </w:rPr>
            </w:rPrChange>
          </w:rPr>
          <w:t xml:space="preserve">from brain cancer and control individuals </w:t>
        </w:r>
      </w:ins>
      <w:ins w:id="553" w:author="Guo, Shicheng" w:date="2019-05-06T15:50:00Z">
        <w:r w:rsidRPr="008422A3">
          <w:rPr>
            <w:rFonts w:ascii="Arial" w:hAnsi="Arial" w:cs="Arial"/>
            <w:color w:val="000000"/>
            <w:sz w:val="22"/>
            <w:szCs w:val="22"/>
            <w:highlight w:val="yellow"/>
            <w:rPrChange w:id="554" w:author="Guo, Shicheng" w:date="2019-05-06T15:59:00Z">
              <w:rPr>
                <w:rFonts w:ascii="Arial" w:hAnsi="Arial" w:cs="Arial"/>
                <w:color w:val="000000"/>
                <w:sz w:val="22"/>
                <w:szCs w:val="22"/>
              </w:rPr>
            </w:rPrChange>
          </w:rPr>
          <w:t xml:space="preserve">for the cell-free DNA methylation validation. </w:t>
        </w:r>
      </w:ins>
      <w:ins w:id="555" w:author="Guo, Shicheng" w:date="2019-05-06T15:55:00Z">
        <w:r w:rsidR="00A70CC9" w:rsidRPr="008422A3">
          <w:rPr>
            <w:rFonts w:ascii="Arial" w:hAnsi="Arial" w:cs="Arial"/>
            <w:color w:val="000000"/>
            <w:sz w:val="22"/>
            <w:szCs w:val="22"/>
            <w:highlight w:val="yellow"/>
            <w:rPrChange w:id="556" w:author="Guo, Shicheng" w:date="2019-05-06T15:59:00Z">
              <w:rPr>
                <w:rFonts w:ascii="Arial" w:hAnsi="Arial" w:cs="Arial"/>
                <w:color w:val="000000"/>
                <w:sz w:val="22"/>
                <w:szCs w:val="22"/>
              </w:rPr>
            </w:rPrChange>
          </w:rPr>
          <w:t xml:space="preserve">In our study, we identified </w:t>
        </w:r>
      </w:ins>
      <w:ins w:id="557" w:author="Guo, Shicheng" w:date="2019-05-06T15:56:00Z">
        <w:r w:rsidR="00A70CC9" w:rsidRPr="008422A3">
          <w:rPr>
            <w:rFonts w:ascii="Arial" w:hAnsi="Arial" w:cs="Arial"/>
            <w:color w:val="000000"/>
            <w:sz w:val="22"/>
            <w:szCs w:val="22"/>
            <w:highlight w:val="yellow"/>
            <w:rPrChange w:id="558" w:author="Guo, Shicheng" w:date="2019-05-06T15:59:00Z">
              <w:rPr>
                <w:rFonts w:ascii="Arial" w:hAnsi="Arial" w:cs="Arial"/>
                <w:color w:val="000000"/>
                <w:sz w:val="22"/>
                <w:szCs w:val="22"/>
              </w:rPr>
            </w:rPrChange>
          </w:rPr>
          <w:t>5 interesting prognosis</w:t>
        </w:r>
      </w:ins>
      <w:ins w:id="559" w:author="Guo, Shicheng" w:date="2019-05-06T15:57:00Z">
        <w:r w:rsidR="00A70CC9" w:rsidRPr="008422A3">
          <w:rPr>
            <w:rFonts w:ascii="Arial" w:hAnsi="Arial" w:cs="Arial"/>
            <w:color w:val="000000"/>
            <w:sz w:val="22"/>
            <w:szCs w:val="22"/>
            <w:highlight w:val="yellow"/>
            <w:rPrChange w:id="560" w:author="Guo, Shicheng" w:date="2019-05-06T15:59:00Z">
              <w:rPr>
                <w:rFonts w:ascii="Arial" w:hAnsi="Arial" w:cs="Arial"/>
                <w:color w:val="000000"/>
                <w:sz w:val="22"/>
                <w:szCs w:val="22"/>
              </w:rPr>
            </w:rPrChange>
          </w:rPr>
          <w:t xml:space="preserve"> (overall-survival time)</w:t>
        </w:r>
      </w:ins>
      <w:ins w:id="561" w:author="Guo, Shicheng" w:date="2019-05-06T15:56:00Z">
        <w:r w:rsidR="00A70CC9" w:rsidRPr="008422A3">
          <w:rPr>
            <w:rFonts w:ascii="Arial" w:hAnsi="Arial" w:cs="Arial"/>
            <w:color w:val="000000"/>
            <w:sz w:val="22"/>
            <w:szCs w:val="22"/>
            <w:highlight w:val="yellow"/>
            <w:rPrChange w:id="562" w:author="Guo, Shicheng" w:date="2019-05-06T15:59:00Z">
              <w:rPr>
                <w:rFonts w:ascii="Arial" w:hAnsi="Arial" w:cs="Arial"/>
                <w:color w:val="000000"/>
                <w:sz w:val="22"/>
                <w:szCs w:val="22"/>
              </w:rPr>
            </w:rPrChange>
          </w:rPr>
          <w:t xml:space="preserve"> related DNA methylation biomarkers, validation of these biomarker will be not the priority works since it might require </w:t>
        </w:r>
      </w:ins>
      <w:ins w:id="563" w:author="Guo, Shicheng" w:date="2019-05-06T16:05:00Z">
        <w:r w:rsidR="00925C65">
          <w:rPr>
            <w:rFonts w:ascii="Arial" w:hAnsi="Arial" w:cs="Arial"/>
            <w:color w:val="000000"/>
            <w:sz w:val="22"/>
            <w:szCs w:val="22"/>
            <w:highlight w:val="yellow"/>
          </w:rPr>
          <w:t>long</w:t>
        </w:r>
      </w:ins>
      <w:ins w:id="564" w:author="Guo, Shicheng" w:date="2019-05-06T15:56:00Z">
        <w:r w:rsidR="00A70CC9" w:rsidRPr="008422A3">
          <w:rPr>
            <w:rFonts w:ascii="Arial" w:hAnsi="Arial" w:cs="Arial"/>
            <w:color w:val="000000"/>
            <w:sz w:val="22"/>
            <w:szCs w:val="22"/>
            <w:highlight w:val="yellow"/>
            <w:rPrChange w:id="565" w:author="Guo, Shicheng" w:date="2019-05-06T15:59:00Z">
              <w:rPr>
                <w:rFonts w:ascii="Arial" w:hAnsi="Arial" w:cs="Arial"/>
                <w:color w:val="000000"/>
                <w:sz w:val="22"/>
                <w:szCs w:val="22"/>
              </w:rPr>
            </w:rPrChange>
          </w:rPr>
          <w:t xml:space="preserve"> t</w:t>
        </w:r>
        <w:r w:rsidR="00925C65">
          <w:rPr>
            <w:rFonts w:ascii="Arial" w:hAnsi="Arial" w:cs="Arial"/>
            <w:color w:val="000000"/>
            <w:sz w:val="22"/>
            <w:szCs w:val="22"/>
            <w:highlight w:val="yellow"/>
          </w:rPr>
          <w:t xml:space="preserve">ime to wait. We will only validate the prognosis biomarkers in </w:t>
        </w:r>
      </w:ins>
      <w:ins w:id="566" w:author="Guo, Shicheng" w:date="2019-05-06T16:05:00Z">
        <w:r w:rsidR="00925C65">
          <w:rPr>
            <w:rFonts w:ascii="Arial" w:hAnsi="Arial" w:cs="Arial"/>
            <w:color w:val="000000"/>
            <w:sz w:val="22"/>
            <w:szCs w:val="22"/>
            <w:highlight w:val="yellow"/>
          </w:rPr>
          <w:t>biopsy</w:t>
        </w:r>
      </w:ins>
      <w:ins w:id="567" w:author="Guo, Shicheng" w:date="2019-05-06T15:56:00Z">
        <w:r w:rsidR="00925C65">
          <w:rPr>
            <w:rFonts w:ascii="Arial" w:hAnsi="Arial" w:cs="Arial"/>
            <w:color w:val="000000"/>
            <w:sz w:val="22"/>
            <w:szCs w:val="22"/>
            <w:highlight w:val="yellow"/>
          </w:rPr>
          <w:t xml:space="preserve"> </w:t>
        </w:r>
      </w:ins>
      <w:ins w:id="568" w:author="Guo, Shicheng" w:date="2019-05-06T16:05:00Z">
        <w:r w:rsidR="00925C65">
          <w:rPr>
            <w:rFonts w:ascii="Arial" w:hAnsi="Arial" w:cs="Arial"/>
            <w:color w:val="000000"/>
            <w:sz w:val="22"/>
            <w:szCs w:val="22"/>
            <w:highlight w:val="yellow"/>
          </w:rPr>
          <w:t xml:space="preserve">brain cancer samples since the survival time for these samples are </w:t>
        </w:r>
      </w:ins>
      <w:ins w:id="569" w:author="Guo, Shicheng" w:date="2019-05-06T16:06:00Z">
        <w:r w:rsidR="00925C65">
          <w:rPr>
            <w:rFonts w:ascii="Arial" w:hAnsi="Arial" w:cs="Arial"/>
            <w:color w:val="000000"/>
            <w:sz w:val="22"/>
            <w:szCs w:val="22"/>
            <w:highlight w:val="yellow"/>
          </w:rPr>
          <w:t>available</w:t>
        </w:r>
      </w:ins>
      <w:ins w:id="570" w:author="Guo, Shicheng" w:date="2019-05-06T15:56:00Z">
        <w:r w:rsidR="00A70CC9" w:rsidRPr="008422A3">
          <w:rPr>
            <w:rFonts w:ascii="Arial" w:hAnsi="Arial" w:cs="Arial"/>
            <w:color w:val="000000"/>
            <w:sz w:val="22"/>
            <w:szCs w:val="22"/>
            <w:highlight w:val="yellow"/>
            <w:rPrChange w:id="571" w:author="Guo, Shicheng" w:date="2019-05-06T15:59:00Z">
              <w:rPr>
                <w:rFonts w:ascii="Arial" w:hAnsi="Arial" w:cs="Arial"/>
                <w:color w:val="000000"/>
                <w:sz w:val="22"/>
                <w:szCs w:val="22"/>
              </w:rPr>
            </w:rPrChange>
          </w:rPr>
          <w:t xml:space="preserve">. </w:t>
        </w:r>
      </w:ins>
      <w:ins w:id="572" w:author="Guo, Shicheng" w:date="2019-05-06T16:06:00Z">
        <w:r w:rsidR="00925C65">
          <w:rPr>
            <w:rFonts w:ascii="Arial" w:hAnsi="Arial" w:cs="Arial"/>
            <w:color w:val="000000"/>
            <w:sz w:val="22"/>
            <w:szCs w:val="22"/>
            <w:highlight w:val="yellow"/>
          </w:rPr>
          <w:t>Meanwhile</w:t>
        </w:r>
      </w:ins>
      <w:ins w:id="573" w:author="Guo, Shicheng" w:date="2019-05-06T15:56:00Z">
        <w:r w:rsidR="00925C65">
          <w:rPr>
            <w:rFonts w:ascii="Arial" w:hAnsi="Arial" w:cs="Arial"/>
            <w:color w:val="000000"/>
            <w:sz w:val="22"/>
            <w:szCs w:val="22"/>
            <w:highlight w:val="yellow"/>
          </w:rPr>
          <w:t xml:space="preserve">, we </w:t>
        </w:r>
      </w:ins>
      <w:ins w:id="574" w:author="Guo, Shicheng" w:date="2019-05-06T16:06:00Z">
        <w:r w:rsidR="00925C65">
          <w:rPr>
            <w:rFonts w:ascii="Arial" w:hAnsi="Arial" w:cs="Arial"/>
            <w:color w:val="000000"/>
            <w:sz w:val="22"/>
            <w:szCs w:val="22"/>
            <w:highlight w:val="yellow"/>
          </w:rPr>
          <w:t>will</w:t>
        </w:r>
      </w:ins>
      <w:ins w:id="575" w:author="Guo, Shicheng" w:date="2019-05-06T15:56:00Z">
        <w:r w:rsidR="00A70CC9" w:rsidRPr="008422A3">
          <w:rPr>
            <w:rFonts w:ascii="Arial" w:hAnsi="Arial" w:cs="Arial"/>
            <w:color w:val="000000"/>
            <w:sz w:val="22"/>
            <w:szCs w:val="22"/>
            <w:highlight w:val="yellow"/>
            <w:rPrChange w:id="576" w:author="Guo, Shicheng" w:date="2019-05-06T15:59:00Z">
              <w:rPr>
                <w:rFonts w:ascii="Arial" w:hAnsi="Arial" w:cs="Arial"/>
                <w:color w:val="000000"/>
                <w:sz w:val="22"/>
                <w:szCs w:val="22"/>
              </w:rPr>
            </w:rPrChange>
          </w:rPr>
          <w:t xml:space="preserve"> </w:t>
        </w:r>
      </w:ins>
      <w:ins w:id="577" w:author="Guo, Shicheng" w:date="2019-05-06T16:06:00Z">
        <w:r w:rsidR="00925C65">
          <w:rPr>
            <w:rFonts w:ascii="Arial" w:hAnsi="Arial" w:cs="Arial"/>
            <w:color w:val="000000"/>
            <w:sz w:val="22"/>
            <w:szCs w:val="22"/>
            <w:highlight w:val="yellow"/>
          </w:rPr>
          <w:t xml:space="preserve">compare </w:t>
        </w:r>
      </w:ins>
      <w:ins w:id="578" w:author="Guo, Shicheng" w:date="2019-05-06T15:56:00Z">
        <w:r w:rsidR="00925C65">
          <w:rPr>
            <w:rFonts w:ascii="Arial" w:hAnsi="Arial" w:cs="Arial"/>
            <w:color w:val="000000"/>
            <w:sz w:val="22"/>
            <w:szCs w:val="22"/>
            <w:highlight w:val="yellow"/>
          </w:rPr>
          <w:t>these biomarkers in cell-free DNA</w:t>
        </w:r>
        <w:r w:rsidR="00A70CC9" w:rsidRPr="008422A3">
          <w:rPr>
            <w:rFonts w:ascii="Arial" w:hAnsi="Arial" w:cs="Arial"/>
            <w:color w:val="000000"/>
            <w:sz w:val="22"/>
            <w:szCs w:val="22"/>
            <w:highlight w:val="yellow"/>
            <w:rPrChange w:id="579" w:author="Guo, Shicheng" w:date="2019-05-06T15:59:00Z">
              <w:rPr>
                <w:rFonts w:ascii="Arial" w:hAnsi="Arial" w:cs="Arial"/>
                <w:color w:val="000000"/>
                <w:sz w:val="22"/>
                <w:szCs w:val="22"/>
              </w:rPr>
            </w:rPrChange>
          </w:rPr>
          <w:t xml:space="preserve"> with brain cancer progress </w:t>
        </w:r>
      </w:ins>
      <w:ins w:id="580" w:author="Guo, Shicheng" w:date="2019-05-06T16:07:00Z">
        <w:r w:rsidR="00925C65">
          <w:rPr>
            <w:rFonts w:ascii="Arial" w:hAnsi="Arial" w:cs="Arial"/>
            <w:color w:val="000000"/>
            <w:sz w:val="22"/>
            <w:szCs w:val="22"/>
            <w:highlight w:val="yellow"/>
          </w:rPr>
          <w:t>indicators</w:t>
        </w:r>
      </w:ins>
      <w:ins w:id="581" w:author="Guo, Shicheng" w:date="2019-05-06T15:56:00Z">
        <w:r w:rsidR="00A70CC9" w:rsidRPr="008422A3">
          <w:rPr>
            <w:rFonts w:ascii="Arial" w:hAnsi="Arial" w:cs="Arial"/>
            <w:color w:val="000000"/>
            <w:sz w:val="22"/>
            <w:szCs w:val="22"/>
            <w:highlight w:val="yellow"/>
            <w:rPrChange w:id="582" w:author="Guo, Shicheng" w:date="2019-05-06T15:59:00Z">
              <w:rPr>
                <w:rFonts w:ascii="Arial" w:hAnsi="Arial" w:cs="Arial"/>
                <w:color w:val="000000"/>
                <w:sz w:val="22"/>
                <w:szCs w:val="22"/>
              </w:rPr>
            </w:rPrChange>
          </w:rPr>
          <w:t>, such as brain cancer stage</w:t>
        </w:r>
      </w:ins>
      <w:ins w:id="583" w:author="Guo, Shicheng" w:date="2019-05-06T15:58:00Z">
        <w:r w:rsidR="00A70CC9" w:rsidRPr="008422A3">
          <w:rPr>
            <w:rFonts w:ascii="Arial" w:hAnsi="Arial" w:cs="Arial"/>
            <w:color w:val="000000"/>
            <w:sz w:val="22"/>
            <w:szCs w:val="22"/>
            <w:highlight w:val="yellow"/>
            <w:rPrChange w:id="584" w:author="Guo, Shicheng" w:date="2019-05-06T15:59:00Z">
              <w:rPr>
                <w:rFonts w:ascii="Arial" w:hAnsi="Arial" w:cs="Arial"/>
                <w:color w:val="000000"/>
                <w:sz w:val="22"/>
                <w:szCs w:val="22"/>
              </w:rPr>
            </w:rPrChange>
          </w:rPr>
          <w:t xml:space="preserve"> </w:t>
        </w:r>
      </w:ins>
      <w:ins w:id="585" w:author="Guo, Shicheng" w:date="2019-05-06T15:56:00Z">
        <w:r w:rsidR="00A70CC9" w:rsidRPr="008422A3">
          <w:rPr>
            <w:rFonts w:ascii="Arial" w:hAnsi="Arial" w:cs="Arial"/>
            <w:color w:val="000000"/>
            <w:sz w:val="22"/>
            <w:szCs w:val="22"/>
            <w:highlight w:val="yellow"/>
            <w:rPrChange w:id="586" w:author="Guo, Shicheng" w:date="2019-05-06T15:59:00Z">
              <w:rPr>
                <w:rFonts w:ascii="Arial" w:hAnsi="Arial" w:cs="Arial"/>
                <w:color w:val="000000"/>
                <w:sz w:val="22"/>
                <w:szCs w:val="22"/>
              </w:rPr>
            </w:rPrChange>
          </w:rPr>
          <w:t>(</w:t>
        </w:r>
      </w:ins>
      <w:ins w:id="587" w:author="Guo, Shicheng" w:date="2019-05-06T15:58:00Z">
        <w:r w:rsidR="00A70CC9" w:rsidRPr="008422A3">
          <w:rPr>
            <w:rFonts w:ascii="Arial" w:hAnsi="Arial" w:cs="Arial"/>
            <w:color w:val="000000"/>
            <w:sz w:val="22"/>
            <w:szCs w:val="22"/>
            <w:highlight w:val="yellow"/>
            <w:rPrChange w:id="588" w:author="Guo, Shicheng" w:date="2019-05-06T15:59:00Z">
              <w:rPr>
                <w:rFonts w:ascii="Arial" w:hAnsi="Arial" w:cs="Arial"/>
                <w:color w:val="000000"/>
                <w:sz w:val="22"/>
                <w:szCs w:val="22"/>
              </w:rPr>
            </w:rPrChange>
          </w:rPr>
          <w:t xml:space="preserve">I, II, III, </w:t>
        </w:r>
      </w:ins>
      <w:ins w:id="589" w:author="Guo, Shicheng" w:date="2019-05-06T15:59:00Z">
        <w:r w:rsidR="0076535B" w:rsidRPr="008422A3">
          <w:rPr>
            <w:rFonts w:ascii="Arial" w:hAnsi="Arial" w:cs="Arial"/>
            <w:color w:val="000000"/>
            <w:sz w:val="22"/>
            <w:szCs w:val="22"/>
            <w:highlight w:val="yellow"/>
            <w:rPrChange w:id="590" w:author="Guo, Shicheng" w:date="2019-05-06T15:59:00Z">
              <w:rPr>
                <w:rFonts w:ascii="Arial" w:hAnsi="Arial" w:cs="Arial"/>
                <w:color w:val="000000"/>
                <w:sz w:val="22"/>
                <w:szCs w:val="22"/>
              </w:rPr>
            </w:rPrChange>
          </w:rPr>
          <w:t>and IV</w:t>
        </w:r>
      </w:ins>
      <w:ins w:id="591" w:author="Guo, Shicheng" w:date="2019-05-06T15:56:00Z">
        <w:r w:rsidR="00A70CC9" w:rsidRPr="008422A3">
          <w:rPr>
            <w:rFonts w:ascii="Arial" w:hAnsi="Arial" w:cs="Arial"/>
            <w:color w:val="000000"/>
            <w:sz w:val="22"/>
            <w:szCs w:val="22"/>
            <w:highlight w:val="yellow"/>
            <w:rPrChange w:id="592" w:author="Guo, Shicheng" w:date="2019-05-06T15:59:00Z">
              <w:rPr>
                <w:rFonts w:ascii="Arial" w:hAnsi="Arial" w:cs="Arial"/>
                <w:color w:val="000000"/>
                <w:sz w:val="22"/>
                <w:szCs w:val="22"/>
              </w:rPr>
            </w:rPrChange>
          </w:rPr>
          <w:t>)</w:t>
        </w:r>
      </w:ins>
      <w:ins w:id="593" w:author="Guo, Shicheng" w:date="2019-05-06T15:58:00Z">
        <w:r w:rsidR="00925C65">
          <w:rPr>
            <w:rFonts w:ascii="Arial" w:hAnsi="Arial" w:cs="Arial"/>
            <w:color w:val="000000"/>
            <w:sz w:val="22"/>
            <w:szCs w:val="22"/>
            <w:highlight w:val="yellow"/>
          </w:rPr>
          <w:t xml:space="preserve"> which will help us to evaluate the indirect performance of the prognosis prediction model.</w:t>
        </w:r>
      </w:ins>
    </w:p>
    <w:p w14:paraId="7A5A752B" w14:textId="7B4DE9D4" w:rsidR="00F405E4" w:rsidRDefault="00F405E4">
      <w:pPr>
        <w:pStyle w:val="NormalWeb"/>
        <w:shd w:val="clear" w:color="auto" w:fill="FFFFFF"/>
        <w:spacing w:before="0" w:beforeAutospacing="0" w:after="0" w:afterAutospacing="0"/>
        <w:jc w:val="both"/>
        <w:rPr>
          <w:ins w:id="594" w:author="Guo, Shicheng" w:date="2019-05-04T17:08:00Z"/>
          <w:rFonts w:ascii="Arial" w:hAnsi="Arial" w:cs="Arial"/>
          <w:color w:val="000000"/>
          <w:sz w:val="22"/>
          <w:szCs w:val="22"/>
        </w:rPr>
      </w:pPr>
    </w:p>
    <w:p w14:paraId="6B3B9024" w14:textId="0E9A4612" w:rsidR="00D7279D" w:rsidRPr="00C239EF" w:rsidDel="00B27F7F" w:rsidRDefault="00D7279D">
      <w:pPr>
        <w:pStyle w:val="NormalWeb"/>
        <w:shd w:val="clear" w:color="auto" w:fill="FFFFFF"/>
        <w:spacing w:before="0" w:beforeAutospacing="0" w:after="0" w:afterAutospacing="0"/>
        <w:jc w:val="both"/>
        <w:rPr>
          <w:del w:id="595" w:author="Guo, Shicheng" w:date="2019-05-04T19:24:00Z"/>
          <w:rFonts w:ascii="Arial" w:hAnsi="Arial" w:cs="Arial"/>
          <w:color w:val="000000"/>
          <w:sz w:val="22"/>
          <w:szCs w:val="22"/>
        </w:rPr>
      </w:pPr>
    </w:p>
    <w:p w14:paraId="44A9CB2A" w14:textId="77777777" w:rsidR="003A4391" w:rsidRPr="00C239EF" w:rsidDel="00B27F7F" w:rsidRDefault="003A4391">
      <w:pPr>
        <w:pStyle w:val="NormalWeb"/>
        <w:shd w:val="clear" w:color="auto" w:fill="FFFFFF"/>
        <w:spacing w:before="0" w:beforeAutospacing="0" w:after="0" w:afterAutospacing="0"/>
        <w:jc w:val="both"/>
        <w:rPr>
          <w:del w:id="596" w:author="Guo, Shicheng" w:date="2019-05-04T19:24:00Z"/>
          <w:rFonts w:ascii="Arial" w:hAnsi="Arial" w:cs="Arial"/>
          <w:color w:val="000000"/>
          <w:sz w:val="22"/>
          <w:szCs w:val="22"/>
        </w:rPr>
        <w:pPrChange w:id="597" w:author="Guo, Shicheng" w:date="2019-05-06T16:53:00Z">
          <w:pPr>
            <w:pStyle w:val="NormalWeb"/>
            <w:shd w:val="clear" w:color="auto" w:fill="FFFFFF"/>
            <w:spacing w:before="0" w:beforeAutospacing="0" w:after="0" w:afterAutospacing="0"/>
          </w:pPr>
        </w:pPrChange>
      </w:pPr>
    </w:p>
    <w:p w14:paraId="40E3E3B9" w14:textId="77777777" w:rsidR="00C34EAA" w:rsidRPr="00C239EF" w:rsidRDefault="00C34EAA">
      <w:pPr>
        <w:pStyle w:val="NormalWeb"/>
        <w:shd w:val="clear" w:color="auto" w:fill="FFFFFF"/>
        <w:spacing w:before="0" w:beforeAutospacing="0" w:after="0" w:afterAutospacing="0"/>
        <w:jc w:val="both"/>
        <w:rPr>
          <w:rFonts w:ascii="Arial" w:hAnsi="Arial" w:cs="Arial"/>
          <w:color w:val="000000"/>
          <w:sz w:val="22"/>
          <w:szCs w:val="22"/>
        </w:rPr>
        <w:pPrChange w:id="598" w:author="Guo, Shicheng" w:date="2019-05-06T16:53:00Z">
          <w:pPr>
            <w:pStyle w:val="NormalWeb"/>
            <w:shd w:val="clear" w:color="auto" w:fill="FFFFFF"/>
            <w:spacing w:before="0" w:beforeAutospacing="0" w:after="0" w:afterAutospacing="0"/>
          </w:pPr>
        </w:pPrChange>
      </w:pPr>
    </w:p>
    <w:p w14:paraId="01A40568" w14:textId="77777777" w:rsidR="008F3608" w:rsidRPr="00C239EF" w:rsidRDefault="008F3608">
      <w:pPr>
        <w:jc w:val="both"/>
        <w:rPr>
          <w:rFonts w:ascii="Arial" w:hAnsi="Arial" w:cs="Arial"/>
          <w:b/>
          <w:sz w:val="22"/>
          <w:szCs w:val="22"/>
        </w:rPr>
      </w:pPr>
      <w:r w:rsidRPr="00C239EF">
        <w:rPr>
          <w:rFonts w:ascii="Arial" w:hAnsi="Arial" w:cs="Arial"/>
          <w:b/>
          <w:sz w:val="22"/>
          <w:szCs w:val="22"/>
        </w:rPr>
        <w:t>Preliminary Studies</w:t>
      </w:r>
    </w:p>
    <w:p w14:paraId="0C70080E" w14:textId="77777777" w:rsidR="008F3608" w:rsidRPr="00C239EF" w:rsidRDefault="008F3608">
      <w:pPr>
        <w:pStyle w:val="NormalWeb"/>
        <w:shd w:val="clear" w:color="auto" w:fill="FFFFFF"/>
        <w:spacing w:before="0" w:beforeAutospacing="0" w:after="0" w:afterAutospacing="0"/>
        <w:jc w:val="both"/>
        <w:rPr>
          <w:rFonts w:ascii="Arial" w:hAnsi="Arial" w:cs="Arial"/>
          <w:color w:val="000000"/>
          <w:sz w:val="22"/>
          <w:szCs w:val="22"/>
        </w:rPr>
        <w:pPrChange w:id="599" w:author="Guo, Shicheng" w:date="2019-05-06T16:53:00Z">
          <w:pPr>
            <w:pStyle w:val="NormalWeb"/>
            <w:shd w:val="clear" w:color="auto" w:fill="FFFFFF"/>
            <w:spacing w:before="0" w:beforeAutospacing="0" w:after="0" w:afterAutospacing="0"/>
          </w:pPr>
        </w:pPrChange>
      </w:pPr>
    </w:p>
    <w:p w14:paraId="40F1A713" w14:textId="77777777" w:rsidR="0065105D" w:rsidRPr="00C239EF" w:rsidRDefault="0065105D">
      <w:pPr>
        <w:pStyle w:val="NormalWeb"/>
        <w:shd w:val="clear" w:color="auto" w:fill="FFFFFF"/>
        <w:spacing w:before="0" w:beforeAutospacing="0" w:after="0" w:afterAutospacing="0"/>
        <w:jc w:val="both"/>
        <w:rPr>
          <w:rFonts w:ascii="Arial" w:hAnsi="Arial" w:cs="Arial"/>
          <w:b/>
          <w:color w:val="000000"/>
          <w:sz w:val="22"/>
          <w:szCs w:val="22"/>
        </w:rPr>
        <w:pPrChange w:id="600"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14:paraId="11A36CC5" w14:textId="77777777" w:rsidR="004B3310" w:rsidRPr="00C239EF" w:rsidRDefault="004B3310">
      <w:pPr>
        <w:pStyle w:val="NormalWeb"/>
        <w:shd w:val="clear" w:color="auto" w:fill="FFFFFF"/>
        <w:spacing w:before="0" w:beforeAutospacing="0" w:after="0" w:afterAutospacing="0"/>
        <w:jc w:val="both"/>
        <w:rPr>
          <w:rFonts w:ascii="Arial" w:hAnsi="Arial" w:cs="Arial"/>
          <w:color w:val="000000"/>
          <w:sz w:val="22"/>
          <w:szCs w:val="22"/>
        </w:rPr>
        <w:pPrChange w:id="601" w:author="Guo, Shicheng" w:date="2019-05-06T16:53:00Z">
          <w:pPr>
            <w:pStyle w:val="NormalWeb"/>
            <w:shd w:val="clear" w:color="auto" w:fill="FFFFFF"/>
            <w:spacing w:before="0" w:beforeAutospacing="0" w:after="0" w:afterAutospacing="0"/>
          </w:pPr>
        </w:pPrChange>
      </w:pPr>
    </w:p>
    <w:p w14:paraId="459069BA" w14:textId="12767B69" w:rsidR="0059509F" w:rsidDel="006C53A4" w:rsidRDefault="00FC2EB1">
      <w:pPr>
        <w:pStyle w:val="NormalWeb"/>
        <w:shd w:val="clear" w:color="auto" w:fill="FFFFFF"/>
        <w:spacing w:before="0" w:beforeAutospacing="0" w:after="0" w:afterAutospacing="0"/>
        <w:jc w:val="both"/>
        <w:rPr>
          <w:del w:id="602" w:author="Guo, Shicheng" w:date="2019-05-06T17:38:00Z"/>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&lt;EndNote&gt;&lt;Cite&gt;&lt;Author&gt;Edgar&lt;/Author&gt;&lt;Year&gt;2002&lt;/Year&gt;&lt;RecNum&gt;2785&lt;/RecNum&gt;&lt;DisplayText&gt;(45)&lt;/DisplayText&gt;&lt;record&gt;&lt;rec-number&gt;2785&lt;/rec-number&gt;&lt;foreign-keys&gt;&lt;key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(45)</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w:t>
      </w:r>
      <w:proofErr w:type="spellStart"/>
      <w:r w:rsidRPr="00C239EF">
        <w:rPr>
          <w:rFonts w:ascii="Arial" w:hAnsi="Arial" w:cs="Arial"/>
          <w:color w:val="000000"/>
          <w:sz w:val="22"/>
          <w:szCs w:val="22"/>
        </w:rPr>
        <w:t>Arrayexpress</w:t>
      </w:r>
      <w:proofErr w:type="spellEnd"/>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&lt;EndNote&gt;&lt;Cite&gt;&lt;Author&gt;Brazma&lt;/Author&gt;&lt;Year&gt;2003&lt;/Year&gt;&lt;RecNum&gt;2804&lt;/RecNum&gt;&lt;DisplayText&gt;(46)&lt;/DisplayText&gt;&lt;record&gt;&lt;rec-number&gt;2804&lt;/rec-number&gt;&lt;foreign-keys&gt;&lt;key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(46)</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AB29A3">
        <w:rPr>
          <w:rFonts w:ascii="Arial" w:hAnsi="Arial" w:cs="Arial"/>
          <w:b/>
          <w:color w:val="0070C0"/>
          <w:sz w:val="22"/>
          <w:szCs w:val="22"/>
        </w:rPr>
        <w:t>A</w:t>
      </w:r>
      <w:r w:rsidR="008F7FA0" w:rsidRPr="00C239EF">
        <w:rPr>
          <w:rFonts w:ascii="Arial" w:hAnsi="Arial" w:cs="Arial"/>
          <w:color w:val="000000"/>
          <w:sz w:val="22"/>
          <w:szCs w:val="22"/>
        </w:rPr>
        <w:t>). These dataset include 1</w:t>
      </w:r>
      <w:r w:rsidR="00AB29A3">
        <w:rPr>
          <w:rFonts w:ascii="Arial" w:hAnsi="Arial" w:cs="Arial"/>
          <w:color w:val="000000"/>
          <w:sz w:val="22"/>
          <w:szCs w:val="22"/>
        </w:rPr>
        <w:t>,</w:t>
      </w:r>
      <w:r w:rsidR="008F7FA0" w:rsidRPr="00C239EF">
        <w:rPr>
          <w:rFonts w:ascii="Arial" w:hAnsi="Arial" w:cs="Arial"/>
          <w:color w:val="000000"/>
          <w:sz w:val="22"/>
          <w:szCs w:val="22"/>
        </w:rPr>
        <w:t>379 brain cancer samples and 1</w:t>
      </w:r>
      <w:r w:rsidR="00825778">
        <w:rPr>
          <w:rFonts w:ascii="Arial" w:hAnsi="Arial" w:cs="Arial"/>
          <w:color w:val="000000"/>
          <w:sz w:val="22"/>
          <w:szCs w:val="22"/>
        </w:rPr>
        <w:t>,339</w:t>
      </w:r>
      <w:r w:rsidR="008F7FA0" w:rsidRPr="00C239EF">
        <w:rPr>
          <w:rFonts w:ascii="Arial" w:hAnsi="Arial" w:cs="Arial"/>
          <w:color w:val="000000"/>
          <w:sz w:val="22"/>
          <w:szCs w:val="22"/>
        </w:rPr>
        <w:t xml:space="preserve"> non-cancer brain. </w:t>
      </w:r>
      <w:r w:rsidR="00AF3714">
        <w:rPr>
          <w:rFonts w:ascii="Arial" w:hAnsi="Arial" w:cs="Arial"/>
          <w:color w:val="000000"/>
          <w:sz w:val="22"/>
          <w:szCs w:val="22"/>
        </w:rPr>
        <w:t xml:space="preserve">We showed the age and gender distribution among different sample types in </w:t>
      </w:r>
      <w:r w:rsidR="00AF3714" w:rsidRPr="00AF3714">
        <w:rPr>
          <w:rFonts w:ascii="Arial" w:hAnsi="Arial" w:cs="Arial"/>
          <w:b/>
          <w:color w:val="0070C0"/>
          <w:sz w:val="22"/>
          <w:szCs w:val="22"/>
        </w:rPr>
        <w:t>Figure 1B and 1C.</w:t>
      </w:r>
      <w:r w:rsidR="00AF3714">
        <w:rPr>
          <w:rFonts w:ascii="Arial" w:hAnsi="Arial" w:cs="Arial"/>
          <w:color w:val="000000"/>
          <w:sz w:val="22"/>
          <w:szCs w:val="22"/>
        </w:rPr>
        <w:t xml:space="preserve"> </w:t>
      </w:r>
      <w:r w:rsidR="008F7FA0" w:rsidRPr="00C239EF">
        <w:rPr>
          <w:rFonts w:ascii="Arial" w:hAnsi="Arial" w:cs="Arial"/>
          <w:color w:val="000000"/>
          <w:sz w:val="22"/>
          <w:szCs w:val="22"/>
        </w:rPr>
        <w:t xml:space="preserve">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(47)</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 xml:space="preserve">In order to make our research more solid, we also collected other cancer samples so that we can evaluated the performance of the markers in other cancers. We collected NCI-60 cancer cell line </w:t>
      </w:r>
      <w:proofErr w:type="spellStart"/>
      <w:r w:rsidR="00AF29EE" w:rsidRPr="00C239EF">
        <w:rPr>
          <w:rFonts w:ascii="Arial" w:hAnsi="Arial" w:cs="Arial"/>
          <w:color w:val="000000"/>
          <w:sz w:val="22"/>
          <w:szCs w:val="22"/>
        </w:rPr>
        <w:t>methylome</w:t>
      </w:r>
      <w:proofErr w:type="spellEnd"/>
      <w:r w:rsidR="00AF29EE" w:rsidRPr="00C239EF">
        <w:rPr>
          <w:rFonts w:ascii="Arial" w:hAnsi="Arial" w:cs="Arial"/>
          <w:color w:val="000000"/>
          <w:sz w:val="22"/>
          <w:szCs w:val="22"/>
        </w:rPr>
        <w:t xml:space="preserve"> data based on HM450K array were downloaded from </w:t>
      </w:r>
      <w:proofErr w:type="spellStart"/>
      <w:r w:rsidR="00AF29EE" w:rsidRPr="00C239EF">
        <w:rPr>
          <w:rFonts w:ascii="Arial" w:hAnsi="Arial" w:cs="Arial"/>
          <w:color w:val="000000"/>
          <w:sz w:val="22"/>
          <w:szCs w:val="22"/>
        </w:rPr>
        <w:t>CellMiner</w:t>
      </w:r>
      <w:proofErr w:type="spellEnd"/>
      <w:r w:rsidR="00AF29EE" w:rsidRPr="00C239EF">
        <w:rPr>
          <w:rFonts w:ascii="Arial" w:hAnsi="Arial" w:cs="Arial"/>
          <w:color w:val="000000"/>
          <w:sz w:val="22"/>
          <w:szCs w:val="22"/>
        </w:rPr>
        <w:t xml:space="preserve"> database</w:t>
      </w:r>
      <w:r w:rsidR="00AF29EE"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&lt;EndNote&gt;&lt;Cite&gt;&lt;Author&gt;Shankavaram&lt;/Author&gt;&lt;Year&gt;2009&lt;/Year&gt;&lt;RecNum&gt;2806&lt;/RecNum&gt;&lt;DisplayText&gt;(48)&lt;/DisplayText&gt;&lt;record&gt;&lt;rec-number&gt;2806&lt;/rec-number&gt;&lt;foreign-keys&gt;&lt;key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(48)</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(49)</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t>
      </w:r>
    </w:p>
    <w:p w14:paraId="5034EC32" w14:textId="66691DF2" w:rsidR="0059509F" w:rsidDel="006C53A4" w:rsidRDefault="0059509F">
      <w:pPr>
        <w:pStyle w:val="NormalWeb"/>
        <w:shd w:val="clear" w:color="auto" w:fill="FFFFFF"/>
        <w:spacing w:before="0" w:beforeAutospacing="0" w:after="0" w:afterAutospacing="0"/>
        <w:jc w:val="both"/>
        <w:rPr>
          <w:del w:id="603" w:author="Guo, Shicheng" w:date="2019-05-06T17:38:00Z"/>
          <w:rFonts w:ascii="Arial" w:hAnsi="Arial" w:cs="Arial"/>
          <w:color w:val="000000"/>
          <w:sz w:val="22"/>
          <w:szCs w:val="22"/>
        </w:rPr>
      </w:pPr>
    </w:p>
    <w:p w14:paraId="19561C06" w14:textId="69AEAC98" w:rsidR="0059509F" w:rsidDel="006C53A4" w:rsidRDefault="0059509F">
      <w:pPr>
        <w:pStyle w:val="NormalWeb"/>
        <w:shd w:val="clear" w:color="auto" w:fill="FFFFFF"/>
        <w:spacing w:before="0" w:beforeAutospacing="0" w:after="0" w:afterAutospacing="0"/>
        <w:jc w:val="both"/>
        <w:rPr>
          <w:del w:id="604" w:author="Guo, Shicheng" w:date="2019-05-06T17:38:00Z"/>
          <w:rFonts w:ascii="Arial" w:hAnsi="Arial" w:cs="Arial"/>
          <w:color w:val="000000"/>
          <w:sz w:val="22"/>
          <w:szCs w:val="22"/>
        </w:rPr>
        <w:pPrChange w:id="605" w:author="Guo, Shicheng" w:date="2019-05-06T16:53:00Z">
          <w:pPr>
            <w:pStyle w:val="NormalWeb"/>
            <w:shd w:val="clear" w:color="auto" w:fill="FFFFFF"/>
            <w:spacing w:before="0" w:beforeAutospacing="0" w:after="0" w:afterAutospacing="0"/>
          </w:pPr>
        </w:pPrChange>
      </w:pPr>
    </w:p>
    <w:p w14:paraId="177DCE33" w14:textId="77777777" w:rsidR="00055A8A" w:rsidRPr="00C239EF" w:rsidRDefault="006D7400">
      <w:pPr>
        <w:pStyle w:val="NormalWeb"/>
        <w:shd w:val="clear" w:color="auto" w:fill="FFFFFF"/>
        <w:spacing w:before="0" w:beforeAutospacing="0" w:after="0" w:afterAutospacing="0"/>
        <w:jc w:val="both"/>
        <w:rPr>
          <w:rFonts w:ascii="Arial" w:hAnsi="Arial" w:cs="Arial"/>
          <w:color w:val="000000"/>
          <w:sz w:val="22"/>
          <w:szCs w:val="22"/>
        </w:rPr>
        <w:pPrChange w:id="606"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034D631B" wp14:editId="4ADFBF6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14:paraId="62AAF9CA" w14:textId="77777777" w:rsidR="0094267C" w:rsidRDefault="0094267C"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4D631B" id="_x0000_t202" coordsize="21600,21600" o:spt="202" path="m,l,21600r21600,l21600,xe">
                <v:stroke joinstyle="miter"/>
                <v:path gradientshapeok="t" o:connecttype="rect"/>
              </v:shapetype>
              <v:shape id="Text Box 2" o:spid="_x0000_s1026" type="#_x0000_t202" style="position:absolute;left:0;text-align:left;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14:paraId="62AAF9CA" w14:textId="77777777" w:rsidR="0094267C" w:rsidRDefault="0094267C" w:rsidP="006D7400">
                      <w:r>
                        <w:t>A                                                B                                                            C</w:t>
                      </w:r>
                    </w:p>
                  </w:txbxContent>
                </v:textbox>
              </v:shape>
            </w:pict>
          </mc:Fallback>
        </mc:AlternateContent>
      </w:r>
    </w:p>
    <w:p w14:paraId="505C40F6" w14:textId="77777777" w:rsidR="003F3F1E" w:rsidRPr="00C239EF" w:rsidRDefault="003F3F1E">
      <w:pPr>
        <w:pStyle w:val="NormalWeb"/>
        <w:shd w:val="clear" w:color="auto" w:fill="FFFFFF"/>
        <w:spacing w:before="0" w:beforeAutospacing="0" w:after="0" w:afterAutospacing="0"/>
        <w:jc w:val="both"/>
        <w:rPr>
          <w:rFonts w:ascii="Arial" w:hAnsi="Arial" w:cs="Arial"/>
          <w:color w:val="000000"/>
          <w:sz w:val="22"/>
          <w:szCs w:val="22"/>
        </w:rPr>
        <w:pPrChange w:id="607" w:author="Guo, Shicheng" w:date="2019-05-06T16:53:00Z">
          <w:pPr>
            <w:pStyle w:val="NormalWeb"/>
            <w:shd w:val="clear" w:color="auto" w:fill="FFFFFF"/>
            <w:spacing w:before="0" w:beforeAutospacing="0" w:after="0" w:afterAutospacing="0"/>
          </w:pPr>
        </w:pPrChange>
      </w:pPr>
    </w:p>
    <w:p w14:paraId="7E34ED50" w14:textId="77777777" w:rsidR="00AF29EE" w:rsidRPr="00C239EF" w:rsidRDefault="003F3F1E">
      <w:pPr>
        <w:pStyle w:val="NormalWeb"/>
        <w:shd w:val="clear" w:color="auto" w:fill="FFFFFF"/>
        <w:spacing w:before="0" w:beforeAutospacing="0" w:after="0" w:afterAutospacing="0"/>
        <w:jc w:val="both"/>
        <w:rPr>
          <w:rFonts w:ascii="Arial" w:hAnsi="Arial" w:cs="Arial"/>
          <w:noProof/>
          <w:sz w:val="22"/>
          <w:szCs w:val="22"/>
        </w:rPr>
        <w:pPrChange w:id="608"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04BF906B" wp14:editId="44141ED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52F0840F" wp14:editId="70071EBE">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5C33636C" wp14:editId="3A79FE93">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8"/>
                    <a:srcRect t="7880" r="7024" b="7908"/>
                    <a:stretch/>
                  </pic:blipFill>
                  <pic:spPr>
                    <a:xfrm>
                      <a:off x="0" y="0"/>
                      <a:ext cx="2438632" cy="2121102"/>
                    </a:xfrm>
                    <a:prstGeom prst="rect">
                      <a:avLst/>
                    </a:prstGeom>
                  </pic:spPr>
                </pic:pic>
              </a:graphicData>
            </a:graphic>
          </wp:inline>
        </w:drawing>
      </w:r>
    </w:p>
    <w:p w14:paraId="4F810EFF" w14:textId="77777777" w:rsidR="00424439" w:rsidRPr="00C239EF" w:rsidRDefault="00424439">
      <w:pPr>
        <w:pStyle w:val="NormalWeb"/>
        <w:shd w:val="clear" w:color="auto" w:fill="FFFFFF"/>
        <w:spacing w:before="0" w:beforeAutospacing="0" w:after="0" w:afterAutospacing="0"/>
        <w:jc w:val="both"/>
        <w:rPr>
          <w:rFonts w:ascii="Arial" w:hAnsi="Arial" w:cs="Arial"/>
          <w:color w:val="000000"/>
          <w:sz w:val="22"/>
          <w:szCs w:val="22"/>
        </w:rPr>
        <w:pPrChange w:id="609" w:author="Guo, Shicheng" w:date="2019-05-06T16:53:00Z">
          <w:pPr>
            <w:pStyle w:val="NormalWeb"/>
            <w:shd w:val="clear" w:color="auto" w:fill="FFFFFF"/>
            <w:spacing w:before="0" w:beforeAutospacing="0" w:after="0" w:afterAutospacing="0"/>
          </w:pPr>
        </w:pPrChange>
      </w:pPr>
    </w:p>
    <w:p w14:paraId="25292D12" w14:textId="77777777" w:rsidR="00424439" w:rsidRPr="00C239EF" w:rsidRDefault="00424439">
      <w:pPr>
        <w:pStyle w:val="NormalWeb"/>
        <w:shd w:val="clear" w:color="auto" w:fill="FFFFFF"/>
        <w:spacing w:before="0" w:beforeAutospacing="0" w:after="0" w:afterAutospacing="0"/>
        <w:jc w:val="both"/>
        <w:rPr>
          <w:rFonts w:ascii="Arial" w:hAnsi="Arial" w:cs="Arial"/>
          <w:color w:val="000000"/>
          <w:sz w:val="22"/>
          <w:szCs w:val="22"/>
        </w:rPr>
        <w:pPrChange w:id="610"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14:paraId="37B2DC9D"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63C63B0A" w14:textId="00A0A313" w:rsidR="0059509F" w:rsidDel="006C53A4" w:rsidRDefault="0059509F">
      <w:pPr>
        <w:pStyle w:val="NormalWeb"/>
        <w:shd w:val="clear" w:color="auto" w:fill="FFFFFF"/>
        <w:spacing w:before="0" w:beforeAutospacing="0" w:after="0" w:afterAutospacing="0"/>
        <w:jc w:val="both"/>
        <w:rPr>
          <w:del w:id="611" w:author="Guo, Shicheng" w:date="2019-05-06T17:39:00Z"/>
          <w:rFonts w:ascii="Arial" w:hAnsi="Arial" w:cs="Arial"/>
          <w:color w:val="000000"/>
          <w:sz w:val="22"/>
          <w:szCs w:val="22"/>
        </w:rPr>
      </w:pPr>
      <w:r w:rsidRPr="00C239EF">
        <w:rPr>
          <w:rFonts w:ascii="Arial" w:hAnsi="Arial" w:cs="Arial"/>
          <w:color w:val="000000"/>
          <w:sz w:val="22"/>
          <w:szCs w:val="22"/>
        </w:rPr>
        <w:t>We plan to apply three stage research strategy to identify and evaluate the diagnostic biomarker for brain cancer including LGG and GBM (</w:t>
      </w:r>
      <w:r w:rsidRPr="00C239EF">
        <w:rPr>
          <w:rFonts w:ascii="Arial" w:hAnsi="Arial" w:cs="Arial"/>
          <w:b/>
          <w:color w:val="0070C0"/>
          <w:sz w:val="22"/>
          <w:szCs w:val="22"/>
        </w:rPr>
        <w:t>Figure 2</w:t>
      </w:r>
      <w:r w:rsidRPr="00C239EF">
        <w:rPr>
          <w:rFonts w:ascii="Arial" w:hAnsi="Arial" w:cs="Arial"/>
          <w:color w:val="000000"/>
          <w:sz w:val="22"/>
          <w:szCs w:val="22"/>
        </w:rPr>
        <w:t>). In the discovery stage, we integrate all the methylation 450K microarray data (including 516 LGG, 365 GBM and 589 non-tumor brain tissues) to identify potential diagnostic biomarkers. PCA analysis were applied to identify and to remove non-brain samples. We found 21 samples are actually blood samples which were confirmed by GEO clinical information and we also removed another 9 samples which are suspicious (</w:t>
      </w:r>
      <w:r w:rsidRPr="00C239EF">
        <w:rPr>
          <w:rFonts w:ascii="Arial" w:hAnsi="Arial" w:cs="Arial"/>
          <w:b/>
          <w:color w:val="0070C0"/>
          <w:sz w:val="22"/>
          <w:szCs w:val="22"/>
        </w:rPr>
        <w:t>Figure 2</w:t>
      </w:r>
      <w:r w:rsidRPr="00C239EF">
        <w:rPr>
          <w:rFonts w:ascii="Arial" w:hAnsi="Arial" w:cs="Arial"/>
          <w:color w:val="000000"/>
          <w:sz w:val="22"/>
          <w:szCs w:val="22"/>
        </w:rPr>
        <w:t>). For the discovery dataset, we have detailed clinical characteristics including age, gender. We collected these confounders and we found the samples are composed by 709 male, 565 female samples and 196 gender-missing samples. However, for the validation dataset (HM27K and 850K), clinical information are missing in GEO database. In order to identify the potential biomarkers which can be applied in non-invasive cell-free DNA (</w:t>
      </w:r>
      <w:proofErr w:type="spellStart"/>
      <w:r w:rsidRPr="00C239EF">
        <w:rPr>
          <w:rFonts w:ascii="Arial" w:hAnsi="Arial" w:cs="Arial"/>
          <w:color w:val="000000"/>
          <w:sz w:val="22"/>
          <w:szCs w:val="22"/>
        </w:rPr>
        <w:t>cfDNA</w:t>
      </w:r>
      <w:proofErr w:type="spellEnd"/>
      <w:r w:rsidRPr="00C239EF">
        <w:rPr>
          <w:rFonts w:ascii="Arial" w:hAnsi="Arial" w:cs="Arial"/>
          <w:color w:val="000000"/>
          <w:sz w:val="22"/>
          <w:szCs w:val="22"/>
        </w:rPr>
        <w:t xml:space="preserve">) methylation based brain cancer diagnosis with plasma samples, we require the DNA methylation biomarker have distinct DNA methylation status with blood cells. We then adopted human PBMC, CD4+ and CD8+ T cell DNA methylation from our previous research </w:t>
      </w:r>
      <w:r w:rsidRPr="00C239E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00B27F7F">
        <w:rPr>
          <w:rFonts w:ascii="Arial" w:hAnsi="Arial" w:cs="Arial"/>
          <w:noProof/>
          <w:color w:val="000000"/>
          <w:sz w:val="22"/>
          <w:szCs w:val="22"/>
        </w:rPr>
        <w:t>(50-52)</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to be background noise control. In </w:t>
      </w:r>
      <w:r w:rsidRPr="00C239EF">
        <w:rPr>
          <w:rFonts w:ascii="Arial" w:hAnsi="Arial" w:cs="Arial"/>
          <w:color w:val="000000"/>
          <w:sz w:val="22"/>
          <w:szCs w:val="22"/>
        </w:rPr>
        <w:lastRenderedPageBreak/>
        <w:t xml:space="preserve">addition, cell-free DNA methylation data status of 75 normal samples were retracted from my previous cell-free DNA methylation research to increase the biomarker specificity </w:t>
      </w:r>
      <w:r w:rsidRPr="00C239EF">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We removed all the probes which contain single nucleotide polymorphisms (SNPs) to avoid the influence from genetic variation in the population and differential hybridization between probe and DNA molecular. As we known, DNA methylation mainly played roles in gene expression regulation, we aim to identify function DNA methylation markers and therefore we collected transcriptional factor binding sites (TFBS), H3K4me1, H3K4me3, H3K27ac and DNase I hyper-sensitive site (DHS) data from ENCODE project </w:t>
      </w:r>
      <w:r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&lt;EndNote&gt;&lt;Cite&gt;&lt;Author&gt;Consortium&lt;/Author&gt;&lt;Year&gt;2004&lt;/Year&gt;&lt;RecNum&gt;3048&lt;/RecNum&gt;&lt;DisplayText&gt;(53)&lt;/DisplayText&gt;&lt;record&gt;&lt;rec-number&gt;3048&lt;/rec-number&gt;&lt;foreign-keys&gt;&lt;key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Pr="00C239EF">
        <w:rPr>
          <w:rFonts w:ascii="Arial" w:hAnsi="Arial" w:cs="Arial"/>
          <w:color w:val="000000"/>
          <w:sz w:val="22"/>
          <w:szCs w:val="22"/>
        </w:rPr>
        <w:fldChar w:fldCharType="separate"/>
      </w:r>
      <w:r w:rsidR="00B27F7F">
        <w:rPr>
          <w:rFonts w:ascii="Arial" w:hAnsi="Arial" w:cs="Arial"/>
          <w:noProof/>
          <w:color w:val="000000"/>
          <w:sz w:val="22"/>
          <w:szCs w:val="22"/>
        </w:rPr>
        <w:t>(53)</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7E19D3">
        <w:rPr>
          <w:rFonts w:ascii="Arial" w:hAnsi="Arial" w:cs="Arial"/>
          <w:color w:val="000000"/>
          <w:sz w:val="22"/>
          <w:szCs w:val="22"/>
        </w:rPr>
        <w:t xml:space="preserve">KEGG pathway and </w:t>
      </w:r>
      <w:proofErr w:type="spellStart"/>
      <w:r w:rsidR="007E19D3">
        <w:rPr>
          <w:rFonts w:ascii="Arial" w:hAnsi="Arial" w:cs="Arial"/>
          <w:color w:val="000000"/>
          <w:sz w:val="22"/>
          <w:szCs w:val="22"/>
        </w:rPr>
        <w:t>Reactome</w:t>
      </w:r>
      <w:proofErr w:type="spellEnd"/>
      <w:r w:rsidR="007E19D3">
        <w:rPr>
          <w:rFonts w:ascii="Arial" w:hAnsi="Arial" w:cs="Arial"/>
          <w:color w:val="000000"/>
          <w:sz w:val="22"/>
          <w:szCs w:val="22"/>
        </w:rPr>
        <w:t xml:space="preserve"> pathway database were downloaded and were applied for gene functional prediction. In our project, we set higher priority to tumor suppressor genes since we hope to identify hyper-methylation signals in human plasma. Suppose these functional are abnormal hyper-methylated in cancer cells and therefore the roles for these genes are belong to tumor suppressor genes.</w:t>
      </w:r>
      <w:r w:rsidR="00D83634">
        <w:rPr>
          <w:rFonts w:ascii="Arial" w:hAnsi="Arial" w:cs="Arial"/>
          <w:color w:val="000000"/>
          <w:sz w:val="22"/>
          <w:szCs w:val="22"/>
        </w:rPr>
        <w:t xml:space="preserve"> Epigenetics genes are another groups genes of our interest since current lots of epigenetics factors are targeted for cancer therapy.</w:t>
      </w:r>
      <w:r w:rsidR="009E70F6">
        <w:rPr>
          <w:rFonts w:ascii="Arial" w:hAnsi="Arial" w:cs="Arial"/>
          <w:color w:val="000000"/>
          <w:sz w:val="22"/>
          <w:szCs w:val="22"/>
        </w:rPr>
        <w:t xml:space="preserve"> In the second stage of our study design is to validate the candidate biomarkers identified in the first stage (methylation 450K) in another independent dataset. This dataset are composed by 308 GBM and 750 non-cancer brain samples. </w:t>
      </w:r>
      <w:moveFromRangeStart w:id="612" w:author="Guo, Shicheng" w:date="2019-05-06T17:39:00Z" w:name="move8056771"/>
      <w:moveFrom w:id="613" w:author="Guo, Shicheng" w:date="2019-05-06T17:39:00Z">
        <w:r w:rsidR="009E70F6" w:rsidDel="006C53A4">
          <w:rPr>
            <w:rFonts w:ascii="Arial" w:hAnsi="Arial" w:cs="Arial"/>
            <w:color w:val="000000"/>
            <w:sz w:val="22"/>
            <w:szCs w:val="22"/>
          </w:rPr>
          <w:t xml:space="preserve">Methylation profiles for these samples are based on Illumina methylation 27K microarray. 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w:t>
        </w:r>
        <w:r w:rsidR="00D07BB8" w:rsidDel="006C53A4">
          <w:rPr>
            <w:rFonts w:ascii="Arial" w:hAnsi="Arial" w:cs="Arial"/>
            <w:color w:val="000000"/>
            <w:sz w:val="22"/>
            <w:szCs w:val="22"/>
          </w:rPr>
          <w:t>In the final stage, we will validate our biomarkers in ~100 Marshfield Clinic brain cancer solid tissue</w:t>
        </w:r>
        <w:r w:rsidR="00B924B8" w:rsidDel="006C53A4">
          <w:rPr>
            <w:rFonts w:ascii="Arial" w:hAnsi="Arial" w:cs="Arial"/>
            <w:color w:val="000000"/>
            <w:sz w:val="22"/>
            <w:szCs w:val="22"/>
          </w:rPr>
          <w:t xml:space="preserve"> (biopsy)</w:t>
        </w:r>
        <w:r w:rsidR="00D07BB8" w:rsidDel="006C53A4">
          <w:rPr>
            <w:rFonts w:ascii="Arial" w:hAnsi="Arial" w:cs="Arial"/>
            <w:color w:val="000000"/>
            <w:sz w:val="22"/>
            <w:szCs w:val="22"/>
          </w:rPr>
          <w:t xml:space="preserve"> samples and about 20-30 circulating cell-free DNA samples.</w:t>
        </w:r>
        <w:r w:rsidR="00B924B8" w:rsidDel="006C53A4">
          <w:rPr>
            <w:rFonts w:ascii="Arial" w:hAnsi="Arial" w:cs="Arial"/>
            <w:color w:val="000000"/>
            <w:sz w:val="22"/>
            <w:szCs w:val="22"/>
          </w:rPr>
          <w:t xml:space="preserve">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w:t>
        </w:r>
        <w:r w:rsidR="00290776" w:rsidDel="006C53A4">
          <w:rPr>
            <w:rFonts w:ascii="Arial" w:hAnsi="Arial" w:cs="Arial"/>
            <w:color w:val="000000"/>
            <w:sz w:val="22"/>
            <w:szCs w:val="22"/>
          </w:rPr>
          <w:t xml:space="preserve">Eventually, ROC and AUC will be evaluated to shown the performance of the biomarker panels. </w:t>
        </w:r>
      </w:moveFrom>
      <w:moveFromRangeEnd w:id="612"/>
    </w:p>
    <w:p w14:paraId="46D3DDD4"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48F1D6C5"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00C92BB9" w14:textId="77777777" w:rsidR="0059509F" w:rsidRPr="00C239EF" w:rsidRDefault="0059509F">
      <w:pPr>
        <w:pStyle w:val="NormalWeb"/>
        <w:shd w:val="clear" w:color="auto" w:fill="FFFFFF"/>
        <w:spacing w:before="0" w:beforeAutospacing="0" w:after="0" w:afterAutospacing="0"/>
        <w:jc w:val="both"/>
        <w:rPr>
          <w:rFonts w:ascii="Arial" w:hAnsi="Arial" w:cs="Arial"/>
          <w:color w:val="000000"/>
          <w:sz w:val="22"/>
          <w:szCs w:val="22"/>
        </w:rPr>
        <w:pPrChange w:id="614"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75282D28" wp14:editId="7DACE0F8">
            <wp:extent cx="6572250" cy="3762008"/>
            <wp:effectExtent l="0" t="0" r="0" b="698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0" cy="3762008"/>
                    </a:xfrm>
                    <a:prstGeom prst="rect">
                      <a:avLst/>
                    </a:prstGeom>
                    <a:noFill/>
                  </pic:spPr>
                </pic:pic>
              </a:graphicData>
            </a:graphic>
          </wp:inline>
        </w:drawing>
      </w:r>
    </w:p>
    <w:p w14:paraId="409EF7C1" w14:textId="77777777" w:rsidR="0059509F" w:rsidRPr="00C239EF" w:rsidRDefault="0059509F">
      <w:pPr>
        <w:pStyle w:val="NormalWeb"/>
        <w:shd w:val="clear" w:color="auto" w:fill="FFFFFF"/>
        <w:spacing w:before="0" w:beforeAutospacing="0" w:after="0" w:afterAutospacing="0"/>
        <w:jc w:val="both"/>
        <w:rPr>
          <w:rFonts w:ascii="Arial" w:hAnsi="Arial" w:cs="Arial"/>
          <w:color w:val="000000"/>
          <w:sz w:val="22"/>
          <w:szCs w:val="22"/>
        </w:rPr>
        <w:pPrChange w:id="615" w:author="Guo, Shicheng" w:date="2019-05-06T16:53:00Z">
          <w:pPr>
            <w:pStyle w:val="NormalWeb"/>
            <w:shd w:val="clear" w:color="auto" w:fill="FFFFFF"/>
            <w:spacing w:before="0" w:beforeAutospacing="0" w:after="0" w:afterAutospacing="0"/>
          </w:pPr>
        </w:pPrChange>
      </w:pPr>
    </w:p>
    <w:p w14:paraId="2D936CA6" w14:textId="2D9CD06B" w:rsidR="0059509F" w:rsidRDefault="0059509F">
      <w:pPr>
        <w:pStyle w:val="NormalWeb"/>
        <w:shd w:val="clear" w:color="auto" w:fill="FFFFFF"/>
        <w:spacing w:before="0" w:beforeAutospacing="0" w:after="0" w:afterAutospacing="0"/>
        <w:jc w:val="both"/>
        <w:rPr>
          <w:ins w:id="616" w:author="Guo, Shicheng" w:date="2019-05-06T17:39:00Z"/>
          <w:rFonts w:ascii="Arial" w:hAnsi="Arial" w:cs="Arial"/>
          <w:color w:val="000000"/>
          <w:sz w:val="20"/>
          <w:szCs w:val="22"/>
        </w:rPr>
      </w:pPr>
      <w:r w:rsidRPr="00F23DFD">
        <w:rPr>
          <w:rFonts w:ascii="Arial" w:hAnsi="Arial" w:cs="Arial"/>
          <w:color w:val="000000"/>
          <w:sz w:val="20"/>
          <w:szCs w:val="22"/>
        </w:rPr>
        <w:t xml:space="preserve">Figure 2. Flowchart of DNA methylation based biomarker for GBM. We designed a three-stage biomarker identification strategy to identify brain cancer (LGG and GBM) diagnostic and prognostic biomarker systems. We first scan the whole human </w:t>
      </w:r>
      <w:proofErr w:type="spellStart"/>
      <w:r w:rsidRPr="00F23DFD">
        <w:rPr>
          <w:rFonts w:ascii="Arial" w:hAnsi="Arial" w:cs="Arial"/>
          <w:color w:val="000000"/>
          <w:sz w:val="20"/>
          <w:szCs w:val="22"/>
        </w:rPr>
        <w:t>methylome</w:t>
      </w:r>
      <w:proofErr w:type="spellEnd"/>
      <w:r w:rsidRPr="00F23DFD">
        <w:rPr>
          <w:rFonts w:ascii="Arial" w:hAnsi="Arial" w:cs="Arial"/>
          <w:color w:val="000000"/>
          <w:sz w:val="20"/>
          <w:szCs w:val="22"/>
        </w:rPr>
        <w:t xml:space="preserv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w:t>
      </w:r>
      <w:r w:rsidR="00847974" w:rsidRPr="00F23DFD">
        <w:rPr>
          <w:rFonts w:ascii="Arial" w:hAnsi="Arial" w:cs="Arial"/>
          <w:color w:val="000000"/>
          <w:sz w:val="20"/>
          <w:szCs w:val="22"/>
        </w:rPr>
        <w:t>.</w:t>
      </w:r>
    </w:p>
    <w:p w14:paraId="73F45B68" w14:textId="00639584" w:rsidR="006C53A4" w:rsidRDefault="006C53A4">
      <w:pPr>
        <w:pStyle w:val="NormalWeb"/>
        <w:shd w:val="clear" w:color="auto" w:fill="FFFFFF"/>
        <w:spacing w:before="0" w:beforeAutospacing="0" w:after="0" w:afterAutospacing="0"/>
        <w:jc w:val="both"/>
        <w:rPr>
          <w:ins w:id="617" w:author="Guo, Shicheng" w:date="2019-05-06T17:39:00Z"/>
          <w:rFonts w:ascii="Arial" w:hAnsi="Arial" w:cs="Arial"/>
          <w:color w:val="000000"/>
          <w:sz w:val="20"/>
          <w:szCs w:val="22"/>
        </w:rPr>
      </w:pPr>
    </w:p>
    <w:p w14:paraId="076B940A" w14:textId="2BED2FF6" w:rsidR="006C53A4" w:rsidRPr="00F23DFD" w:rsidRDefault="00B01F00" w:rsidP="006C53A4">
      <w:pPr>
        <w:pStyle w:val="NormalWeb"/>
        <w:shd w:val="clear" w:color="auto" w:fill="FFFFFF"/>
        <w:spacing w:before="0" w:beforeAutospacing="0" w:after="0" w:afterAutospacing="0"/>
        <w:jc w:val="both"/>
        <w:rPr>
          <w:rFonts w:ascii="Arial" w:hAnsi="Arial" w:cs="Arial"/>
          <w:color w:val="000000"/>
          <w:sz w:val="20"/>
          <w:szCs w:val="22"/>
        </w:rPr>
      </w:pPr>
      <w:ins w:id="618" w:author="Guo, Shicheng" w:date="2019-05-06T17:39:00Z">
        <w:r>
          <w:rPr>
            <w:rFonts w:ascii="Arial" w:hAnsi="Arial" w:cs="Arial"/>
            <w:color w:val="000000"/>
            <w:sz w:val="22"/>
            <w:szCs w:val="22"/>
          </w:rPr>
          <w:t xml:space="preserve">Methylation profiles for these samples are based on Illumina methylation 27K microarray. </w:t>
        </w:r>
      </w:ins>
      <w:moveToRangeStart w:id="619" w:author="Guo, Shicheng" w:date="2019-05-06T17:39:00Z" w:name="move8056771"/>
      <w:moveTo w:id="620" w:author="Guo, Shicheng" w:date="2019-05-06T17:39:00Z">
        <w:del w:id="621" w:author="Guo, Shicheng" w:date="2019-05-06T17:39:00Z">
          <w:r w:rsidR="006C53A4" w:rsidDel="003F1862">
            <w:rPr>
              <w:rFonts w:ascii="Arial" w:hAnsi="Arial" w:cs="Arial"/>
              <w:color w:val="000000"/>
              <w:sz w:val="22"/>
              <w:szCs w:val="22"/>
            </w:rPr>
            <w:delText xml:space="preserve">Methylation profiles for these samples are based on Illumina methylation 27K microarray. </w:delText>
          </w:r>
        </w:del>
        <w:r w:rsidR="006C53A4">
          <w:rPr>
            <w:rFonts w:ascii="Arial" w:hAnsi="Arial" w:cs="Arial"/>
            <w:color w:val="000000"/>
            <w:sz w:val="22"/>
            <w:szCs w:val="22"/>
          </w:rPr>
          <w:t>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In the final stage, we will validate our biomarkers in ~100 Marshfield Clinic brain cancer solid tissue (biopsy) samples and about 20-30 circulating cell-free DNA samples.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Eventually, ROC and AUC will be evaluated to shown the performance of the biomarker panels.</w:t>
        </w:r>
      </w:moveTo>
      <w:moveToRangeEnd w:id="619"/>
    </w:p>
    <w:p w14:paraId="0BBBF0D4" w14:textId="77777777" w:rsidR="0021616E" w:rsidRPr="00C239EF" w:rsidRDefault="0021616E">
      <w:pPr>
        <w:pStyle w:val="NormalWeb"/>
        <w:shd w:val="clear" w:color="auto" w:fill="FFFFFF"/>
        <w:spacing w:before="0" w:beforeAutospacing="0" w:after="0" w:afterAutospacing="0"/>
        <w:jc w:val="both"/>
        <w:rPr>
          <w:rFonts w:ascii="Arial" w:hAnsi="Arial" w:cs="Arial"/>
          <w:color w:val="000000"/>
          <w:sz w:val="22"/>
          <w:szCs w:val="22"/>
        </w:rPr>
        <w:pPrChange w:id="622" w:author="Guo, Shicheng" w:date="2019-05-06T16:53:00Z">
          <w:pPr>
            <w:pStyle w:val="NormalWeb"/>
            <w:shd w:val="clear" w:color="auto" w:fill="FFFFFF"/>
            <w:spacing w:before="0" w:beforeAutospacing="0" w:after="0" w:afterAutospacing="0"/>
          </w:pPr>
        </w:pPrChange>
      </w:pPr>
    </w:p>
    <w:p w14:paraId="4412A44C" w14:textId="77777777" w:rsidR="00847974" w:rsidRPr="00C239EF" w:rsidRDefault="00C53590">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lastRenderedPageBreak/>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w:t>
      </w:r>
      <w:proofErr w:type="spellStart"/>
      <w:r w:rsidR="004926F6" w:rsidRPr="00C239EF">
        <w:rPr>
          <w:rFonts w:ascii="Arial" w:hAnsi="Arial" w:cs="Arial"/>
          <w:color w:val="000000"/>
          <w:sz w:val="22"/>
          <w:szCs w:val="22"/>
        </w:rPr>
        <w:t>CpGs</w:t>
      </w:r>
      <w:proofErr w:type="spellEnd"/>
      <w:r w:rsidR="004926F6" w:rsidRPr="00C239EF">
        <w:rPr>
          <w:rFonts w:ascii="Arial" w:hAnsi="Arial" w:cs="Arial"/>
          <w:color w:val="000000"/>
          <w:sz w:val="22"/>
          <w:szCs w:val="22"/>
        </w:rPr>
        <w:t xml:space="preserve">+ Age+ Gender) and the methylation status of 60, 920 </w:t>
      </w:r>
      <w:proofErr w:type="spellStart"/>
      <w:r w:rsidR="004926F6" w:rsidRPr="00C239EF">
        <w:rPr>
          <w:rFonts w:ascii="Arial" w:hAnsi="Arial" w:cs="Arial"/>
          <w:color w:val="000000"/>
          <w:sz w:val="22"/>
          <w:szCs w:val="22"/>
        </w:rPr>
        <w:t>CpGs</w:t>
      </w:r>
      <w:proofErr w:type="spellEnd"/>
      <w:r w:rsidR="004926F6" w:rsidRPr="00C239EF">
        <w:rPr>
          <w:rFonts w:ascii="Arial" w:hAnsi="Arial" w:cs="Arial"/>
          <w:color w:val="000000"/>
          <w:sz w:val="22"/>
          <w:szCs w:val="22"/>
        </w:rPr>
        <w:t xml:space="preserve"> are significantly different compared with non-tumor brain tissues. </w:t>
      </w:r>
    </w:p>
    <w:p w14:paraId="1A35C2B1" w14:textId="77777777" w:rsidR="00847974" w:rsidRPr="00C239EF" w:rsidRDefault="00847974">
      <w:pPr>
        <w:pStyle w:val="NormalWeb"/>
        <w:shd w:val="clear" w:color="auto" w:fill="FFFFFF"/>
        <w:spacing w:before="0" w:beforeAutospacing="0" w:after="0" w:afterAutospacing="0"/>
        <w:jc w:val="both"/>
        <w:rPr>
          <w:rFonts w:ascii="Arial" w:hAnsi="Arial" w:cs="Arial"/>
          <w:color w:val="000000"/>
          <w:sz w:val="22"/>
          <w:szCs w:val="22"/>
        </w:rPr>
        <w:pPrChange w:id="623"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83840" behindDoc="0" locked="0" layoutInCell="1" allowOverlap="1" wp14:anchorId="7C50CFFD" wp14:editId="43480FB3">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5E34A949" w14:textId="77777777" w:rsidR="0094267C" w:rsidRDefault="0094267C" w:rsidP="00847974">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0CFFD" id="_x0000_s1027" type="#_x0000_t202" style="position:absolute;left:0;text-align:left;margin-left:-4pt;margin-top:2.05pt;width:53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14:paraId="5E34A949" w14:textId="77777777" w:rsidR="0094267C" w:rsidRDefault="0094267C" w:rsidP="00847974">
                      <w:r>
                        <w:t>A                                                        B                                                        C</w:t>
                      </w:r>
                    </w:p>
                  </w:txbxContent>
                </v:textbox>
              </v:shape>
            </w:pict>
          </mc:Fallback>
        </mc:AlternateContent>
      </w:r>
    </w:p>
    <w:p w14:paraId="1B7AB3EE" w14:textId="77777777" w:rsidR="00847974" w:rsidRPr="00C239EF" w:rsidRDefault="00847974">
      <w:pPr>
        <w:pStyle w:val="NormalWeb"/>
        <w:shd w:val="clear" w:color="auto" w:fill="FFFFFF"/>
        <w:spacing w:before="0" w:beforeAutospacing="0" w:after="0" w:afterAutospacing="0"/>
        <w:jc w:val="both"/>
        <w:rPr>
          <w:rFonts w:ascii="Arial" w:hAnsi="Arial" w:cs="Arial"/>
          <w:color w:val="000000"/>
          <w:sz w:val="22"/>
          <w:szCs w:val="22"/>
        </w:rPr>
        <w:pPrChange w:id="624" w:author="Guo, Shicheng" w:date="2019-05-06T16:53:00Z">
          <w:pPr>
            <w:pStyle w:val="NormalWeb"/>
            <w:shd w:val="clear" w:color="auto" w:fill="FFFFFF"/>
            <w:spacing w:before="0" w:beforeAutospacing="0" w:after="0" w:afterAutospacing="0"/>
          </w:pPr>
        </w:pPrChange>
      </w:pPr>
      <w:r w:rsidRPr="00C239EF">
        <w:rPr>
          <w:rFonts w:ascii="Arial" w:hAnsi="Arial" w:cs="Arial"/>
          <w:noProof/>
          <w:sz w:val="22"/>
          <w:szCs w:val="22"/>
        </w:rPr>
        <w:drawing>
          <wp:inline distT="0" distB="0" distL="0" distR="0" wp14:anchorId="3E8F2A5B" wp14:editId="1558C73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3131" cy="2108328"/>
                    </a:xfrm>
                    <a:prstGeom prst="rect">
                      <a:avLst/>
                    </a:prstGeom>
                  </pic:spPr>
                </pic:pic>
              </a:graphicData>
            </a:graphic>
          </wp:inline>
        </w:drawing>
      </w:r>
      <w:r w:rsidRPr="00C239EF">
        <w:rPr>
          <w:rFonts w:ascii="Arial" w:hAnsi="Arial" w:cs="Arial"/>
          <w:noProof/>
          <w:sz w:val="22"/>
          <w:szCs w:val="22"/>
        </w:rPr>
        <w:drawing>
          <wp:inline distT="0" distB="0" distL="0" distR="0" wp14:anchorId="09DF60E0" wp14:editId="59942752">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Pr="00C239EF">
        <w:rPr>
          <w:rFonts w:ascii="Arial" w:hAnsi="Arial" w:cs="Arial"/>
          <w:noProof/>
          <w:sz w:val="22"/>
          <w:szCs w:val="22"/>
        </w:rPr>
        <w:drawing>
          <wp:inline distT="0" distB="0" distL="0" distR="0" wp14:anchorId="23B56C9A" wp14:editId="0214146F">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851" cy="2113527"/>
                    </a:xfrm>
                    <a:prstGeom prst="rect">
                      <a:avLst/>
                    </a:prstGeom>
                  </pic:spPr>
                </pic:pic>
              </a:graphicData>
            </a:graphic>
          </wp:inline>
        </w:drawing>
      </w:r>
    </w:p>
    <w:p w14:paraId="4D556AB5" w14:textId="77777777" w:rsidR="00847974" w:rsidRPr="00847974" w:rsidRDefault="00847974">
      <w:pPr>
        <w:pStyle w:val="NormalWeb"/>
        <w:shd w:val="clear" w:color="auto" w:fill="FFFFFF"/>
        <w:spacing w:before="0" w:beforeAutospacing="0" w:after="0" w:afterAutospacing="0"/>
        <w:jc w:val="both"/>
        <w:rPr>
          <w:rFonts w:ascii="Arial" w:hAnsi="Arial" w:cs="Arial"/>
          <w:color w:val="000000"/>
          <w:sz w:val="20"/>
          <w:szCs w:val="22"/>
        </w:rPr>
        <w:pPrChange w:id="625" w:author="Guo, Shicheng" w:date="2019-05-06T16:53:00Z">
          <w:pPr>
            <w:pStyle w:val="NormalWeb"/>
            <w:shd w:val="clear" w:color="auto" w:fill="FFFFFF"/>
            <w:spacing w:before="0" w:beforeAutospacing="0" w:after="0" w:afterAutospacing="0"/>
          </w:pPr>
        </w:pPrChange>
      </w:pPr>
      <w:r w:rsidRPr="00847974">
        <w:rPr>
          <w:rFonts w:ascii="Arial" w:hAnsi="Arial" w:cs="Arial"/>
          <w:color w:val="000000"/>
          <w:sz w:val="20"/>
          <w:szCs w:val="22"/>
        </w:rPr>
        <w:t>Figure 3.  PCA analysis to discovery dataset to evaluate the data structure. In the discovery stage, we have 7 dataset which are merged by methylation 450K microarray (HM450K). HM450K includes 450,000 probes and provided genome-wide assay to human methylation profile.</w:t>
      </w:r>
    </w:p>
    <w:p w14:paraId="60EB72E6" w14:textId="77777777" w:rsidR="00847974" w:rsidRDefault="00847974">
      <w:pPr>
        <w:pStyle w:val="NormalWeb"/>
        <w:shd w:val="clear" w:color="auto" w:fill="FFFFFF"/>
        <w:spacing w:before="0" w:beforeAutospacing="0" w:after="0" w:afterAutospacing="0"/>
        <w:jc w:val="both"/>
        <w:rPr>
          <w:rFonts w:ascii="Arial" w:hAnsi="Arial" w:cs="Arial"/>
          <w:color w:val="000000"/>
          <w:sz w:val="22"/>
          <w:szCs w:val="22"/>
        </w:rPr>
      </w:pPr>
    </w:p>
    <w:p w14:paraId="43A3D6E4" w14:textId="6D27D13D" w:rsidR="00C53590" w:rsidRPr="00C239EF" w:rsidRDefault="004926F6">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When we filter with 1) blood un</w:t>
      </w:r>
      <w:r w:rsidR="00F35CFA" w:rsidRPr="00C239EF">
        <w:rPr>
          <w:rFonts w:ascii="Arial" w:hAnsi="Arial" w:cs="Arial"/>
          <w:color w:val="000000"/>
          <w:sz w:val="22"/>
          <w:szCs w:val="22"/>
        </w:rPr>
        <w:t>-</w:t>
      </w:r>
      <w:r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w:t>
      </w:r>
      <w:ins w:id="626" w:author="Guo, Shicheng" w:date="2019-05-04T19:33:00Z">
        <w:r w:rsidR="00D114A0">
          <w:rPr>
            <w:rFonts w:ascii="Arial" w:hAnsi="Arial" w:cs="Arial"/>
            <w:color w:val="000000"/>
            <w:sz w:val="22"/>
            <w:szCs w:val="22"/>
          </w:rPr>
          <w:t>,</w:t>
        </w:r>
      </w:ins>
      <w:r w:rsidR="000445C3" w:rsidRPr="00C239EF">
        <w:rPr>
          <w:rFonts w:ascii="Arial" w:hAnsi="Arial" w:cs="Arial"/>
          <w:color w:val="000000"/>
          <w:sz w:val="22"/>
          <w:szCs w:val="22"/>
        </w:rPr>
        <w:t>198 PBMC samples</w:t>
      </w:r>
      <w:r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Pr="00C239EF">
        <w:rPr>
          <w:rFonts w:ascii="Arial" w:hAnsi="Arial" w:cs="Arial"/>
          <w:b/>
          <w:color w:val="0070C0"/>
          <w:sz w:val="22"/>
          <w:szCs w:val="22"/>
        </w:rPr>
        <w:t>Figure 4A</w:t>
      </w:r>
      <w:r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14:paraId="7F77D3E6" w14:textId="77777777" w:rsidR="009C1E2F" w:rsidRPr="00C239EF" w:rsidRDefault="009C1E2F">
      <w:pPr>
        <w:pStyle w:val="NormalWeb"/>
        <w:shd w:val="clear" w:color="auto" w:fill="FFFFFF"/>
        <w:spacing w:before="0" w:beforeAutospacing="0" w:after="0" w:afterAutospacing="0"/>
        <w:jc w:val="both"/>
        <w:rPr>
          <w:rFonts w:ascii="Arial" w:hAnsi="Arial" w:cs="Arial"/>
          <w:color w:val="000000"/>
          <w:sz w:val="22"/>
          <w:szCs w:val="22"/>
        </w:rPr>
        <w:pPrChange w:id="627" w:author="Guo, Shicheng" w:date="2019-05-06T16:53:00Z">
          <w:pPr>
            <w:pStyle w:val="NormalWeb"/>
            <w:shd w:val="clear" w:color="auto" w:fill="FFFFFF"/>
            <w:spacing w:before="0" w:beforeAutospacing="0" w:after="0" w:afterAutospacing="0"/>
          </w:pPr>
        </w:pPrChange>
      </w:pPr>
    </w:p>
    <w:p w14:paraId="33090E0D" w14:textId="77777777" w:rsidR="00262D33" w:rsidRPr="00C239EF" w:rsidRDefault="009C1E2F">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w:t>
      </w:r>
      <w:proofErr w:type="gramStart"/>
      <w:r w:rsidRPr="00C239EF">
        <w:rPr>
          <w:rFonts w:ascii="Arial" w:hAnsi="Arial" w:cs="Arial"/>
          <w:color w:val="000000"/>
          <w:sz w:val="22"/>
          <w:szCs w:val="22"/>
        </w:rPr>
        <w:t>multi-class</w:t>
      </w:r>
      <w:proofErr w:type="gramEnd"/>
      <w:r w:rsidRPr="00C239EF">
        <w:rPr>
          <w:rFonts w:ascii="Arial" w:hAnsi="Arial" w:cs="Arial"/>
          <w:color w:val="000000"/>
          <w:sz w:val="22"/>
          <w:szCs w:val="22"/>
        </w:rPr>
        <w:t xml:space="preserve">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w:t>
      </w:r>
      <w:proofErr w:type="spellStart"/>
      <w:r w:rsidRPr="00C239EF">
        <w:rPr>
          <w:rFonts w:ascii="Arial" w:hAnsi="Arial" w:cs="Arial"/>
          <w:color w:val="000000"/>
          <w:sz w:val="22"/>
          <w:szCs w:val="22"/>
        </w:rPr>
        <w:t>CpGs</w:t>
      </w:r>
      <w:proofErr w:type="spellEnd"/>
      <w:r w:rsidRPr="00C239EF">
        <w:rPr>
          <w:rFonts w:ascii="Arial" w:hAnsi="Arial" w:cs="Arial"/>
          <w:color w:val="000000"/>
          <w:sz w:val="22"/>
          <w:szCs w:val="22"/>
        </w:rPr>
        <w:t xml:space="preserve">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14:paraId="7D6CC6FC" w14:textId="77777777" w:rsidR="00843EF5"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Change w:id="628" w:author="Guo, Shicheng" w:date="2019-05-06T16:53:00Z">
          <w:pPr>
            <w:pStyle w:val="NormalWeb"/>
            <w:shd w:val="clear" w:color="auto" w:fill="FFFFFF"/>
            <w:spacing w:before="0" w:beforeAutospacing="0" w:after="0" w:afterAutospacing="0"/>
          </w:pPr>
        </w:pPrChange>
      </w:pPr>
    </w:p>
    <w:p w14:paraId="511AAF93" w14:textId="77777777" w:rsidR="00843EF5" w:rsidRPr="00C239EF" w:rsidRDefault="0064156F">
      <w:pPr>
        <w:pStyle w:val="NormalWeb"/>
        <w:shd w:val="clear" w:color="auto" w:fill="FFFFFF"/>
        <w:spacing w:before="0" w:beforeAutospacing="0" w:after="0" w:afterAutospacing="0"/>
        <w:jc w:val="both"/>
        <w:rPr>
          <w:rFonts w:ascii="Arial" w:hAnsi="Arial" w:cs="Arial"/>
          <w:color w:val="000000"/>
          <w:sz w:val="22"/>
          <w:szCs w:val="22"/>
        </w:rPr>
        <w:pPrChange w:id="629"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lastRenderedPageBreak/>
        <w:drawing>
          <wp:inline distT="0" distB="0" distL="0" distR="0" wp14:anchorId="57609A8C" wp14:editId="3015DDDB">
            <wp:extent cx="2546350" cy="2489200"/>
            <wp:effectExtent l="0" t="0" r="6350" b="635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3"/>
                    <a:srcRect l="-894" t="9406" r="8101" b="8837"/>
                    <a:stretch/>
                  </pic:blipFill>
                  <pic:spPr>
                    <a:xfrm>
                      <a:off x="0" y="0"/>
                      <a:ext cx="2609958" cy="2551380"/>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51ECE1BD" wp14:editId="079CFEEF">
            <wp:extent cx="3479800" cy="2676543"/>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r="12455" b="8451"/>
                    <a:stretch/>
                  </pic:blipFill>
                  <pic:spPr>
                    <a:xfrm>
                      <a:off x="0" y="0"/>
                      <a:ext cx="3519113" cy="2706781"/>
                    </a:xfrm>
                    <a:prstGeom prst="rect">
                      <a:avLst/>
                    </a:prstGeom>
                  </pic:spPr>
                </pic:pic>
              </a:graphicData>
            </a:graphic>
          </wp:inline>
        </w:drawing>
      </w:r>
      <w:r w:rsidRPr="00C239EF">
        <w:rPr>
          <w:noProof/>
          <w:sz w:val="22"/>
          <w:szCs w:val="22"/>
        </w:rPr>
        <w:t xml:space="preserve"> </w:t>
      </w:r>
    </w:p>
    <w:p w14:paraId="07CE8853" w14:textId="77777777" w:rsidR="00843EF5"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Change w:id="630" w:author="Guo, Shicheng" w:date="2019-05-06T16:53:00Z">
          <w:pPr>
            <w:pStyle w:val="NormalWeb"/>
            <w:shd w:val="clear" w:color="auto" w:fill="FFFFFF"/>
            <w:spacing w:before="0" w:beforeAutospacing="0" w:after="0" w:afterAutospacing="0"/>
          </w:pPr>
        </w:pPrChange>
      </w:pPr>
    </w:p>
    <w:p w14:paraId="19509D8A" w14:textId="77777777" w:rsidR="00CB601C"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14:paraId="44B87240" w14:textId="77777777" w:rsidR="00311016" w:rsidRPr="00C239EF" w:rsidRDefault="00311016">
      <w:pPr>
        <w:pStyle w:val="NormalWeb"/>
        <w:shd w:val="clear" w:color="auto" w:fill="FFFFFF"/>
        <w:spacing w:before="0" w:beforeAutospacing="0" w:after="0" w:afterAutospacing="0"/>
        <w:jc w:val="both"/>
        <w:rPr>
          <w:rFonts w:ascii="Arial" w:hAnsi="Arial" w:cs="Arial"/>
          <w:color w:val="000000"/>
          <w:sz w:val="22"/>
          <w:szCs w:val="22"/>
        </w:rPr>
        <w:pPrChange w:id="631" w:author="Guo, Shicheng" w:date="2019-05-06T16:53:00Z">
          <w:pPr>
            <w:pStyle w:val="NormalWeb"/>
            <w:shd w:val="clear" w:color="auto" w:fill="FFFFFF"/>
            <w:spacing w:before="0" w:beforeAutospacing="0" w:after="0" w:afterAutospacing="0"/>
          </w:pPr>
        </w:pPrChange>
      </w:pPr>
    </w:p>
    <w:p w14:paraId="7303E726" w14:textId="68CF8DB7" w:rsidR="005D0D19" w:rsidRDefault="003C533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w:t>
      </w:r>
      <w:r w:rsidR="004564D4">
        <w:rPr>
          <w:rFonts w:ascii="Arial" w:hAnsi="Arial" w:cs="Arial"/>
          <w:color w:val="000000"/>
          <w:sz w:val="22"/>
          <w:szCs w:val="22"/>
        </w:rPr>
        <w:t>Marshfield Clinic</w:t>
      </w:r>
      <w:r w:rsidRPr="00C239EF">
        <w:rPr>
          <w:rFonts w:ascii="Arial" w:hAnsi="Arial" w:cs="Arial"/>
          <w:color w:val="000000"/>
          <w:sz w:val="22"/>
          <w:szCs w:val="22"/>
        </w:rPr>
        <w:t xml:space="preserve"> samples, </w:t>
      </w:r>
      <w:r w:rsidR="0052768C" w:rsidRPr="00C239EF">
        <w:rPr>
          <w:rFonts w:ascii="Arial" w:hAnsi="Arial" w:cs="Arial"/>
          <w:color w:val="000000"/>
          <w:sz w:val="22"/>
          <w:szCs w:val="22"/>
        </w:rPr>
        <w:t>we need to evaluate the performance of DN</w:t>
      </w:r>
      <w:r w:rsidR="004564D4">
        <w:rPr>
          <w:rFonts w:ascii="Arial" w:hAnsi="Arial" w:cs="Arial"/>
          <w:color w:val="000000"/>
          <w:sz w:val="22"/>
          <w:szCs w:val="22"/>
        </w:rPr>
        <w:t xml:space="preserve">A methylation biomarkers in GBM and </w:t>
      </w:r>
      <w:r w:rsidR="0052768C" w:rsidRPr="00C239EF">
        <w:rPr>
          <w:rFonts w:ascii="Arial" w:hAnsi="Arial" w:cs="Arial"/>
          <w:color w:val="000000"/>
          <w:sz w:val="22"/>
          <w:szCs w:val="22"/>
        </w:rPr>
        <w:t xml:space="preserve">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r w:rsidR="00F5513D">
        <w:rPr>
          <w:rFonts w:ascii="Arial" w:hAnsi="Arial" w:cs="Arial"/>
          <w:color w:val="000000"/>
          <w:sz w:val="22"/>
          <w:szCs w:val="22"/>
        </w:rPr>
        <w:t>These result are consistent with our previous research in esophageal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r>
      <w:r w:rsidR="00045511">
        <w:rPr>
          <w:rFonts w:ascii="Arial" w:hAnsi="Arial" w:cs="Arial"/>
          <w:color w:val="000000"/>
          <w:sz w:val="22"/>
          <w:szCs w:val="22"/>
        </w:rPr>
        <w:fldChar w:fldCharType="separate"/>
      </w:r>
      <w:r w:rsidR="00B27F7F">
        <w:rPr>
          <w:rFonts w:ascii="Arial" w:hAnsi="Arial" w:cs="Arial"/>
          <w:noProof/>
          <w:color w:val="000000"/>
          <w:sz w:val="22"/>
          <w:szCs w:val="22"/>
        </w:rPr>
        <w:t>(54)</w:t>
      </w:r>
      <w:r w:rsidR="00045511">
        <w:rPr>
          <w:rFonts w:ascii="Arial" w:hAnsi="Arial" w:cs="Arial"/>
          <w:color w:val="000000"/>
          <w:sz w:val="22"/>
          <w:szCs w:val="22"/>
        </w:rPr>
        <w:fldChar w:fldCharType="end"/>
      </w:r>
      <w:r w:rsidR="00F5513D">
        <w:rPr>
          <w:rFonts w:ascii="Arial" w:hAnsi="Arial" w:cs="Arial"/>
          <w:color w:val="000000"/>
          <w:sz w:val="22"/>
          <w:szCs w:val="22"/>
        </w:rPr>
        <w:t xml:space="preserve"> and lung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r>
      <w:r w:rsidR="00045511">
        <w:rPr>
          <w:rFonts w:ascii="Arial" w:hAnsi="Arial" w:cs="Arial"/>
          <w:color w:val="000000"/>
          <w:sz w:val="22"/>
          <w:szCs w:val="22"/>
        </w:rPr>
        <w:fldChar w:fldCharType="separate"/>
      </w:r>
      <w:r w:rsidR="00B27F7F">
        <w:rPr>
          <w:rFonts w:ascii="Arial" w:hAnsi="Arial" w:cs="Arial"/>
          <w:noProof/>
          <w:color w:val="000000"/>
          <w:sz w:val="22"/>
          <w:szCs w:val="22"/>
        </w:rPr>
        <w:t>(55)</w:t>
      </w:r>
      <w:r w:rsidR="00045511">
        <w:rPr>
          <w:rFonts w:ascii="Arial" w:hAnsi="Arial" w:cs="Arial"/>
          <w:color w:val="000000"/>
          <w:sz w:val="22"/>
          <w:szCs w:val="22"/>
        </w:rPr>
        <w:fldChar w:fldCharType="end"/>
      </w:r>
      <w:r w:rsidR="00045511">
        <w:rPr>
          <w:rFonts w:ascii="Arial" w:hAnsi="Arial" w:cs="Arial"/>
          <w:color w:val="000000"/>
          <w:sz w:val="22"/>
          <w:szCs w:val="22"/>
        </w:rPr>
        <w:t xml:space="preserve"> in which we shown 3-5 methylation biomarker could provide well cancer prediction performance, usually AUC come up to 0.90 which is as good as traditional diagnosis method. </w:t>
      </w:r>
    </w:p>
    <w:p w14:paraId="77C79E34" w14:textId="77777777" w:rsidR="00F06A24" w:rsidRDefault="00F06A24">
      <w:pPr>
        <w:pStyle w:val="NormalWeb"/>
        <w:shd w:val="clear" w:color="auto" w:fill="FFFFFF"/>
        <w:spacing w:before="0" w:beforeAutospacing="0" w:after="0" w:afterAutospacing="0"/>
        <w:jc w:val="both"/>
        <w:rPr>
          <w:rFonts w:ascii="Arial" w:hAnsi="Arial" w:cs="Arial"/>
          <w:color w:val="000000"/>
          <w:sz w:val="22"/>
          <w:szCs w:val="22"/>
        </w:rPr>
      </w:pPr>
    </w:p>
    <w:p w14:paraId="400D2568" w14:textId="455A1BF2" w:rsidR="00F06A24" w:rsidDel="00C53E3F" w:rsidRDefault="00F06A24">
      <w:pPr>
        <w:pStyle w:val="NormalWeb"/>
        <w:shd w:val="clear" w:color="auto" w:fill="FFFFFF"/>
        <w:spacing w:before="0" w:beforeAutospacing="0" w:after="0" w:afterAutospacing="0"/>
        <w:jc w:val="both"/>
        <w:rPr>
          <w:moveFrom w:id="632" w:author="Guo, Shicheng" w:date="2019-05-06T17:40:00Z"/>
          <w:rFonts w:ascii="Arial" w:hAnsi="Arial" w:cs="Arial"/>
          <w:color w:val="000000"/>
          <w:sz w:val="22"/>
          <w:szCs w:val="22"/>
        </w:rPr>
      </w:pPr>
      <w:moveFromRangeStart w:id="633" w:author="Guo, Shicheng" w:date="2019-05-06T17:40:00Z" w:name="move8056824"/>
      <w:moveFrom w:id="634" w:author="Guo, Shicheng" w:date="2019-05-06T17:40:00Z">
        <w:r w:rsidDel="00C53E3F">
          <w:rPr>
            <w:rFonts w:ascii="Arial" w:hAnsi="Arial" w:cs="Arial"/>
            <w:color w:val="000000"/>
            <w:sz w:val="22"/>
            <w:szCs w:val="22"/>
          </w:rPr>
          <w:t xml:space="preserve">In the second validation stage, we found only 62 (2.1% of 3,024) CpGs are overlapped by methylation 27K micro -array. With these 62 biomarkers, </w:t>
        </w:r>
        <w:r w:rsidR="00D10A9E" w:rsidDel="00C53E3F">
          <w:rPr>
            <w:rFonts w:ascii="Arial" w:hAnsi="Arial" w:cs="Arial"/>
            <w:color w:val="000000"/>
            <w:sz w:val="22"/>
            <w:szCs w:val="22"/>
          </w:rPr>
          <w:t xml:space="preserve">we applied logistic regression model to evaluate the performance of these biomarkers since this method is quite popular in clinical application. We </w:t>
        </w:r>
        <w:r w:rsidDel="00C53E3F">
          <w:rPr>
            <w:rFonts w:ascii="Arial" w:hAnsi="Arial" w:cs="Arial"/>
            <w:color w:val="000000"/>
            <w:sz w:val="22"/>
            <w:szCs w:val="22"/>
          </w:rPr>
          <w:t>found a high distinguish performance between GBM and non-cancer brain samples (sensitivity=92.8%, specificity=96% and AUC=0.91)</w:t>
        </w:r>
        <w:r w:rsidR="00D10A9E" w:rsidDel="00C53E3F">
          <w:rPr>
            <w:rFonts w:ascii="Arial" w:hAnsi="Arial" w:cs="Arial"/>
            <w:color w:val="000000"/>
            <w:sz w:val="22"/>
            <w:szCs w:val="22"/>
          </w:rPr>
          <w:t xml:space="preserve">. We found </w:t>
        </w:r>
        <w:r w:rsidR="00F04A3C" w:rsidDel="00C53E3F">
          <w:rPr>
            <w:rFonts w:ascii="Arial" w:hAnsi="Arial" w:cs="Arial"/>
            <w:color w:val="000000"/>
            <w:sz w:val="22"/>
            <w:szCs w:val="22"/>
          </w:rPr>
          <w:t>14</w:t>
        </w:r>
        <w:r w:rsidR="00053CD6" w:rsidDel="00C53E3F">
          <w:rPr>
            <w:rFonts w:ascii="Arial" w:hAnsi="Arial" w:cs="Arial"/>
            <w:color w:val="000000"/>
            <w:sz w:val="22"/>
            <w:szCs w:val="22"/>
          </w:rPr>
          <w:t xml:space="preserve"> biomarkers, including SPI1, NFAM1, OSM, BIN2, ITGB2, IRF4, KLF4, MEF2C, TAL1, ZEB2, ZNF662, MTMG, EZH2 and SOX11 </w:t>
        </w:r>
        <w:r w:rsidR="00D10A9E" w:rsidDel="00C53E3F">
          <w:rPr>
            <w:rFonts w:ascii="Arial" w:hAnsi="Arial" w:cs="Arial"/>
            <w:color w:val="000000"/>
            <w:sz w:val="22"/>
            <w:szCs w:val="22"/>
          </w:rPr>
          <w:t>are very signif</w:t>
        </w:r>
        <w:r w:rsidR="00924CF6" w:rsidDel="00C53E3F">
          <w:rPr>
            <w:rFonts w:ascii="Arial" w:hAnsi="Arial" w:cs="Arial"/>
            <w:color w:val="000000"/>
            <w:sz w:val="22"/>
            <w:szCs w:val="22"/>
          </w:rPr>
          <w:t>icant in the prediction model</w:t>
        </w:r>
        <w:r w:rsidR="00D10A9E" w:rsidDel="00C53E3F">
          <w:rPr>
            <w:rFonts w:ascii="Arial" w:hAnsi="Arial" w:cs="Arial"/>
            <w:color w:val="000000"/>
            <w:sz w:val="22"/>
            <w:szCs w:val="22"/>
          </w:rPr>
          <w:t xml:space="preserve"> </w:t>
        </w:r>
        <w:r w:rsidDel="00C53E3F">
          <w:rPr>
            <w:rFonts w:ascii="Arial" w:hAnsi="Arial" w:cs="Arial"/>
            <w:color w:val="000000"/>
            <w:sz w:val="22"/>
            <w:szCs w:val="22"/>
          </w:rPr>
          <w:t>i</w:t>
        </w:r>
        <w:r w:rsidR="007D5F25" w:rsidDel="00C53E3F">
          <w:rPr>
            <w:rFonts w:ascii="Arial" w:hAnsi="Arial" w:cs="Arial"/>
            <w:color w:val="000000"/>
            <w:sz w:val="22"/>
            <w:szCs w:val="22"/>
          </w:rPr>
          <w:t xml:space="preserve">ndicating these biomarkers could be applied for the further validation in </w:t>
        </w:r>
        <w:r w:rsidR="00D10A9E" w:rsidDel="00C53E3F">
          <w:rPr>
            <w:rFonts w:ascii="Arial" w:hAnsi="Arial" w:cs="Arial"/>
            <w:color w:val="000000"/>
            <w:sz w:val="22"/>
            <w:szCs w:val="22"/>
          </w:rPr>
          <w:t xml:space="preserve">Marshfield Clinic Samples. </w:t>
        </w:r>
      </w:moveFrom>
    </w:p>
    <w:moveFromRangeEnd w:id="633"/>
    <w:p w14:paraId="5360CBA4" w14:textId="2CEEEA82" w:rsidR="00C0058D" w:rsidDel="00C53E3F" w:rsidRDefault="00C0058D">
      <w:pPr>
        <w:pStyle w:val="NormalWeb"/>
        <w:shd w:val="clear" w:color="auto" w:fill="FFFFFF"/>
        <w:spacing w:before="0" w:beforeAutospacing="0" w:after="0" w:afterAutospacing="0"/>
        <w:jc w:val="both"/>
        <w:rPr>
          <w:del w:id="635" w:author="Guo, Shicheng" w:date="2019-05-06T17:40:00Z"/>
          <w:rFonts w:ascii="Arial" w:hAnsi="Arial" w:cs="Arial"/>
          <w:color w:val="000000"/>
          <w:sz w:val="22"/>
          <w:szCs w:val="22"/>
        </w:rPr>
      </w:pPr>
    </w:p>
    <w:p w14:paraId="437129A5" w14:textId="77777777" w:rsidR="009867F9" w:rsidRPr="00C239EF" w:rsidRDefault="009867F9">
      <w:pPr>
        <w:pStyle w:val="NormalWeb"/>
        <w:shd w:val="clear" w:color="auto" w:fill="FFFFFF"/>
        <w:spacing w:before="0" w:beforeAutospacing="0" w:after="0" w:afterAutospacing="0"/>
        <w:jc w:val="both"/>
        <w:rPr>
          <w:rFonts w:ascii="Arial" w:hAnsi="Arial" w:cs="Arial"/>
          <w:color w:val="000000"/>
          <w:sz w:val="22"/>
          <w:szCs w:val="22"/>
        </w:rPr>
      </w:pPr>
    </w:p>
    <w:p w14:paraId="67577B53" w14:textId="77777777" w:rsidR="002A1155" w:rsidRPr="00C239EF" w:rsidRDefault="002A1155">
      <w:pPr>
        <w:pStyle w:val="NormalWeb"/>
        <w:shd w:val="clear" w:color="auto" w:fill="FFFFFF"/>
        <w:spacing w:before="0" w:beforeAutospacing="0" w:after="0" w:afterAutospacing="0"/>
        <w:jc w:val="both"/>
        <w:rPr>
          <w:rFonts w:ascii="Arial" w:hAnsi="Arial" w:cs="Arial"/>
          <w:color w:val="000000"/>
          <w:sz w:val="22"/>
          <w:szCs w:val="22"/>
        </w:rPr>
        <w:pPrChange w:id="636"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lastRenderedPageBreak/>
        <w:drawing>
          <wp:inline distT="0" distB="0" distL="0" distR="0" wp14:anchorId="2CECC030" wp14:editId="1195AF1B">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366B6518" wp14:editId="51120BBB">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t="9317" r="8882" b="2987"/>
                    <a:stretch/>
                  </pic:blipFill>
                  <pic:spPr>
                    <a:xfrm>
                      <a:off x="0" y="0"/>
                      <a:ext cx="3033465" cy="2542455"/>
                    </a:xfrm>
                    <a:prstGeom prst="rect">
                      <a:avLst/>
                    </a:prstGeom>
                  </pic:spPr>
                </pic:pic>
              </a:graphicData>
            </a:graphic>
          </wp:inline>
        </w:drawing>
      </w:r>
    </w:p>
    <w:p w14:paraId="22231DEF" w14:textId="77777777" w:rsidR="00F5513D" w:rsidRDefault="00F5513D">
      <w:pPr>
        <w:pStyle w:val="NormalWeb"/>
        <w:shd w:val="clear" w:color="auto" w:fill="FFFFFF"/>
        <w:spacing w:before="0" w:beforeAutospacing="0" w:after="0" w:afterAutospacing="0"/>
        <w:jc w:val="both"/>
        <w:rPr>
          <w:rFonts w:ascii="Arial" w:hAnsi="Arial" w:cs="Arial"/>
          <w:color w:val="000000"/>
          <w:sz w:val="22"/>
          <w:szCs w:val="22"/>
        </w:rPr>
        <w:pPrChange w:id="637" w:author="Guo, Shicheng" w:date="2019-05-06T16:53:00Z">
          <w:pPr>
            <w:pStyle w:val="NormalWeb"/>
            <w:shd w:val="clear" w:color="auto" w:fill="FFFFFF"/>
            <w:spacing w:before="0" w:beforeAutospacing="0" w:after="0" w:afterAutospacing="0"/>
          </w:pPr>
        </w:pPrChange>
      </w:pPr>
    </w:p>
    <w:p w14:paraId="2BF03D4A" w14:textId="77777777" w:rsidR="00C53E3F" w:rsidRDefault="00A3546D" w:rsidP="00C53E3F">
      <w:pPr>
        <w:pStyle w:val="NormalWeb"/>
        <w:shd w:val="clear" w:color="auto" w:fill="FFFFFF"/>
        <w:spacing w:before="0" w:beforeAutospacing="0" w:after="0" w:afterAutospacing="0"/>
        <w:jc w:val="both"/>
        <w:rPr>
          <w:ins w:id="638" w:author="Guo, Shicheng" w:date="2019-05-06T17:40:00Z"/>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14:paraId="5CA2C83A" w14:textId="77777777" w:rsidR="00C53E3F" w:rsidRDefault="00C53E3F" w:rsidP="00C53E3F">
      <w:pPr>
        <w:pStyle w:val="NormalWeb"/>
        <w:shd w:val="clear" w:color="auto" w:fill="FFFFFF"/>
        <w:spacing w:before="0" w:beforeAutospacing="0" w:after="0" w:afterAutospacing="0"/>
        <w:jc w:val="both"/>
        <w:rPr>
          <w:ins w:id="639" w:author="Guo, Shicheng" w:date="2019-05-06T17:40:00Z"/>
          <w:rFonts w:ascii="Arial" w:hAnsi="Arial" w:cs="Arial"/>
          <w:color w:val="000000"/>
          <w:sz w:val="22"/>
          <w:szCs w:val="22"/>
        </w:rPr>
      </w:pPr>
    </w:p>
    <w:p w14:paraId="64A73DAA" w14:textId="3A6C0258" w:rsidR="00C53E3F" w:rsidRDefault="00C53E3F" w:rsidP="00C53E3F">
      <w:pPr>
        <w:pStyle w:val="NormalWeb"/>
        <w:shd w:val="clear" w:color="auto" w:fill="FFFFFF"/>
        <w:spacing w:before="0" w:beforeAutospacing="0" w:after="0" w:afterAutospacing="0"/>
        <w:jc w:val="both"/>
        <w:rPr>
          <w:moveTo w:id="640" w:author="Guo, Shicheng" w:date="2019-05-06T17:40:00Z"/>
          <w:rFonts w:ascii="Arial" w:hAnsi="Arial" w:cs="Arial"/>
          <w:color w:val="000000"/>
          <w:sz w:val="22"/>
          <w:szCs w:val="22"/>
        </w:rPr>
      </w:pPr>
      <w:moveToRangeStart w:id="641" w:author="Guo, Shicheng" w:date="2019-05-06T17:40:00Z" w:name="move8056824"/>
      <w:moveTo w:id="642" w:author="Guo, Shicheng" w:date="2019-05-06T17:40:00Z">
        <w:r>
          <w:rPr>
            <w:rFonts w:ascii="Arial" w:hAnsi="Arial" w:cs="Arial"/>
            <w:color w:val="000000"/>
            <w:sz w:val="22"/>
            <w:szCs w:val="22"/>
          </w:rPr>
          <w:t xml:space="preserve">In the second validation stage, we found only 62 (2.1% of 3,024) </w:t>
        </w:r>
        <w:proofErr w:type="spellStart"/>
        <w:r>
          <w:rPr>
            <w:rFonts w:ascii="Arial" w:hAnsi="Arial" w:cs="Arial"/>
            <w:color w:val="000000"/>
            <w:sz w:val="22"/>
            <w:szCs w:val="22"/>
          </w:rPr>
          <w:t>CpGs</w:t>
        </w:r>
        <w:proofErr w:type="spellEnd"/>
        <w:r>
          <w:rPr>
            <w:rFonts w:ascii="Arial" w:hAnsi="Arial" w:cs="Arial"/>
            <w:color w:val="000000"/>
            <w:sz w:val="22"/>
            <w:szCs w:val="22"/>
          </w:rPr>
          <w:t xml:space="preserve"> are overlapped by methylation 27K micro -array. With these 62 biomarkers, we applied logistic regression model to evaluate the performance of these biomarkers since this method is quite popular in clinical application. We found a high distinguish performance between GBM and non-cancer brain samples (sensitivity=92.8%, specificity=96% and AUC=0.91). We found 14 biomarkers, including SPI1, NFAM1, OSM, BIN2, ITGB2, IRF4, KLF4, MEF2C, TAL1, ZEB2, ZNF662, MTMG, EZH2 and SOX11 are very significant in the prediction model indicating these biomarkers could be applied for the further validation in Marshfield Clinic Samples. </w:t>
        </w:r>
      </w:moveTo>
    </w:p>
    <w:moveToRangeEnd w:id="641"/>
    <w:p w14:paraId="38401A30" w14:textId="77777777" w:rsidR="00A3546D" w:rsidRPr="00C239EF" w:rsidRDefault="00A3546D">
      <w:pPr>
        <w:pStyle w:val="NormalWeb"/>
        <w:shd w:val="clear" w:color="auto" w:fill="FFFFFF"/>
        <w:spacing w:before="0" w:beforeAutospacing="0" w:after="0" w:afterAutospacing="0"/>
        <w:jc w:val="both"/>
        <w:rPr>
          <w:rFonts w:ascii="Arial" w:hAnsi="Arial" w:cs="Arial"/>
          <w:color w:val="000000"/>
          <w:sz w:val="22"/>
          <w:szCs w:val="22"/>
        </w:rPr>
        <w:pPrChange w:id="643" w:author="Guo, Shicheng" w:date="2019-05-06T16:53:00Z">
          <w:pPr>
            <w:pStyle w:val="NormalWeb"/>
            <w:shd w:val="clear" w:color="auto" w:fill="FFFFFF"/>
            <w:spacing w:before="0" w:beforeAutospacing="0" w:after="0" w:afterAutospacing="0"/>
          </w:pPr>
        </w:pPrChange>
      </w:pPr>
    </w:p>
    <w:p w14:paraId="0E397E67" w14:textId="77777777" w:rsidR="0079778C" w:rsidRPr="00C239EF" w:rsidRDefault="0079778C">
      <w:pPr>
        <w:pStyle w:val="NormalWeb"/>
        <w:shd w:val="clear" w:color="auto" w:fill="FFFFFF"/>
        <w:spacing w:before="0" w:beforeAutospacing="0" w:after="0" w:afterAutospacing="0"/>
        <w:jc w:val="both"/>
        <w:rPr>
          <w:rFonts w:ascii="Arial" w:hAnsi="Arial" w:cs="Arial"/>
          <w:color w:val="000000"/>
          <w:sz w:val="22"/>
          <w:szCs w:val="22"/>
        </w:rPr>
        <w:pPrChange w:id="644" w:author="Guo, Shicheng" w:date="2019-05-06T16:53:00Z">
          <w:pPr>
            <w:pStyle w:val="NormalWeb"/>
            <w:shd w:val="clear" w:color="auto" w:fill="FFFFFF"/>
            <w:spacing w:before="0" w:beforeAutospacing="0" w:after="0" w:afterAutospacing="0"/>
          </w:pPr>
        </w:pPrChange>
      </w:pPr>
    </w:p>
    <w:p w14:paraId="4EB2FC86" w14:textId="77777777" w:rsidR="003B233E" w:rsidRPr="00C239EF" w:rsidRDefault="003B233E">
      <w:pPr>
        <w:pStyle w:val="NormalWeb"/>
        <w:shd w:val="clear" w:color="auto" w:fill="FFFFFF"/>
        <w:spacing w:before="0" w:beforeAutospacing="0" w:after="0" w:afterAutospacing="0"/>
        <w:jc w:val="both"/>
        <w:rPr>
          <w:rFonts w:ascii="Arial" w:hAnsi="Arial" w:cs="Arial"/>
          <w:b/>
          <w:color w:val="000000"/>
          <w:sz w:val="22"/>
          <w:szCs w:val="22"/>
        </w:rPr>
        <w:pPrChange w:id="645"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Genome-wide DNA methylation of glioblastoma identified DNA methylation prognostic biomarkers</w:t>
      </w:r>
    </w:p>
    <w:p w14:paraId="438E88FB" w14:textId="77777777" w:rsidR="003B233E" w:rsidRPr="00C239EF" w:rsidRDefault="003B233E">
      <w:pPr>
        <w:pStyle w:val="NormalWeb"/>
        <w:shd w:val="clear" w:color="auto" w:fill="FFFFFF"/>
        <w:spacing w:before="0" w:beforeAutospacing="0" w:after="0" w:afterAutospacing="0"/>
        <w:jc w:val="both"/>
        <w:rPr>
          <w:rFonts w:ascii="Arial" w:hAnsi="Arial" w:cs="Arial"/>
          <w:color w:val="000000"/>
          <w:sz w:val="22"/>
          <w:szCs w:val="22"/>
        </w:rPr>
        <w:pPrChange w:id="646" w:author="Guo, Shicheng" w:date="2019-05-06T16:53:00Z">
          <w:pPr>
            <w:pStyle w:val="NormalWeb"/>
            <w:shd w:val="clear" w:color="auto" w:fill="FFFFFF"/>
            <w:spacing w:before="0" w:beforeAutospacing="0" w:after="0" w:afterAutospacing="0"/>
          </w:pPr>
        </w:pPrChange>
      </w:pPr>
    </w:p>
    <w:p w14:paraId="4E29D907" w14:textId="525F1793" w:rsidR="009A286F" w:rsidRPr="00C239EF" w:rsidDel="00F405E4" w:rsidRDefault="00206C77">
      <w:pPr>
        <w:pStyle w:val="NormalWeb"/>
        <w:shd w:val="clear" w:color="auto" w:fill="FFFFFF"/>
        <w:spacing w:before="0" w:beforeAutospacing="0" w:after="0" w:afterAutospacing="0"/>
        <w:jc w:val="both"/>
        <w:rPr>
          <w:del w:id="647" w:author="Guo, Shicheng" w:date="2019-05-06T16:36:00Z"/>
          <w:rFonts w:ascii="Arial" w:hAnsi="Arial" w:cs="Arial"/>
          <w:b/>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overall survival time (OS) for 155 GBM and 5</w:t>
      </w:r>
      <w:r w:rsidR="00D93CF3">
        <w:rPr>
          <w:rFonts w:ascii="Arial" w:hAnsi="Arial" w:cs="Arial"/>
          <w:color w:val="000000"/>
          <w:sz w:val="22"/>
          <w:szCs w:val="22"/>
        </w:rPr>
        <w:t>1</w:t>
      </w:r>
      <w:r w:rsidR="005E1509" w:rsidRPr="00C239EF">
        <w:rPr>
          <w:rFonts w:ascii="Arial" w:hAnsi="Arial" w:cs="Arial"/>
          <w:color w:val="000000"/>
          <w:sz w:val="22"/>
          <w:szCs w:val="22"/>
        </w:rPr>
        <w:t xml:space="preserve">4 LGG. </w:t>
      </w:r>
      <w:r w:rsidR="009A286F">
        <w:rPr>
          <w:rFonts w:ascii="Arial" w:hAnsi="Arial" w:cs="Arial"/>
          <w:color w:val="000000"/>
          <w:sz w:val="22"/>
          <w:szCs w:val="22"/>
        </w:rPr>
        <w:t xml:space="preserve">With Cox-regression analysis, </w:t>
      </w:r>
      <w:r w:rsidR="009A286F" w:rsidRPr="00C239EF">
        <w:rPr>
          <w:rFonts w:ascii="Arial" w:hAnsi="Arial" w:cs="Arial"/>
          <w:color w:val="000000"/>
          <w:sz w:val="22"/>
          <w:szCs w:val="22"/>
        </w:rPr>
        <w:t>we identified 5 genes including NEUROD1 (cg01431993), SCHIP1 (cg01654862 and cg05580655), NEUROD1 (cg20709008), ARHGEF7 (cg20749916) and CDYL (cg25026237) shown significant prognostic biomarker for GBM or LGG outcome</w:t>
      </w:r>
      <w:r w:rsidR="009A286F">
        <w:rPr>
          <w:rFonts w:ascii="Arial" w:hAnsi="Arial" w:cs="Arial"/>
          <w:color w:val="000000"/>
          <w:sz w:val="22"/>
          <w:szCs w:val="22"/>
        </w:rPr>
        <w:t xml:space="preserve"> (Figure 6A and Figure 6B</w:t>
      </w:r>
      <w:r w:rsidR="009A286F" w:rsidRPr="00C239EF">
        <w:rPr>
          <w:rFonts w:ascii="Arial" w:hAnsi="Arial" w:cs="Arial"/>
          <w:color w:val="000000"/>
          <w:sz w:val="22"/>
          <w:szCs w:val="22"/>
        </w:rPr>
        <w:t xml:space="preserve">). </w:t>
      </w:r>
    </w:p>
    <w:p w14:paraId="1E028C20" w14:textId="62C66DFB" w:rsidR="00A1369D" w:rsidRDefault="00A1369D">
      <w:pPr>
        <w:pStyle w:val="NormalWeb"/>
        <w:shd w:val="clear" w:color="auto" w:fill="FFFFFF"/>
        <w:spacing w:before="0" w:beforeAutospacing="0" w:after="0" w:afterAutospacing="0"/>
        <w:jc w:val="both"/>
        <w:rPr>
          <w:ins w:id="648" w:author="Guo, Shicheng" w:date="2019-05-04T19:24:00Z"/>
          <w:rFonts w:ascii="Arial" w:hAnsi="Arial" w:cs="Arial"/>
          <w:color w:val="000000"/>
          <w:sz w:val="22"/>
          <w:szCs w:val="22"/>
        </w:rPr>
      </w:pPr>
    </w:p>
    <w:p w14:paraId="71762586" w14:textId="5C8A82BC" w:rsidR="00A1369D" w:rsidRDefault="00A1369D">
      <w:pPr>
        <w:pStyle w:val="NormalWeb"/>
        <w:shd w:val="clear" w:color="auto" w:fill="FFFFFF"/>
        <w:spacing w:before="0" w:beforeAutospacing="0" w:after="0" w:afterAutospacing="0"/>
        <w:jc w:val="both"/>
        <w:rPr>
          <w:ins w:id="649" w:author="Guo, Shicheng" w:date="2019-05-04T19:24:00Z"/>
          <w:rFonts w:ascii="Arial" w:hAnsi="Arial" w:cs="Arial"/>
          <w:color w:val="000000"/>
          <w:sz w:val="22"/>
          <w:szCs w:val="22"/>
        </w:rPr>
      </w:pPr>
    </w:p>
    <w:p w14:paraId="48C64648" w14:textId="77777777" w:rsidR="00A1369D" w:rsidRPr="00C239EF" w:rsidRDefault="00A1369D">
      <w:pPr>
        <w:pStyle w:val="NormalWeb"/>
        <w:shd w:val="clear" w:color="auto" w:fill="FFFFFF"/>
        <w:spacing w:before="0" w:beforeAutospacing="0" w:after="0" w:afterAutospacing="0"/>
        <w:jc w:val="both"/>
        <w:rPr>
          <w:rFonts w:ascii="Arial" w:hAnsi="Arial" w:cs="Arial"/>
          <w:color w:val="000000"/>
          <w:sz w:val="22"/>
          <w:szCs w:val="22"/>
        </w:rPr>
      </w:pPr>
    </w:p>
    <w:p w14:paraId="2BD4FF55" w14:textId="77777777" w:rsidR="00A3546D" w:rsidRPr="00C239EF" w:rsidRDefault="005E1509">
      <w:pPr>
        <w:pStyle w:val="NormalWeb"/>
        <w:shd w:val="clear" w:color="auto" w:fill="FFFFFF"/>
        <w:spacing w:before="0" w:beforeAutospacing="0" w:after="0" w:afterAutospacing="0"/>
        <w:jc w:val="both"/>
        <w:rPr>
          <w:rFonts w:ascii="Arial" w:hAnsi="Arial" w:cs="Arial"/>
          <w:color w:val="000000"/>
          <w:sz w:val="22"/>
          <w:szCs w:val="22"/>
        </w:rPr>
        <w:pPrChange w:id="650"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C58DFBF" wp14:editId="388C81EC">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6B261F17" w14:textId="77777777" w:rsidR="0094267C" w:rsidRDefault="0094267C"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8DFBF" id="_x0000_s1028" type="#_x0000_t202" style="position:absolute;left:0;text-align:left;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14:paraId="6B261F17" w14:textId="77777777" w:rsidR="0094267C" w:rsidRDefault="0094267C" w:rsidP="00842A76">
                      <w:r>
                        <w:t xml:space="preserve">A (LGG)                                                                           B (GBM)                                                     </w:t>
                      </w:r>
                    </w:p>
                  </w:txbxContent>
                </v:textbox>
              </v:shape>
            </w:pict>
          </mc:Fallback>
        </mc:AlternateContent>
      </w:r>
    </w:p>
    <w:p w14:paraId="2554367F" w14:textId="77777777" w:rsidR="00A3546D" w:rsidRPr="00C239EF" w:rsidRDefault="0032253D">
      <w:pPr>
        <w:pStyle w:val="NormalWeb"/>
        <w:shd w:val="clear" w:color="auto" w:fill="FFFFFF"/>
        <w:spacing w:before="0" w:beforeAutospacing="0" w:after="0" w:afterAutospacing="0"/>
        <w:jc w:val="both"/>
        <w:rPr>
          <w:rFonts w:ascii="Arial" w:hAnsi="Arial" w:cs="Arial"/>
          <w:color w:val="000000"/>
          <w:sz w:val="22"/>
          <w:szCs w:val="22"/>
        </w:rPr>
        <w:pPrChange w:id="651"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016104EB" wp14:editId="0206581B">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5215FFE" w14:textId="77777777" w:rsidR="0094267C" w:rsidRPr="0032253D" w:rsidRDefault="0094267C"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104EB" id="_x0000_s1029" type="#_x0000_t202" style="position:absolute;left:0;text-align:left;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DE8OAG&#10;EAIAAPsDAAAOAAAAAAAAAAAAAAAAAC4CAABkcnMvZTJvRG9jLnhtbFBLAQItABQABgAIAAAAIQDt&#10;MMNV3gAAAAoBAAAPAAAAAAAAAAAAAAAAAGoEAABkcnMvZG93bnJldi54bWxQSwUGAAAAAAQABADz&#10;AAAAdQUAAAAA&#10;" filled="f" stroked="f">
                <v:textbox style="mso-fit-shape-to-text:t">
                  <w:txbxContent>
                    <w:p w14:paraId="45215FFE" w14:textId="77777777" w:rsidR="0094267C" w:rsidRPr="0032253D" w:rsidRDefault="0094267C"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486EC825" wp14:editId="5D010B97">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57971837" w14:textId="77777777" w:rsidR="0094267C" w:rsidRPr="007450DC" w:rsidRDefault="0094267C"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EC825" id="_x0000_s1030" type="#_x0000_t202" style="position:absolute;left:0;text-align:left;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D0RkTg&#10;DwIAAPoDAAAOAAAAAAAAAAAAAAAAAC4CAABkcnMvZTJvRG9jLnhtbFBLAQItABQABgAIAAAAIQAM&#10;0tP63wAAAAsBAAAPAAAAAAAAAAAAAAAAAGkEAABkcnMvZG93bnJldi54bWxQSwUGAAAAAAQABADz&#10;AAAAdQUAAAAA&#10;" filled="f" stroked="f">
                <v:textbox style="mso-fit-shape-to-text:t">
                  <w:txbxContent>
                    <w:p w14:paraId="57971837" w14:textId="77777777" w:rsidR="0094267C" w:rsidRPr="007450DC" w:rsidRDefault="0094267C"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0C2690C7" wp14:editId="3E8CCB8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CC7A667" w14:textId="77777777" w:rsidR="0094267C" w:rsidRPr="007450DC" w:rsidRDefault="0094267C"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90C7" id="_x0000_s1031" type="#_x0000_t202" style="position:absolute;left:0;text-align:left;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HIICHUP&#10;AgAA+gMAAA4AAAAAAAAAAAAAAAAALgIAAGRycy9lMm9Eb2MueG1sUEsBAi0AFAAGAAgAAAAhAPIx&#10;nZbeAAAACgEAAA8AAAAAAAAAAAAAAAAAaQQAAGRycy9kb3ducmV2LnhtbFBLBQYAAAAABAAEAPMA&#10;AAB0BQAAAAA=&#10;" filled="f" stroked="f">
                <v:textbox style="mso-fit-shape-to-text:t">
                  <w:txbxContent>
                    <w:p w14:paraId="4CC7A667" w14:textId="77777777" w:rsidR="0094267C" w:rsidRPr="007450DC" w:rsidRDefault="0094267C"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3A67E9F5" wp14:editId="3F872A87">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2E887BE7" w14:textId="77777777" w:rsidR="0094267C" w:rsidRPr="007450DC" w:rsidRDefault="0094267C"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7E9F5" id="_x0000_s1032" type="#_x0000_t202" style="position:absolute;left:0;text-align:left;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sEAIAAPoDAAAOAAAAZHJzL2Uyb0RvYy54bWysU9uO2yAQfa/Uf0C8N3bcJLu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C+nzos&#10;EAIAAPoDAAAOAAAAAAAAAAAAAAAAAC4CAABkcnMvZTJvRG9jLnhtbFBLAQItABQABgAIAAAAIQCM&#10;8GD83gAAAAoBAAAPAAAAAAAAAAAAAAAAAGoEAABkcnMvZG93bnJldi54bWxQSwUGAAAAAAQABADz&#10;AAAAdQUAAAAA&#10;" filled="f" stroked="f">
                <v:textbox style="mso-fit-shape-to-text:t">
                  <w:txbxContent>
                    <w:p w14:paraId="2E887BE7" w14:textId="77777777" w:rsidR="0094267C" w:rsidRPr="007450DC" w:rsidRDefault="0094267C"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3F7764AB" wp14:editId="625DD5FA">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44E6BA34" wp14:editId="62822352">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t="13070" r="6405" b="3731"/>
                    <a:stretch/>
                  </pic:blipFill>
                  <pic:spPr>
                    <a:xfrm>
                      <a:off x="0" y="0"/>
                      <a:ext cx="3274126" cy="2691242"/>
                    </a:xfrm>
                    <a:prstGeom prst="rect">
                      <a:avLst/>
                    </a:prstGeom>
                  </pic:spPr>
                </pic:pic>
              </a:graphicData>
            </a:graphic>
          </wp:inline>
        </w:drawing>
      </w:r>
    </w:p>
    <w:p w14:paraId="2ABB7F14" w14:textId="77777777" w:rsidR="00A3546D" w:rsidRPr="00C239EF" w:rsidRDefault="00A3546D">
      <w:pPr>
        <w:pStyle w:val="NormalWeb"/>
        <w:shd w:val="clear" w:color="auto" w:fill="FFFFFF"/>
        <w:spacing w:before="0" w:beforeAutospacing="0" w:after="0" w:afterAutospacing="0"/>
        <w:jc w:val="both"/>
        <w:rPr>
          <w:rFonts w:ascii="Arial" w:hAnsi="Arial" w:cs="Arial"/>
          <w:color w:val="000000"/>
          <w:sz w:val="22"/>
          <w:szCs w:val="22"/>
        </w:rPr>
        <w:pPrChange w:id="652" w:author="Guo, Shicheng" w:date="2019-05-06T16:53:00Z">
          <w:pPr>
            <w:pStyle w:val="NormalWeb"/>
            <w:shd w:val="clear" w:color="auto" w:fill="FFFFFF"/>
            <w:spacing w:before="0" w:beforeAutospacing="0" w:after="0" w:afterAutospacing="0"/>
          </w:pPr>
        </w:pPrChange>
      </w:pPr>
    </w:p>
    <w:p w14:paraId="7606ED0B" w14:textId="77777777" w:rsidR="0079778C" w:rsidRPr="00C239EF" w:rsidRDefault="0079778C">
      <w:pPr>
        <w:pStyle w:val="NormalWeb"/>
        <w:shd w:val="clear" w:color="auto" w:fill="FFFFFF"/>
        <w:spacing w:before="0" w:beforeAutospacing="0" w:after="0" w:afterAutospacing="0"/>
        <w:jc w:val="both"/>
        <w:rPr>
          <w:rFonts w:ascii="Arial" w:hAnsi="Arial" w:cs="Arial"/>
          <w:color w:val="000000"/>
          <w:sz w:val="22"/>
          <w:szCs w:val="22"/>
        </w:rPr>
        <w:pPrChange w:id="653"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 xml:space="preserve">Figure 6. </w:t>
      </w:r>
      <w:r w:rsidR="00893E62">
        <w:rPr>
          <w:rFonts w:ascii="Arial" w:hAnsi="Arial" w:cs="Arial"/>
          <w:color w:val="000000"/>
          <w:sz w:val="22"/>
          <w:szCs w:val="22"/>
        </w:rPr>
        <w:t xml:space="preserve">QQ-plot for Cox-regression based survival analysis between DNA methylation and overall survival time. </w:t>
      </w:r>
    </w:p>
    <w:p w14:paraId="02C0A37B" w14:textId="77777777" w:rsidR="004564D4" w:rsidRDefault="004564D4">
      <w:pPr>
        <w:pStyle w:val="NormalWeb"/>
        <w:shd w:val="clear" w:color="auto" w:fill="FFFFFF"/>
        <w:spacing w:before="0" w:beforeAutospacing="0" w:after="0" w:afterAutospacing="0"/>
        <w:jc w:val="both"/>
        <w:rPr>
          <w:rFonts w:ascii="Arial" w:hAnsi="Arial" w:cs="Arial"/>
          <w:color w:val="000000"/>
          <w:sz w:val="22"/>
          <w:szCs w:val="22"/>
        </w:rPr>
      </w:pPr>
    </w:p>
    <w:p w14:paraId="334C4920" w14:textId="77777777" w:rsidR="008A54A6" w:rsidRPr="00C239EF" w:rsidRDefault="008A54A6">
      <w:pPr>
        <w:jc w:val="both"/>
        <w:rPr>
          <w:rFonts w:ascii="Arial" w:hAnsi="Arial" w:cs="Arial"/>
          <w:b/>
          <w:sz w:val="22"/>
          <w:szCs w:val="22"/>
        </w:rPr>
      </w:pPr>
    </w:p>
    <w:p w14:paraId="109E273F" w14:textId="77777777" w:rsidR="008A54A6" w:rsidRPr="00C239EF" w:rsidRDefault="0019435F">
      <w:pPr>
        <w:jc w:val="both"/>
        <w:rPr>
          <w:rFonts w:ascii="Arial" w:hAnsi="Arial" w:cs="Arial"/>
          <w:b/>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73600" behindDoc="0" locked="0" layoutInCell="1" allowOverlap="1" wp14:anchorId="3591F71A" wp14:editId="3BC17304">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14357E40" w14:textId="77777777" w:rsidR="0094267C" w:rsidRPr="005B76D5" w:rsidRDefault="009426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1F71A"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QGEA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L3EE&#10;BhACAAD7AwAADgAAAAAAAAAAAAAAAAAuAgAAZHJzL2Uyb0RvYy54bWxQSwECLQAUAAYACAAAACEA&#10;iTt3dN8AAAAKAQAADwAAAAAAAAAAAAAAAABqBAAAZHJzL2Rvd25yZXYueG1sUEsFBgAAAAAEAAQA&#10;8wAAAHYFAAAAAA==&#10;" filled="f" stroked="f">
                <v:textbox style="mso-fit-shape-to-text:t">
                  <w:txbxContent>
                    <w:p w14:paraId="14357E40" w14:textId="77777777" w:rsidR="0094267C" w:rsidRPr="005B76D5" w:rsidRDefault="009426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076640BD" wp14:editId="78CE55CB">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22D2B83F" w14:textId="77777777" w:rsidR="0094267C" w:rsidRPr="000D0D9C" w:rsidRDefault="0094267C"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94267C" w:rsidRPr="000D0D9C" w:rsidRDefault="0094267C"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40BD"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" filled="f" stroked="f">
                <v:textbox style="mso-fit-shape-to-text:t">
                  <w:txbxContent>
                    <w:p w14:paraId="22D2B83F" w14:textId="77777777" w:rsidR="0094267C" w:rsidRPr="000D0D9C" w:rsidRDefault="0094267C"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94267C" w:rsidRPr="000D0D9C" w:rsidRDefault="0094267C"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1EBE435C" wp14:editId="042AE895">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31107C86" w14:textId="77777777" w:rsidR="0094267C" w:rsidRPr="000D0D9C" w:rsidRDefault="0094267C"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E435C"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14:paraId="31107C86" w14:textId="77777777" w:rsidR="0094267C" w:rsidRPr="000D0D9C" w:rsidRDefault="0094267C"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D294C87" wp14:editId="3469E449">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0B50BB60" w14:textId="77777777" w:rsidR="0094267C" w:rsidRPr="005B76D5" w:rsidRDefault="0094267C"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94C87"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n1Ibyg8C&#10;AAD9AwAADgAAAAAAAAAAAAAAAAAuAgAAZHJzL2Uyb0RvYy54bWxQSwECLQAUAAYACAAAACEAO3jS&#10;Id0AAAAJAQAADwAAAAAAAAAAAAAAAABpBAAAZHJzL2Rvd25yZXYueG1sUEsFBgAAAAAEAAQA8wAA&#10;AHMFAAAAAA==&#10;" filled="f" stroked="f">
                <v:textbox style="mso-fit-shape-to-text:t">
                  <w:txbxContent>
                    <w:p w14:paraId="0B50BB60" w14:textId="77777777" w:rsidR="0094267C" w:rsidRPr="005B76D5" w:rsidRDefault="0094267C"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5D678721" wp14:editId="67B7E92F">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15799501" wp14:editId="74561489">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a:srcRect t="12391" r="5776" b="3560"/>
                    <a:stretch/>
                  </pic:blipFill>
                  <pic:spPr>
                    <a:xfrm>
                      <a:off x="0" y="0"/>
                      <a:ext cx="3108206" cy="2563728"/>
                    </a:xfrm>
                    <a:prstGeom prst="rect">
                      <a:avLst/>
                    </a:prstGeom>
                  </pic:spPr>
                </pic:pic>
              </a:graphicData>
            </a:graphic>
          </wp:inline>
        </w:drawing>
      </w:r>
    </w:p>
    <w:p w14:paraId="1E546578" w14:textId="77777777" w:rsidR="008A54A6" w:rsidRPr="00C239EF" w:rsidRDefault="008A54A6">
      <w:pPr>
        <w:pStyle w:val="NormalWeb"/>
        <w:shd w:val="clear" w:color="auto" w:fill="FFFFFF"/>
        <w:spacing w:before="0" w:beforeAutospacing="0" w:after="0" w:afterAutospacing="0"/>
        <w:jc w:val="both"/>
        <w:rPr>
          <w:rFonts w:ascii="Arial" w:hAnsi="Arial" w:cs="Arial"/>
          <w:color w:val="000000"/>
          <w:sz w:val="22"/>
          <w:szCs w:val="22"/>
        </w:rPr>
        <w:pPrChange w:id="654"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7. DNA methylation status revealed by Roadmap and GEO based WGBS data</w:t>
      </w:r>
    </w:p>
    <w:p w14:paraId="26C56E4F" w14:textId="77777777" w:rsidR="008A54A6" w:rsidRPr="00C239EF" w:rsidRDefault="008A54A6">
      <w:pPr>
        <w:pStyle w:val="NormalWeb"/>
        <w:shd w:val="clear" w:color="auto" w:fill="FFFFFF"/>
        <w:spacing w:before="0" w:beforeAutospacing="0" w:after="0" w:afterAutospacing="0"/>
        <w:jc w:val="both"/>
        <w:rPr>
          <w:rFonts w:ascii="Arial" w:hAnsi="Arial" w:cs="Arial"/>
          <w:color w:val="000000"/>
          <w:sz w:val="22"/>
          <w:szCs w:val="22"/>
        </w:rPr>
        <w:pPrChange w:id="655" w:author="Guo, Shicheng" w:date="2019-05-06T16:53:00Z">
          <w:pPr>
            <w:pStyle w:val="NormalWeb"/>
            <w:shd w:val="clear" w:color="auto" w:fill="FFFFFF"/>
            <w:spacing w:before="0" w:beforeAutospacing="0" w:after="0" w:afterAutospacing="0"/>
          </w:pPr>
        </w:pPrChange>
      </w:pPr>
    </w:p>
    <w:p w14:paraId="7F258BA3" w14:textId="77777777" w:rsidR="008A54A6" w:rsidRPr="00C239EF" w:rsidRDefault="00283EB9">
      <w:pPr>
        <w:pStyle w:val="NormalWeb"/>
        <w:shd w:val="clear" w:color="auto" w:fill="FFFFFF"/>
        <w:spacing w:before="0" w:beforeAutospacing="0" w:after="0" w:afterAutospacing="0"/>
        <w:jc w:val="both"/>
        <w:rPr>
          <w:rFonts w:ascii="Arial" w:hAnsi="Arial" w:cs="Arial"/>
          <w:color w:val="000000"/>
          <w:sz w:val="22"/>
          <w:szCs w:val="22"/>
        </w:rPr>
        <w:pPrChange w:id="656"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255ECF6C" wp14:editId="41481B41">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14:paraId="5E6ADC3B" w14:textId="77777777" w:rsidR="006B5B6A" w:rsidRPr="00C239EF" w:rsidRDefault="006B5B6A">
      <w:pPr>
        <w:pStyle w:val="NormalWeb"/>
        <w:shd w:val="clear" w:color="auto" w:fill="FFFFFF"/>
        <w:spacing w:before="0" w:beforeAutospacing="0" w:after="0" w:afterAutospacing="0"/>
        <w:jc w:val="both"/>
        <w:rPr>
          <w:rFonts w:ascii="Arial" w:hAnsi="Arial" w:cs="Arial"/>
          <w:color w:val="000000"/>
          <w:sz w:val="22"/>
          <w:szCs w:val="22"/>
        </w:rPr>
        <w:pPrChange w:id="657"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14:paraId="448FB28D" w14:textId="77777777" w:rsidR="008A54A6" w:rsidRPr="00C239EF" w:rsidRDefault="008A54A6">
      <w:pPr>
        <w:jc w:val="both"/>
        <w:rPr>
          <w:rFonts w:ascii="Arial" w:hAnsi="Arial" w:cs="Arial"/>
          <w:b/>
          <w:sz w:val="22"/>
          <w:szCs w:val="22"/>
        </w:rPr>
      </w:pPr>
    </w:p>
    <w:p w14:paraId="57C1B35F" w14:textId="77777777" w:rsidR="006B5B6A" w:rsidRDefault="006B5B6A">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14:paraId="3D0B2FC9" w14:textId="77777777" w:rsidR="008774A2" w:rsidRDefault="008774A2">
      <w:pPr>
        <w:pStyle w:val="NormalWeb"/>
        <w:shd w:val="clear" w:color="auto" w:fill="FFFFFF"/>
        <w:spacing w:before="0" w:beforeAutospacing="0" w:after="0" w:afterAutospacing="0"/>
        <w:jc w:val="both"/>
        <w:rPr>
          <w:rFonts w:ascii="Arial" w:hAnsi="Arial" w:cs="Arial"/>
          <w:color w:val="000000"/>
          <w:sz w:val="22"/>
          <w:szCs w:val="22"/>
        </w:rPr>
      </w:pPr>
    </w:p>
    <w:p w14:paraId="7134F78D" w14:textId="77777777" w:rsidR="006B5B6A" w:rsidRDefault="008774A2">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Overall, in this study, we identified 14 diagnostic biomarkers including SPI1, NFAM1, OSM, BIN2, ITGB2, IRF4, KLF4, MEF2C, TAL1, ZEB2, ZNF662, MTMG, EZH2, SOX11 and 5 prognostic methylation biomarkers including NEUROD1, SCHIP1, NEUROD1, ARHGEF7</w:t>
      </w:r>
      <w:r w:rsidRPr="00C239EF">
        <w:rPr>
          <w:rFonts w:ascii="Arial" w:hAnsi="Arial" w:cs="Arial"/>
          <w:color w:val="000000"/>
          <w:sz w:val="22"/>
          <w:szCs w:val="22"/>
        </w:rPr>
        <w:t xml:space="preserve"> and CDYL</w:t>
      </w:r>
      <w:r>
        <w:rPr>
          <w:rFonts w:ascii="Arial" w:hAnsi="Arial" w:cs="Arial"/>
          <w:color w:val="000000"/>
          <w:sz w:val="22"/>
          <w:szCs w:val="22"/>
        </w:rPr>
        <w:t xml:space="preserve">. We plan to validate these 16 biomarkers in about 100 brain cancer tissues and 30 cell-free DNA fragment collected from Marshfield Clinic to provide the final validation to these biomarkers. </w:t>
      </w:r>
    </w:p>
    <w:p w14:paraId="1809CBA5" w14:textId="77777777" w:rsidR="008774A2" w:rsidRPr="00C239EF" w:rsidRDefault="008774A2">
      <w:pPr>
        <w:pStyle w:val="NormalWeb"/>
        <w:shd w:val="clear" w:color="auto" w:fill="FFFFFF"/>
        <w:spacing w:before="0" w:beforeAutospacing="0" w:after="0" w:afterAutospacing="0"/>
        <w:jc w:val="both"/>
        <w:rPr>
          <w:rFonts w:ascii="Arial" w:hAnsi="Arial" w:cs="Arial"/>
          <w:b/>
          <w:sz w:val="22"/>
          <w:szCs w:val="22"/>
        </w:rPr>
      </w:pPr>
    </w:p>
    <w:p w14:paraId="4AD63050" w14:textId="77777777" w:rsidR="00581045" w:rsidRDefault="00581045">
      <w:pPr>
        <w:jc w:val="both"/>
        <w:rPr>
          <w:rFonts w:ascii="Arial" w:hAnsi="Arial" w:cs="Arial"/>
          <w:b/>
          <w:sz w:val="22"/>
          <w:szCs w:val="22"/>
        </w:rPr>
      </w:pPr>
      <w:r>
        <w:rPr>
          <w:rFonts w:ascii="Arial" w:hAnsi="Arial" w:cs="Arial"/>
          <w:b/>
          <w:sz w:val="22"/>
          <w:szCs w:val="22"/>
        </w:rPr>
        <w:lastRenderedPageBreak/>
        <w:t>Power analysis and sample size estimation</w:t>
      </w:r>
    </w:p>
    <w:p w14:paraId="16084FD2" w14:textId="77777777" w:rsidR="00581045" w:rsidRDefault="00581045">
      <w:pPr>
        <w:jc w:val="both"/>
        <w:rPr>
          <w:rFonts w:ascii="Arial" w:hAnsi="Arial" w:cs="Arial"/>
          <w:b/>
          <w:sz w:val="22"/>
          <w:szCs w:val="22"/>
        </w:rPr>
      </w:pPr>
    </w:p>
    <w:p w14:paraId="7090E3D6" w14:textId="77777777" w:rsidR="00D3154D" w:rsidRPr="006D6F5B" w:rsidRDefault="00581045" w:rsidP="00D3154D">
      <w:pPr>
        <w:pStyle w:val="HTMLPreformatted"/>
        <w:shd w:val="clear" w:color="auto" w:fill="FFFFFF"/>
        <w:wordWrap w:val="0"/>
        <w:spacing w:line="205" w:lineRule="atLeast"/>
        <w:jc w:val="both"/>
        <w:rPr>
          <w:ins w:id="658" w:author="Guo, Shicheng" w:date="2019-05-06T17:40:00Z"/>
          <w:rFonts w:ascii="Arial" w:hAnsi="Arial" w:cs="Arial"/>
          <w:color w:val="000000"/>
          <w:sz w:val="22"/>
          <w:szCs w:val="22"/>
        </w:rPr>
      </w:pPr>
      <w:r w:rsidRPr="00581045">
        <w:rPr>
          <w:rFonts w:ascii="Arial" w:hAnsi="Arial" w:cs="Arial"/>
          <w:color w:val="000000"/>
          <w:sz w:val="22"/>
          <w:szCs w:val="22"/>
        </w:rPr>
        <w:t xml:space="preserve">In order to estimate </w:t>
      </w:r>
      <w:r w:rsidR="0037485D">
        <w:rPr>
          <w:rFonts w:ascii="Arial" w:hAnsi="Arial" w:cs="Arial"/>
          <w:color w:val="000000"/>
          <w:sz w:val="22"/>
          <w:szCs w:val="22"/>
        </w:rPr>
        <w:t xml:space="preserve">the minimum required sample size for the validation, we applied </w:t>
      </w:r>
      <w:r w:rsidR="0037485D" w:rsidRPr="0037485D">
        <w:rPr>
          <w:rFonts w:ascii="Arial" w:hAnsi="Arial" w:cs="Arial"/>
          <w:color w:val="000000"/>
          <w:sz w:val="22"/>
          <w:szCs w:val="22"/>
        </w:rPr>
        <w:t>bootstrap</w:t>
      </w:r>
      <w:r w:rsidR="0037485D">
        <w:rPr>
          <w:rFonts w:ascii="Arial" w:hAnsi="Arial" w:cs="Arial"/>
          <w:color w:val="000000"/>
          <w:sz w:val="22"/>
          <w:szCs w:val="22"/>
        </w:rPr>
        <w:t xml:space="preserve"> resampling</w:t>
      </w:r>
      <w:r w:rsidR="00EC464A">
        <w:rPr>
          <w:rFonts w:ascii="Arial" w:hAnsi="Arial" w:cs="Arial"/>
          <w:color w:val="000000"/>
          <w:sz w:val="22"/>
          <w:szCs w:val="22"/>
        </w:rPr>
        <w:t xml:space="preserve"> (N=1000)</w:t>
      </w:r>
      <w:r w:rsidR="0037485D">
        <w:rPr>
          <w:rFonts w:ascii="Arial" w:hAnsi="Arial" w:cs="Arial"/>
          <w:color w:val="000000"/>
          <w:sz w:val="22"/>
          <w:szCs w:val="22"/>
        </w:rPr>
        <w:t xml:space="preserve"> to evaluate the </w:t>
      </w:r>
      <w:r w:rsidR="00692DD9">
        <w:rPr>
          <w:rFonts w:ascii="Arial" w:hAnsi="Arial" w:cs="Arial"/>
          <w:color w:val="000000"/>
          <w:sz w:val="22"/>
          <w:szCs w:val="22"/>
        </w:rPr>
        <w:t xml:space="preserve">power under different sample size.  </w:t>
      </w:r>
      <w:r w:rsidR="00EC464A">
        <w:rPr>
          <w:rFonts w:ascii="Arial" w:hAnsi="Arial" w:cs="Arial"/>
          <w:color w:val="000000"/>
          <w:sz w:val="22"/>
          <w:szCs w:val="22"/>
        </w:rPr>
        <w:t xml:space="preserve">For each single biomarker, we apply </w:t>
      </w:r>
      <w:r w:rsidR="00EC464A" w:rsidRPr="00EC464A">
        <w:rPr>
          <w:rFonts w:ascii="Arial" w:hAnsi="Arial" w:cs="Arial"/>
          <w:color w:val="000000"/>
          <w:sz w:val="22"/>
          <w:szCs w:val="22"/>
        </w:rPr>
        <w:t>Bay</w:t>
      </w:r>
      <w:r w:rsidR="00EC464A">
        <w:rPr>
          <w:rFonts w:ascii="Arial" w:hAnsi="Arial" w:cs="Arial"/>
          <w:color w:val="000000"/>
          <w:sz w:val="22"/>
          <w:szCs w:val="22"/>
        </w:rPr>
        <w:t>esian Generalized Linear Models (BGLM) adjusted with age and gender to estimate the biomarker difference between cancer and non-cancer samples</w:t>
      </w:r>
      <w:r w:rsidR="00BE5627">
        <w:rPr>
          <w:rFonts w:ascii="Arial" w:hAnsi="Arial" w:cs="Arial"/>
          <w:color w:val="000000"/>
          <w:sz w:val="22"/>
          <w:szCs w:val="22"/>
        </w:rPr>
        <w:t xml:space="preserve"> (A)</w:t>
      </w:r>
      <w:r w:rsidR="00EC464A">
        <w:rPr>
          <w:rFonts w:ascii="Arial" w:hAnsi="Arial" w:cs="Arial"/>
          <w:color w:val="000000"/>
          <w:sz w:val="22"/>
          <w:szCs w:val="22"/>
        </w:rPr>
        <w:t>.</w:t>
      </w:r>
      <w:r w:rsidR="00BE5627">
        <w:rPr>
          <w:rFonts w:ascii="Arial" w:hAnsi="Arial" w:cs="Arial"/>
          <w:color w:val="000000"/>
          <w:sz w:val="22"/>
          <w:szCs w:val="22"/>
        </w:rPr>
        <w:t xml:space="preserve"> We didn’t control the ratio between LGG and GBM so that we can receive generalized estimation. </w:t>
      </w:r>
      <w:r w:rsidR="00021B86">
        <w:rPr>
          <w:rFonts w:ascii="Arial" w:hAnsi="Arial" w:cs="Arial"/>
          <w:color w:val="000000"/>
          <w:sz w:val="22"/>
          <w:szCs w:val="22"/>
        </w:rPr>
        <w:t xml:space="preserve">With the same strategy, we conducted the power analysis to all the biomarker and other potential biomarker without overlapped between 450K and 27K (which are excellent biomarker however didn’t occurred in the microarray in the phase 2 dataset). </w:t>
      </w:r>
      <w:r w:rsidR="00EC464A">
        <w:rPr>
          <w:rFonts w:ascii="Arial" w:hAnsi="Arial" w:cs="Arial"/>
          <w:color w:val="000000"/>
          <w:sz w:val="22"/>
          <w:szCs w:val="22"/>
        </w:rPr>
        <w:t xml:space="preserve"> </w:t>
      </w:r>
      <w:ins w:id="659" w:author="Guo, Shicheng" w:date="2019-05-06T17:40:00Z">
        <w:r w:rsidR="00D3154D">
          <w:rPr>
            <w:rFonts w:ascii="Arial" w:hAnsi="Arial" w:cs="Arial"/>
            <w:color w:val="000000"/>
            <w:sz w:val="22"/>
            <w:szCs w:val="22"/>
          </w:rPr>
          <w:t>Take TEC (</w:t>
        </w:r>
        <w:r w:rsidR="00D3154D" w:rsidRPr="002564A0">
          <w:rPr>
            <w:rFonts w:ascii="Arial" w:hAnsi="Arial" w:cs="Arial"/>
            <w:sz w:val="22"/>
            <w:szCs w:val="22"/>
          </w:rPr>
          <w:t>cg07849581</w:t>
        </w:r>
        <w:r w:rsidR="00D3154D">
          <w:rPr>
            <w:rFonts w:ascii="Arial" w:hAnsi="Arial" w:cs="Arial"/>
            <w:sz w:val="22"/>
            <w:szCs w:val="22"/>
          </w:rPr>
          <w:t>)</w:t>
        </w:r>
        <w:r w:rsidR="00D3154D" w:rsidRPr="002564A0">
          <w:rPr>
            <w:rFonts w:ascii="Arial" w:hAnsi="Arial" w:cs="Arial"/>
            <w:sz w:val="22"/>
            <w:szCs w:val="22"/>
          </w:rPr>
          <w:t xml:space="preserve"> as the example, </w:t>
        </w:r>
        <w:r w:rsidR="00D3154D" w:rsidRPr="00823675">
          <w:rPr>
            <w:rFonts w:ascii="Arial" w:hAnsi="Arial" w:cs="Arial"/>
            <w:color w:val="000000"/>
            <w:sz w:val="22"/>
            <w:szCs w:val="22"/>
          </w:rPr>
          <w:t xml:space="preserve">22 samples could support the power for single biomarker (a=0.05) and 60 samples </w:t>
        </w:r>
        <w:r w:rsidR="00D3154D">
          <w:rPr>
            <w:rFonts w:ascii="Arial" w:hAnsi="Arial" w:cs="Arial"/>
            <w:color w:val="000000"/>
            <w:sz w:val="22"/>
            <w:szCs w:val="22"/>
          </w:rPr>
          <w:t xml:space="preserve">are enough to </w:t>
        </w:r>
        <w:r w:rsidR="00D3154D" w:rsidRPr="00823675">
          <w:rPr>
            <w:rFonts w:ascii="Arial" w:hAnsi="Arial" w:cs="Arial"/>
            <w:color w:val="000000"/>
            <w:sz w:val="22"/>
            <w:szCs w:val="22"/>
          </w:rPr>
          <w:t xml:space="preserve">support </w:t>
        </w:r>
        <w:r w:rsidR="00D3154D">
          <w:rPr>
            <w:rFonts w:ascii="Arial" w:hAnsi="Arial" w:cs="Arial"/>
            <w:color w:val="000000"/>
            <w:sz w:val="22"/>
            <w:szCs w:val="22"/>
          </w:rPr>
          <w:t xml:space="preserve">for as many as 50 biomarkers adjusted with multiple test correction (q=0.05). We conducted power analysis to each biomarker one by one and we found 13 samples could provide 0.8 power for all the biomarkers and some of biomarker only require 10 samples to receive power of 0.8. </w:t>
        </w:r>
      </w:ins>
    </w:p>
    <w:p w14:paraId="7B59E63E" w14:textId="0181874D" w:rsidR="00D3154D" w:rsidRDefault="00D3154D">
      <w:pPr>
        <w:pStyle w:val="NormalWeb"/>
        <w:shd w:val="clear" w:color="auto" w:fill="FFFFFF"/>
        <w:spacing w:before="0" w:beforeAutospacing="0" w:after="0" w:afterAutospacing="0"/>
        <w:jc w:val="both"/>
        <w:rPr>
          <w:ins w:id="660" w:author="Guo, Shicheng" w:date="2019-05-06T17:40:00Z"/>
          <w:rFonts w:ascii="Arial" w:hAnsi="Arial" w:cs="Arial"/>
          <w:color w:val="000000"/>
          <w:sz w:val="22"/>
          <w:szCs w:val="22"/>
        </w:rPr>
        <w:pPrChange w:id="661" w:author="Guo, Shicheng" w:date="2019-05-06T16:53:00Z">
          <w:pPr>
            <w:pStyle w:val="HTMLPreformatted"/>
            <w:shd w:val="clear" w:color="auto" w:fill="FFFFFF"/>
            <w:wordWrap w:val="0"/>
            <w:spacing w:line="205" w:lineRule="atLeast"/>
          </w:pPr>
        </w:pPrChange>
      </w:pPr>
    </w:p>
    <w:p w14:paraId="61304081" w14:textId="77777777" w:rsidR="00D3154D" w:rsidRDefault="00D3154D">
      <w:pPr>
        <w:pStyle w:val="NormalWeb"/>
        <w:shd w:val="clear" w:color="auto" w:fill="FFFFFF"/>
        <w:spacing w:before="0" w:beforeAutospacing="0" w:after="0" w:afterAutospacing="0"/>
        <w:jc w:val="both"/>
        <w:rPr>
          <w:ins w:id="662" w:author="Guo, Shicheng" w:date="2019-05-06T17:40:00Z"/>
          <w:rFonts w:ascii="Arial" w:hAnsi="Arial" w:cs="Arial"/>
          <w:color w:val="000000"/>
          <w:sz w:val="22"/>
          <w:szCs w:val="22"/>
        </w:rPr>
        <w:pPrChange w:id="663" w:author="Guo, Shicheng" w:date="2019-05-06T16:53:00Z">
          <w:pPr>
            <w:pStyle w:val="HTMLPreformatted"/>
            <w:shd w:val="clear" w:color="auto" w:fill="FFFFFF"/>
            <w:wordWrap w:val="0"/>
            <w:spacing w:line="205" w:lineRule="atLeast"/>
          </w:pPr>
        </w:pPrChange>
      </w:pPr>
    </w:p>
    <w:p w14:paraId="100F1272" w14:textId="2D435F8E" w:rsidR="00D3154D" w:rsidRDefault="00D3154D">
      <w:pPr>
        <w:pStyle w:val="NormalWeb"/>
        <w:shd w:val="clear" w:color="auto" w:fill="FFFFFF"/>
        <w:spacing w:before="0" w:beforeAutospacing="0" w:after="0" w:afterAutospacing="0"/>
        <w:jc w:val="both"/>
        <w:rPr>
          <w:ins w:id="664" w:author="Guo, Shicheng" w:date="2019-05-06T17:40:00Z"/>
          <w:rFonts w:ascii="Arial" w:hAnsi="Arial" w:cs="Arial"/>
          <w:color w:val="000000"/>
          <w:sz w:val="22"/>
          <w:szCs w:val="22"/>
        </w:rPr>
        <w:pPrChange w:id="665" w:author="Guo, Shicheng" w:date="2019-05-06T16:53:00Z">
          <w:pPr>
            <w:pStyle w:val="HTMLPreformatted"/>
            <w:shd w:val="clear" w:color="auto" w:fill="FFFFFF"/>
            <w:wordWrap w:val="0"/>
            <w:spacing w:line="205" w:lineRule="atLeast"/>
          </w:pPr>
        </w:pPrChange>
      </w:pPr>
    </w:p>
    <w:p w14:paraId="0CB590A6" w14:textId="77777777" w:rsidR="00D3154D" w:rsidRDefault="00D3154D">
      <w:pPr>
        <w:pStyle w:val="NormalWeb"/>
        <w:shd w:val="clear" w:color="auto" w:fill="FFFFFF"/>
        <w:spacing w:before="0" w:beforeAutospacing="0" w:after="0" w:afterAutospacing="0"/>
        <w:jc w:val="both"/>
        <w:rPr>
          <w:rFonts w:ascii="Arial" w:hAnsi="Arial" w:cs="Arial"/>
          <w:color w:val="000000"/>
          <w:sz w:val="22"/>
          <w:szCs w:val="22"/>
        </w:rPr>
        <w:pPrChange w:id="666" w:author="Guo, Shicheng" w:date="2019-05-06T16:53:00Z">
          <w:pPr>
            <w:pStyle w:val="HTMLPreformatted"/>
            <w:shd w:val="clear" w:color="auto" w:fill="FFFFFF"/>
            <w:wordWrap w:val="0"/>
            <w:spacing w:line="205" w:lineRule="atLeast"/>
          </w:pPr>
        </w:pPrChange>
      </w:pPr>
    </w:p>
    <w:p w14:paraId="6AC0FC3B" w14:textId="77777777" w:rsidR="008128E1" w:rsidRDefault="009233DC">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5888" behindDoc="0" locked="0" layoutInCell="1" allowOverlap="1" wp14:anchorId="064A6F39" wp14:editId="709992AE">
                <wp:simplePos x="0" y="0"/>
                <wp:positionH relativeFrom="column">
                  <wp:posOffset>-99695</wp:posOffset>
                </wp:positionH>
                <wp:positionV relativeFrom="paragraph">
                  <wp:posOffset>111276</wp:posOffset>
                </wp:positionV>
                <wp:extent cx="678497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7CBDC74F" w14:textId="77777777" w:rsidR="0094267C" w:rsidRDefault="0094267C" w:rsidP="009233DC">
                            <w:r>
                              <w:t xml:space="preserve">A                                                             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A6F39" id="_x0000_s1037" type="#_x0000_t202" style="position:absolute;left:0;text-align:left;margin-left:-7.85pt;margin-top:8.75pt;width:534.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" filled="f" stroked="f">
                <v:textbox style="mso-fit-shape-to-text:t">
                  <w:txbxContent>
                    <w:p w14:paraId="7CBDC74F" w14:textId="77777777" w:rsidR="0094267C" w:rsidRDefault="0094267C" w:rsidP="009233DC">
                      <w:r>
                        <w:t xml:space="preserve">A                                                             B                                              </w:t>
                      </w:r>
                    </w:p>
                  </w:txbxContent>
                </v:textbox>
              </v:shape>
            </w:pict>
          </mc:Fallback>
        </mc:AlternateContent>
      </w:r>
    </w:p>
    <w:p w14:paraId="08995E3F" w14:textId="77777777" w:rsidR="0011161D" w:rsidRDefault="008128E1">
      <w:pPr>
        <w:jc w:val="both"/>
        <w:rPr>
          <w:rFonts w:ascii="Arial" w:hAnsi="Arial" w:cs="Arial"/>
          <w:b/>
          <w:sz w:val="22"/>
          <w:szCs w:val="22"/>
        </w:rPr>
      </w:pPr>
      <w:r>
        <w:rPr>
          <w:noProof/>
        </w:rPr>
        <w:drawing>
          <wp:inline distT="0" distB="0" distL="0" distR="0" wp14:anchorId="4E9D0729" wp14:editId="792883BC">
            <wp:extent cx="2386484" cy="221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94" r="6050" b="3335"/>
                    <a:stretch/>
                  </pic:blipFill>
                  <pic:spPr bwMode="auto">
                    <a:xfrm>
                      <a:off x="0" y="0"/>
                      <a:ext cx="2399770" cy="2224316"/>
                    </a:xfrm>
                    <a:prstGeom prst="rect">
                      <a:avLst/>
                    </a:prstGeom>
                    <a:ln>
                      <a:noFill/>
                    </a:ln>
                    <a:extLst>
                      <a:ext uri="{53640926-AAD7-44D8-BBD7-CCE9431645EC}">
                        <a14:shadowObscured xmlns:a14="http://schemas.microsoft.com/office/drawing/2010/main"/>
                      </a:ext>
                    </a:extLst>
                  </pic:spPr>
                </pic:pic>
              </a:graphicData>
            </a:graphic>
          </wp:inline>
        </w:drawing>
      </w:r>
      <w:r w:rsidR="006F448B" w:rsidRPr="006F448B">
        <w:rPr>
          <w:noProof/>
        </w:rPr>
        <w:t xml:space="preserve"> </w:t>
      </w:r>
      <w:r w:rsidR="006F448B">
        <w:rPr>
          <w:noProof/>
        </w:rPr>
        <w:drawing>
          <wp:inline distT="0" distB="0" distL="0" distR="0" wp14:anchorId="2252CD51" wp14:editId="5D9B6661">
            <wp:extent cx="2389068" cy="21699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240" r="5537" b="3365"/>
                    <a:stretch/>
                  </pic:blipFill>
                  <pic:spPr bwMode="auto">
                    <a:xfrm>
                      <a:off x="0" y="0"/>
                      <a:ext cx="2402873" cy="2182472"/>
                    </a:xfrm>
                    <a:prstGeom prst="rect">
                      <a:avLst/>
                    </a:prstGeom>
                    <a:ln>
                      <a:noFill/>
                    </a:ln>
                    <a:extLst>
                      <a:ext uri="{53640926-AAD7-44D8-BBD7-CCE9431645EC}">
                        <a14:shadowObscured xmlns:a14="http://schemas.microsoft.com/office/drawing/2010/main"/>
                      </a:ext>
                    </a:extLst>
                  </pic:spPr>
                </pic:pic>
              </a:graphicData>
            </a:graphic>
          </wp:inline>
        </w:drawing>
      </w:r>
    </w:p>
    <w:p w14:paraId="7EC13F32" w14:textId="77777777" w:rsidR="001E66E5" w:rsidRPr="00B846AC" w:rsidRDefault="006F448B">
      <w:pPr>
        <w:pStyle w:val="HTMLPreformatted"/>
        <w:shd w:val="clear" w:color="auto" w:fill="FFFFFF"/>
        <w:wordWrap w:val="0"/>
        <w:spacing w:line="205" w:lineRule="atLeast"/>
        <w:jc w:val="both"/>
        <w:rPr>
          <w:rFonts w:ascii="Arial" w:hAnsi="Arial" w:cs="Arial"/>
          <w:color w:val="000000"/>
          <w:szCs w:val="22"/>
        </w:rPr>
        <w:pPrChange w:id="667" w:author="Guo, Shicheng" w:date="2019-05-06T16:53:00Z">
          <w:pPr>
            <w:pStyle w:val="HTMLPreformatted"/>
            <w:shd w:val="clear" w:color="auto" w:fill="FFFFFF"/>
            <w:wordWrap w:val="0"/>
            <w:spacing w:line="205" w:lineRule="atLeast"/>
          </w:pPr>
        </w:pPrChange>
      </w:pPr>
      <w:r w:rsidRPr="00B846AC">
        <w:rPr>
          <w:rFonts w:ascii="Arial" w:hAnsi="Arial" w:cs="Arial"/>
          <w:color w:val="000000"/>
          <w:szCs w:val="22"/>
        </w:rPr>
        <w:t xml:space="preserve">Figure </w:t>
      </w:r>
      <w:r w:rsidR="00D37AAD" w:rsidRPr="00B846AC">
        <w:rPr>
          <w:rFonts w:ascii="Arial" w:hAnsi="Arial" w:cs="Arial"/>
          <w:color w:val="000000"/>
          <w:szCs w:val="22"/>
        </w:rPr>
        <w:t xml:space="preserve">9. Power analysis to estimate the minimum sample size for the validation study. </w:t>
      </w:r>
      <w:r w:rsidR="001E66E5" w:rsidRPr="00B846AC">
        <w:rPr>
          <w:rFonts w:ascii="Arial" w:hAnsi="Arial" w:cs="Arial"/>
          <w:color w:val="000000"/>
          <w:szCs w:val="22"/>
        </w:rPr>
        <w:t xml:space="preserve"> A) Power analysis for single biomarker (</w:t>
      </w:r>
      <w:r w:rsidR="001E66E5" w:rsidRPr="00B846AC">
        <w:rPr>
          <w:rFonts w:ascii="Arial" w:hAnsi="Arial" w:cs="Arial"/>
          <w:szCs w:val="22"/>
        </w:rPr>
        <w:t xml:space="preserve">cg07849581). B) Power analysis to all the biomarkers to find the minimum sample size to receive the power of 0.8. </w:t>
      </w:r>
    </w:p>
    <w:p w14:paraId="56A256BA" w14:textId="77777777" w:rsidR="001E66E5" w:rsidRDefault="001E66E5">
      <w:pPr>
        <w:pStyle w:val="HTMLPreformatted"/>
        <w:shd w:val="clear" w:color="auto" w:fill="FFFFFF"/>
        <w:wordWrap w:val="0"/>
        <w:spacing w:line="205" w:lineRule="atLeast"/>
        <w:jc w:val="both"/>
        <w:rPr>
          <w:rFonts w:ascii="Arial" w:hAnsi="Arial" w:cs="Arial"/>
          <w:color w:val="000000"/>
          <w:sz w:val="22"/>
          <w:szCs w:val="22"/>
        </w:rPr>
        <w:pPrChange w:id="668" w:author="Guo, Shicheng" w:date="2019-05-06T16:53:00Z">
          <w:pPr>
            <w:pStyle w:val="HTMLPreformatted"/>
            <w:shd w:val="clear" w:color="auto" w:fill="FFFFFF"/>
            <w:wordWrap w:val="0"/>
            <w:spacing w:line="205" w:lineRule="atLeast"/>
          </w:pPr>
        </w:pPrChange>
      </w:pPr>
    </w:p>
    <w:p w14:paraId="1CF5D17D" w14:textId="11407338" w:rsidR="00326EC3" w:rsidRPr="008618FD" w:rsidDel="00D3154D" w:rsidRDefault="002564A0">
      <w:pPr>
        <w:pStyle w:val="HTMLPreformatted"/>
        <w:shd w:val="clear" w:color="auto" w:fill="FFFFFF"/>
        <w:wordWrap w:val="0"/>
        <w:spacing w:line="205" w:lineRule="atLeast"/>
        <w:jc w:val="both"/>
        <w:rPr>
          <w:del w:id="669" w:author="Guo, Shicheng" w:date="2019-05-06T17:40:00Z"/>
          <w:rFonts w:ascii="Arial" w:hAnsi="Arial" w:cs="Arial"/>
          <w:color w:val="000000"/>
          <w:sz w:val="22"/>
          <w:szCs w:val="22"/>
          <w:rPrChange w:id="670" w:author="Guo, Shicheng" w:date="2019-05-06T13:50:00Z">
            <w:rPr>
              <w:del w:id="671" w:author="Guo, Shicheng" w:date="2019-05-06T17:40:00Z"/>
              <w:rFonts w:ascii="Arial" w:hAnsi="Arial" w:cs="Arial"/>
              <w:b/>
              <w:sz w:val="22"/>
              <w:szCs w:val="22"/>
            </w:rPr>
          </w:rPrChange>
        </w:rPr>
        <w:pPrChange w:id="672" w:author="Guo, Shicheng" w:date="2019-05-06T16:53:00Z">
          <w:pPr>
            <w:pStyle w:val="HTMLPreformatted"/>
            <w:shd w:val="clear" w:color="auto" w:fill="FFFFFF"/>
            <w:wordWrap w:val="0"/>
            <w:spacing w:line="205" w:lineRule="atLeast"/>
          </w:pPr>
        </w:pPrChange>
      </w:pPr>
      <w:del w:id="673" w:author="Guo, Shicheng" w:date="2019-05-06T17:40:00Z">
        <w:r w:rsidDel="00D3154D">
          <w:rPr>
            <w:rFonts w:ascii="Arial" w:hAnsi="Arial" w:cs="Arial"/>
            <w:color w:val="000000"/>
            <w:sz w:val="22"/>
            <w:szCs w:val="22"/>
          </w:rPr>
          <w:delText xml:space="preserve">Take </w:delText>
        </w:r>
        <w:r w:rsidR="00EB54C1" w:rsidDel="00D3154D">
          <w:rPr>
            <w:rFonts w:ascii="Arial" w:hAnsi="Arial" w:cs="Arial"/>
            <w:color w:val="000000"/>
            <w:sz w:val="22"/>
            <w:szCs w:val="22"/>
          </w:rPr>
          <w:delText>TEC (</w:delText>
        </w:r>
        <w:r w:rsidRPr="002564A0" w:rsidDel="00D3154D">
          <w:rPr>
            <w:rFonts w:ascii="Arial" w:hAnsi="Arial" w:cs="Arial"/>
            <w:sz w:val="22"/>
            <w:szCs w:val="22"/>
          </w:rPr>
          <w:delText>cg07849581</w:delText>
        </w:r>
        <w:r w:rsidR="00EB54C1" w:rsidDel="00D3154D">
          <w:rPr>
            <w:rFonts w:ascii="Arial" w:hAnsi="Arial" w:cs="Arial"/>
            <w:sz w:val="22"/>
            <w:szCs w:val="22"/>
          </w:rPr>
          <w:delText>)</w:delText>
        </w:r>
        <w:r w:rsidRPr="002564A0" w:rsidDel="00D3154D">
          <w:rPr>
            <w:rFonts w:ascii="Arial" w:hAnsi="Arial" w:cs="Arial"/>
            <w:sz w:val="22"/>
            <w:szCs w:val="22"/>
          </w:rPr>
          <w:delText xml:space="preserve"> as the example, </w:delText>
        </w:r>
        <w:r w:rsidR="00823675" w:rsidRPr="00823675" w:rsidDel="00D3154D">
          <w:rPr>
            <w:rFonts w:ascii="Arial" w:hAnsi="Arial" w:cs="Arial"/>
            <w:color w:val="000000"/>
            <w:sz w:val="22"/>
            <w:szCs w:val="22"/>
          </w:rPr>
          <w:delText xml:space="preserve">22 samples could support the power for single biomarker (a=0.05) and 60 samples </w:delText>
        </w:r>
        <w:r w:rsidR="00B846AC" w:rsidDel="00D3154D">
          <w:rPr>
            <w:rFonts w:ascii="Arial" w:hAnsi="Arial" w:cs="Arial"/>
            <w:color w:val="000000"/>
            <w:sz w:val="22"/>
            <w:szCs w:val="22"/>
          </w:rPr>
          <w:delText xml:space="preserve">are enough to </w:delText>
        </w:r>
        <w:r w:rsidR="00823675" w:rsidRPr="00823675" w:rsidDel="00D3154D">
          <w:rPr>
            <w:rFonts w:ascii="Arial" w:hAnsi="Arial" w:cs="Arial"/>
            <w:color w:val="000000"/>
            <w:sz w:val="22"/>
            <w:szCs w:val="22"/>
          </w:rPr>
          <w:delText xml:space="preserve">support </w:delText>
        </w:r>
        <w:r w:rsidR="00823675" w:rsidDel="00D3154D">
          <w:rPr>
            <w:rFonts w:ascii="Arial" w:hAnsi="Arial" w:cs="Arial"/>
            <w:color w:val="000000"/>
            <w:sz w:val="22"/>
            <w:szCs w:val="22"/>
          </w:rPr>
          <w:delText xml:space="preserve">for </w:delText>
        </w:r>
        <w:r w:rsidR="00B846AC" w:rsidDel="00D3154D">
          <w:rPr>
            <w:rFonts w:ascii="Arial" w:hAnsi="Arial" w:cs="Arial"/>
            <w:color w:val="000000"/>
            <w:sz w:val="22"/>
            <w:szCs w:val="22"/>
          </w:rPr>
          <w:delText xml:space="preserve">as many as </w:delText>
        </w:r>
        <w:r w:rsidR="00823675" w:rsidDel="00D3154D">
          <w:rPr>
            <w:rFonts w:ascii="Arial" w:hAnsi="Arial" w:cs="Arial"/>
            <w:color w:val="000000"/>
            <w:sz w:val="22"/>
            <w:szCs w:val="22"/>
          </w:rPr>
          <w:delText xml:space="preserve">50 biomarkers adjusted with multiple test correction (q=0.05). </w:delText>
        </w:r>
        <w:r w:rsidR="00B846AC" w:rsidDel="00D3154D">
          <w:rPr>
            <w:rFonts w:ascii="Arial" w:hAnsi="Arial" w:cs="Arial"/>
            <w:color w:val="000000"/>
            <w:sz w:val="22"/>
            <w:szCs w:val="22"/>
          </w:rPr>
          <w:delText>We conducted power analysis to each biomarker one by one and we found 13 samples could provide 0.8 power for all the biomarkers and some of biomarker only require 10 samples to receive power of 0.8</w:delText>
        </w:r>
      </w:del>
    </w:p>
    <w:p w14:paraId="0D4B8914" w14:textId="77777777" w:rsidR="00581045" w:rsidRDefault="00581045">
      <w:pPr>
        <w:jc w:val="both"/>
        <w:rPr>
          <w:rFonts w:ascii="Arial" w:hAnsi="Arial" w:cs="Arial"/>
          <w:b/>
          <w:sz w:val="22"/>
          <w:szCs w:val="22"/>
        </w:rPr>
      </w:pPr>
    </w:p>
    <w:p w14:paraId="25D67F89" w14:textId="77777777" w:rsidR="00C34EAA" w:rsidRPr="00C239EF" w:rsidRDefault="00C34EAA">
      <w:pPr>
        <w:jc w:val="both"/>
        <w:rPr>
          <w:rFonts w:ascii="Arial" w:hAnsi="Arial" w:cs="Arial"/>
          <w:b/>
          <w:sz w:val="22"/>
          <w:szCs w:val="22"/>
        </w:rPr>
      </w:pPr>
      <w:r w:rsidRPr="00C239EF">
        <w:rPr>
          <w:rFonts w:ascii="Arial" w:hAnsi="Arial" w:cs="Arial"/>
          <w:b/>
          <w:sz w:val="22"/>
          <w:szCs w:val="22"/>
        </w:rPr>
        <w:t xml:space="preserve">Research Design and Methodology </w:t>
      </w:r>
    </w:p>
    <w:p w14:paraId="30E7783F" w14:textId="77777777" w:rsidR="000B4EF7" w:rsidRPr="00C239EF" w:rsidRDefault="000B4EF7">
      <w:pPr>
        <w:pStyle w:val="NormalWeb"/>
        <w:shd w:val="clear" w:color="auto" w:fill="FFFFFF"/>
        <w:spacing w:before="0" w:beforeAutospacing="0" w:after="0" w:afterAutospacing="0"/>
        <w:jc w:val="both"/>
        <w:rPr>
          <w:rFonts w:ascii="Arial" w:hAnsi="Arial" w:cs="Arial"/>
          <w:b/>
          <w:color w:val="000000"/>
          <w:sz w:val="22"/>
          <w:szCs w:val="22"/>
        </w:rPr>
        <w:pPrChange w:id="674" w:author="Guo, Shicheng" w:date="2019-05-06T16:53:00Z">
          <w:pPr>
            <w:pStyle w:val="NormalWeb"/>
            <w:shd w:val="clear" w:color="auto" w:fill="FFFFFF"/>
            <w:spacing w:before="0" w:beforeAutospacing="0" w:after="0" w:afterAutospacing="0"/>
          </w:pPr>
        </w:pPrChange>
      </w:pPr>
    </w:p>
    <w:p w14:paraId="3AFCDBAF" w14:textId="77777777" w:rsidR="000B4EF7" w:rsidRPr="00C239EF" w:rsidRDefault="000B4EF7">
      <w:pPr>
        <w:pStyle w:val="NormalWeb"/>
        <w:shd w:val="clear" w:color="auto" w:fill="FFFFFF"/>
        <w:spacing w:before="0" w:beforeAutospacing="0" w:after="0" w:afterAutospacing="0"/>
        <w:jc w:val="both"/>
        <w:rPr>
          <w:rFonts w:ascii="Arial" w:hAnsi="Arial" w:cs="Arial"/>
          <w:b/>
          <w:color w:val="000000"/>
          <w:sz w:val="22"/>
          <w:szCs w:val="22"/>
        </w:rPr>
        <w:pPrChange w:id="675"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Identification of DNA methylation based GBM/LGG diagnostic and prognostic biomarkers</w:t>
      </w:r>
    </w:p>
    <w:p w14:paraId="11849767" w14:textId="77777777" w:rsidR="000B4EF7" w:rsidRPr="00C239EF" w:rsidRDefault="000B4EF7">
      <w:pPr>
        <w:pStyle w:val="NormalWeb"/>
        <w:shd w:val="clear" w:color="auto" w:fill="FFFFFF"/>
        <w:spacing w:before="0" w:beforeAutospacing="0" w:after="0" w:afterAutospacing="0"/>
        <w:jc w:val="both"/>
        <w:rPr>
          <w:rFonts w:ascii="Arial" w:hAnsi="Arial" w:cs="Arial"/>
          <w:b/>
          <w:sz w:val="22"/>
          <w:szCs w:val="22"/>
        </w:rPr>
        <w:pPrChange w:id="676"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We designed a three-stage strategy to identify the most powerful DNA methylation based GBM/LGG diagnostic and prognostic biomarkers with comprehensive pub</w:t>
      </w:r>
      <w:r w:rsidR="00B1750C">
        <w:rPr>
          <w:rFonts w:ascii="Arial" w:hAnsi="Arial" w:cs="Arial"/>
          <w:color w:val="000000"/>
          <w:sz w:val="22"/>
          <w:szCs w:val="22"/>
        </w:rPr>
        <w:t>lic dataset including GEO/</w:t>
      </w:r>
      <w:proofErr w:type="spellStart"/>
      <w:r w:rsidR="00B1750C">
        <w:rPr>
          <w:rFonts w:ascii="Arial" w:hAnsi="Arial" w:cs="Arial"/>
          <w:color w:val="000000"/>
          <w:sz w:val="22"/>
          <w:szCs w:val="22"/>
        </w:rPr>
        <w:t>Arraye</w:t>
      </w:r>
      <w:r w:rsidRPr="00C239EF">
        <w:rPr>
          <w:rFonts w:ascii="Arial" w:hAnsi="Arial" w:cs="Arial"/>
          <w:color w:val="000000"/>
          <w:sz w:val="22"/>
          <w:szCs w:val="22"/>
        </w:rPr>
        <w:t>xpress</w:t>
      </w:r>
      <w:proofErr w:type="spellEnd"/>
      <w:r w:rsidRPr="00C239EF">
        <w:rPr>
          <w:rFonts w:ascii="Arial" w:hAnsi="Arial" w:cs="Arial"/>
          <w:color w:val="000000"/>
          <w:sz w:val="22"/>
          <w:szCs w:val="22"/>
        </w:rPr>
        <w:t xml:space="preserve"> dataset, TCGA dataset, Roadmap </w:t>
      </w:r>
      <w:proofErr w:type="spellStart"/>
      <w:r w:rsidRPr="00C239EF">
        <w:rPr>
          <w:rFonts w:ascii="Arial" w:hAnsi="Arial" w:cs="Arial"/>
          <w:color w:val="000000"/>
          <w:sz w:val="22"/>
          <w:szCs w:val="22"/>
        </w:rPr>
        <w:t>Epigenomic</w:t>
      </w:r>
      <w:proofErr w:type="spellEnd"/>
      <w:r w:rsidRPr="00C239EF">
        <w:rPr>
          <w:rFonts w:ascii="Arial" w:hAnsi="Arial" w:cs="Arial"/>
          <w:color w:val="000000"/>
          <w:sz w:val="22"/>
          <w:szCs w:val="22"/>
        </w:rPr>
        <w:t xml:space="preserve"> dataset, NCI-60 DNA methylation dataset, ENCODE functional genome 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14:paraId="26B10131" w14:textId="77777777" w:rsidR="004A3574" w:rsidRDefault="004A3574">
      <w:pPr>
        <w:pStyle w:val="NormalWeb"/>
        <w:shd w:val="clear" w:color="auto" w:fill="FFFFFF"/>
        <w:spacing w:before="0" w:beforeAutospacing="0" w:after="0" w:afterAutospacing="0"/>
        <w:jc w:val="both"/>
        <w:rPr>
          <w:rFonts w:ascii="Arial" w:hAnsi="Arial" w:cs="Arial"/>
          <w:b/>
          <w:color w:val="000000"/>
          <w:sz w:val="22"/>
          <w:szCs w:val="22"/>
        </w:rPr>
        <w:pPrChange w:id="677" w:author="Guo, Shicheng" w:date="2019-05-06T16:53:00Z">
          <w:pPr>
            <w:pStyle w:val="NormalWeb"/>
            <w:shd w:val="clear" w:color="auto" w:fill="FFFFFF"/>
            <w:spacing w:before="0" w:beforeAutospacing="0" w:after="0" w:afterAutospacing="0"/>
          </w:pPr>
        </w:pPrChange>
      </w:pPr>
    </w:p>
    <w:p w14:paraId="6F87862C" w14:textId="71DE6582" w:rsidR="00A3546D" w:rsidRDefault="004A3574">
      <w:pPr>
        <w:jc w:val="both"/>
        <w:rPr>
          <w:rFonts w:ascii="Arial" w:hAnsi="Arial" w:cs="Arial"/>
          <w:b/>
          <w:sz w:val="22"/>
          <w:szCs w:val="22"/>
        </w:rPr>
      </w:pPr>
      <w:r>
        <w:rPr>
          <w:rFonts w:ascii="Arial" w:hAnsi="Arial" w:cs="Arial"/>
          <w:b/>
          <w:sz w:val="22"/>
          <w:szCs w:val="22"/>
        </w:rPr>
        <w:t>Patient enrollment, blood collection</w:t>
      </w:r>
      <w:ins w:id="678" w:author="Guo, Shicheng" w:date="2019-05-06T16:54:00Z">
        <w:r w:rsidR="00993CA8">
          <w:rPr>
            <w:rFonts w:ascii="Arial" w:hAnsi="Arial" w:cs="Arial"/>
            <w:b/>
            <w:sz w:val="22"/>
            <w:szCs w:val="22"/>
          </w:rPr>
          <w:t xml:space="preserve">, </w:t>
        </w:r>
      </w:ins>
      <w:del w:id="679" w:author="Guo, Shicheng" w:date="2019-05-06T16:54:00Z">
        <w:r w:rsidDel="00993CA8">
          <w:rPr>
            <w:rFonts w:ascii="Arial" w:hAnsi="Arial" w:cs="Arial"/>
            <w:b/>
            <w:sz w:val="22"/>
            <w:szCs w:val="22"/>
          </w:rPr>
          <w:delText xml:space="preserve"> and </w:delText>
        </w:r>
      </w:del>
      <w:ins w:id="680" w:author="Guo, Shicheng" w:date="2019-05-06T16:50:00Z">
        <w:r w:rsidR="00A95E68">
          <w:rPr>
            <w:rFonts w:ascii="Arial" w:hAnsi="Arial" w:cs="Arial"/>
            <w:b/>
            <w:sz w:val="22"/>
            <w:szCs w:val="22"/>
          </w:rPr>
          <w:t>cell-free DNA extraction</w:t>
        </w:r>
      </w:ins>
      <w:ins w:id="681" w:author="Guo, Shicheng" w:date="2019-05-06T16:54:00Z">
        <w:r w:rsidR="00993CA8">
          <w:rPr>
            <w:rFonts w:ascii="Arial" w:hAnsi="Arial" w:cs="Arial"/>
            <w:b/>
            <w:sz w:val="22"/>
            <w:szCs w:val="22"/>
          </w:rPr>
          <w:t xml:space="preserve"> and </w:t>
        </w:r>
      </w:ins>
      <w:ins w:id="682" w:author="Guo, Shicheng" w:date="2019-05-06T17:04:00Z">
        <w:r w:rsidR="00577D4A" w:rsidRPr="00577D4A">
          <w:rPr>
            <w:rFonts w:ascii="Arial" w:hAnsi="Arial" w:cs="Arial"/>
            <w:b/>
            <w:sz w:val="22"/>
            <w:szCs w:val="22"/>
            <w:rPrChange w:id="683" w:author="Guo, Shicheng" w:date="2019-05-06T17:04:00Z">
              <w:rPr>
                <w:rFonts w:ascii="Arial" w:hAnsi="Arial" w:cs="Arial"/>
                <w:sz w:val="22"/>
              </w:rPr>
            </w:rPrChange>
          </w:rPr>
          <w:t>bisulfite conversion</w:t>
        </w:r>
      </w:ins>
    </w:p>
    <w:p w14:paraId="3D3329DD" w14:textId="77777777" w:rsidR="004A3574" w:rsidRDefault="004A3574">
      <w:pPr>
        <w:pStyle w:val="NormalWeb"/>
        <w:shd w:val="clear" w:color="auto" w:fill="FFFFFF"/>
        <w:spacing w:before="0" w:beforeAutospacing="0" w:after="0" w:afterAutospacing="0"/>
        <w:jc w:val="both"/>
        <w:rPr>
          <w:rFonts w:ascii="Arial" w:hAnsi="Arial" w:cs="Arial"/>
          <w:color w:val="000000"/>
          <w:sz w:val="22"/>
          <w:szCs w:val="22"/>
        </w:rPr>
        <w:pPrChange w:id="684" w:author="Guo, Shicheng" w:date="2019-05-06T16:53:00Z">
          <w:pPr>
            <w:pStyle w:val="NormalWeb"/>
            <w:shd w:val="clear" w:color="auto" w:fill="FFFFFF"/>
            <w:spacing w:before="0" w:beforeAutospacing="0" w:after="0" w:afterAutospacing="0"/>
          </w:pPr>
        </w:pPrChange>
      </w:pPr>
    </w:p>
    <w:p w14:paraId="48C8DE8D" w14:textId="77777777" w:rsidR="00ED787F" w:rsidRDefault="004A3574">
      <w:pPr>
        <w:pStyle w:val="NormalWeb"/>
        <w:shd w:val="clear" w:color="auto" w:fill="FFFFFF"/>
        <w:spacing w:before="0" w:beforeAutospacing="0" w:after="0" w:afterAutospacing="0"/>
        <w:jc w:val="both"/>
        <w:rPr>
          <w:ins w:id="685" w:author="Guo, Shicheng" w:date="2019-05-06T16:53:00Z"/>
          <w:rFonts w:ascii="Arial" w:hAnsi="Arial" w:cs="Arial"/>
          <w:color w:val="000000"/>
          <w:sz w:val="22"/>
          <w:szCs w:val="22"/>
        </w:rPr>
        <w:pPrChange w:id="686" w:author="Guo, Shicheng" w:date="2019-05-06T16:53:00Z">
          <w:pPr/>
        </w:pPrChange>
      </w:pPr>
      <w:r>
        <w:rPr>
          <w:rFonts w:ascii="Arial" w:hAnsi="Arial" w:cs="Arial"/>
          <w:color w:val="000000"/>
          <w:sz w:val="22"/>
          <w:szCs w:val="22"/>
        </w:rPr>
        <w:t xml:space="preserve">In this project, we will enroll patients diagnosed as LGG and GBM. In order to decrease the noise and false negative, other brain cancer subtype will be excluded. According to our power analysis, we will collect ~30 LGG/GBM solid cancer tissues which as we known are existed in Marshfield Clinic biobank. For the cell-free DNA from the LGG/GBM patients, we will enrolled within Marshfield Clinic working together with Dr. </w:t>
      </w:r>
      <w:proofErr w:type="gramStart"/>
      <w:r>
        <w:rPr>
          <w:rFonts w:ascii="Arial" w:hAnsi="Arial" w:cs="Arial"/>
          <w:color w:val="000000"/>
          <w:sz w:val="22"/>
          <w:szCs w:val="22"/>
        </w:rPr>
        <w:t>xx</w:t>
      </w:r>
      <w:proofErr w:type="gramEnd"/>
      <w:r>
        <w:rPr>
          <w:rFonts w:ascii="Arial" w:hAnsi="Arial" w:cs="Arial"/>
          <w:color w:val="000000"/>
          <w:sz w:val="22"/>
          <w:szCs w:val="22"/>
        </w:rPr>
        <w:t xml:space="preserve">. Meanwhile, equal fresh normal plasma will be collected with gender and age matching. </w:t>
      </w:r>
    </w:p>
    <w:p w14:paraId="142C0129" w14:textId="77777777" w:rsidR="00ED787F" w:rsidRDefault="00ED787F">
      <w:pPr>
        <w:pStyle w:val="NormalWeb"/>
        <w:shd w:val="clear" w:color="auto" w:fill="FFFFFF"/>
        <w:spacing w:before="0" w:beforeAutospacing="0" w:after="0" w:afterAutospacing="0"/>
        <w:jc w:val="both"/>
        <w:rPr>
          <w:ins w:id="687" w:author="Guo, Shicheng" w:date="2019-05-06T16:53:00Z"/>
          <w:rFonts w:ascii="Arial" w:hAnsi="Arial" w:cs="Arial"/>
          <w:color w:val="000000"/>
          <w:sz w:val="22"/>
          <w:szCs w:val="22"/>
        </w:rPr>
        <w:pPrChange w:id="688" w:author="Guo, Shicheng" w:date="2019-05-06T16:53:00Z">
          <w:pPr/>
        </w:pPrChange>
      </w:pPr>
    </w:p>
    <w:p w14:paraId="09E68C28" w14:textId="71147DC4" w:rsidR="00760926" w:rsidRDefault="00760926">
      <w:pPr>
        <w:pStyle w:val="NormalWeb"/>
        <w:shd w:val="clear" w:color="auto" w:fill="FFFFFF"/>
        <w:spacing w:before="0" w:beforeAutospacing="0" w:after="0" w:afterAutospacing="0"/>
        <w:jc w:val="both"/>
        <w:rPr>
          <w:ins w:id="689" w:author="Guo, Shicheng" w:date="2019-05-06T16:54:00Z"/>
          <w:rFonts w:ascii="Arial" w:hAnsi="Arial" w:cs="Arial"/>
          <w:color w:val="000000"/>
          <w:sz w:val="22"/>
          <w:szCs w:val="22"/>
        </w:rPr>
        <w:pPrChange w:id="690" w:author="Guo, Shicheng" w:date="2019-05-06T16:53:00Z">
          <w:pPr/>
        </w:pPrChange>
      </w:pPr>
      <w:ins w:id="691" w:author="Guo, Shicheng" w:date="2019-05-06T16:51:00Z">
        <w:r w:rsidRPr="00ED787F">
          <w:rPr>
            <w:rFonts w:ascii="Arial" w:hAnsi="Arial" w:cs="Arial"/>
            <w:color w:val="000000"/>
            <w:sz w:val="22"/>
            <w:szCs w:val="22"/>
            <w:highlight w:val="yellow"/>
          </w:rPr>
          <w:t>5</w:t>
        </w:r>
        <w:r w:rsidR="00ED787F" w:rsidRPr="00ED787F">
          <w:rPr>
            <w:rFonts w:ascii="Arial" w:hAnsi="Arial" w:cs="Arial"/>
            <w:color w:val="000000"/>
            <w:sz w:val="22"/>
            <w:szCs w:val="22"/>
            <w:highlight w:val="yellow"/>
          </w:rPr>
          <w:t>ml</w:t>
        </w:r>
        <w:r w:rsidRPr="00ED787F">
          <w:rPr>
            <w:rFonts w:ascii="Arial" w:hAnsi="Arial" w:cs="Arial"/>
            <w:color w:val="000000"/>
            <w:sz w:val="22"/>
            <w:szCs w:val="22"/>
            <w:highlight w:val="yellow"/>
          </w:rPr>
          <w:t xml:space="preserve"> of whole blood was collected in EDTA-collection tubes (EDTA </w:t>
        </w:r>
        <w:proofErr w:type="spellStart"/>
        <w:r w:rsidRPr="00ED787F">
          <w:rPr>
            <w:rFonts w:ascii="Arial" w:hAnsi="Arial" w:cs="Arial"/>
            <w:color w:val="000000"/>
            <w:sz w:val="22"/>
            <w:szCs w:val="22"/>
            <w:highlight w:val="yellow"/>
          </w:rPr>
          <w:t>Monovettes</w:t>
        </w:r>
        <w:proofErr w:type="spellEnd"/>
        <w:r w:rsidRPr="00ED787F">
          <w:rPr>
            <w:rFonts w:ascii="Arial" w:hAnsi="Arial" w:cs="Arial"/>
            <w:color w:val="000000"/>
            <w:sz w:val="22"/>
            <w:szCs w:val="22"/>
            <w:highlight w:val="yellow"/>
          </w:rPr>
          <w:t xml:space="preserve">, </w:t>
        </w:r>
        <w:proofErr w:type="spellStart"/>
        <w:r w:rsidRPr="00ED787F">
          <w:rPr>
            <w:rFonts w:ascii="Arial" w:hAnsi="Arial" w:cs="Arial"/>
            <w:color w:val="000000"/>
            <w:sz w:val="22"/>
            <w:szCs w:val="22"/>
            <w:highlight w:val="yellow"/>
          </w:rPr>
          <w:t>Sarstedt</w:t>
        </w:r>
        <w:proofErr w:type="spellEnd"/>
        <w:r w:rsidRPr="00ED787F">
          <w:rPr>
            <w:rFonts w:ascii="Arial" w:hAnsi="Arial" w:cs="Arial"/>
            <w:color w:val="000000"/>
            <w:sz w:val="22"/>
            <w:szCs w:val="22"/>
            <w:highlight w:val="yellow"/>
          </w:rPr>
          <w:t>, Germany) and was immediately centrifuged at 1600×g and 4 °C for 10 min. Plasma (2.5</w:t>
        </w:r>
        <w:r w:rsidR="00ED787F" w:rsidRPr="00ED787F">
          <w:rPr>
            <w:rFonts w:ascii="Arial" w:hAnsi="Arial" w:cs="Arial"/>
            <w:color w:val="000000"/>
            <w:sz w:val="22"/>
            <w:szCs w:val="22"/>
            <w:highlight w:val="yellow"/>
          </w:rPr>
          <w:t>ml</w:t>
        </w:r>
        <w:r w:rsidRPr="00ED787F">
          <w:rPr>
            <w:rFonts w:ascii="Arial" w:hAnsi="Arial" w:cs="Arial"/>
            <w:color w:val="000000"/>
            <w:sz w:val="22"/>
            <w:szCs w:val="22"/>
            <w:highlight w:val="yellow"/>
          </w:rPr>
          <w:t xml:space="preserve">, ~55% of the whole blood) was transferred to a fresh tube followed by a second 10 min of centrifugation at 16,000×g and 4 °C. Finally, plasma was passed through a 0.8 </w:t>
        </w:r>
        <w:proofErr w:type="spellStart"/>
        <w:r w:rsidRPr="00ED787F">
          <w:rPr>
            <w:rFonts w:ascii="Arial" w:hAnsi="Arial" w:cs="Arial"/>
            <w:color w:val="000000"/>
            <w:sz w:val="22"/>
            <w:szCs w:val="22"/>
            <w:highlight w:val="yellow"/>
          </w:rPr>
          <w:t>μm</w:t>
        </w:r>
        <w:proofErr w:type="spellEnd"/>
        <w:r w:rsidRPr="00ED787F">
          <w:rPr>
            <w:rFonts w:ascii="Arial" w:hAnsi="Arial" w:cs="Arial"/>
            <w:color w:val="000000"/>
            <w:sz w:val="22"/>
            <w:szCs w:val="22"/>
            <w:highlight w:val="yellow"/>
          </w:rPr>
          <w:t xml:space="preserve"> filter and aliquots were stored at −80 °C until further analysis. </w:t>
        </w:r>
        <w:r w:rsidRPr="00ED787F">
          <w:rPr>
            <w:rFonts w:ascii="Arial" w:hAnsi="Arial" w:cs="Arial"/>
            <w:color w:val="000000"/>
            <w:sz w:val="22"/>
            <w:szCs w:val="22"/>
            <w:highlight w:val="yellow"/>
            <w:rPrChange w:id="692" w:author="Guo, Shicheng" w:date="2019-05-06T16:53:00Z">
              <w:rPr>
                <w:rFonts w:ascii="Arial" w:hAnsi="Arial" w:cs="Arial"/>
                <w:sz w:val="22"/>
              </w:rPr>
            </w:rPrChange>
          </w:rPr>
          <w:t xml:space="preserve">DNA </w:t>
        </w:r>
        <w:r w:rsidRPr="00ED787F">
          <w:rPr>
            <w:rFonts w:ascii="Arial" w:hAnsi="Arial" w:cs="Arial"/>
            <w:color w:val="000000"/>
            <w:sz w:val="22"/>
            <w:szCs w:val="22"/>
            <w:highlight w:val="yellow"/>
            <w:rPrChange w:id="693" w:author="Guo, Shicheng" w:date="2019-05-06T16:53:00Z">
              <w:rPr>
                <w:rFonts w:ascii="Arial" w:hAnsi="Arial" w:cs="Arial"/>
                <w:color w:val="000000"/>
                <w:sz w:val="22"/>
                <w:szCs w:val="22"/>
              </w:rPr>
            </w:rPrChange>
          </w:rPr>
          <w:t>will be extracted using a modified viral DNA/RNA extraction kit (</w:t>
        </w:r>
      </w:ins>
      <w:proofErr w:type="spellStart"/>
      <w:ins w:id="694" w:author="Guo, Shicheng" w:date="2019-05-06T16:52:00Z">
        <w:r w:rsidR="00ED787F" w:rsidRPr="00ED787F">
          <w:rPr>
            <w:rFonts w:ascii="Arial" w:hAnsi="Arial" w:cs="Arial"/>
            <w:color w:val="000000"/>
            <w:sz w:val="22"/>
            <w:szCs w:val="22"/>
            <w:highlight w:val="yellow"/>
          </w:rPr>
          <w:t>QIAamp</w:t>
        </w:r>
        <w:proofErr w:type="spellEnd"/>
        <w:r w:rsidR="00ED787F" w:rsidRPr="00ED787F">
          <w:rPr>
            <w:rFonts w:ascii="Arial" w:hAnsi="Arial" w:cs="Arial"/>
            <w:color w:val="000000"/>
            <w:sz w:val="22"/>
            <w:szCs w:val="22"/>
            <w:highlight w:val="yellow"/>
          </w:rPr>
          <w:t xml:space="preserve"> Circulating Nucleic Acid Kit, </w:t>
        </w:r>
        <w:proofErr w:type="spellStart"/>
        <w:r w:rsidR="00ED787F" w:rsidRPr="00ED787F">
          <w:rPr>
            <w:rFonts w:ascii="Arial" w:hAnsi="Arial" w:cs="Arial"/>
            <w:color w:val="000000"/>
            <w:sz w:val="22"/>
            <w:szCs w:val="22"/>
            <w:highlight w:val="yellow"/>
          </w:rPr>
          <w:t>Qiagen</w:t>
        </w:r>
        <w:proofErr w:type="spellEnd"/>
        <w:r w:rsidR="00ED787F" w:rsidRPr="00ED787F">
          <w:rPr>
            <w:rFonts w:ascii="Arial" w:hAnsi="Arial" w:cs="Arial"/>
            <w:color w:val="000000"/>
            <w:sz w:val="22"/>
            <w:szCs w:val="22"/>
            <w:highlight w:val="yellow"/>
          </w:rPr>
          <w:t xml:space="preserve">, </w:t>
        </w:r>
        <w:proofErr w:type="gramStart"/>
        <w:r w:rsidR="00ED787F" w:rsidRPr="00ED787F">
          <w:rPr>
            <w:rFonts w:ascii="Arial" w:hAnsi="Arial" w:cs="Arial"/>
            <w:color w:val="000000"/>
            <w:sz w:val="22"/>
            <w:szCs w:val="22"/>
            <w:highlight w:val="yellow"/>
          </w:rPr>
          <w:t>Hilden</w:t>
        </w:r>
        <w:proofErr w:type="gramEnd"/>
        <w:r w:rsidR="00ED787F" w:rsidRPr="00ED787F">
          <w:rPr>
            <w:rFonts w:ascii="Arial" w:hAnsi="Arial" w:cs="Arial"/>
            <w:color w:val="000000"/>
            <w:sz w:val="22"/>
            <w:szCs w:val="22"/>
            <w:highlight w:val="yellow"/>
          </w:rPr>
          <w:t>, Germany</w:t>
        </w:r>
      </w:ins>
      <w:ins w:id="695" w:author="Guo, Shicheng" w:date="2019-05-06T16:51:00Z">
        <w:r w:rsidRPr="00ED787F">
          <w:rPr>
            <w:rFonts w:ascii="Arial" w:hAnsi="Arial" w:cs="Arial"/>
            <w:color w:val="000000"/>
            <w:sz w:val="22"/>
            <w:szCs w:val="22"/>
            <w:highlight w:val="yellow"/>
            <w:rPrChange w:id="696" w:author="Guo, Shicheng" w:date="2019-05-06T16:53:00Z">
              <w:rPr>
                <w:rFonts w:ascii="Arial" w:hAnsi="Arial" w:cs="Arial"/>
                <w:sz w:val="22"/>
              </w:rPr>
            </w:rPrChange>
          </w:rPr>
          <w:t>)</w:t>
        </w:r>
        <w:r w:rsidR="00ED787F" w:rsidRPr="00ED787F">
          <w:rPr>
            <w:rFonts w:ascii="Arial" w:hAnsi="Arial" w:cs="Arial"/>
            <w:color w:val="000000"/>
            <w:sz w:val="22"/>
            <w:szCs w:val="22"/>
            <w:highlight w:val="yellow"/>
            <w:rPrChange w:id="697" w:author="Guo, Shicheng" w:date="2019-05-06T16:53:00Z">
              <w:rPr>
                <w:rFonts w:ascii="Arial" w:hAnsi="Arial" w:cs="Arial"/>
                <w:color w:val="000000"/>
                <w:sz w:val="22"/>
                <w:szCs w:val="22"/>
              </w:rPr>
            </w:rPrChange>
          </w:rPr>
          <w:t xml:space="preserve">. </w:t>
        </w:r>
        <w:r w:rsidRPr="00ED787F">
          <w:rPr>
            <w:rFonts w:ascii="Arial" w:hAnsi="Arial" w:cs="Arial"/>
            <w:color w:val="000000"/>
            <w:sz w:val="22"/>
            <w:szCs w:val="22"/>
            <w:highlight w:val="yellow"/>
            <w:rPrChange w:id="698" w:author="Guo, Shicheng" w:date="2019-05-06T16:53:00Z">
              <w:rPr>
                <w:rFonts w:ascii="Arial" w:hAnsi="Arial" w:cs="Arial"/>
                <w:sz w:val="22"/>
              </w:rPr>
            </w:rPrChange>
          </w:rPr>
          <w:t>Plasma samples were thawed at room temperature and extracted following the directions of the kit with modifications.  Samples were lysed and treated with protease at 56</w:t>
        </w:r>
        <w:r w:rsidRPr="00ED787F">
          <w:rPr>
            <w:rFonts w:ascii="Arial" w:hAnsi="Arial" w:cs="Arial"/>
            <w:color w:val="000000"/>
            <w:sz w:val="22"/>
            <w:szCs w:val="22"/>
            <w:highlight w:val="yellow"/>
            <w:rPrChange w:id="699"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700" w:author="Guo, Shicheng" w:date="2019-05-06T16:53:00Z">
              <w:rPr>
                <w:rFonts w:ascii="Arial" w:hAnsi="Arial" w:cs="Arial"/>
                <w:sz w:val="22"/>
              </w:rPr>
            </w:rPrChange>
          </w:rPr>
          <w:t xml:space="preserve">C for 10 min in a 50 mL Falcon tube.  100 </w:t>
        </w:r>
        <w:r w:rsidRPr="00ED787F">
          <w:rPr>
            <w:rFonts w:ascii="Arial" w:hAnsi="Arial" w:cs="Arial"/>
            <w:color w:val="000000"/>
            <w:sz w:val="22"/>
            <w:szCs w:val="22"/>
            <w:highlight w:val="yellow"/>
            <w:rPrChange w:id="701"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02" w:author="Guo, Shicheng" w:date="2019-05-06T16:53:00Z">
              <w:rPr>
                <w:rFonts w:ascii="Arial" w:hAnsi="Arial" w:cs="Arial"/>
                <w:sz w:val="22"/>
              </w:rPr>
            </w:rPrChange>
          </w:rPr>
          <w:t xml:space="preserve">L of magnetic </w:t>
        </w:r>
        <w:r w:rsidRPr="00ED787F">
          <w:rPr>
            <w:rFonts w:ascii="Arial" w:hAnsi="Arial" w:cs="Arial"/>
            <w:color w:val="000000"/>
            <w:sz w:val="22"/>
            <w:szCs w:val="22"/>
            <w:highlight w:val="yellow"/>
            <w:rPrChange w:id="703" w:author="Guo, Shicheng" w:date="2019-05-06T16:53:00Z">
              <w:rPr>
                <w:rFonts w:ascii="Arial" w:hAnsi="Arial" w:cs="Arial"/>
                <w:sz w:val="22"/>
              </w:rPr>
            </w:rPrChange>
          </w:rPr>
          <w:lastRenderedPageBreak/>
          <w:t xml:space="preserve">particles and 15 mL of binding buffer were then added, and binding was performed for 60 min at room temperature on a rotator.  Magnetic particles were captured for 4 min, the supernatant discarded and the pellet was </w:t>
        </w:r>
        <w:proofErr w:type="spellStart"/>
        <w:r w:rsidRPr="00ED787F">
          <w:rPr>
            <w:rFonts w:ascii="Arial" w:hAnsi="Arial" w:cs="Arial"/>
            <w:color w:val="000000"/>
            <w:sz w:val="22"/>
            <w:szCs w:val="22"/>
            <w:highlight w:val="yellow"/>
            <w:rPrChange w:id="704" w:author="Guo, Shicheng" w:date="2019-05-06T16:53:00Z">
              <w:rPr>
                <w:rFonts w:ascii="Arial" w:hAnsi="Arial" w:cs="Arial"/>
                <w:sz w:val="22"/>
              </w:rPr>
            </w:rPrChange>
          </w:rPr>
          <w:t>resuspended</w:t>
        </w:r>
        <w:proofErr w:type="spellEnd"/>
        <w:r w:rsidRPr="00ED787F">
          <w:rPr>
            <w:rFonts w:ascii="Arial" w:hAnsi="Arial" w:cs="Arial"/>
            <w:color w:val="000000"/>
            <w:sz w:val="22"/>
            <w:szCs w:val="22"/>
            <w:highlight w:val="yellow"/>
            <w:rPrChange w:id="705" w:author="Guo, Shicheng" w:date="2019-05-06T16:53:00Z">
              <w:rPr>
                <w:rFonts w:ascii="Arial" w:hAnsi="Arial" w:cs="Arial"/>
                <w:sz w:val="22"/>
              </w:rPr>
            </w:rPrChange>
          </w:rPr>
          <w:t xml:space="preserve"> in 3 mL of wash buffer.  1.5 mL of </w:t>
        </w:r>
        <w:proofErr w:type="spellStart"/>
        <w:r w:rsidRPr="00ED787F">
          <w:rPr>
            <w:rFonts w:ascii="Arial" w:hAnsi="Arial" w:cs="Arial"/>
            <w:color w:val="000000"/>
            <w:sz w:val="22"/>
            <w:szCs w:val="22"/>
            <w:highlight w:val="yellow"/>
            <w:rPrChange w:id="706" w:author="Guo, Shicheng" w:date="2019-05-06T16:53:00Z">
              <w:rPr>
                <w:rFonts w:ascii="Arial" w:hAnsi="Arial" w:cs="Arial"/>
                <w:sz w:val="22"/>
              </w:rPr>
            </w:rPrChange>
          </w:rPr>
          <w:t>part</w:t>
        </w:r>
      </w:ins>
      <w:ins w:id="707" w:author="Guo, Shicheng" w:date="2019-05-06T16:53:00Z">
        <w:r w:rsidR="00993CA8">
          <w:rPr>
            <w:rFonts w:ascii="Arial" w:hAnsi="Arial" w:cs="Arial"/>
            <w:color w:val="000000"/>
            <w:sz w:val="22"/>
            <w:szCs w:val="22"/>
            <w:highlight w:val="yellow"/>
          </w:rPr>
          <w:t>a</w:t>
        </w:r>
      </w:ins>
      <w:ins w:id="708" w:author="Guo, Shicheng" w:date="2019-05-06T16:51:00Z">
        <w:r w:rsidRPr="00ED787F">
          <w:rPr>
            <w:rFonts w:ascii="Arial" w:hAnsi="Arial" w:cs="Arial"/>
            <w:color w:val="000000"/>
            <w:sz w:val="22"/>
            <w:szCs w:val="22"/>
            <w:highlight w:val="yellow"/>
            <w:rPrChange w:id="709" w:author="Guo, Shicheng" w:date="2019-05-06T16:53:00Z">
              <w:rPr>
                <w:rFonts w:ascii="Arial" w:hAnsi="Arial" w:cs="Arial"/>
                <w:sz w:val="22"/>
              </w:rPr>
            </w:rPrChange>
          </w:rPr>
          <w:t>icle</w:t>
        </w:r>
        <w:proofErr w:type="spellEnd"/>
        <w:r w:rsidRPr="00ED787F">
          <w:rPr>
            <w:rFonts w:ascii="Arial" w:hAnsi="Arial" w:cs="Arial"/>
            <w:color w:val="000000"/>
            <w:sz w:val="22"/>
            <w:szCs w:val="22"/>
            <w:highlight w:val="yellow"/>
            <w:rPrChange w:id="710" w:author="Guo, Shicheng" w:date="2019-05-06T16:53:00Z">
              <w:rPr>
                <w:rFonts w:ascii="Arial" w:hAnsi="Arial" w:cs="Arial"/>
                <w:sz w:val="22"/>
              </w:rPr>
            </w:rPrChange>
          </w:rPr>
          <w:t xml:space="preserve"> solution were transferred to a 2 mL </w:t>
        </w:r>
        <w:proofErr w:type="spellStart"/>
        <w:r w:rsidRPr="00ED787F">
          <w:rPr>
            <w:rFonts w:ascii="Arial" w:hAnsi="Arial" w:cs="Arial"/>
            <w:color w:val="000000"/>
            <w:sz w:val="22"/>
            <w:szCs w:val="22"/>
            <w:highlight w:val="yellow"/>
            <w:rPrChange w:id="711" w:author="Guo, Shicheng" w:date="2019-05-06T16:53:00Z">
              <w:rPr>
                <w:rFonts w:ascii="Arial" w:hAnsi="Arial" w:cs="Arial"/>
                <w:sz w:val="22"/>
              </w:rPr>
            </w:rPrChange>
          </w:rPr>
          <w:t>SafeLock</w:t>
        </w:r>
        <w:proofErr w:type="spellEnd"/>
        <w:r w:rsidRPr="00ED787F">
          <w:rPr>
            <w:rFonts w:ascii="Arial" w:hAnsi="Arial" w:cs="Arial"/>
            <w:color w:val="000000"/>
            <w:sz w:val="22"/>
            <w:szCs w:val="22"/>
            <w:highlight w:val="yellow"/>
            <w:rPrChange w:id="712" w:author="Guo, Shicheng" w:date="2019-05-06T16:53:00Z">
              <w:rPr>
                <w:rFonts w:ascii="Arial" w:hAnsi="Arial" w:cs="Arial"/>
                <w:sz w:val="22"/>
              </w:rPr>
            </w:rPrChange>
          </w:rPr>
          <w:t>, the beads captured and the supernatant discarded. This was repeated to complete the 3 mL transfer.  Tubes were briefly centrifuged and the residual wash buffer was removed by pipetting after bead separation.  The tubes were then placed in a 56</w:t>
        </w:r>
        <w:r w:rsidRPr="00ED787F">
          <w:rPr>
            <w:rFonts w:ascii="Arial" w:hAnsi="Arial" w:cs="Arial"/>
            <w:color w:val="000000"/>
            <w:sz w:val="22"/>
            <w:szCs w:val="22"/>
            <w:highlight w:val="yellow"/>
            <w:rPrChange w:id="713"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714" w:author="Guo, Shicheng" w:date="2019-05-06T16:53:00Z">
              <w:rPr>
                <w:rFonts w:ascii="Arial" w:hAnsi="Arial" w:cs="Arial"/>
                <w:sz w:val="22"/>
              </w:rPr>
            </w:rPrChange>
          </w:rPr>
          <w:t xml:space="preserve">C dry block for 5 min, 100 </w:t>
        </w:r>
        <w:r w:rsidRPr="00ED787F">
          <w:rPr>
            <w:rFonts w:ascii="Arial" w:hAnsi="Arial" w:cs="Arial"/>
            <w:color w:val="000000"/>
            <w:sz w:val="22"/>
            <w:szCs w:val="22"/>
            <w:highlight w:val="yellow"/>
            <w:rPrChange w:id="715"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16" w:author="Guo, Shicheng" w:date="2019-05-06T16:53:00Z">
              <w:rPr>
                <w:rFonts w:ascii="Arial" w:hAnsi="Arial" w:cs="Arial"/>
                <w:sz w:val="22"/>
              </w:rPr>
            </w:rPrChange>
          </w:rPr>
          <w:t>l of elution buffer was added, the tubes incubated at 65</w:t>
        </w:r>
        <w:r w:rsidRPr="00ED787F">
          <w:rPr>
            <w:rFonts w:ascii="Arial" w:hAnsi="Arial" w:cs="Arial"/>
            <w:color w:val="000000"/>
            <w:sz w:val="22"/>
            <w:szCs w:val="22"/>
            <w:highlight w:val="yellow"/>
            <w:rPrChange w:id="717"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718" w:author="Guo, Shicheng" w:date="2019-05-06T16:53:00Z">
              <w:rPr>
                <w:rFonts w:ascii="Arial" w:hAnsi="Arial" w:cs="Arial"/>
                <w:sz w:val="22"/>
              </w:rPr>
            </w:rPrChange>
          </w:rPr>
          <w:t xml:space="preserve">C with shaking on a thermomixer for 15 min, the particles separated on a magnetic stand and the eluted DNA transferred to a 0.5 </w:t>
        </w:r>
        <w:r w:rsidR="00ED787F" w:rsidRPr="00ED787F">
          <w:rPr>
            <w:rFonts w:ascii="Arial" w:hAnsi="Arial" w:cs="Arial"/>
            <w:color w:val="000000"/>
            <w:sz w:val="22"/>
            <w:szCs w:val="22"/>
            <w:highlight w:val="yellow"/>
            <w:rPrChange w:id="719" w:author="Guo, Shicheng" w:date="2019-05-06T16:53:00Z">
              <w:rPr>
                <w:rFonts w:ascii="Arial" w:hAnsi="Arial" w:cs="Arial"/>
                <w:color w:val="000000"/>
                <w:sz w:val="22"/>
                <w:szCs w:val="22"/>
              </w:rPr>
            </w:rPrChange>
          </w:rPr>
          <w:t xml:space="preserve">mL </w:t>
        </w:r>
        <w:proofErr w:type="spellStart"/>
        <w:r w:rsidR="00ED787F" w:rsidRPr="00ED787F">
          <w:rPr>
            <w:rFonts w:ascii="Arial" w:hAnsi="Arial" w:cs="Arial"/>
            <w:color w:val="000000"/>
            <w:sz w:val="22"/>
            <w:szCs w:val="22"/>
            <w:highlight w:val="yellow"/>
            <w:rPrChange w:id="720" w:author="Guo, Shicheng" w:date="2019-05-06T16:53:00Z">
              <w:rPr>
                <w:rFonts w:ascii="Arial" w:hAnsi="Arial" w:cs="Arial"/>
                <w:color w:val="000000"/>
                <w:sz w:val="22"/>
                <w:szCs w:val="22"/>
              </w:rPr>
            </w:rPrChange>
          </w:rPr>
          <w:t>SafeLock</w:t>
        </w:r>
        <w:proofErr w:type="spellEnd"/>
        <w:r w:rsidR="00ED787F" w:rsidRPr="00ED787F">
          <w:rPr>
            <w:rFonts w:ascii="Arial" w:hAnsi="Arial" w:cs="Arial"/>
            <w:color w:val="000000"/>
            <w:sz w:val="22"/>
            <w:szCs w:val="22"/>
            <w:highlight w:val="yellow"/>
            <w:rPrChange w:id="721" w:author="Guo, Shicheng" w:date="2019-05-06T16:53:00Z">
              <w:rPr>
                <w:rFonts w:ascii="Arial" w:hAnsi="Arial" w:cs="Arial"/>
                <w:color w:val="000000"/>
                <w:sz w:val="22"/>
                <w:szCs w:val="22"/>
              </w:rPr>
            </w:rPrChange>
          </w:rPr>
          <w:t xml:space="preserve"> tube (Eppendorf). </w:t>
        </w:r>
        <w:r w:rsidRPr="00ED787F">
          <w:rPr>
            <w:rFonts w:ascii="Arial" w:hAnsi="Arial" w:cs="Arial"/>
            <w:color w:val="000000"/>
            <w:sz w:val="22"/>
            <w:szCs w:val="22"/>
            <w:highlight w:val="yellow"/>
            <w:rPrChange w:id="722" w:author="Guo, Shicheng" w:date="2019-05-06T16:53:00Z">
              <w:rPr>
                <w:rFonts w:ascii="Arial" w:hAnsi="Arial" w:cs="Arial"/>
                <w:sz w:val="22"/>
              </w:rPr>
            </w:rPrChange>
          </w:rPr>
          <w:t>A 5</w:t>
        </w:r>
        <w:r w:rsidRPr="00ED787F">
          <w:rPr>
            <w:rFonts w:ascii="Arial" w:hAnsi="Arial" w:cs="Arial"/>
            <w:color w:val="000000"/>
            <w:sz w:val="22"/>
            <w:szCs w:val="22"/>
            <w:highlight w:val="yellow"/>
            <w:rPrChange w:id="723"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24" w:author="Guo, Shicheng" w:date="2019-05-06T16:53:00Z">
              <w:rPr>
                <w:rFonts w:ascii="Arial" w:hAnsi="Arial" w:cs="Arial"/>
                <w:sz w:val="22"/>
              </w:rPr>
            </w:rPrChange>
          </w:rPr>
          <w:t xml:space="preserve">l aliquot of the DNA sample was transferred to 45 </w:t>
        </w:r>
        <w:r w:rsidRPr="00ED787F">
          <w:rPr>
            <w:rFonts w:ascii="Arial" w:hAnsi="Arial" w:cs="Arial"/>
            <w:color w:val="000000"/>
            <w:sz w:val="22"/>
            <w:szCs w:val="22"/>
            <w:highlight w:val="yellow"/>
            <w:rPrChange w:id="725"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26" w:author="Guo, Shicheng" w:date="2019-05-06T16:53:00Z">
              <w:rPr>
                <w:rFonts w:ascii="Arial" w:hAnsi="Arial" w:cs="Arial"/>
                <w:sz w:val="22"/>
              </w:rPr>
            </w:rPrChange>
          </w:rPr>
          <w:t>l of elution buffer for the measurement of genomic DNA.</w:t>
        </w:r>
      </w:ins>
    </w:p>
    <w:p w14:paraId="3A29C2A3" w14:textId="6F1CB98F" w:rsidR="00993CA8" w:rsidRDefault="00993CA8">
      <w:pPr>
        <w:pStyle w:val="NormalWeb"/>
        <w:shd w:val="clear" w:color="auto" w:fill="FFFFFF"/>
        <w:spacing w:before="0" w:beforeAutospacing="0" w:after="0" w:afterAutospacing="0"/>
        <w:jc w:val="both"/>
        <w:rPr>
          <w:ins w:id="727" w:author="Guo, Shicheng" w:date="2019-05-06T16:54:00Z"/>
          <w:rFonts w:ascii="Arial" w:hAnsi="Arial" w:cs="Arial"/>
          <w:color w:val="000000"/>
          <w:sz w:val="22"/>
          <w:szCs w:val="22"/>
        </w:rPr>
        <w:pPrChange w:id="728" w:author="Guo, Shicheng" w:date="2019-05-06T16:53:00Z">
          <w:pPr/>
        </w:pPrChange>
      </w:pPr>
    </w:p>
    <w:p w14:paraId="0A536730" w14:textId="47A51D8F" w:rsidR="00993CA8" w:rsidRDefault="00993CA8" w:rsidP="00993CA8">
      <w:pPr>
        <w:autoSpaceDE w:val="0"/>
        <w:rPr>
          <w:ins w:id="729" w:author="Guo, Shicheng" w:date="2019-05-06T16:57:00Z"/>
          <w:rFonts w:ascii="Arial" w:hAnsi="Arial" w:cs="Arial"/>
          <w:sz w:val="22"/>
          <w:u w:val="single"/>
        </w:rPr>
      </w:pPr>
      <w:ins w:id="730" w:author="Guo, Shicheng" w:date="2019-05-06T16:59:00Z">
        <w:r>
          <w:rPr>
            <w:rFonts w:ascii="Arial" w:hAnsi="Arial" w:cs="Arial"/>
            <w:sz w:val="22"/>
          </w:rPr>
          <w:t xml:space="preserve">95-100ul of extracted DNA in elution buffer will be applied for </w:t>
        </w:r>
      </w:ins>
      <w:ins w:id="731" w:author="Guo, Shicheng" w:date="2019-05-06T16:54:00Z">
        <w:r>
          <w:rPr>
            <w:rFonts w:ascii="Arial" w:hAnsi="Arial" w:cs="Arial"/>
            <w:sz w:val="22"/>
          </w:rPr>
          <w:t>bisulfite treatmen</w:t>
        </w:r>
      </w:ins>
      <w:ins w:id="732" w:author="Guo, Shicheng" w:date="2019-05-06T16:59:00Z">
        <w:r>
          <w:rPr>
            <w:rFonts w:ascii="Arial" w:hAnsi="Arial" w:cs="Arial"/>
            <w:sz w:val="22"/>
          </w:rPr>
          <w:t>t</w:t>
        </w:r>
      </w:ins>
      <w:ins w:id="733" w:author="Guo, Shicheng" w:date="2019-05-06T16:54:00Z">
        <w:r>
          <w:rPr>
            <w:rFonts w:ascii="Arial" w:hAnsi="Arial" w:cs="Arial"/>
            <w:sz w:val="22"/>
          </w:rPr>
          <w:t>. The bisulfite reagents (for 25 reactions) were prepared as follows</w:t>
        </w:r>
      </w:ins>
      <w:ins w:id="734" w:author="Guo, Shicheng" w:date="2019-05-06T16:56:00Z">
        <w:r>
          <w:rPr>
            <w:rFonts w:ascii="Arial" w:hAnsi="Arial" w:cs="Arial"/>
            <w:sz w:val="22"/>
          </w:rPr>
          <w:t xml:space="preserve">: </w:t>
        </w:r>
      </w:ins>
      <w:ins w:id="735" w:author="Guo, Shicheng" w:date="2019-05-06T16:54:00Z">
        <w:r>
          <w:rPr>
            <w:rFonts w:ascii="Arial" w:hAnsi="Arial" w:cs="Arial"/>
            <w:sz w:val="22"/>
          </w:rPr>
          <w:t>Sodium bisulfite (4.71gm) and sodium sulfite (1.13gm) were dissolved in 10mL of ddH2O in a falcon tube, by vigorous shaking and heating to 50</w:t>
        </w:r>
        <w:r>
          <w:rPr>
            <w:rFonts w:ascii="Arial" w:hAnsi="Arial" w:cs="Arial"/>
            <w:sz w:val="22"/>
          </w:rPr>
          <w:sym w:font="Symbol" w:char="F0B0"/>
        </w:r>
        <w:r>
          <w:rPr>
            <w:rFonts w:ascii="Arial" w:hAnsi="Arial" w:cs="Arial"/>
            <w:sz w:val="22"/>
          </w:rPr>
          <w:t xml:space="preserve">C, and the adjust </w:t>
        </w:r>
      </w:ins>
      <w:ins w:id="736" w:author="Guo, Shicheng" w:date="2019-05-06T17:01:00Z">
        <w:r>
          <w:rPr>
            <w:rFonts w:ascii="Arial" w:hAnsi="Arial" w:cs="Arial"/>
            <w:sz w:val="22"/>
          </w:rPr>
          <w:t>pH</w:t>
        </w:r>
      </w:ins>
      <w:ins w:id="737" w:author="Guo, Shicheng" w:date="2019-05-06T16:54:00Z">
        <w:r>
          <w:rPr>
            <w:rFonts w:ascii="Arial" w:hAnsi="Arial" w:cs="Arial"/>
            <w:sz w:val="22"/>
          </w:rPr>
          <w:t xml:space="preserve"> to 5.4-5.5 with 0.2M </w:t>
        </w:r>
        <w:proofErr w:type="spellStart"/>
        <w:r>
          <w:rPr>
            <w:rFonts w:ascii="Arial" w:hAnsi="Arial" w:cs="Arial"/>
            <w:sz w:val="22"/>
          </w:rPr>
          <w:t>NaOH</w:t>
        </w:r>
        <w:proofErr w:type="spellEnd"/>
        <w:r>
          <w:rPr>
            <w:rFonts w:ascii="Arial" w:hAnsi="Arial" w:cs="Arial"/>
            <w:sz w:val="22"/>
          </w:rPr>
          <w:t xml:space="preserve">. 188 mg of 6-hydroxy-2, 5, 7, 8-tetramethyl-chroman-2-carboxylic acid was dissolved in 1.5 mL </w:t>
        </w:r>
        <w:proofErr w:type="spellStart"/>
        <w:r>
          <w:rPr>
            <w:rFonts w:ascii="Arial" w:hAnsi="Arial" w:cs="Arial"/>
            <w:sz w:val="22"/>
          </w:rPr>
          <w:t>diethyleneglycoldimethylether</w:t>
        </w:r>
        <w:proofErr w:type="spellEnd"/>
        <w:r>
          <w:rPr>
            <w:rFonts w:ascii="Arial" w:hAnsi="Arial" w:cs="Arial"/>
            <w:sz w:val="22"/>
          </w:rPr>
          <w:t xml:space="preserve"> (DME</w:t>
        </w:r>
        <w:r>
          <w:rPr>
            <w:rFonts w:ascii="Arial" w:eastAsia="Helvetica" w:hAnsi="Arial" w:cs="Helvetica"/>
            <w:color w:val="000000"/>
            <w:sz w:val="22"/>
          </w:rPr>
          <w:t xml:space="preserve">), </w:t>
        </w:r>
        <w:proofErr w:type="spellStart"/>
        <w:r>
          <w:rPr>
            <w:rFonts w:ascii="Arial" w:eastAsia="Helvetica" w:hAnsi="Arial" w:cs="Helvetica"/>
            <w:color w:val="000000"/>
            <w:sz w:val="22"/>
          </w:rPr>
          <w:t>v</w:t>
        </w:r>
        <w:r>
          <w:rPr>
            <w:rFonts w:ascii="Arial" w:hAnsi="Arial" w:cs="Arial"/>
            <w:sz w:val="22"/>
          </w:rPr>
          <w:t>ortexing</w:t>
        </w:r>
        <w:proofErr w:type="spellEnd"/>
        <w:r>
          <w:rPr>
            <w:rFonts w:ascii="Arial" w:hAnsi="Arial" w:cs="Arial"/>
            <w:sz w:val="22"/>
          </w:rPr>
          <w:t xml:space="preserve"> to ensure </w:t>
        </w:r>
        <w:proofErr w:type="gramStart"/>
        <w:r>
          <w:rPr>
            <w:rFonts w:ascii="Arial" w:hAnsi="Arial" w:cs="Arial"/>
            <w:sz w:val="22"/>
          </w:rPr>
          <w:t>an</w:t>
        </w:r>
        <w:proofErr w:type="gramEnd"/>
        <w:r>
          <w:rPr>
            <w:rFonts w:ascii="Arial" w:hAnsi="Arial" w:cs="Arial"/>
            <w:sz w:val="22"/>
          </w:rPr>
          <w:t xml:space="preserve"> uniform solution. 190 </w:t>
        </w:r>
        <w:r>
          <w:rPr>
            <w:rFonts w:ascii="Arial" w:hAnsi="Arial" w:cs="Arial"/>
            <w:sz w:val="22"/>
          </w:rPr>
          <w:sym w:font="Symbol" w:char="F06D"/>
        </w:r>
        <w:r>
          <w:rPr>
            <w:rFonts w:ascii="Arial" w:hAnsi="Arial" w:cs="Arial"/>
            <w:sz w:val="22"/>
          </w:rPr>
          <w:t>L of bisulfite solution and 30</w:t>
        </w:r>
        <w:r>
          <w:rPr>
            <w:rFonts w:ascii="Arial" w:hAnsi="Arial" w:cs="Arial"/>
            <w:sz w:val="22"/>
          </w:rPr>
          <w:sym w:font="Symbol" w:char="F06D"/>
        </w:r>
        <w:r>
          <w:rPr>
            <w:rFonts w:ascii="Arial" w:hAnsi="Arial" w:cs="Arial"/>
            <w:sz w:val="22"/>
          </w:rPr>
          <w:t>l DME-radical scavenger solution were added to the 95-100</w:t>
        </w:r>
      </w:ins>
      <w:ins w:id="738" w:author="Guo, Shicheng" w:date="2019-05-06T16:58:00Z">
        <w:r>
          <w:rPr>
            <w:rFonts w:ascii="Arial" w:hAnsi="Arial" w:cs="Arial"/>
            <w:sz w:val="22"/>
          </w:rPr>
          <w:t xml:space="preserve"> </w:t>
        </w:r>
      </w:ins>
      <w:proofErr w:type="spellStart"/>
      <w:ins w:id="739" w:author="Guo, Shicheng" w:date="2019-05-06T16:54:00Z">
        <w:r>
          <w:rPr>
            <w:rFonts w:ascii="Arial" w:hAnsi="Arial" w:cs="Arial"/>
            <w:sz w:val="22"/>
          </w:rPr>
          <w:t>ul</w:t>
        </w:r>
        <w:proofErr w:type="spellEnd"/>
        <w:r>
          <w:rPr>
            <w:rFonts w:ascii="Arial" w:hAnsi="Arial" w:cs="Arial"/>
            <w:sz w:val="22"/>
          </w:rPr>
          <w:t xml:space="preserve"> DNA sample in 0.5 mL </w:t>
        </w:r>
        <w:proofErr w:type="spellStart"/>
        <w:r>
          <w:rPr>
            <w:rFonts w:ascii="Arial" w:hAnsi="Arial" w:cs="Arial"/>
            <w:sz w:val="22"/>
          </w:rPr>
          <w:t>SafeLock</w:t>
        </w:r>
        <w:proofErr w:type="spellEnd"/>
        <w:r>
          <w:rPr>
            <w:rFonts w:ascii="Arial" w:hAnsi="Arial" w:cs="Arial"/>
            <w:sz w:val="22"/>
          </w:rPr>
          <w:t xml:space="preserve"> tubes. The tubes were incubated in a Eppendorf </w:t>
        </w:r>
        <w:proofErr w:type="spellStart"/>
        <w:r>
          <w:rPr>
            <w:rFonts w:ascii="Arial" w:hAnsi="Arial" w:cs="Arial"/>
            <w:sz w:val="22"/>
          </w:rPr>
          <w:t>Mastercycler</w:t>
        </w:r>
        <w:proofErr w:type="spellEnd"/>
        <w:r>
          <w:rPr>
            <w:rFonts w:ascii="Arial" w:hAnsi="Arial" w:cs="Arial"/>
            <w:sz w:val="22"/>
          </w:rPr>
          <w:t xml:space="preserve"> (Eppendorf)</w:t>
        </w:r>
        <w:r>
          <w:rPr>
            <w:rFonts w:ascii="Arial" w:hAnsi="Arial" w:cs="Arial"/>
          </w:rPr>
          <w:t xml:space="preserve"> </w:t>
        </w:r>
        <w:r>
          <w:rPr>
            <w:rFonts w:ascii="Arial" w:hAnsi="Arial" w:cs="Arial"/>
            <w:sz w:val="22"/>
          </w:rPr>
          <w:t>according to the following protocol: 5 min 99°C, 25min 50°C, 5 min 99°C, 1h 25min 50°C, 5 min 9</w:t>
        </w:r>
        <w:r w:rsidR="00D61A68">
          <w:rPr>
            <w:rFonts w:ascii="Arial" w:hAnsi="Arial" w:cs="Arial"/>
            <w:sz w:val="22"/>
          </w:rPr>
          <w:t xml:space="preserve">9°C, 4h 55min 50°C, hold 20°C. </w:t>
        </w:r>
        <w:r>
          <w:rPr>
            <w:rFonts w:ascii="Arial" w:hAnsi="Arial" w:cs="Arial"/>
            <w:sz w:val="22"/>
          </w:rPr>
          <w:t xml:space="preserve">This </w:t>
        </w:r>
      </w:ins>
      <w:ins w:id="740" w:author="Guo, Shicheng" w:date="2019-05-06T17:02:00Z">
        <w:r w:rsidR="00D61A68">
          <w:rPr>
            <w:rFonts w:ascii="Arial" w:hAnsi="Arial" w:cs="Arial"/>
            <w:sz w:val="22"/>
          </w:rPr>
          <w:t>approach</w:t>
        </w:r>
      </w:ins>
      <w:ins w:id="741" w:author="Guo, Shicheng" w:date="2019-05-06T16:54:00Z">
        <w:r>
          <w:rPr>
            <w:rFonts w:ascii="Arial" w:hAnsi="Arial" w:cs="Arial"/>
            <w:sz w:val="22"/>
          </w:rPr>
          <w:t xml:space="preserve"> allowed overnight bisulfite conversion.</w:t>
        </w:r>
      </w:ins>
      <w:ins w:id="742" w:author="Guo, Shicheng" w:date="2019-05-06T16:55:00Z">
        <w:r>
          <w:rPr>
            <w:rFonts w:ascii="Arial" w:hAnsi="Arial" w:cs="Arial"/>
            <w:sz w:val="22"/>
          </w:rPr>
          <w:t xml:space="preserve"> </w:t>
        </w:r>
      </w:ins>
    </w:p>
    <w:p w14:paraId="6F3B397C" w14:textId="77777777" w:rsidR="00993CA8" w:rsidRDefault="00993CA8" w:rsidP="00993CA8">
      <w:pPr>
        <w:autoSpaceDE w:val="0"/>
        <w:rPr>
          <w:ins w:id="743" w:author="Guo, Shicheng" w:date="2019-05-06T16:57:00Z"/>
          <w:rFonts w:ascii="Arial" w:hAnsi="Arial" w:cs="Arial"/>
          <w:sz w:val="22"/>
          <w:u w:val="single"/>
        </w:rPr>
      </w:pPr>
    </w:p>
    <w:p w14:paraId="4FECC1C6" w14:textId="016BD97E" w:rsidR="00993CA8" w:rsidRDefault="00993CA8" w:rsidP="00993CA8">
      <w:pPr>
        <w:autoSpaceDE w:val="0"/>
        <w:rPr>
          <w:ins w:id="744" w:author="Guo, Shicheng" w:date="2019-05-06T17:34:00Z"/>
          <w:rFonts w:ascii="Arial" w:hAnsi="Arial" w:cs="Arial"/>
          <w:sz w:val="22"/>
        </w:rPr>
      </w:pPr>
      <w:ins w:id="745" w:author="Guo, Shicheng" w:date="2019-05-06T16:54:00Z">
        <w:r>
          <w:rPr>
            <w:rFonts w:ascii="Arial" w:hAnsi="Arial" w:cs="Arial"/>
            <w:sz w:val="22"/>
          </w:rPr>
          <w:t>Following bisulf</w:t>
        </w:r>
        <w:r w:rsidR="00577D4A">
          <w:rPr>
            <w:rFonts w:ascii="Arial" w:hAnsi="Arial" w:cs="Arial"/>
            <w:sz w:val="22"/>
          </w:rPr>
          <w:t>ite conversion, DNA was purified</w:t>
        </w:r>
        <w:r>
          <w:rPr>
            <w:rFonts w:ascii="Arial" w:hAnsi="Arial" w:cs="Arial"/>
            <w:sz w:val="22"/>
          </w:rPr>
          <w:t xml:space="preserve">. The bisulfite reaction (320ul) was transferred to a 2 mL tube, and 1 </w:t>
        </w:r>
        <w:r>
          <w:rPr>
            <w:rFonts w:ascii="Arial" w:hAnsi="Arial" w:cs="Arial"/>
            <w:sz w:val="22"/>
          </w:rPr>
          <w:sym w:font="Symbol" w:char="F06D"/>
        </w:r>
        <w:r>
          <w:rPr>
            <w:rFonts w:ascii="Arial" w:hAnsi="Arial" w:cs="Arial"/>
            <w:sz w:val="22"/>
          </w:rPr>
          <w:t>L</w:t>
        </w:r>
      </w:ins>
      <w:ins w:id="746" w:author="Guo, Shicheng" w:date="2019-05-06T16:58:00Z">
        <w:r>
          <w:rPr>
            <w:rFonts w:ascii="Arial" w:hAnsi="Arial" w:cs="Arial"/>
            <w:sz w:val="22"/>
          </w:rPr>
          <w:t xml:space="preserve"> </w:t>
        </w:r>
      </w:ins>
      <w:ins w:id="747" w:author="Guo, Shicheng" w:date="2019-05-06T16:54:00Z">
        <w:r>
          <w:rPr>
            <w:rFonts w:ascii="Arial" w:hAnsi="Arial" w:cs="Arial"/>
            <w:sz w:val="22"/>
          </w:rPr>
          <w:t xml:space="preserve">of </w:t>
        </w:r>
        <w:proofErr w:type="spellStart"/>
        <w:r>
          <w:rPr>
            <w:rFonts w:ascii="Arial" w:hAnsi="Arial" w:cs="Arial"/>
            <w:sz w:val="22"/>
          </w:rPr>
          <w:t>polyA</w:t>
        </w:r>
        <w:proofErr w:type="spellEnd"/>
        <w:r>
          <w:rPr>
            <w:rFonts w:ascii="Arial" w:hAnsi="Arial" w:cs="Arial"/>
            <w:sz w:val="22"/>
          </w:rPr>
          <w:t xml:space="preserve"> (500 ng/</w:t>
        </w:r>
        <w:proofErr w:type="spellStart"/>
        <w:r>
          <w:rPr>
            <w:rFonts w:ascii="Arial" w:hAnsi="Arial" w:cs="Arial"/>
            <w:sz w:val="22"/>
          </w:rPr>
          <w:t>ul</w:t>
        </w:r>
        <w:proofErr w:type="spellEnd"/>
        <w:r>
          <w:rPr>
            <w:rFonts w:ascii="Arial" w:hAnsi="Arial" w:cs="Arial"/>
            <w:sz w:val="22"/>
          </w:rPr>
          <w:t xml:space="preserve">) and 1.5 mL of binding buffer were added.10ul </w:t>
        </w:r>
        <w:proofErr w:type="spellStart"/>
        <w:r>
          <w:rPr>
            <w:rFonts w:ascii="Arial" w:hAnsi="Arial" w:cs="Arial"/>
            <w:sz w:val="22"/>
          </w:rPr>
          <w:t>chemagen</w:t>
        </w:r>
        <w:proofErr w:type="spellEnd"/>
        <w:r>
          <w:rPr>
            <w:rFonts w:ascii="Arial" w:hAnsi="Arial" w:cs="Arial"/>
            <w:sz w:val="22"/>
          </w:rPr>
          <w:t xml:space="preserve"> magnetic particles were added and the sample was mixed by </w:t>
        </w:r>
        <w:proofErr w:type="spellStart"/>
        <w:r>
          <w:rPr>
            <w:rFonts w:ascii="Arial" w:hAnsi="Arial" w:cs="Arial"/>
            <w:sz w:val="22"/>
          </w:rPr>
          <w:t>vortexing</w:t>
        </w:r>
        <w:proofErr w:type="spellEnd"/>
        <w:r>
          <w:rPr>
            <w:rFonts w:ascii="Arial" w:hAnsi="Arial" w:cs="Arial"/>
            <w:sz w:val="22"/>
          </w:rPr>
          <w:t>. The samples were incubated at room temperature on a thermal mixer at a rotation of 1000 rpm for 60 min.  Magnetic particles were separated on a magnetic stand, the liquid discarded, the tubes briefly centrifuged and the residual liquid removed following magnetic separation.  The particles were washed twice with wash buffer II from the kit, and once with 70% ethanol.  Following the ethanol wash, the tubes were centrifuged again, and the residual liquid removed following magnetic separation.  The particles were dried by placing open tubes in a 55</w:t>
        </w:r>
        <w:r>
          <w:rPr>
            <w:rFonts w:ascii="Arial" w:hAnsi="Arial" w:cs="Arial"/>
            <w:sz w:val="22"/>
          </w:rPr>
          <w:sym w:font="Symbol" w:char="F0B0"/>
        </w:r>
        <w:r>
          <w:rPr>
            <w:rFonts w:ascii="Arial" w:hAnsi="Arial" w:cs="Arial"/>
            <w:sz w:val="22"/>
          </w:rPr>
          <w:t xml:space="preserve">C heat block, and 55 </w:t>
        </w:r>
        <w:r>
          <w:rPr>
            <w:rFonts w:ascii="Arial" w:hAnsi="Arial" w:cs="Arial"/>
            <w:sz w:val="22"/>
          </w:rPr>
          <w:sym w:font="Symbol" w:char="F06D"/>
        </w:r>
        <w:r>
          <w:rPr>
            <w:rFonts w:ascii="Arial" w:hAnsi="Arial" w:cs="Arial"/>
            <w:sz w:val="22"/>
          </w:rPr>
          <w:t xml:space="preserve">L elution buffer (10 </w:t>
        </w:r>
        <w:proofErr w:type="spellStart"/>
        <w:r>
          <w:rPr>
            <w:rFonts w:ascii="Arial" w:hAnsi="Arial" w:cs="Arial"/>
            <w:sz w:val="22"/>
          </w:rPr>
          <w:t>mM</w:t>
        </w:r>
        <w:proofErr w:type="spellEnd"/>
        <w:r>
          <w:rPr>
            <w:rFonts w:ascii="Arial" w:hAnsi="Arial" w:cs="Arial"/>
            <w:sz w:val="22"/>
          </w:rPr>
          <w:t xml:space="preserve"> </w:t>
        </w:r>
        <w:proofErr w:type="spellStart"/>
        <w:r>
          <w:rPr>
            <w:rFonts w:ascii="Arial" w:hAnsi="Arial" w:cs="Arial"/>
            <w:sz w:val="22"/>
          </w:rPr>
          <w:t>Tris</w:t>
        </w:r>
        <w:proofErr w:type="spellEnd"/>
        <w:r>
          <w:rPr>
            <w:rFonts w:ascii="Arial" w:hAnsi="Arial" w:cs="Arial"/>
            <w:sz w:val="22"/>
          </w:rPr>
          <w:t xml:space="preserve"> pH 7.2) added. Samples were incubated at 55</w:t>
        </w:r>
        <w:r>
          <w:rPr>
            <w:rFonts w:ascii="Arial" w:hAnsi="Arial" w:cs="Arial"/>
            <w:sz w:val="22"/>
          </w:rPr>
          <w:sym w:font="Symbol" w:char="F0B0"/>
        </w:r>
        <w:r>
          <w:rPr>
            <w:rFonts w:ascii="Arial" w:hAnsi="Arial" w:cs="Arial"/>
            <w:sz w:val="22"/>
          </w:rPr>
          <w:t xml:space="preserve">C for 15 min on a thermal mixer with rotation set to 1000 rpm, placed on a magnetic separator and the eluate containing </w:t>
        </w:r>
        <w:r w:rsidR="00577D4A">
          <w:rPr>
            <w:rFonts w:ascii="Arial" w:hAnsi="Arial" w:cs="Arial"/>
            <w:sz w:val="22"/>
          </w:rPr>
          <w:t xml:space="preserve">DNA transferred to a new tube. </w:t>
        </w:r>
        <w:r>
          <w:rPr>
            <w:rFonts w:ascii="Arial" w:hAnsi="Arial" w:cs="Arial"/>
            <w:sz w:val="22"/>
          </w:rPr>
          <w:t xml:space="preserve">A 5 µL aliquot of </w:t>
        </w:r>
        <w:proofErr w:type="spellStart"/>
        <w:r>
          <w:rPr>
            <w:rFonts w:ascii="Arial" w:hAnsi="Arial" w:cs="Arial"/>
            <w:sz w:val="22"/>
          </w:rPr>
          <w:t>bis</w:t>
        </w:r>
        <w:proofErr w:type="spellEnd"/>
        <w:r>
          <w:rPr>
            <w:rFonts w:ascii="Arial" w:hAnsi="Arial" w:cs="Arial"/>
            <w:sz w:val="22"/>
          </w:rPr>
          <w:t>-DNA was added to 45 µL of elution buffer for the measuremen</w:t>
        </w:r>
        <w:r w:rsidR="00577D4A">
          <w:rPr>
            <w:rFonts w:ascii="Arial" w:hAnsi="Arial" w:cs="Arial"/>
            <w:sz w:val="22"/>
          </w:rPr>
          <w:t xml:space="preserve">t of a 10 fold diluted sample. </w:t>
        </w:r>
        <w:r>
          <w:rPr>
            <w:rFonts w:ascii="Arial" w:hAnsi="Arial" w:cs="Arial"/>
            <w:sz w:val="22"/>
          </w:rPr>
          <w:t xml:space="preserve">This purification method leaves out the </w:t>
        </w:r>
        <w:proofErr w:type="spellStart"/>
        <w:r>
          <w:rPr>
            <w:rFonts w:ascii="Arial" w:hAnsi="Arial" w:cs="Arial"/>
            <w:sz w:val="22"/>
          </w:rPr>
          <w:t>desulfonation</w:t>
        </w:r>
        <w:proofErr w:type="spellEnd"/>
        <w:r>
          <w:rPr>
            <w:rFonts w:ascii="Arial" w:hAnsi="Arial" w:cs="Arial"/>
            <w:sz w:val="22"/>
          </w:rPr>
          <w:t xml:space="preserve"> step following bisulfite conversion, to make the DNA amenable to carry over prevention by </w:t>
        </w:r>
        <w:proofErr w:type="spellStart"/>
        <w:r>
          <w:rPr>
            <w:rFonts w:ascii="Arial" w:hAnsi="Arial" w:cs="Arial"/>
            <w:sz w:val="22"/>
          </w:rPr>
          <w:t>UNGase</w:t>
        </w:r>
        <w:proofErr w:type="spellEnd"/>
        <w:r>
          <w:rPr>
            <w:rFonts w:ascii="Arial" w:hAnsi="Arial" w:cs="Arial"/>
            <w:sz w:val="22"/>
          </w:rPr>
          <w:t xml:space="preserve"> treatment</w:t>
        </w:r>
        <w:r w:rsidR="00577D4A">
          <w:rPr>
            <w:rFonts w:ascii="Arial" w:hAnsi="Arial" w:cs="Arial"/>
            <w:sz w:val="22"/>
          </w:rPr>
          <w:t xml:space="preserve">. </w:t>
        </w:r>
        <w:r>
          <w:rPr>
            <w:rFonts w:ascii="Arial" w:hAnsi="Arial" w:cs="Arial"/>
            <w:sz w:val="22"/>
          </w:rPr>
          <w:t xml:space="preserve">PCR amplification of sulfonated DNA requires an extended activation time to allow </w:t>
        </w:r>
        <w:proofErr w:type="spellStart"/>
        <w:r>
          <w:rPr>
            <w:rFonts w:ascii="Arial" w:hAnsi="Arial" w:cs="Arial"/>
            <w:sz w:val="22"/>
          </w:rPr>
          <w:t>desulfonation</w:t>
        </w:r>
        <w:proofErr w:type="spellEnd"/>
        <w:r>
          <w:rPr>
            <w:rFonts w:ascii="Arial" w:hAnsi="Arial" w:cs="Arial"/>
            <w:sz w:val="22"/>
          </w:rPr>
          <w:t xml:space="preserve"> to occur prior to amplification. </w:t>
        </w:r>
      </w:ins>
    </w:p>
    <w:p w14:paraId="21836708" w14:textId="4914507C" w:rsidR="001C54AD" w:rsidRDefault="001C54AD" w:rsidP="00993CA8">
      <w:pPr>
        <w:autoSpaceDE w:val="0"/>
        <w:rPr>
          <w:ins w:id="748" w:author="Guo, Shicheng" w:date="2019-05-06T17:34:00Z"/>
          <w:rFonts w:ascii="Arial" w:hAnsi="Arial" w:cs="Arial"/>
          <w:sz w:val="22"/>
        </w:rPr>
      </w:pPr>
    </w:p>
    <w:p w14:paraId="2B607B54" w14:textId="3942D2C5" w:rsidR="001C54AD" w:rsidRDefault="001C54AD" w:rsidP="00C71C0A">
      <w:pPr>
        <w:rPr>
          <w:ins w:id="749" w:author="Guo, Shicheng" w:date="2019-05-06T16:54:00Z"/>
          <w:rFonts w:ascii="Arial" w:hAnsi="Arial" w:cs="Arial"/>
          <w:sz w:val="22"/>
        </w:rPr>
        <w:pPrChange w:id="750" w:author="Guo, Shicheng" w:date="2019-05-06T17:34:00Z">
          <w:pPr>
            <w:autoSpaceDE w:val="0"/>
          </w:pPr>
        </w:pPrChange>
      </w:pPr>
      <w:ins w:id="751" w:author="Guo, Shicheng" w:date="2019-05-06T17:34:00Z">
        <w:r>
          <w:rPr>
            <w:rFonts w:ascii="Arial" w:hAnsi="Arial" w:cs="Arial"/>
            <w:sz w:val="22"/>
          </w:rPr>
          <w:t xml:space="preserve">Positive controls for DNA extraction were 25ng/mL methylated DNA diluted in 5mg/mL bovine serum albumin (BSA), while negative extraction controls were BSA without spiked DNA.  Positive controls for bisulfite </w:t>
        </w:r>
      </w:ins>
      <w:ins w:id="752" w:author="Guo, Shicheng" w:date="2019-05-06T17:36:00Z">
        <w:r w:rsidR="005A5EC3">
          <w:rPr>
            <w:rFonts w:ascii="Arial" w:hAnsi="Arial" w:cs="Arial"/>
            <w:sz w:val="22"/>
          </w:rPr>
          <w:t>conversion</w:t>
        </w:r>
      </w:ins>
      <w:ins w:id="753" w:author="Guo, Shicheng" w:date="2019-05-06T17:34:00Z">
        <w:r>
          <w:rPr>
            <w:rFonts w:ascii="Arial" w:hAnsi="Arial" w:cs="Arial"/>
            <w:sz w:val="22"/>
          </w:rPr>
          <w:t xml:space="preserve"> were composed of 10ng fully methylated DNA spiked into 90 ng of human genomic DNA prepared from buffy coat cells (Roche Applied Sciences) in a 100 µL elution buffer. Negative bisulfite conversion controls were composed of elution buffer alone</w:t>
        </w:r>
      </w:ins>
    </w:p>
    <w:p w14:paraId="594741CE" w14:textId="3094FA2C" w:rsidR="00760926" w:rsidRDefault="00760926">
      <w:pPr>
        <w:pStyle w:val="NormalWeb"/>
        <w:shd w:val="clear" w:color="auto" w:fill="FFFFFF"/>
        <w:spacing w:before="0" w:beforeAutospacing="0" w:after="0" w:afterAutospacing="0"/>
        <w:jc w:val="both"/>
        <w:rPr>
          <w:ins w:id="754" w:author="Guo, Shicheng" w:date="2019-05-06T16:50:00Z"/>
          <w:rFonts w:ascii="Arial" w:hAnsi="Arial" w:cs="Arial"/>
          <w:color w:val="000000"/>
          <w:sz w:val="22"/>
          <w:szCs w:val="22"/>
        </w:rPr>
        <w:pPrChange w:id="755" w:author="Guo, Shicheng" w:date="2019-05-06T16:53:00Z">
          <w:pPr>
            <w:autoSpaceDE w:val="0"/>
            <w:autoSpaceDN w:val="0"/>
            <w:adjustRightInd w:val="0"/>
          </w:pPr>
        </w:pPrChange>
      </w:pPr>
    </w:p>
    <w:p w14:paraId="0A5AA613" w14:textId="1173A206" w:rsidR="00BD2BB7" w:rsidDel="00760926" w:rsidRDefault="00167F13">
      <w:pPr>
        <w:jc w:val="both"/>
        <w:rPr>
          <w:del w:id="756" w:author="Guo, Shicheng" w:date="2019-05-06T15:22:00Z"/>
          <w:rFonts w:ascii="Arial" w:hAnsi="Arial" w:cs="Arial"/>
          <w:b/>
          <w:sz w:val="22"/>
          <w:szCs w:val="22"/>
        </w:rPr>
      </w:pPr>
      <w:del w:id="757" w:author="Guo, Shicheng" w:date="2019-05-06T16:53:00Z">
        <w:r w:rsidDel="00ED787F">
          <w:rPr>
            <w:rFonts w:ascii="Arial" w:hAnsi="Arial" w:cs="Arial"/>
            <w:color w:val="000000"/>
            <w:sz w:val="22"/>
            <w:szCs w:val="22"/>
          </w:rPr>
          <w:delText xml:space="preserve">1 </w:delText>
        </w:r>
        <w:r w:rsidR="004A3574" w:rsidDel="00ED787F">
          <w:rPr>
            <w:rFonts w:ascii="Arial" w:hAnsi="Arial" w:cs="Arial"/>
            <w:color w:val="000000"/>
            <w:sz w:val="22"/>
            <w:szCs w:val="22"/>
          </w:rPr>
          <w:delText xml:space="preserve">ml </w:delText>
        </w:r>
        <w:r w:rsidDel="00ED787F">
          <w:rPr>
            <w:rFonts w:ascii="Arial" w:hAnsi="Arial" w:cs="Arial"/>
            <w:color w:val="000000"/>
            <w:sz w:val="22"/>
            <w:szCs w:val="22"/>
          </w:rPr>
          <w:delText xml:space="preserve">plasma </w:delText>
        </w:r>
        <w:r w:rsidR="004A3574" w:rsidDel="00ED787F">
          <w:rPr>
            <w:rFonts w:ascii="Arial" w:hAnsi="Arial" w:cs="Arial"/>
            <w:color w:val="000000"/>
            <w:sz w:val="22"/>
            <w:szCs w:val="22"/>
          </w:rPr>
          <w:delText xml:space="preserve">will be collected </w:delText>
        </w:r>
        <w:r w:rsidDel="00ED787F">
          <w:rPr>
            <w:rFonts w:ascii="Arial" w:hAnsi="Arial" w:cs="Arial"/>
            <w:color w:val="000000"/>
            <w:sz w:val="22"/>
            <w:szCs w:val="22"/>
          </w:rPr>
          <w:delText xml:space="preserve">immediately after the blood and saved in -80 for later usage. </w:delText>
        </w:r>
      </w:del>
    </w:p>
    <w:p w14:paraId="37C29DC3" w14:textId="1AE871C7" w:rsidR="004A3574" w:rsidRPr="00C239EF" w:rsidDel="00ED787F" w:rsidRDefault="004A3574">
      <w:pPr>
        <w:jc w:val="both"/>
        <w:rPr>
          <w:del w:id="758" w:author="Guo, Shicheng" w:date="2019-05-06T16:53:00Z"/>
          <w:rFonts w:ascii="Arial" w:hAnsi="Arial" w:cs="Arial"/>
          <w:b/>
          <w:sz w:val="22"/>
          <w:szCs w:val="22"/>
        </w:rPr>
      </w:pPr>
    </w:p>
    <w:p w14:paraId="402B17C8" w14:textId="2096F4D4" w:rsidR="00B34CF1" w:rsidRPr="00C239EF" w:rsidRDefault="001A666F">
      <w:pPr>
        <w:pStyle w:val="NormalWeb"/>
        <w:shd w:val="clear" w:color="auto" w:fill="FFFFFF"/>
        <w:spacing w:before="0" w:beforeAutospacing="0" w:after="0" w:afterAutospacing="0"/>
        <w:jc w:val="both"/>
        <w:rPr>
          <w:rFonts w:ascii="Arial" w:hAnsi="Arial" w:cs="Arial"/>
          <w:b/>
          <w:color w:val="000000"/>
          <w:sz w:val="22"/>
          <w:szCs w:val="22"/>
        </w:rPr>
        <w:pPrChange w:id="759" w:author="Guo, Shicheng" w:date="2019-05-06T16:53:00Z">
          <w:pPr>
            <w:pStyle w:val="NormalWeb"/>
            <w:shd w:val="clear" w:color="auto" w:fill="FFFFFF"/>
            <w:spacing w:before="0" w:beforeAutospacing="0" w:after="0" w:afterAutospacing="0"/>
          </w:pPr>
        </w:pPrChange>
      </w:pPr>
      <w:ins w:id="760" w:author="Guo, Shicheng" w:date="2019-05-06T16:37:00Z">
        <w:r w:rsidRPr="006D6F5B">
          <w:rPr>
            <w:rFonts w:ascii="Arial" w:hAnsi="Arial" w:cs="Arial"/>
            <w:b/>
            <w:color w:val="000000"/>
            <w:sz w:val="22"/>
            <w:szCs w:val="22"/>
          </w:rPr>
          <w:t xml:space="preserve">Liquid biopsy tests </w:t>
        </w:r>
        <w:r>
          <w:rPr>
            <w:rFonts w:ascii="Arial" w:hAnsi="Arial" w:cs="Arial"/>
            <w:b/>
            <w:color w:val="000000"/>
            <w:sz w:val="22"/>
            <w:szCs w:val="22"/>
          </w:rPr>
          <w:t xml:space="preserve">and </w:t>
        </w:r>
      </w:ins>
      <w:r w:rsidR="00B34CF1" w:rsidRPr="00C239EF">
        <w:rPr>
          <w:rFonts w:ascii="Arial" w:hAnsi="Arial" w:cs="Arial"/>
          <w:b/>
          <w:color w:val="000000"/>
          <w:sz w:val="22"/>
          <w:szCs w:val="22"/>
        </w:rPr>
        <w:t>DNA methylation measurement to solid tissue</w:t>
      </w:r>
      <w:ins w:id="761" w:author="Guo, Shicheng" w:date="2019-05-06T16:37:00Z">
        <w:r w:rsidR="008D100B">
          <w:rPr>
            <w:rFonts w:ascii="Arial" w:hAnsi="Arial" w:cs="Arial"/>
            <w:b/>
            <w:color w:val="000000"/>
            <w:sz w:val="22"/>
            <w:szCs w:val="22"/>
          </w:rPr>
          <w:t xml:space="preserve"> and </w:t>
        </w:r>
        <w:r>
          <w:rPr>
            <w:rFonts w:ascii="Arial" w:hAnsi="Arial" w:cs="Arial"/>
            <w:b/>
            <w:color w:val="000000"/>
            <w:sz w:val="22"/>
            <w:szCs w:val="22"/>
          </w:rPr>
          <w:t>cell-free DNA</w:t>
        </w:r>
      </w:ins>
      <w:del w:id="762" w:author="Guo, Shicheng" w:date="2019-05-06T16:33:00Z">
        <w:r w:rsidR="00B34CF1" w:rsidRPr="00C239EF" w:rsidDel="00B250CB">
          <w:rPr>
            <w:rFonts w:ascii="Arial" w:hAnsi="Arial" w:cs="Arial"/>
            <w:b/>
            <w:color w:val="000000"/>
            <w:sz w:val="22"/>
            <w:szCs w:val="22"/>
          </w:rPr>
          <w:delText>, cell-free DNA from cancer</w:delText>
        </w:r>
      </w:del>
      <w:del w:id="763" w:author="Guo, Shicheng" w:date="2019-05-06T16:09:00Z">
        <w:r w:rsidR="00B34CF1" w:rsidRPr="00C239EF" w:rsidDel="008B06A7">
          <w:rPr>
            <w:rFonts w:ascii="Arial" w:hAnsi="Arial" w:cs="Arial"/>
            <w:b/>
            <w:color w:val="000000"/>
            <w:sz w:val="22"/>
            <w:szCs w:val="22"/>
          </w:rPr>
          <w:delText xml:space="preserve"> and high-risk carriers</w:delText>
        </w:r>
      </w:del>
    </w:p>
    <w:p w14:paraId="503C3A9B" w14:textId="77777777" w:rsidR="00B34CF1" w:rsidRPr="00C239EF" w:rsidRDefault="00B34CF1">
      <w:pPr>
        <w:pStyle w:val="NormalWeb"/>
        <w:shd w:val="clear" w:color="auto" w:fill="FFFFFF"/>
        <w:spacing w:before="0" w:beforeAutospacing="0" w:after="0" w:afterAutospacing="0"/>
        <w:jc w:val="both"/>
        <w:rPr>
          <w:rFonts w:ascii="Arial" w:hAnsi="Arial" w:cs="Arial"/>
          <w:color w:val="000000"/>
          <w:sz w:val="22"/>
          <w:szCs w:val="22"/>
        </w:rPr>
        <w:pPrChange w:id="764" w:author="Guo, Shicheng" w:date="2019-05-06T16:53:00Z">
          <w:pPr>
            <w:pStyle w:val="NormalWeb"/>
            <w:shd w:val="clear" w:color="auto" w:fill="FFFFFF"/>
            <w:spacing w:before="0" w:beforeAutospacing="0" w:after="0" w:afterAutospacing="0"/>
          </w:pPr>
        </w:pPrChange>
      </w:pPr>
    </w:p>
    <w:p w14:paraId="317FF997" w14:textId="17E2936C" w:rsidR="00B250CB" w:rsidRDefault="00B34CF1">
      <w:pPr>
        <w:pStyle w:val="NormalWeb"/>
        <w:shd w:val="clear" w:color="auto" w:fill="FFFFFF"/>
        <w:spacing w:before="0" w:beforeAutospacing="0" w:after="0" w:afterAutospacing="0"/>
        <w:jc w:val="both"/>
        <w:rPr>
          <w:ins w:id="765" w:author="Guo, Shicheng" w:date="2019-05-06T17:33:00Z"/>
          <w:rFonts w:ascii="Arial" w:hAnsi="Arial" w:cs="Arial"/>
          <w:color w:val="000000"/>
          <w:sz w:val="22"/>
          <w:szCs w:val="22"/>
        </w:rPr>
        <w:pPrChange w:id="766" w:author="Guo, Shicheng" w:date="2019-05-06T17:05:00Z">
          <w:pPr/>
        </w:pPrChange>
      </w:pPr>
      <w:r w:rsidRPr="00C239EF">
        <w:rPr>
          <w:rFonts w:ascii="Arial" w:hAnsi="Arial" w:cs="Arial"/>
          <w:color w:val="000000"/>
          <w:sz w:val="22"/>
          <w:szCs w:val="22"/>
        </w:rPr>
        <w:t>DNA methylation measurement have several different steps including DNA extraction</w:t>
      </w:r>
      <w:ins w:id="767" w:author="Guo, Shicheng" w:date="2019-05-06T17:05:00Z">
        <w:r w:rsidR="00577D4A">
          <w:rPr>
            <w:rFonts w:ascii="Arial" w:hAnsi="Arial" w:cs="Arial"/>
            <w:color w:val="000000"/>
            <w:sz w:val="22"/>
            <w:szCs w:val="22"/>
          </w:rPr>
          <w:t xml:space="preserve"> (see above)</w:t>
        </w:r>
      </w:ins>
      <w:r w:rsidRPr="00C239EF">
        <w:rPr>
          <w:rFonts w:ascii="Arial" w:hAnsi="Arial" w:cs="Arial"/>
          <w:color w:val="000000"/>
          <w:sz w:val="22"/>
          <w:szCs w:val="22"/>
        </w:rPr>
        <w:t xml:space="preserve">, DNA bisulfite conversion </w:t>
      </w:r>
      <w:ins w:id="768" w:author="Guo, Shicheng" w:date="2019-05-06T17:06:00Z">
        <w:r w:rsidR="00577D4A">
          <w:rPr>
            <w:rFonts w:ascii="Arial" w:hAnsi="Arial" w:cs="Arial"/>
            <w:color w:val="000000"/>
            <w:sz w:val="22"/>
            <w:szCs w:val="22"/>
          </w:rPr>
          <w:t xml:space="preserve">(see above) </w:t>
        </w:r>
      </w:ins>
      <w:r w:rsidRPr="00C239EF">
        <w:rPr>
          <w:rFonts w:ascii="Arial" w:hAnsi="Arial" w:cs="Arial"/>
          <w:color w:val="000000"/>
          <w:sz w:val="22"/>
          <w:szCs w:val="22"/>
        </w:rPr>
        <w:t xml:space="preserve">and targeted-PCR based methylation sequencing (NGS). We already have parts of GBM/LGG solid tissues and cell-free DNA from tumor patients can be enrolled with different disease stages. </w:t>
      </w:r>
      <w:ins w:id="769" w:author="Guo, Shicheng" w:date="2019-05-06T17:07:00Z">
        <w:r w:rsidR="00577D4A">
          <w:rPr>
            <w:rFonts w:ascii="Arial" w:hAnsi="Arial" w:cs="Arial"/>
            <w:color w:val="000000"/>
            <w:sz w:val="22"/>
            <w:szCs w:val="22"/>
          </w:rPr>
          <w:t>Parts of c</w:t>
        </w:r>
      </w:ins>
      <w:del w:id="770" w:author="Guo, Shicheng" w:date="2019-05-06T17:07:00Z">
        <w:r w:rsidRPr="00C239EF" w:rsidDel="00577D4A">
          <w:rPr>
            <w:rFonts w:ascii="Arial" w:hAnsi="Arial" w:cs="Arial"/>
            <w:color w:val="000000"/>
            <w:sz w:val="22"/>
            <w:szCs w:val="22"/>
          </w:rPr>
          <w:delText>C</w:delText>
        </w:r>
      </w:del>
      <w:r w:rsidRPr="00C239EF">
        <w:rPr>
          <w:rFonts w:ascii="Arial" w:hAnsi="Arial" w:cs="Arial"/>
          <w:color w:val="000000"/>
          <w:sz w:val="22"/>
          <w:szCs w:val="22"/>
        </w:rPr>
        <w:t xml:space="preserve">ell-free DNA </w:t>
      </w:r>
      <w:del w:id="771" w:author="Guo, Shicheng" w:date="2019-05-06T17:06:00Z">
        <w:r w:rsidRPr="00C239EF" w:rsidDel="00577D4A">
          <w:rPr>
            <w:rFonts w:ascii="Arial" w:hAnsi="Arial" w:cs="Arial"/>
            <w:color w:val="000000"/>
            <w:sz w:val="22"/>
            <w:szCs w:val="22"/>
          </w:rPr>
          <w:delText xml:space="preserve">from high-risk allele carrier </w:delText>
        </w:r>
      </w:del>
      <w:r w:rsidRPr="00C239EF">
        <w:rPr>
          <w:rFonts w:ascii="Arial" w:hAnsi="Arial" w:cs="Arial"/>
          <w:color w:val="000000"/>
          <w:sz w:val="22"/>
          <w:szCs w:val="22"/>
        </w:rPr>
        <w:t>can be extracted from MCRI personalized medicine research project (PMRP). DNA extraction 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proofErr w:type="spellStart"/>
      <w:ins w:id="772" w:author="Guo, Shicheng" w:date="2019-05-06T16:09:00Z">
        <w:r w:rsidR="008B06A7" w:rsidRPr="008B06A7">
          <w:rPr>
            <w:rFonts w:ascii="Arial" w:hAnsi="Arial" w:cs="Arial"/>
            <w:color w:val="000000"/>
            <w:sz w:val="22"/>
            <w:szCs w:val="22"/>
            <w:rPrChange w:id="773" w:author="Guo, Shicheng" w:date="2019-05-06T16:09:00Z">
              <w:rPr>
                <w:rFonts w:ascii="Arial" w:hAnsi="Arial" w:cs="Arial"/>
                <w:color w:val="404040"/>
                <w:sz w:val="21"/>
                <w:szCs w:val="21"/>
                <w:shd w:val="clear" w:color="auto" w:fill="FFFFFF"/>
              </w:rPr>
            </w:rPrChange>
          </w:rPr>
          <w:t>EpiTect</w:t>
        </w:r>
        <w:proofErr w:type="spellEnd"/>
        <w:r w:rsidR="008B06A7" w:rsidRPr="008B06A7">
          <w:rPr>
            <w:rFonts w:ascii="Arial" w:hAnsi="Arial" w:cs="Arial"/>
            <w:color w:val="000000"/>
            <w:sz w:val="22"/>
            <w:szCs w:val="22"/>
            <w:rPrChange w:id="774" w:author="Guo, Shicheng" w:date="2019-05-06T16:09:00Z">
              <w:rPr>
                <w:rFonts w:ascii="Arial" w:hAnsi="Arial" w:cs="Arial"/>
                <w:color w:val="404040"/>
                <w:sz w:val="21"/>
                <w:szCs w:val="21"/>
                <w:shd w:val="clear" w:color="auto" w:fill="FFFFFF"/>
              </w:rPr>
            </w:rPrChange>
          </w:rPr>
          <w:t xml:space="preserve"> Bisulfite Kit (QIAGEN)</w:t>
        </w:r>
        <w:r w:rsidR="008B06A7">
          <w:rPr>
            <w:rFonts w:ascii="Arial" w:hAnsi="Arial" w:cs="Arial"/>
            <w:color w:val="000000"/>
            <w:sz w:val="22"/>
            <w:szCs w:val="22"/>
          </w:rPr>
          <w:t>.</w:t>
        </w:r>
      </w:ins>
      <w:ins w:id="775" w:author="Guo, Shicheng" w:date="2019-05-06T16:27:00Z">
        <w:r w:rsidR="00B250CB">
          <w:rPr>
            <w:rFonts w:ascii="Arial" w:hAnsi="Arial" w:cs="Arial"/>
            <w:color w:val="000000"/>
            <w:sz w:val="22"/>
            <w:szCs w:val="22"/>
          </w:rPr>
          <w:t xml:space="preserve"> </w:t>
        </w:r>
      </w:ins>
      <w:ins w:id="776" w:author="Guo, Shicheng" w:date="2019-05-06T16:36:00Z">
        <w:r w:rsidR="00F405E4">
          <w:rPr>
            <w:rFonts w:ascii="Arial" w:hAnsi="Arial" w:cs="Arial"/>
            <w:color w:val="000000"/>
            <w:sz w:val="22"/>
            <w:szCs w:val="22"/>
          </w:rPr>
          <w:t>We</w:t>
        </w:r>
      </w:ins>
      <w:ins w:id="777" w:author="Guo, Shicheng" w:date="2019-05-06T16:27:00Z">
        <w:r w:rsidR="00B250CB">
          <w:rPr>
            <w:rFonts w:ascii="Arial" w:hAnsi="Arial" w:cs="Arial"/>
            <w:color w:val="000000"/>
            <w:sz w:val="22"/>
            <w:szCs w:val="22"/>
          </w:rPr>
          <w:t xml:space="preserve"> will apply </w:t>
        </w:r>
      </w:ins>
      <w:ins w:id="778" w:author="Guo, Shicheng" w:date="2019-05-06T17:05:00Z">
        <w:r w:rsidR="00577D4A">
          <w:rPr>
            <w:rFonts w:ascii="Arial" w:hAnsi="Arial" w:cs="Arial"/>
            <w:color w:val="000000"/>
            <w:sz w:val="22"/>
            <w:szCs w:val="22"/>
          </w:rPr>
          <w:t xml:space="preserve">target bisulfite sequencing (TBS) to </w:t>
        </w:r>
      </w:ins>
      <w:ins w:id="779" w:author="Guo, Shicheng" w:date="2019-05-06T17:07:00Z">
        <w:r w:rsidR="00577D4A">
          <w:rPr>
            <w:rFonts w:ascii="Arial" w:hAnsi="Arial" w:cs="Arial"/>
            <w:color w:val="000000"/>
            <w:sz w:val="22"/>
            <w:szCs w:val="22"/>
          </w:rPr>
          <w:t xml:space="preserve">targeted sequencing the biomarker regions identified in our Aim 1. We have applied target </w:t>
        </w:r>
      </w:ins>
      <w:ins w:id="780" w:author="Guo, Shicheng" w:date="2019-05-06T17:08:00Z">
        <w:r w:rsidR="00577D4A">
          <w:rPr>
            <w:rFonts w:ascii="Arial" w:hAnsi="Arial" w:cs="Arial"/>
            <w:color w:val="000000"/>
            <w:sz w:val="22"/>
            <w:szCs w:val="22"/>
          </w:rPr>
          <w:t>bisulfite</w:t>
        </w:r>
      </w:ins>
      <w:ins w:id="781" w:author="Guo, Shicheng" w:date="2019-05-06T17:07:00Z">
        <w:r w:rsidR="00577D4A">
          <w:rPr>
            <w:rFonts w:ascii="Arial" w:hAnsi="Arial" w:cs="Arial"/>
            <w:color w:val="000000"/>
            <w:sz w:val="22"/>
            <w:szCs w:val="22"/>
          </w:rPr>
          <w:t xml:space="preserve"> </w:t>
        </w:r>
      </w:ins>
      <w:ins w:id="782" w:author="Guo, Shicheng" w:date="2019-05-06T17:08:00Z">
        <w:r w:rsidR="00577D4A">
          <w:rPr>
            <w:rFonts w:ascii="Arial" w:hAnsi="Arial" w:cs="Arial"/>
            <w:color w:val="000000"/>
            <w:sz w:val="22"/>
            <w:szCs w:val="22"/>
          </w:rPr>
          <w:t>sequencing in our previous research for multiple times</w:t>
        </w:r>
        <w:r w:rsidR="00A12548">
          <w:rPr>
            <w:rFonts w:ascii="Arial" w:hAnsi="Arial" w:cs="Arial"/>
            <w:color w:val="000000"/>
            <w:sz w:val="22"/>
            <w:szCs w:val="22"/>
          </w:rPr>
          <w:t xml:space="preserve"> in </w:t>
        </w:r>
        <w:r w:rsidR="00A12548" w:rsidRPr="00A12548">
          <w:rPr>
            <w:rFonts w:ascii="Arial" w:hAnsi="Arial" w:cs="Arial"/>
            <w:color w:val="000000"/>
            <w:sz w:val="22"/>
            <w:szCs w:val="22"/>
          </w:rPr>
          <w:t xml:space="preserve">esophageal </w:t>
        </w:r>
      </w:ins>
      <w:ins w:id="783" w:author="Guo, Shicheng" w:date="2019-05-06T17:12:00Z">
        <w:r w:rsidR="00B160C3" w:rsidRPr="00A12548">
          <w:rPr>
            <w:rFonts w:ascii="Arial" w:hAnsi="Arial" w:cs="Arial"/>
            <w:color w:val="000000"/>
            <w:sz w:val="22"/>
            <w:szCs w:val="22"/>
          </w:rPr>
          <w:t xml:space="preserve">cancers </w:t>
        </w:r>
      </w:ins>
      <w:r w:rsidR="00A12548">
        <w:rPr>
          <w:rFonts w:ascii="Arial" w:hAnsi="Arial" w:cs="Arial"/>
          <w:color w:val="000000"/>
          <w:sz w:val="22"/>
          <w:szCs w:val="22"/>
        </w:rPr>
        <w:fldChar w:fldCharType="begin">
          <w:fldData xml:space="preserve">PEVuZE5vdGU+PENpdGU+PEF1dGhvcj5KaWFuZzwvQXV0aG9yPjxZZWFyPjIwMTg8L1llYXI+PFJl
Y051bT4zMTY5PC9SZWNOdW0+PERpc3BsYXlUZXh0PigxNiwgNTQpPC9EaXNwbGF5VGV4dD48cmVj
b3JkPjxyZWMtbnVtYmVyPjMxNjk8L3JlYy1udW1iZXI+PGZvcmVpZ24ta2V5cz48a2V5IGFwcD0i
RU4iIGRiLWlkPSJ0cnBlOXhwOWE1dHJ0bmV6MHgycHZlZTkyZTk5ZHcwd3B2NWQiIHRpbWVzdGFt
cD0iMTU1NzE4MDU0NSI+MzE2OTwva2V5PjwvZm9yZWlnbi1rZXlzPjxyZWYtdHlwZSBuYW1lPSJK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L3JlY29yZD48L0NpdGU+PENpdGU+PEF1dGhvcj5QdTwvQXV0aG9yPjxZZWFyPjIwMTc8L1llYXI+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</w:fldData>
        </w:fldChar>
      </w:r>
      <w:r w:rsidR="00A12548">
        <w:rPr>
          <w:rFonts w:ascii="Arial" w:hAnsi="Arial" w:cs="Arial"/>
          <w:color w:val="000000"/>
          <w:sz w:val="22"/>
          <w:szCs w:val="22"/>
        </w:rPr>
        <w:instrText xml:space="preserve"> ADDIN EN.CITE </w:instrText>
      </w:r>
      <w:r w:rsidR="00A12548">
        <w:rPr>
          <w:rFonts w:ascii="Arial" w:hAnsi="Arial" w:cs="Arial"/>
          <w:color w:val="000000"/>
          <w:sz w:val="22"/>
          <w:szCs w:val="22"/>
        </w:rPr>
        <w:fldChar w:fldCharType="begin">
          <w:fldData xml:space="preserve">PEVuZE5vdGU+PENpdGU+PEF1dGhvcj5KaWFuZzwvQXV0aG9yPjxZZWFyPjIwMTg8L1llYXI+PFJl
Y051bT4zMTY5PC9SZWNOdW0+PERpc3BsYXlUZXh0PigxNiwgNTQpPC9EaXNwbGF5VGV4dD48cmVj
b3JkPjxyZWMtbnVtYmVyPjMxNjk8L3JlYy1udW1iZXI+PGZvcmVpZ24ta2V5cz48a2V5IGFwcD0i
RU4iIGRiLWlkPSJ0cnBlOXhwOWE1dHJ0bmV6MHgycHZlZTkyZTk5ZHcwd3B2NWQiIHRpbWVzdGFt
cD0iMTU1NzE4MDU0NSI+MzE2OTwva2V5PjwvZm9yZWlnbi1rZXlzPjxyZWYtdHlwZSBuYW1lPSJK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L3JlY29yZD48L0NpdGU+PENpdGU+PEF1dGhvcj5QdTwvQXV0aG9yPjxZZWFyPjIwMTc8L1llYXI+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</w:fldData>
        </w:fldChar>
      </w:r>
      <w:r w:rsidR="00A12548">
        <w:rPr>
          <w:rFonts w:ascii="Arial" w:hAnsi="Arial" w:cs="Arial"/>
          <w:color w:val="000000"/>
          <w:sz w:val="22"/>
          <w:szCs w:val="22"/>
        </w:rPr>
        <w:instrText xml:space="preserve"> ADDIN EN.CITE.DATA </w:instrText>
      </w:r>
      <w:r w:rsidR="00A12548">
        <w:rPr>
          <w:rFonts w:ascii="Arial" w:hAnsi="Arial" w:cs="Arial"/>
          <w:color w:val="000000"/>
          <w:sz w:val="22"/>
          <w:szCs w:val="22"/>
        </w:rPr>
      </w:r>
      <w:r w:rsidR="00A12548">
        <w:rPr>
          <w:rFonts w:ascii="Arial" w:hAnsi="Arial" w:cs="Arial"/>
          <w:color w:val="000000"/>
          <w:sz w:val="22"/>
          <w:szCs w:val="22"/>
        </w:rPr>
        <w:fldChar w:fldCharType="end"/>
      </w:r>
      <w:r w:rsidR="00A12548">
        <w:rPr>
          <w:rFonts w:ascii="Arial" w:hAnsi="Arial" w:cs="Arial"/>
          <w:color w:val="000000"/>
          <w:sz w:val="22"/>
          <w:szCs w:val="22"/>
        </w:rPr>
      </w:r>
      <w:r w:rsidR="00A12548">
        <w:rPr>
          <w:rFonts w:ascii="Arial" w:hAnsi="Arial" w:cs="Arial"/>
          <w:color w:val="000000"/>
          <w:sz w:val="22"/>
          <w:szCs w:val="22"/>
        </w:rPr>
        <w:fldChar w:fldCharType="separate"/>
      </w:r>
      <w:r w:rsidR="00A12548">
        <w:rPr>
          <w:rFonts w:ascii="Arial" w:hAnsi="Arial" w:cs="Arial"/>
          <w:noProof/>
          <w:color w:val="000000"/>
          <w:sz w:val="22"/>
          <w:szCs w:val="22"/>
        </w:rPr>
        <w:t>(16, 54)</w:t>
      </w:r>
      <w:r w:rsidR="00A12548">
        <w:rPr>
          <w:rFonts w:ascii="Arial" w:hAnsi="Arial" w:cs="Arial"/>
          <w:color w:val="000000"/>
          <w:sz w:val="22"/>
          <w:szCs w:val="22"/>
        </w:rPr>
        <w:fldChar w:fldCharType="end"/>
      </w:r>
      <w:ins w:id="784" w:author="Guo, Shicheng" w:date="2019-05-06T17:08:00Z">
        <w:r w:rsidR="00A12548">
          <w:rPr>
            <w:rFonts w:ascii="Arial" w:hAnsi="Arial" w:cs="Arial"/>
            <w:color w:val="000000"/>
            <w:sz w:val="22"/>
            <w:szCs w:val="22"/>
          </w:rPr>
          <w:t xml:space="preserve">. </w:t>
        </w:r>
      </w:ins>
      <w:ins w:id="785" w:author="Guo, Shicheng" w:date="2019-05-06T17:10:00Z">
        <w:r w:rsidR="00B160C3">
          <w:rPr>
            <w:rFonts w:ascii="Arial" w:hAnsi="Arial" w:cs="Arial"/>
            <w:color w:val="000000"/>
            <w:sz w:val="22"/>
            <w:szCs w:val="22"/>
          </w:rPr>
          <w:t xml:space="preserve">First, we will design BSP primers for our biomarkers identified in the Aim 1 and then provided the barcode for each samples and then </w:t>
        </w:r>
      </w:ins>
      <w:ins w:id="786" w:author="Guo, Shicheng" w:date="2019-05-06T17:12:00Z">
        <w:r w:rsidR="00B160C3">
          <w:rPr>
            <w:rFonts w:ascii="Arial" w:hAnsi="Arial" w:cs="Arial"/>
            <w:color w:val="000000"/>
            <w:sz w:val="22"/>
            <w:szCs w:val="22"/>
          </w:rPr>
          <w:t>pooled</w:t>
        </w:r>
      </w:ins>
      <w:ins w:id="787" w:author="Guo, Shicheng" w:date="2019-05-06T17:11:00Z">
        <w:r w:rsidR="00B160C3">
          <w:rPr>
            <w:rFonts w:ascii="Arial" w:hAnsi="Arial" w:cs="Arial"/>
            <w:color w:val="000000"/>
            <w:sz w:val="22"/>
            <w:szCs w:val="22"/>
          </w:rPr>
          <w:t xml:space="preserve"> them into one single sequencing library. </w:t>
        </w:r>
      </w:ins>
      <w:ins w:id="788" w:author="Guo, Shicheng" w:date="2019-05-06T17:12:00Z">
        <w:r w:rsidR="00B160C3">
          <w:rPr>
            <w:rFonts w:ascii="Arial" w:hAnsi="Arial" w:cs="Arial"/>
            <w:color w:val="000000"/>
            <w:sz w:val="22"/>
            <w:szCs w:val="22"/>
          </w:rPr>
          <w:t>Theoretically</w:t>
        </w:r>
      </w:ins>
      <w:ins w:id="789" w:author="Guo, Shicheng" w:date="2019-05-06T17:11:00Z">
        <w:r w:rsidR="00B160C3">
          <w:rPr>
            <w:rFonts w:ascii="Arial" w:hAnsi="Arial" w:cs="Arial"/>
            <w:color w:val="000000"/>
            <w:sz w:val="22"/>
            <w:szCs w:val="22"/>
          </w:rPr>
          <w:t>,</w:t>
        </w:r>
      </w:ins>
      <w:ins w:id="790" w:author="Guo, Shicheng" w:date="2019-05-06T17:12:00Z">
        <w:r w:rsidR="00B160C3">
          <w:rPr>
            <w:rFonts w:ascii="Arial" w:hAnsi="Arial" w:cs="Arial"/>
            <w:color w:val="000000"/>
            <w:sz w:val="22"/>
            <w:szCs w:val="22"/>
          </w:rPr>
          <w:t xml:space="preserve"> one </w:t>
        </w:r>
        <w:proofErr w:type="spellStart"/>
        <w:r w:rsidR="00B160C3">
          <w:rPr>
            <w:rFonts w:ascii="Arial" w:hAnsi="Arial" w:cs="Arial"/>
            <w:color w:val="000000"/>
            <w:sz w:val="22"/>
            <w:szCs w:val="22"/>
          </w:rPr>
          <w:t>MiSeq</w:t>
        </w:r>
        <w:proofErr w:type="spellEnd"/>
        <w:r w:rsidR="00B160C3">
          <w:rPr>
            <w:rFonts w:ascii="Arial" w:hAnsi="Arial" w:cs="Arial"/>
            <w:color w:val="000000"/>
            <w:sz w:val="22"/>
            <w:szCs w:val="22"/>
          </w:rPr>
          <w:t xml:space="preserve"> lane could </w:t>
        </w:r>
      </w:ins>
      <w:ins w:id="791" w:author="Guo, Shicheng" w:date="2019-05-06T17:13:00Z">
        <w:r w:rsidR="00936736">
          <w:rPr>
            <w:rFonts w:ascii="Arial" w:hAnsi="Arial" w:cs="Arial"/>
            <w:color w:val="000000"/>
            <w:sz w:val="22"/>
            <w:szCs w:val="22"/>
          </w:rPr>
          <w:t xml:space="preserve">provide the target methylation sequencing for 15 biomarkers in </w:t>
        </w:r>
      </w:ins>
      <w:ins w:id="792" w:author="Guo, Shicheng" w:date="2019-05-06T17:14:00Z">
        <w:r w:rsidR="00936736">
          <w:rPr>
            <w:rFonts w:ascii="Arial" w:hAnsi="Arial" w:cs="Arial"/>
            <w:color w:val="000000"/>
            <w:sz w:val="22"/>
            <w:szCs w:val="22"/>
          </w:rPr>
          <w:t>384</w:t>
        </w:r>
      </w:ins>
      <w:ins w:id="793" w:author="Guo, Shicheng" w:date="2019-05-06T17:13:00Z">
        <w:r w:rsidR="00936736">
          <w:rPr>
            <w:rFonts w:ascii="Arial" w:hAnsi="Arial" w:cs="Arial"/>
            <w:color w:val="000000"/>
            <w:sz w:val="22"/>
            <w:szCs w:val="22"/>
          </w:rPr>
          <w:t xml:space="preserve"> samples</w:t>
        </w:r>
      </w:ins>
      <w:ins w:id="794" w:author="Guo, Shicheng" w:date="2019-05-06T17:15:00Z">
        <w:r w:rsidR="00936736">
          <w:rPr>
            <w:rFonts w:ascii="Arial" w:hAnsi="Arial" w:cs="Arial"/>
            <w:color w:val="000000"/>
            <w:sz w:val="22"/>
            <w:szCs w:val="22"/>
          </w:rPr>
          <w:t xml:space="preserve"> with 5</w:t>
        </w:r>
      </w:ins>
      <w:ins w:id="795" w:author="Guo, Shicheng" w:date="2019-05-06T17:17:00Z">
        <w:r w:rsidR="00936736">
          <w:rPr>
            <w:rFonts w:ascii="Arial" w:hAnsi="Arial" w:cs="Arial"/>
            <w:color w:val="000000"/>
            <w:sz w:val="22"/>
            <w:szCs w:val="22"/>
          </w:rPr>
          <w:t>,</w:t>
        </w:r>
      </w:ins>
      <w:ins w:id="796" w:author="Guo, Shicheng" w:date="2019-05-06T17:15:00Z">
        <w:r w:rsidR="00936736">
          <w:rPr>
            <w:rFonts w:ascii="Arial" w:hAnsi="Arial" w:cs="Arial"/>
            <w:color w:val="000000"/>
            <w:sz w:val="22"/>
            <w:szCs w:val="22"/>
          </w:rPr>
          <w:t xml:space="preserve">000x sequencing depth with 150bp reads. </w:t>
        </w:r>
      </w:ins>
    </w:p>
    <w:p w14:paraId="761C9491" w14:textId="5DB24B37" w:rsidR="001C54AD" w:rsidRDefault="001C54AD" w:rsidP="001C54AD">
      <w:pPr>
        <w:rPr>
          <w:ins w:id="797" w:author="Guo, Shicheng" w:date="2019-05-06T17:33:00Z"/>
          <w:rFonts w:ascii="Arial" w:hAnsi="Arial" w:cs="Arial"/>
          <w:sz w:val="22"/>
        </w:rPr>
      </w:pPr>
      <w:ins w:id="798" w:author="Guo, Shicheng" w:date="2019-05-06T17:33:00Z">
        <w:r>
          <w:rPr>
            <w:rFonts w:ascii="Arial" w:hAnsi="Arial" w:cs="Arial"/>
            <w:sz w:val="22"/>
          </w:rPr>
          <w:t>Study Quality Control</w:t>
        </w:r>
      </w:ins>
    </w:p>
    <w:p w14:paraId="608BA04E" w14:textId="0F53157B" w:rsidR="00EF6EB6" w:rsidRPr="00EF6EB6" w:rsidDel="00A95E68" w:rsidRDefault="00EF6EB6">
      <w:pPr>
        <w:pStyle w:val="NormalWeb"/>
        <w:shd w:val="clear" w:color="auto" w:fill="FFFFFF"/>
        <w:spacing w:before="0" w:beforeAutospacing="0" w:after="0" w:afterAutospacing="0"/>
        <w:jc w:val="both"/>
        <w:rPr>
          <w:del w:id="799" w:author="Guo, Shicheng" w:date="2019-05-06T16:50:00Z"/>
          <w:rFonts w:ascii="Arial" w:hAnsi="Arial" w:cs="Arial"/>
          <w:color w:val="000000"/>
          <w:sz w:val="22"/>
          <w:szCs w:val="22"/>
        </w:rPr>
        <w:pPrChange w:id="800" w:author="Guo, Shicheng" w:date="2019-05-06T16:53:00Z">
          <w:pPr>
            <w:pStyle w:val="NormalWeb"/>
            <w:shd w:val="clear" w:color="auto" w:fill="FFFFFF"/>
            <w:spacing w:before="0" w:beforeAutospacing="0" w:after="0" w:afterAutospacing="0"/>
          </w:pPr>
        </w:pPrChange>
      </w:pPr>
    </w:p>
    <w:p w14:paraId="118E6B75" w14:textId="77777777" w:rsidR="00B17157" w:rsidRPr="00C239EF" w:rsidRDefault="00B17157">
      <w:pPr>
        <w:pStyle w:val="NormalWeb"/>
        <w:shd w:val="clear" w:color="auto" w:fill="FFFFFF"/>
        <w:spacing w:before="0" w:beforeAutospacing="0" w:after="0" w:afterAutospacing="0"/>
        <w:jc w:val="both"/>
        <w:rPr>
          <w:rFonts w:ascii="Arial" w:hAnsi="Arial" w:cs="Arial"/>
          <w:color w:val="000000"/>
          <w:sz w:val="22"/>
          <w:szCs w:val="22"/>
        </w:rPr>
        <w:pPrChange w:id="801" w:author="Guo, Shicheng" w:date="2019-05-06T16:53:00Z">
          <w:pPr>
            <w:pStyle w:val="NormalWeb"/>
            <w:shd w:val="clear" w:color="auto" w:fill="FFFFFF"/>
            <w:spacing w:before="0" w:beforeAutospacing="0" w:after="0" w:afterAutospacing="0"/>
          </w:pPr>
        </w:pPrChange>
      </w:pPr>
    </w:p>
    <w:p w14:paraId="1FBD2A91" w14:textId="77777777" w:rsidR="008A54A6" w:rsidRPr="00C239EF" w:rsidRDefault="008A54A6">
      <w:pPr>
        <w:pStyle w:val="NormalWeb"/>
        <w:shd w:val="clear" w:color="auto" w:fill="FFFFFF"/>
        <w:spacing w:before="0" w:beforeAutospacing="0" w:after="0" w:afterAutospacing="0"/>
        <w:jc w:val="both"/>
        <w:rPr>
          <w:rFonts w:ascii="Arial" w:hAnsi="Arial" w:cs="Arial"/>
          <w:b/>
          <w:color w:val="000000"/>
          <w:sz w:val="22"/>
          <w:szCs w:val="22"/>
        </w:rPr>
        <w:pPrChange w:id="802"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Machine learning and multi-class classification</w:t>
      </w:r>
    </w:p>
    <w:p w14:paraId="3716C5F5" w14:textId="77777777" w:rsidR="008A54A6" w:rsidRPr="00C239EF" w:rsidRDefault="008A54A6">
      <w:pPr>
        <w:pStyle w:val="NormalWeb"/>
        <w:shd w:val="clear" w:color="auto" w:fill="FFFFFF"/>
        <w:spacing w:before="0" w:beforeAutospacing="0" w:after="0" w:afterAutospacing="0"/>
        <w:jc w:val="both"/>
        <w:rPr>
          <w:rFonts w:ascii="Arial" w:hAnsi="Arial" w:cs="Arial"/>
          <w:b/>
          <w:color w:val="000000"/>
          <w:sz w:val="22"/>
          <w:szCs w:val="22"/>
        </w:rPr>
        <w:pPrChange w:id="803" w:author="Guo, Shicheng" w:date="2019-05-06T16:53:00Z">
          <w:pPr>
            <w:pStyle w:val="NormalWeb"/>
            <w:shd w:val="clear" w:color="auto" w:fill="FFFFFF"/>
            <w:spacing w:before="0" w:beforeAutospacing="0" w:after="0" w:afterAutospacing="0"/>
          </w:pPr>
        </w:pPrChange>
      </w:pPr>
    </w:p>
    <w:p w14:paraId="7FB51434" w14:textId="195DDCD7" w:rsidR="00D74D95" w:rsidDel="00C55FA2" w:rsidRDefault="008A54A6">
      <w:pPr>
        <w:pStyle w:val="NormalWeb"/>
        <w:shd w:val="clear" w:color="auto" w:fill="FFFFFF"/>
        <w:spacing w:before="0" w:beforeAutospacing="0" w:after="0" w:afterAutospacing="0"/>
        <w:jc w:val="both"/>
        <w:rPr>
          <w:del w:id="804" w:author="Guo, Shicheng" w:date="2019-05-06T16:10:00Z"/>
          <w:rFonts w:ascii="Arial" w:hAnsi="Arial" w:cs="Arial"/>
          <w:color w:val="000000"/>
          <w:sz w:val="22"/>
          <w:szCs w:val="22"/>
        </w:rPr>
        <w:pPrChange w:id="805"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lastRenderedPageBreak/>
        <w:t xml:space="preserve">We will apply multiple classification/machine learning algorithm to build the diagnostic and prognostic models based on solid tissue, </w:t>
      </w:r>
      <w:proofErr w:type="spellStart"/>
      <w:r w:rsidRPr="00C239EF">
        <w:rPr>
          <w:rFonts w:ascii="Arial" w:hAnsi="Arial" w:cs="Arial"/>
          <w:color w:val="000000"/>
          <w:sz w:val="22"/>
          <w:szCs w:val="22"/>
        </w:rPr>
        <w:t>cfDNA</w:t>
      </w:r>
      <w:proofErr w:type="spellEnd"/>
      <w:r w:rsidRPr="00C239EF">
        <w:rPr>
          <w:rFonts w:ascii="Arial" w:hAnsi="Arial" w:cs="Arial"/>
          <w:color w:val="000000"/>
          <w:sz w:val="22"/>
          <w:szCs w:val="22"/>
        </w:rPr>
        <w:t xml:space="preserve">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 xml:space="preserve">Bayes tree (BT), </w:t>
      </w:r>
      <w:del w:id="806" w:author="Guo, Shicheng" w:date="2019-05-06T17:18:00Z">
        <w:r w:rsidR="000E4448" w:rsidRPr="00C239EF" w:rsidDel="00FF6825">
          <w:rPr>
            <w:rFonts w:ascii="Arial" w:hAnsi="Arial" w:cs="Arial"/>
            <w:color w:val="000000"/>
            <w:sz w:val="22"/>
            <w:szCs w:val="22"/>
          </w:rPr>
          <w:delText xml:space="preserve"> </w:delText>
        </w:r>
      </w:del>
      <w:r w:rsidR="000E4448" w:rsidRPr="00C239EF">
        <w:rPr>
          <w:rFonts w:ascii="Arial" w:hAnsi="Arial" w:cs="Arial"/>
          <w:color w:val="000000"/>
          <w:sz w:val="22"/>
          <w:szCs w:val="22"/>
        </w:rPr>
        <w:t>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ins w:id="807" w:author="Guo, Shicheng" w:date="2019-05-06T17:18:00Z">
        <w:r w:rsidR="00FF6825">
          <w:rPr>
            <w:rFonts w:ascii="Arial" w:hAnsi="Arial" w:cs="Arial"/>
            <w:color w:val="000000"/>
            <w:sz w:val="22"/>
            <w:szCs w:val="22"/>
          </w:rPr>
          <w:t>Five-fold cross-validation will be applied in the solid tissue validation since the sample size is enough for the model training and testing. However, in the cell-free DNA methylation validation stage, we will apply logistic regression based ROC analysis to show the prediction performance since the sample size is not large enough for the cross-validation</w:t>
        </w:r>
      </w:ins>
      <w:ins w:id="808" w:author="Guo, Shicheng" w:date="2019-05-06T17:20:00Z">
        <w:r w:rsidR="00FF6825">
          <w:rPr>
            <w:rFonts w:ascii="Arial" w:hAnsi="Arial" w:cs="Arial"/>
            <w:color w:val="000000"/>
            <w:sz w:val="22"/>
            <w:szCs w:val="22"/>
          </w:rPr>
          <w:t xml:space="preserve"> (N=20-30)</w:t>
        </w:r>
      </w:ins>
      <w:ins w:id="809" w:author="Guo, Shicheng" w:date="2019-05-06T17:18:00Z">
        <w:r w:rsidR="00FF6825">
          <w:rPr>
            <w:rFonts w:ascii="Arial" w:hAnsi="Arial" w:cs="Arial"/>
            <w:color w:val="000000"/>
            <w:sz w:val="22"/>
            <w:szCs w:val="22"/>
          </w:rPr>
          <w:t>.</w:t>
        </w:r>
      </w:ins>
      <w:ins w:id="810" w:author="Guo, Shicheng" w:date="2019-05-06T17:20:00Z">
        <w:r w:rsidR="002D498E">
          <w:rPr>
            <w:rFonts w:ascii="Arial" w:hAnsi="Arial" w:cs="Arial"/>
            <w:color w:val="000000"/>
            <w:sz w:val="22"/>
            <w:szCs w:val="22"/>
          </w:rPr>
          <w:t xml:space="preserve"> Again, current proposal will be used to collect preliminary data for external grant </w:t>
        </w:r>
      </w:ins>
      <w:ins w:id="811" w:author="Guo, Shicheng" w:date="2019-05-06T17:21:00Z">
        <w:r w:rsidR="002D498E">
          <w:rPr>
            <w:rFonts w:ascii="Arial" w:hAnsi="Arial" w:cs="Arial"/>
            <w:color w:val="000000"/>
            <w:sz w:val="22"/>
            <w:szCs w:val="22"/>
          </w:rPr>
          <w:t>application</w:t>
        </w:r>
      </w:ins>
      <w:ins w:id="812" w:author="Guo, Shicheng" w:date="2019-05-06T17:20:00Z">
        <w:r w:rsidR="002D498E">
          <w:rPr>
            <w:rFonts w:ascii="Arial" w:hAnsi="Arial" w:cs="Arial"/>
            <w:color w:val="000000"/>
            <w:sz w:val="22"/>
            <w:szCs w:val="22"/>
          </w:rPr>
          <w:t>.</w:t>
        </w:r>
      </w:ins>
      <w:ins w:id="813" w:author="Guo, Shicheng" w:date="2019-05-06T17:21:00Z">
        <w:r w:rsidR="002D498E">
          <w:rPr>
            <w:rFonts w:ascii="Arial" w:hAnsi="Arial" w:cs="Arial"/>
            <w:color w:val="000000"/>
            <w:sz w:val="22"/>
            <w:szCs w:val="22"/>
          </w:rPr>
          <w:t xml:space="preserve"> We will continue the research with larger sample size.</w:t>
        </w:r>
      </w:ins>
    </w:p>
    <w:p w14:paraId="60D504AD" w14:textId="51836444" w:rsidR="004A3574" w:rsidDel="00C55FA2" w:rsidRDefault="004A3574">
      <w:pPr>
        <w:pStyle w:val="NormalWeb"/>
        <w:shd w:val="clear" w:color="auto" w:fill="FFFFFF"/>
        <w:spacing w:before="0" w:beforeAutospacing="0" w:after="0" w:afterAutospacing="0"/>
        <w:jc w:val="both"/>
        <w:rPr>
          <w:del w:id="814" w:author="Guo, Shicheng" w:date="2019-05-06T16:10:00Z"/>
          <w:rFonts w:ascii="Arial" w:hAnsi="Arial" w:cs="Arial"/>
          <w:color w:val="000000"/>
          <w:sz w:val="22"/>
          <w:szCs w:val="22"/>
        </w:rPr>
        <w:pPrChange w:id="815" w:author="Guo, Shicheng" w:date="2019-05-06T16:53:00Z">
          <w:pPr>
            <w:pStyle w:val="NormalWeb"/>
            <w:shd w:val="clear" w:color="auto" w:fill="FFFFFF"/>
            <w:spacing w:before="0" w:beforeAutospacing="0" w:after="0" w:afterAutospacing="0"/>
          </w:pPr>
        </w:pPrChange>
      </w:pPr>
    </w:p>
    <w:p w14:paraId="67214F5D" w14:textId="77777777" w:rsidR="004A3574" w:rsidRPr="00C239EF" w:rsidRDefault="004A3574">
      <w:pPr>
        <w:pStyle w:val="NormalWeb"/>
        <w:shd w:val="clear" w:color="auto" w:fill="FFFFFF"/>
        <w:spacing w:before="0" w:beforeAutospacing="0" w:after="0" w:afterAutospacing="0"/>
        <w:jc w:val="both"/>
        <w:rPr>
          <w:rFonts w:ascii="Arial" w:hAnsi="Arial" w:cs="Arial"/>
          <w:color w:val="000000"/>
          <w:sz w:val="22"/>
          <w:szCs w:val="22"/>
        </w:rPr>
        <w:pPrChange w:id="816" w:author="Guo, Shicheng" w:date="2019-05-06T16:53:00Z">
          <w:pPr>
            <w:pStyle w:val="NormalWeb"/>
            <w:shd w:val="clear" w:color="auto" w:fill="FFFFFF"/>
            <w:spacing w:before="0" w:beforeAutospacing="0" w:after="0" w:afterAutospacing="0"/>
          </w:pPr>
        </w:pPrChange>
      </w:pPr>
    </w:p>
    <w:p w14:paraId="03EE9FEB" w14:textId="77777777" w:rsidR="00612180" w:rsidRPr="00C239EF" w:rsidRDefault="00612180">
      <w:pPr>
        <w:pStyle w:val="HTMLPreformatted"/>
        <w:shd w:val="clear" w:color="auto" w:fill="FFFFFF"/>
        <w:wordWrap w:val="0"/>
        <w:spacing w:line="225" w:lineRule="atLeast"/>
        <w:jc w:val="both"/>
        <w:rPr>
          <w:rFonts w:ascii="Arial" w:hAnsi="Arial" w:cs="Arial"/>
          <w:color w:val="404040"/>
          <w:sz w:val="22"/>
          <w:szCs w:val="22"/>
        </w:rPr>
        <w:pPrChange w:id="817" w:author="Guo, Shicheng" w:date="2019-05-06T16:53:00Z">
          <w:pPr>
            <w:pStyle w:val="HTMLPreformatted"/>
            <w:shd w:val="clear" w:color="auto" w:fill="FFFFFF"/>
            <w:wordWrap w:val="0"/>
            <w:spacing w:line="225" w:lineRule="atLeast"/>
          </w:pPr>
        </w:pPrChange>
      </w:pPr>
    </w:p>
    <w:p w14:paraId="7479BAE2" w14:textId="77777777" w:rsidR="00612180" w:rsidRPr="00C239EF" w:rsidRDefault="00612180">
      <w:pPr>
        <w:pStyle w:val="HTMLPreformatted"/>
        <w:shd w:val="clear" w:color="auto" w:fill="FFFFFF"/>
        <w:wordWrap w:val="0"/>
        <w:spacing w:line="225" w:lineRule="atLeast"/>
        <w:jc w:val="both"/>
        <w:rPr>
          <w:rFonts w:ascii="Arial" w:hAnsi="Arial" w:cs="Arial"/>
          <w:color w:val="404040"/>
          <w:sz w:val="22"/>
          <w:szCs w:val="22"/>
        </w:rPr>
        <w:pPrChange w:id="818" w:author="Guo, Shicheng" w:date="2019-05-06T16:53:00Z">
          <w:pPr>
            <w:pStyle w:val="HTMLPreformatted"/>
            <w:shd w:val="clear" w:color="auto" w:fill="FFFFFF"/>
            <w:wordWrap w:val="0"/>
            <w:spacing w:line="225" w:lineRule="atLeast"/>
          </w:pPr>
        </w:pPrChange>
      </w:pPr>
    </w:p>
    <w:p w14:paraId="7D0358FF" w14:textId="77777777" w:rsidR="0015024B" w:rsidRPr="00C239EF" w:rsidRDefault="0015024B">
      <w:pPr>
        <w:jc w:val="both"/>
        <w:rPr>
          <w:rFonts w:ascii="Arial" w:hAnsi="Arial" w:cs="Arial"/>
          <w:b/>
          <w:sz w:val="22"/>
          <w:szCs w:val="22"/>
        </w:rPr>
      </w:pPr>
      <w:r w:rsidRPr="00C239EF">
        <w:rPr>
          <w:rFonts w:ascii="Arial" w:hAnsi="Arial" w:cs="Arial"/>
          <w:b/>
          <w:sz w:val="22"/>
          <w:szCs w:val="22"/>
        </w:rPr>
        <w:t>Literature Cited</w:t>
      </w:r>
    </w:p>
    <w:p w14:paraId="047A3A3B" w14:textId="77777777" w:rsidR="00162408" w:rsidRPr="00C239EF" w:rsidRDefault="00162408">
      <w:pPr>
        <w:pStyle w:val="NormalWeb"/>
        <w:shd w:val="clear" w:color="auto" w:fill="FFFFFF"/>
        <w:spacing w:before="0" w:beforeAutospacing="0" w:after="0" w:afterAutospacing="0"/>
        <w:jc w:val="both"/>
        <w:rPr>
          <w:rFonts w:ascii="Arial" w:hAnsi="Arial" w:cs="Arial"/>
          <w:color w:val="000000"/>
          <w:sz w:val="22"/>
          <w:szCs w:val="22"/>
        </w:rPr>
        <w:pPrChange w:id="819" w:author="Guo, Shicheng" w:date="2019-05-06T16:53:00Z">
          <w:pPr>
            <w:pStyle w:val="NormalWeb"/>
            <w:shd w:val="clear" w:color="auto" w:fill="FFFFFF"/>
            <w:spacing w:before="0" w:beforeAutospacing="0" w:after="0" w:afterAutospacing="0"/>
          </w:pPr>
        </w:pPrChange>
      </w:pPr>
    </w:p>
    <w:p w14:paraId="7678B7AE" w14:textId="77777777" w:rsidR="00A12548" w:rsidRPr="00A12548" w:rsidRDefault="00162408" w:rsidP="00A12548">
      <w:pPr>
        <w:pStyle w:val="EndNoteBibliography"/>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A12548" w:rsidRPr="00A12548">
        <w:t>1.</w:t>
      </w:r>
      <w:r w:rsidR="00A12548" w:rsidRPr="00A12548">
        <w:tab/>
        <w:t>Guo S, Diep D, Plongthongkum N, Fung HL, Zhang K, Zhang K. Identification of methylation haplotype blocks aids in deconvolution of heterogeneous tissue samples and tumor tissue-of-origin mapping from plasma DNA. Nat Genet 2017;49:635-642.</w:t>
      </w:r>
    </w:p>
    <w:p w14:paraId="20C4C5C9" w14:textId="77777777" w:rsidR="00A12548" w:rsidRPr="00A12548" w:rsidRDefault="00A12548" w:rsidP="00A12548">
      <w:pPr>
        <w:pStyle w:val="EndNoteBibliography"/>
      </w:pPr>
      <w:r w:rsidRPr="00A12548">
        <w:t>2.</w:t>
      </w:r>
      <w:r w:rsidRPr="00A12548">
        <w:tab/>
        <w:t>Shen SY, Singhania R, Fehringer G, Chakravarthy A, Roehrl MHA, Chadwick D, Zuzarte PC, et al. Sensitive tumour detection and classification using plasma cell-free DNA methylomes. Nature 2018;563:579-583.</w:t>
      </w:r>
    </w:p>
    <w:p w14:paraId="137B8A6B" w14:textId="77777777" w:rsidR="00A12548" w:rsidRPr="00A12548" w:rsidRDefault="00A12548" w:rsidP="00A12548">
      <w:pPr>
        <w:pStyle w:val="EndNoteBibliography"/>
      </w:pPr>
      <w:r w:rsidRPr="00A12548">
        <w:t>3.</w:t>
      </w:r>
      <w:r w:rsidRPr="00A12548">
        <w:tab/>
        <w:t>Moss J, Magenheim J, Neiman D, Zemmour H, Loyfer N, Korach A, Samet Y, et al. Comprehensive human cell-type methylation atlas reveals origins of circulating cell-free DNA in health and disease. Nat Commun 2018;9:5068.</w:t>
      </w:r>
    </w:p>
    <w:p w14:paraId="7590EBC7" w14:textId="77777777" w:rsidR="00A12548" w:rsidRPr="00A12548" w:rsidRDefault="00A12548" w:rsidP="00A12548">
      <w:pPr>
        <w:pStyle w:val="EndNoteBibliography"/>
      </w:pPr>
      <w:r w:rsidRPr="00A12548">
        <w:t>4.</w:t>
      </w:r>
      <w:r w:rsidRPr="00A12548">
        <w:tab/>
        <w:t>Hansen KD, Timp W, Bravo HC, Sabunciyan S, Langmead B, McDonald OG, Wen B, et al. Increased methylation variation in epigenetic domains across cancer types. Nat Genet 2011;43:768-775.</w:t>
      </w:r>
    </w:p>
    <w:p w14:paraId="3365057D" w14:textId="77777777" w:rsidR="00A12548" w:rsidRPr="00A12548" w:rsidRDefault="00A12548" w:rsidP="00A12548">
      <w:pPr>
        <w:pStyle w:val="EndNoteBibliography"/>
      </w:pPr>
      <w:r w:rsidRPr="00A12548">
        <w:t>5.</w:t>
      </w:r>
      <w:r w:rsidRPr="00A12548">
        <w:tab/>
        <w:t>Doi A, Park IH, Wen B, Murakami P, Aryee MJ, Irizarry R, Herb B, et al. Differential methylation of tissue- and cancer-specific CpG island shores distinguishes human induced pluripotent stem cells, embryonic stem cells and fibroblasts. Nat Genet 2009;41:1350-1353.</w:t>
      </w:r>
    </w:p>
    <w:p w14:paraId="1D3FDD41" w14:textId="77777777" w:rsidR="00A12548" w:rsidRPr="00A12548" w:rsidRDefault="00A12548" w:rsidP="00A12548">
      <w:pPr>
        <w:pStyle w:val="EndNoteBibliography"/>
      </w:pPr>
      <w:r w:rsidRPr="00A12548">
        <w:t>6.</w:t>
      </w:r>
      <w:r w:rsidRPr="00A12548">
        <w:tab/>
        <w:t>Xu RH, Wei W, Krawczyk M, Wang W, Luo H, Flagg K, Yi S, et al. Circulating tumour DNA methylation markers for diagnosis and prognosis of hepatocellular carcinoma. Nat Mater 2017;16:1155-1161.</w:t>
      </w:r>
    </w:p>
    <w:p w14:paraId="49981B84" w14:textId="77777777" w:rsidR="00A12548" w:rsidRPr="00A12548" w:rsidRDefault="00A12548" w:rsidP="00A12548">
      <w:pPr>
        <w:pStyle w:val="EndNoteBibliography"/>
      </w:pPr>
      <w:r w:rsidRPr="00A12548">
        <w:t>7.</w:t>
      </w:r>
      <w:r w:rsidRPr="00A12548">
        <w:tab/>
        <w:t>Chu TPC, Shah A, Walker D, Coleman MP. Where are the opportunities for an earlier diagnosis of primary intracranial tumours in children and young adults? Eur J Paediatr Neurol 2017;21:388-395.</w:t>
      </w:r>
    </w:p>
    <w:p w14:paraId="1ABEF332" w14:textId="77777777" w:rsidR="00A12548" w:rsidRPr="00A12548" w:rsidRDefault="00A12548" w:rsidP="00A12548">
      <w:pPr>
        <w:pStyle w:val="EndNoteBibliography"/>
      </w:pPr>
      <w:r w:rsidRPr="00A12548">
        <w:t>8.</w:t>
      </w:r>
      <w:r w:rsidRPr="00A12548">
        <w:tab/>
        <w:t>Fry CW, Perrow R, Paul SP. Brain tumours in children: importance of early identification. Br J Nurs 2014;23:1202-1207.</w:t>
      </w:r>
    </w:p>
    <w:p w14:paraId="3B2E2E0C" w14:textId="77777777" w:rsidR="00A12548" w:rsidRPr="00A12548" w:rsidRDefault="00A12548" w:rsidP="00A12548">
      <w:pPr>
        <w:pStyle w:val="EndNoteBibliography"/>
      </w:pPr>
      <w:r w:rsidRPr="00A12548">
        <w:t>9.</w:t>
      </w:r>
      <w:r w:rsidRPr="00A12548">
        <w:tab/>
        <w:t>Feinberg AP, Vogelstein B. Hypomethylation distinguishes genes of some human cancers from their normal counterparts. Nature 1983;301:89-92.</w:t>
      </w:r>
    </w:p>
    <w:p w14:paraId="5CD7DA58" w14:textId="77777777" w:rsidR="00A12548" w:rsidRPr="00A12548" w:rsidRDefault="00A12548" w:rsidP="00A12548">
      <w:pPr>
        <w:pStyle w:val="EndNoteBibliography"/>
      </w:pPr>
      <w:r w:rsidRPr="00A12548">
        <w:t>10.</w:t>
      </w:r>
      <w:r w:rsidRPr="00A12548">
        <w:tab/>
        <w:t>Feinberg AP, Vogelstein B. Hypomethylation of ras oncogenes in primary human cancers. Biochem Biophys Res Commun 1983;111:47-54.</w:t>
      </w:r>
    </w:p>
    <w:p w14:paraId="44F4F5E3" w14:textId="77777777" w:rsidR="00A12548" w:rsidRPr="00A12548" w:rsidRDefault="00A12548" w:rsidP="00A12548">
      <w:pPr>
        <w:pStyle w:val="EndNoteBibliography"/>
      </w:pPr>
      <w:r w:rsidRPr="00A12548">
        <w:t>11.</w:t>
      </w:r>
      <w:r w:rsidRPr="00A12548">
        <w:tab/>
        <w:t>Brock MV, Hooker CM, Ota-Machida E, Han Y, Guo M, Ames S, Glockner S, et al. DNA methylation markers and early recurrence in stage I lung cancer. N Engl J Med 2008;358:1118-1128.</w:t>
      </w:r>
    </w:p>
    <w:p w14:paraId="108D5C68" w14:textId="77777777" w:rsidR="00A12548" w:rsidRPr="00A12548" w:rsidRDefault="00A12548" w:rsidP="00A12548">
      <w:pPr>
        <w:pStyle w:val="EndNoteBibliography"/>
      </w:pPr>
      <w:r w:rsidRPr="00A12548">
        <w:t>12.</w:t>
      </w:r>
      <w:r w:rsidRPr="00A12548">
        <w:tab/>
        <w:t>Fujiwara K, Fujimoto N, Tabata M, Nishii K, Matsuo K, Hotta K, Kozuki T, et al. Identification of epigenetic aberrant promoter methylation in serum DNA is useful for early detection of lung cancer. Clin Cancer Res 2005;11:1219-1225.</w:t>
      </w:r>
    </w:p>
    <w:p w14:paraId="2AA8CDC8" w14:textId="77777777" w:rsidR="00A12548" w:rsidRPr="00A12548" w:rsidRDefault="00A12548" w:rsidP="00A12548">
      <w:pPr>
        <w:pStyle w:val="EndNoteBibliography"/>
      </w:pPr>
      <w:r w:rsidRPr="00A12548">
        <w:t>13.</w:t>
      </w:r>
      <w:r w:rsidRPr="00A12548">
        <w:tab/>
        <w:t>Han L, Kamdar MR. MRI to MGMT: predicting methylation status in glioblastoma patients using convolutional recurrent neural networks. Pac Symp Biocomput 2018;23:331-342.</w:t>
      </w:r>
    </w:p>
    <w:p w14:paraId="761DB02E" w14:textId="77777777" w:rsidR="00A12548" w:rsidRPr="00A12548" w:rsidRDefault="00A12548" w:rsidP="00A12548">
      <w:pPr>
        <w:pStyle w:val="EndNoteBibliography"/>
      </w:pPr>
      <w:r w:rsidRPr="00A12548">
        <w:t>14.</w:t>
      </w:r>
      <w:r w:rsidRPr="00A12548">
        <w:tab/>
        <w:t>Wei J, Yang G, Hao X, Gu D, Tan Y, Wang X, Dong D, et al. A multi-sequence and habitat-based MRI radiomics signature for preoperative prediction of MGMT promoter methylation in astrocytomas with prognostic implication. Eur Radiol 2019;29:877-888.</w:t>
      </w:r>
    </w:p>
    <w:p w14:paraId="52C39D56" w14:textId="77777777" w:rsidR="00A12548" w:rsidRPr="00A12548" w:rsidRDefault="00A12548" w:rsidP="00A12548">
      <w:pPr>
        <w:pStyle w:val="EndNoteBibliography"/>
      </w:pPr>
      <w:r w:rsidRPr="00A12548">
        <w:lastRenderedPageBreak/>
        <w:t>15.</w:t>
      </w:r>
      <w:r w:rsidRPr="00A12548">
        <w:tab/>
        <w:t>Jiang S, Rui Q, Wang Y, Heo HY, Zou T, Yu H, Zhang Y, et al. Discriminating MGMT promoter methylation status in patients with glioblastoma employing amide proton transfer-weighted MRI metrics. Eur Radiol 2018;28:2115-2123.</w:t>
      </w:r>
    </w:p>
    <w:p w14:paraId="7A6925C9" w14:textId="77777777" w:rsidR="00A12548" w:rsidRPr="00A12548" w:rsidRDefault="00A12548" w:rsidP="00A12548">
      <w:pPr>
        <w:pStyle w:val="EndNoteBibliography"/>
      </w:pPr>
      <w:r w:rsidRPr="00A12548">
        <w:t>16.</w:t>
      </w:r>
      <w:r w:rsidRPr="00A12548">
        <w:tab/>
        <w:t>Jiang D, He Z, Wang C, Zhou Y, Li F, Pu W, Zhang X, et al. Epigenetic silencing of ZNF132 mediated by methylation-sensitive Sp1 binding promotes cancer progression in esophageal squamous cell carcinoma. Cell Death Dis 2018;10:1.</w:t>
      </w:r>
    </w:p>
    <w:p w14:paraId="4FEEB08F" w14:textId="77777777" w:rsidR="00A12548" w:rsidRPr="00A12548" w:rsidRDefault="00A12548" w:rsidP="00A12548">
      <w:pPr>
        <w:pStyle w:val="EndNoteBibliography"/>
      </w:pPr>
      <w:r w:rsidRPr="00A12548">
        <w:t>17.</w:t>
      </w:r>
      <w:r w:rsidRPr="00A12548">
        <w:tab/>
        <w:t>Lei Y, Liu L, Zhang S, Guo S, Li X, Wang J, Su B, et al. Hdac7 promotes lung tumorigenesis by inhibiting Stat3 activation. Mol Cancer 2017;16:170.</w:t>
      </w:r>
    </w:p>
    <w:p w14:paraId="7E2921BF" w14:textId="77777777" w:rsidR="00A12548" w:rsidRPr="00A12548" w:rsidRDefault="00A12548" w:rsidP="00A12548">
      <w:pPr>
        <w:pStyle w:val="EndNoteBibliography"/>
      </w:pPr>
      <w:r w:rsidRPr="00A12548">
        <w:t>18.</w:t>
      </w:r>
      <w:r w:rsidRPr="00A12548">
        <w:tab/>
        <w:t>He Y, Cui Y, Wang W, Gu J, Guo S, Ma K, Luo X. Hypomethylation of the hsa-miR-191 locus causes high expression of hsa-mir-191 and promotes the epithelial-to-mesenchymal transition in hepatocellular carcinoma. Neoplasia 2011;13:841-853.</w:t>
      </w:r>
    </w:p>
    <w:p w14:paraId="32673476" w14:textId="77777777" w:rsidR="00A12548" w:rsidRPr="00A12548" w:rsidRDefault="00A12548" w:rsidP="00A12548">
      <w:pPr>
        <w:pStyle w:val="EndNoteBibliography"/>
      </w:pPr>
      <w:r w:rsidRPr="00A12548">
        <w:t>19.</w:t>
      </w:r>
      <w:r w:rsidRPr="00A12548">
        <w:tab/>
        <w:t>Lan Q, Liu PY, Haase J, Bell JL, Huttelmaier S, Liu T. The Critical Role of RNA m(6)A Methylation in Cancer. Cancer Res 2019.</w:t>
      </w:r>
    </w:p>
    <w:p w14:paraId="736FFD87" w14:textId="77777777" w:rsidR="00A12548" w:rsidRPr="00A12548" w:rsidRDefault="00A12548" w:rsidP="00A12548">
      <w:pPr>
        <w:pStyle w:val="EndNoteBibliography"/>
      </w:pPr>
      <w:r w:rsidRPr="00A12548">
        <w:t>20.</w:t>
      </w:r>
      <w:r w:rsidRPr="00A12548">
        <w:tab/>
        <w:t>Hegi ME, Diserens AC, Gorlia T, Hamou MF, de Tribolet N, Weller M, Kros JM, et al. MGMT gene silencing and benefit from temozolomide in glioblastoma. N Engl J Med 2005;352:997-1003.</w:t>
      </w:r>
    </w:p>
    <w:p w14:paraId="0BD25BE7" w14:textId="77777777" w:rsidR="00A12548" w:rsidRPr="00A12548" w:rsidRDefault="00A12548" w:rsidP="00A12548">
      <w:pPr>
        <w:pStyle w:val="EndNoteBibliography"/>
      </w:pPr>
      <w:r w:rsidRPr="00A12548">
        <w:t>21.</w:t>
      </w:r>
      <w:r w:rsidRPr="00A12548">
        <w:tab/>
        <w:t>Chae YC, Kim JY, Park JW, Kim KB, Oh H, Lee KH, Seo SB. FOXO1 degradation via G9a-mediated methylation promotes cell proliferation in colon cancer. Nucleic Acids Res 2019;47:1692-1705.</w:t>
      </w:r>
    </w:p>
    <w:p w14:paraId="7A016780" w14:textId="77777777" w:rsidR="00A12548" w:rsidRPr="00A12548" w:rsidRDefault="00A12548" w:rsidP="00A12548">
      <w:pPr>
        <w:pStyle w:val="EndNoteBibliography"/>
      </w:pPr>
      <w:r w:rsidRPr="00A12548">
        <w:t>22.</w:t>
      </w:r>
      <w:r w:rsidRPr="00A12548">
        <w:tab/>
        <w:t>Oshima G, Poli EC, Bolt MJ, Chlenski A, Forde M, Jutzy JMS, Biyani N, et al. DNA Methylation Controls Metastasis-Suppressive 14q32-Encoded miRNAs. Cancer Res 2019;79:650-662.</w:t>
      </w:r>
    </w:p>
    <w:p w14:paraId="246E016B" w14:textId="77777777" w:rsidR="00A12548" w:rsidRPr="00A12548" w:rsidRDefault="00A12548" w:rsidP="00A12548">
      <w:pPr>
        <w:pStyle w:val="EndNoteBibliography"/>
      </w:pPr>
      <w:r w:rsidRPr="00A12548">
        <w:t>23.</w:t>
      </w:r>
      <w:r w:rsidRPr="00A12548">
        <w:tab/>
        <w:t>Chaudhry P, Srinivasan R, Patel FD. Utility of gene promoter methylation in prediction of response to platinum-based chemotherapy in epithelial ovarian cancer (EOC). Cancer Invest 2009;27:877-884.</w:t>
      </w:r>
    </w:p>
    <w:p w14:paraId="3F141F71" w14:textId="77777777" w:rsidR="00A12548" w:rsidRPr="00A12548" w:rsidRDefault="00A12548" w:rsidP="00A12548">
      <w:pPr>
        <w:pStyle w:val="EndNoteBibliography"/>
      </w:pPr>
      <w:r w:rsidRPr="00A12548">
        <w:t>24.</w:t>
      </w:r>
      <w:r w:rsidRPr="00A12548">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14:paraId="081EEB48" w14:textId="77777777" w:rsidR="00A12548" w:rsidRPr="00A12548" w:rsidRDefault="00A12548" w:rsidP="00A12548">
      <w:pPr>
        <w:pStyle w:val="EndNoteBibliography"/>
      </w:pPr>
      <w:r w:rsidRPr="00A12548">
        <w:t>25.</w:t>
      </w:r>
      <w:r w:rsidRPr="00A12548">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14:paraId="44138F68" w14:textId="77777777" w:rsidR="00A12548" w:rsidRPr="00A12548" w:rsidRDefault="00A12548" w:rsidP="00A12548">
      <w:pPr>
        <w:pStyle w:val="EndNoteBibliography"/>
      </w:pPr>
      <w:r w:rsidRPr="00A12548">
        <w:t>26.</w:t>
      </w:r>
      <w:r w:rsidRPr="00A12548">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14:paraId="3F465D70" w14:textId="77777777" w:rsidR="00A12548" w:rsidRPr="00A12548" w:rsidRDefault="00A12548" w:rsidP="00A12548">
      <w:pPr>
        <w:pStyle w:val="EndNoteBibliography"/>
      </w:pPr>
      <w:r w:rsidRPr="00A12548">
        <w:t>27.</w:t>
      </w:r>
      <w:r w:rsidRPr="00A12548">
        <w:tab/>
        <w:t>Yi JM, Tsai HC, Glockner SC, Lin S, Ohm JE, Easwaran H, James CD, et al. Abnormal DNA methylation of CD133 in colorectal and glioblastoma tumors. Cancer Res 2008;68:8094-8103.</w:t>
      </w:r>
    </w:p>
    <w:p w14:paraId="72309DE6" w14:textId="77777777" w:rsidR="00A12548" w:rsidRPr="00A12548" w:rsidRDefault="00A12548" w:rsidP="00A12548">
      <w:pPr>
        <w:pStyle w:val="EndNoteBibliography"/>
      </w:pPr>
      <w:r w:rsidRPr="00A12548">
        <w:t>28.</w:t>
      </w:r>
      <w:r w:rsidRPr="00A12548">
        <w:tab/>
        <w:t>Lopez-Gines C, Navarro L, Munoz-Hidalgo L, Buso E, Morales JM, Gil-Benso R, Gregori-Romero M, et al. Association between epidermal growth factor receptor amplification and ADP-ribosylation factor 1 methylation in human glioblastoma. Cell Oncol (Dordr) 2017;40:389-399.</w:t>
      </w:r>
    </w:p>
    <w:p w14:paraId="21FD5F08" w14:textId="77777777" w:rsidR="00A12548" w:rsidRPr="00A12548" w:rsidRDefault="00A12548" w:rsidP="00A12548">
      <w:pPr>
        <w:pStyle w:val="EndNoteBibliography"/>
      </w:pPr>
      <w:r w:rsidRPr="00A12548">
        <w:t>29.</w:t>
      </w:r>
      <w:r w:rsidRPr="00A12548">
        <w:tab/>
        <w:t>Ghasemi A, Fallah S, Ansari M. MiR-153 as a Tumor Suppressor in Glioblastoma Multiforme is Downregulated by DNA Methylation. Clin Lab 2016;62:573-580.</w:t>
      </w:r>
    </w:p>
    <w:p w14:paraId="6EE2B05D" w14:textId="77777777" w:rsidR="00A12548" w:rsidRPr="00A12548" w:rsidRDefault="00A12548" w:rsidP="00A12548">
      <w:pPr>
        <w:pStyle w:val="EndNoteBibliography"/>
      </w:pPr>
      <w:r w:rsidRPr="00A12548">
        <w:t>30.</w:t>
      </w:r>
      <w:r w:rsidRPr="00A12548">
        <w:tab/>
        <w:t>Ayala-Ortega E, Arzate-Mejia R, Perez-Molina R, Gonzalez-Buendia E, Meier K, Guerrero G, Recillas-Targa F. Epigenetic silencing of miR-181c by DNA methylation in glioblastoma cell lines. BMC Cancer 2016;16:226.</w:t>
      </w:r>
    </w:p>
    <w:p w14:paraId="2B6B0C63" w14:textId="77777777" w:rsidR="00A12548" w:rsidRPr="00A12548" w:rsidRDefault="00A12548" w:rsidP="00A12548">
      <w:pPr>
        <w:pStyle w:val="EndNoteBibliography"/>
      </w:pPr>
      <w:r w:rsidRPr="00A12548">
        <w:t>31.</w:t>
      </w:r>
      <w:r w:rsidRPr="00A12548">
        <w:tab/>
        <w:t>Ma J, Hou X, Li M, Ren H, Fang S, Wang X, He C. Genome-wide methylation profiling reveals new biomarkers for prognosis prediction of glioblastoma. J Cancer Res Ther 2015;11 Suppl 2:C212-215.</w:t>
      </w:r>
    </w:p>
    <w:p w14:paraId="43E28AFE" w14:textId="77777777" w:rsidR="00A12548" w:rsidRPr="00A12548" w:rsidRDefault="00A12548" w:rsidP="00A12548">
      <w:pPr>
        <w:pStyle w:val="EndNoteBibliography"/>
      </w:pPr>
      <w:r w:rsidRPr="00A12548">
        <w:t>32.</w:t>
      </w:r>
      <w:r w:rsidRPr="00A12548">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14:paraId="7FEAFFA3" w14:textId="77777777" w:rsidR="00A12548" w:rsidRPr="00A12548" w:rsidRDefault="00A12548" w:rsidP="00A12548">
      <w:pPr>
        <w:pStyle w:val="EndNoteBibliography"/>
      </w:pPr>
      <w:r w:rsidRPr="00A12548">
        <w:t>33.</w:t>
      </w:r>
      <w:r w:rsidRPr="00A12548">
        <w:tab/>
        <w:t>Lai RK, Chen Y, Guan X, Nousome D, Sharma C, Canoll P, Bruce J, et al. Genome-wide methylation analyses in glioblastoma multiforme. PLoS One 2014;9:e89376.</w:t>
      </w:r>
    </w:p>
    <w:p w14:paraId="351305C2" w14:textId="77777777" w:rsidR="00A12548" w:rsidRPr="00A12548" w:rsidRDefault="00A12548" w:rsidP="00A12548">
      <w:pPr>
        <w:pStyle w:val="EndNoteBibliography"/>
      </w:pPr>
      <w:r w:rsidRPr="00A12548">
        <w:t>34.</w:t>
      </w:r>
      <w:r w:rsidRPr="00A12548">
        <w:tab/>
        <w:t>Zhang W, Yan W, You G, Bao Z, Wang Y, Liu Y, You Y, et al. Genome-wide DNA methylation profiling identifies ALDH1A3 promoter methylation as a prognostic predictor in G-CIMP- primary glioblastoma. Cancer Lett 2013;328:120-125.</w:t>
      </w:r>
    </w:p>
    <w:p w14:paraId="79204D98" w14:textId="77777777" w:rsidR="00A12548" w:rsidRPr="00A12548" w:rsidRDefault="00A12548" w:rsidP="00A12548">
      <w:pPr>
        <w:pStyle w:val="EndNoteBibliography"/>
      </w:pPr>
      <w:r w:rsidRPr="00A12548">
        <w:lastRenderedPageBreak/>
        <w:t>35.</w:t>
      </w:r>
      <w:r w:rsidRPr="00A12548">
        <w:tab/>
        <w:t>Sun X, St John JC. Modulation of mitochondrial DNA copy number in a model of glioblastoma induces changes to DNA methylation and gene expression of the nuclear genome in tumours. Epigenetics Chromatin 2018;11:53.</w:t>
      </w:r>
    </w:p>
    <w:p w14:paraId="7BE2CC3E" w14:textId="77777777" w:rsidR="00A12548" w:rsidRPr="00A12548" w:rsidRDefault="00A12548" w:rsidP="00A12548">
      <w:pPr>
        <w:pStyle w:val="EndNoteBibliography"/>
      </w:pPr>
      <w:r w:rsidRPr="00A12548">
        <w:t>36.</w:t>
      </w:r>
      <w:r w:rsidRPr="00A12548">
        <w:tab/>
        <w:t>Serrano J, Snuderl M. Whole Genome DNA Methylation Analysis of Human Glioblastoma Using Illumina BeadArrays. Methods Mol Biol 2018;1741:31-51.</w:t>
      </w:r>
    </w:p>
    <w:p w14:paraId="49213A9E" w14:textId="77777777" w:rsidR="00A12548" w:rsidRPr="00A12548" w:rsidRDefault="00A12548" w:rsidP="00A12548">
      <w:pPr>
        <w:pStyle w:val="EndNoteBibliography"/>
      </w:pPr>
      <w:r w:rsidRPr="00A12548">
        <w:t>37.</w:t>
      </w:r>
      <w:r w:rsidRPr="00A12548">
        <w:tab/>
        <w:t>Tran A, Escovedo C, Migdall-Wilson J, Chou AP, Chen W, Cloughesy T, Nelson S, et al. In Silico Enhanced Restriction Enzyme Based Methylation Analysis of the Human Glioblastoma Genome Using Agilent 244K CpG Island Microarrays. Front Neurosci 2009;3:57.</w:t>
      </w:r>
    </w:p>
    <w:p w14:paraId="1EF3EC50" w14:textId="77777777" w:rsidR="00A12548" w:rsidRPr="00A12548" w:rsidRDefault="00A12548" w:rsidP="00A12548">
      <w:pPr>
        <w:pStyle w:val="EndNoteBibliography"/>
      </w:pPr>
      <w:r w:rsidRPr="00A12548">
        <w:t>38.</w:t>
      </w:r>
      <w:r w:rsidRPr="00A12548">
        <w:tab/>
        <w:t>Jovcevska I. Sequencing the next generation of glioblastomas. Crit Rev Clin Lab Sci 2018;55:264-282.</w:t>
      </w:r>
    </w:p>
    <w:p w14:paraId="5C517F95" w14:textId="77777777" w:rsidR="00A12548" w:rsidRPr="00A12548" w:rsidRDefault="00A12548" w:rsidP="00A12548">
      <w:pPr>
        <w:pStyle w:val="EndNoteBibliography"/>
      </w:pPr>
      <w:r w:rsidRPr="00A12548">
        <w:t>39.</w:t>
      </w:r>
      <w:r w:rsidRPr="00A12548">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14:paraId="2073FC44" w14:textId="77777777" w:rsidR="00A12548" w:rsidRPr="00A12548" w:rsidRDefault="00A12548" w:rsidP="00A12548">
      <w:pPr>
        <w:pStyle w:val="EndNoteBibliography"/>
      </w:pPr>
      <w:r w:rsidRPr="00A12548">
        <w:t>40.</w:t>
      </w:r>
      <w:r w:rsidRPr="00A12548">
        <w:tab/>
        <w:t>Ramirez JL, Taron M, Balana C, Sarries C, Mendez P, de Aguirre I, Nunez L, et al. Serum DNA as a tool for cancer patient management. Rocz Akad Med Bialymst 2003;48:34-41.</w:t>
      </w:r>
    </w:p>
    <w:p w14:paraId="7F07194D" w14:textId="77777777" w:rsidR="00A12548" w:rsidRPr="00A12548" w:rsidRDefault="00A12548" w:rsidP="00A12548">
      <w:pPr>
        <w:pStyle w:val="EndNoteBibliography"/>
      </w:pPr>
      <w:r w:rsidRPr="00A12548">
        <w:t>41.</w:t>
      </w:r>
      <w:r w:rsidRPr="00A12548">
        <w:tab/>
        <w:t>Bloch O, Lim M, Sughrue ME, Komotar RJ, Abrahams JM, O'Rourke DM, D'Ambrosio A, et al. Autologous Heat Shock Protein Peptide Vaccination for Newly Diagnosed Glioblastoma: Impact of Peripheral PD-L1 Expression on Response to Therapy. Clin Cancer Res 2017;23:3575-3584.</w:t>
      </w:r>
    </w:p>
    <w:p w14:paraId="7D85787C" w14:textId="77777777" w:rsidR="00A12548" w:rsidRPr="00A12548" w:rsidRDefault="00A12548" w:rsidP="00A12548">
      <w:pPr>
        <w:pStyle w:val="EndNoteBibliography"/>
      </w:pPr>
      <w:r w:rsidRPr="00A12548">
        <w:t>42.</w:t>
      </w:r>
      <w:r w:rsidRPr="00A12548">
        <w:tab/>
        <w:t>Reynes G, Vila V, Fleitas T, Reganon E, Font de Mora J, Jorda M, Martinez-Sales V. Circulating endothelial cells and procoagulant microparticles in patients with glioblastoma: prognostic value. PLoS One 2013;8:e69034.</w:t>
      </w:r>
    </w:p>
    <w:p w14:paraId="7A1FC8FC" w14:textId="77777777" w:rsidR="00A12548" w:rsidRPr="00A12548" w:rsidRDefault="00A12548" w:rsidP="00A12548">
      <w:pPr>
        <w:pStyle w:val="EndNoteBibliography"/>
      </w:pPr>
      <w:r w:rsidRPr="00A12548">
        <w:t>43.</w:t>
      </w:r>
      <w:r w:rsidRPr="00A12548">
        <w:tab/>
        <w:t>Rosell R, de Las Penas R, Balana C, Santarpia M, Salazar F, de Aguirre I, Reguart N, et al. Translational research in glioblastoma multiforme: molecular criteria for patient selection. Future Oncol 2008;4:219-228.</w:t>
      </w:r>
    </w:p>
    <w:p w14:paraId="222E6276" w14:textId="77777777" w:rsidR="00A12548" w:rsidRPr="00A12548" w:rsidRDefault="00A12548" w:rsidP="00A12548">
      <w:pPr>
        <w:pStyle w:val="EndNoteBibliography"/>
      </w:pPr>
      <w:r w:rsidRPr="00A12548">
        <w:t>44.</w:t>
      </w:r>
      <w:r w:rsidRPr="00A12548">
        <w:tab/>
        <w:t>Faria G, Silva E, Da Fonseca C, Quirico-Santos T. Circulating Cell-Free DNA as a Prognostic and Molecular Marker for Patients with Brain Tumors under Perillyl Alcohol-Based Therapy. Int J Mol Sci 2018;19.</w:t>
      </w:r>
    </w:p>
    <w:p w14:paraId="2B6602C7" w14:textId="77777777" w:rsidR="00A12548" w:rsidRPr="00A12548" w:rsidRDefault="00A12548" w:rsidP="00A12548">
      <w:pPr>
        <w:pStyle w:val="EndNoteBibliography"/>
      </w:pPr>
      <w:r w:rsidRPr="00A12548">
        <w:t>45.</w:t>
      </w:r>
      <w:r w:rsidRPr="00A12548">
        <w:tab/>
        <w:t>Edgar R, Domrachev M, Lash AE. Gene Expression Omnibus: NCBI gene expression and hybridization array data repository. Nucleic Acids Res 2002;30:207-210.</w:t>
      </w:r>
    </w:p>
    <w:p w14:paraId="3263658A" w14:textId="77777777" w:rsidR="00A12548" w:rsidRPr="00A12548" w:rsidRDefault="00A12548" w:rsidP="00A12548">
      <w:pPr>
        <w:pStyle w:val="EndNoteBibliography"/>
      </w:pPr>
      <w:r w:rsidRPr="00A12548">
        <w:t>46.</w:t>
      </w:r>
      <w:r w:rsidRPr="00A12548">
        <w:tab/>
        <w:t>Brazma A, Parkinson H, Sarkans U, Shojatalab M, Vilo J, Abeygunawardena N, Holloway E, et al. ArrayExpress--a public repository for microarray gene expression data at the EBI. Nucleic Acids Res 2003;31:68-71.</w:t>
      </w:r>
    </w:p>
    <w:p w14:paraId="0CC7C62B" w14:textId="77777777" w:rsidR="00A12548" w:rsidRPr="00A12548" w:rsidRDefault="00A12548" w:rsidP="00A12548">
      <w:pPr>
        <w:pStyle w:val="EndNoteBibliography"/>
      </w:pPr>
      <w:r w:rsidRPr="00A12548">
        <w:t>47.</w:t>
      </w:r>
      <w:r w:rsidRPr="00A12548">
        <w:tab/>
        <w:t>Roadmap Epigenomics C, Kundaje A, Meuleman W, Ernst J, Bilenky M, Yen A, Heravi-Moussavi A, et al. Integrative analysis of 111 reference human epigenomes. Nature 2015;518:317-330.</w:t>
      </w:r>
    </w:p>
    <w:p w14:paraId="1C668773" w14:textId="77777777" w:rsidR="00A12548" w:rsidRPr="00A12548" w:rsidRDefault="00A12548" w:rsidP="00A12548">
      <w:pPr>
        <w:pStyle w:val="EndNoteBibliography"/>
      </w:pPr>
      <w:r w:rsidRPr="00A12548">
        <w:t>48.</w:t>
      </w:r>
      <w:r w:rsidRPr="00A12548">
        <w:tab/>
        <w:t>Shankavaram UT, Varma S, Kane D, Sunshine M, Chary KK, Reinhold WC, Pommier Y, et al. CellMiner: a relational database and query tool for the NCI-60 cancer cell lines. BMC Genomics 2009;10:277.</w:t>
      </w:r>
    </w:p>
    <w:p w14:paraId="1A04C48E" w14:textId="77777777" w:rsidR="00A12548" w:rsidRPr="00A12548" w:rsidRDefault="00A12548" w:rsidP="00A12548">
      <w:pPr>
        <w:pStyle w:val="EndNoteBibliography"/>
      </w:pPr>
      <w:r w:rsidRPr="00A12548">
        <w:t>49.</w:t>
      </w:r>
      <w:r w:rsidRPr="00A12548">
        <w:tab/>
        <w:t>Kong J, Cooper LA, Wang F, Gutman DA, Gao J, Chisolm C, Sharma A, et al. Integrative, multimodal analysis of glioblastoma using TCGA molecular data, pathology images, and clinical outcomes. IEEE Trans Biomed Eng 2011;58:3469-3474.</w:t>
      </w:r>
    </w:p>
    <w:p w14:paraId="34B5D576" w14:textId="77777777" w:rsidR="00A12548" w:rsidRPr="00A12548" w:rsidRDefault="00A12548" w:rsidP="00A12548">
      <w:pPr>
        <w:pStyle w:val="EndNoteBibliography"/>
      </w:pPr>
      <w:r w:rsidRPr="00A12548">
        <w:t>50.</w:t>
      </w:r>
      <w:r w:rsidRPr="00A12548">
        <w:tab/>
        <w:t>Li Y, Zhu J, Tian G, Li N, Li Q, Ye M, Zheng H, et al. The DNA methylome of human peripheral blood mononuclear cells. PLoS Biol 2010;8:e1000533.</w:t>
      </w:r>
    </w:p>
    <w:p w14:paraId="4908180C" w14:textId="77777777" w:rsidR="00A12548" w:rsidRPr="00A12548" w:rsidRDefault="00A12548" w:rsidP="00A12548">
      <w:pPr>
        <w:pStyle w:val="EndNoteBibliography"/>
      </w:pPr>
      <w:r w:rsidRPr="00A12548">
        <w:t>51.</w:t>
      </w:r>
      <w:r w:rsidRPr="00A12548">
        <w:tab/>
        <w:t>Guo S, Zhu Q, Jiang T, Wang R, Shen Y, Zhu X, Wang Y, et al. Genome-wide DNA methylation patterns in CD4+ T cells from Chinese Han patients with rheumatoid arthritis. Mod Rheumatol 2017;27:441-447.</w:t>
      </w:r>
    </w:p>
    <w:p w14:paraId="65ADEC30" w14:textId="77777777" w:rsidR="00A12548" w:rsidRPr="00A12548" w:rsidRDefault="00A12548" w:rsidP="00A12548">
      <w:pPr>
        <w:pStyle w:val="EndNoteBibliography"/>
      </w:pPr>
      <w:r w:rsidRPr="00A12548">
        <w:t>52.</w:t>
      </w:r>
      <w:r w:rsidRPr="00A12548">
        <w:tab/>
        <w:t>Ding W, Pu W, Wang L, Jiang S, Zhou X, Tu W, Yu L, et al. Genome-Wide DNA Methylation Analysis in Systemic Sclerosis Reveals Hypomethylation of IFN-Associated Genes in CD4(+) and CD8(+) T Cells. J Invest Dermatol 2018;138:1069-1077.</w:t>
      </w:r>
    </w:p>
    <w:p w14:paraId="407D4A68" w14:textId="77777777" w:rsidR="00A12548" w:rsidRPr="00A12548" w:rsidRDefault="00A12548" w:rsidP="00A12548">
      <w:pPr>
        <w:pStyle w:val="EndNoteBibliography"/>
      </w:pPr>
      <w:r w:rsidRPr="00A12548">
        <w:t>53.</w:t>
      </w:r>
      <w:r w:rsidRPr="00A12548">
        <w:tab/>
        <w:t>Consortium EP. The ENCODE (ENCyclopedia Of DNA Elements) Project. Science 2004;306:636-640.</w:t>
      </w:r>
    </w:p>
    <w:p w14:paraId="168E38E8" w14:textId="77777777" w:rsidR="00A12548" w:rsidRPr="00A12548" w:rsidRDefault="00A12548" w:rsidP="00A12548">
      <w:pPr>
        <w:pStyle w:val="EndNoteBibliography"/>
      </w:pPr>
      <w:r w:rsidRPr="00A12548">
        <w:t>54.</w:t>
      </w:r>
      <w:r w:rsidRPr="00A12548">
        <w:tab/>
        <w:t>Pu W, Wang C, Chen S, Zhao D, Zhou Y, Ma Y, Wang Y, et al. Targeted bisulfite sequencing identified a panel of DNA methylation-based biomarkers for esophageal squamous cell carcinoma (ESCC). Clin Epigenetics 2017;9:129.</w:t>
      </w:r>
    </w:p>
    <w:p w14:paraId="11A9C917" w14:textId="77777777" w:rsidR="00A12548" w:rsidRPr="00A12548" w:rsidRDefault="00A12548" w:rsidP="00A12548">
      <w:pPr>
        <w:pStyle w:val="EndNoteBibliography"/>
      </w:pPr>
      <w:r w:rsidRPr="00A12548">
        <w:t>55.</w:t>
      </w:r>
      <w:r w:rsidRPr="00A12548">
        <w:tab/>
        <w:t>Guo S, Yan F, Xu J, Bao Y, Zhu J, Wang X, Wu J, et al. Identification and validation of the methylation biomarkers of non-small cell lung cancer (NSCLC). Clin Epigenetics 2015;7:3.</w:t>
      </w:r>
    </w:p>
    <w:p w14:paraId="70D3AAD3" w14:textId="04CEEEBF" w:rsidR="00E65409" w:rsidRPr="00C239EF" w:rsidRDefault="00162408">
      <w:pPr>
        <w:pStyle w:val="NormalWeb"/>
        <w:shd w:val="clear" w:color="auto" w:fill="FFFFFF"/>
        <w:spacing w:before="0" w:beforeAutospacing="0" w:after="0" w:afterAutospacing="0"/>
        <w:jc w:val="both"/>
        <w:rPr>
          <w:rFonts w:ascii="Arial" w:hAnsi="Arial" w:cs="Arial"/>
          <w:color w:val="000000"/>
          <w:sz w:val="22"/>
          <w:szCs w:val="22"/>
        </w:rPr>
        <w:pPrChange w:id="820"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7" w:author="Schrodi, Steven J PHD" w:date="2019-05-03T21:12:00Z" w:initials="SSJP">
    <w:p w14:paraId="59A0EB71" w14:textId="77777777" w:rsidR="0094267C" w:rsidRDefault="0094267C">
      <w:pPr>
        <w:pStyle w:val="CommentText"/>
      </w:pPr>
      <w:r>
        <w:rPr>
          <w:rStyle w:val="CommentReference"/>
        </w:rPr>
        <w:annotationRef/>
      </w:r>
      <w:r>
        <w:t>Provide reference</w:t>
      </w:r>
    </w:p>
  </w:comment>
  <w:comment w:id="68" w:author="Guo, Shicheng" w:date="2019-05-04T17:02:00Z" w:initials="GS">
    <w:p w14:paraId="5BFCE17F" w14:textId="29825E6C" w:rsidR="0094267C" w:rsidRDefault="0094267C">
      <w:pPr>
        <w:pStyle w:val="CommentText"/>
      </w:pPr>
      <w:r>
        <w:rPr>
          <w:rStyle w:val="CommentReference"/>
        </w:rPr>
        <w:annotationRef/>
      </w:r>
      <w:r>
        <w:t>Done</w:t>
      </w:r>
    </w:p>
  </w:comment>
  <w:comment w:id="89" w:author="Schrodi, Steven J PHD" w:date="2019-05-03T21:15:00Z" w:initials="SSJP">
    <w:p w14:paraId="0D753FF2" w14:textId="77777777" w:rsidR="0094267C" w:rsidRDefault="0094267C">
      <w:pPr>
        <w:pStyle w:val="CommentText"/>
      </w:pPr>
      <w:r>
        <w:rPr>
          <w:rStyle w:val="CommentReference"/>
        </w:rPr>
        <w:annotationRef/>
      </w:r>
      <w:r>
        <w:t>How is the panel prognostic?  Are there samples from clinical follow-up?</w:t>
      </w:r>
    </w:p>
  </w:comment>
  <w:comment w:id="90" w:author="Guo, Shicheng" w:date="2019-05-04T17:02:00Z" w:initials="GS">
    <w:p w14:paraId="096D2B08" w14:textId="52288D35" w:rsidR="0094267C" w:rsidRDefault="0094267C">
      <w:pPr>
        <w:pStyle w:val="CommentText"/>
      </w:pPr>
      <w:r>
        <w:rPr>
          <w:rStyle w:val="CommentReference"/>
        </w:rPr>
        <w:annotationRef/>
      </w:r>
      <w:r>
        <w:t xml:space="preserve">Good question. These methylation biomarkers are used to show the overall survival time. </w:t>
      </w:r>
      <w:proofErr w:type="gramStart"/>
      <w:r>
        <w:t>we</w:t>
      </w:r>
      <w:proofErr w:type="gramEnd"/>
      <w:r>
        <w:t xml:space="preserve"> detect the methylation level for these biomarkers in the plasma and then we can estimate the overall survival time. If we find someone have low survival time, we need provide him clinical support with high density. </w:t>
      </w:r>
    </w:p>
  </w:comment>
  <w:comment w:id="126" w:author="Schrodi, Steven J PHD" w:date="2019-05-03T21:31:00Z" w:initials="SSJP">
    <w:p w14:paraId="25FBEF43" w14:textId="70F9BA58" w:rsidR="0094267C" w:rsidRDefault="0094267C">
      <w:pPr>
        <w:pStyle w:val="CommentText"/>
      </w:pPr>
      <w:r>
        <w:rPr>
          <w:rStyle w:val="CommentReference"/>
        </w:rPr>
        <w:annotationRef/>
      </w:r>
      <w:r>
        <w:t>More for Aim 1</w:t>
      </w:r>
    </w:p>
  </w:comment>
  <w:comment w:id="176" w:author="Schrodi, Steven J PHD" w:date="2019-05-03T21:32:00Z" w:initials="SSJP">
    <w:p w14:paraId="1D63AD70" w14:textId="75E725B9" w:rsidR="0094267C" w:rsidRDefault="0094267C">
      <w:pPr>
        <w:pStyle w:val="CommentText"/>
      </w:pPr>
      <w:r>
        <w:rPr>
          <w:rStyle w:val="CommentReference"/>
        </w:rPr>
        <w:annotationRef/>
      </w:r>
      <w:r>
        <w:t>More for Aim 2</w:t>
      </w:r>
    </w:p>
  </w:comment>
  <w:comment w:id="254" w:author="Schrodi, Steven J PHD" w:date="2019-05-03T21:37:00Z" w:initials="SSJP">
    <w:p w14:paraId="5B9439CF" w14:textId="5A97ADD5" w:rsidR="0094267C" w:rsidRDefault="0094267C">
      <w:pPr>
        <w:pStyle w:val="CommentText"/>
      </w:pPr>
      <w:r>
        <w:rPr>
          <w:rStyle w:val="CommentReference"/>
        </w:rPr>
        <w:annotationRef/>
      </w:r>
      <w:r>
        <w:t>This needs FDA approval following several years of large and expensive clinical-based studies.</w:t>
      </w:r>
    </w:p>
  </w:comment>
  <w:comment w:id="243" w:author="Schrodi, Steven J PHD" w:date="2019-05-03T21:38:00Z" w:initials="SSJP">
    <w:p w14:paraId="04204F12" w14:textId="5654F173" w:rsidR="0094267C" w:rsidRDefault="0094267C">
      <w:pPr>
        <w:pStyle w:val="CommentText"/>
      </w:pPr>
      <w:r>
        <w:rPr>
          <w:rStyle w:val="CommentReference"/>
        </w:rPr>
        <w:annotationRef/>
      </w:r>
      <w:r>
        <w:t>All of this belongs in another section</w:t>
      </w:r>
    </w:p>
  </w:comment>
  <w:comment w:id="262" w:author="Schrodi, Steven J PHD" w:date="2019-05-03T21:54:00Z" w:initials="SSJP">
    <w:p w14:paraId="19564384" w14:textId="16F741B9" w:rsidR="0094267C" w:rsidRDefault="0094267C">
      <w:pPr>
        <w:pStyle w:val="CommentText"/>
      </w:pPr>
      <w:r>
        <w:rPr>
          <w:rStyle w:val="CommentReference"/>
        </w:rPr>
        <w:annotationRef/>
      </w:r>
      <w:proofErr w:type="gramStart"/>
      <w:r>
        <w:t>reference</w:t>
      </w:r>
      <w:proofErr w:type="gramEnd"/>
    </w:p>
  </w:comment>
  <w:comment w:id="291" w:author="Schrodi, Steven J PHD" w:date="2019-05-03T21:57:00Z" w:initials="SSJP">
    <w:p w14:paraId="39354CFD" w14:textId="70E775DF" w:rsidR="0094267C" w:rsidRDefault="0094267C">
      <w:pPr>
        <w:pStyle w:val="CommentText"/>
      </w:pPr>
      <w:r>
        <w:rPr>
          <w:rStyle w:val="CommentReference"/>
        </w:rPr>
        <w:annotationRef/>
      </w:r>
      <w:proofErr w:type="gramStart"/>
      <w:r>
        <w:t>reference</w:t>
      </w:r>
      <w:proofErr w:type="gramEnd"/>
    </w:p>
  </w:comment>
  <w:comment w:id="365" w:author="Schrodi, Steven J PHD" w:date="2019-05-03T22:13:00Z" w:initials="SSJP">
    <w:p w14:paraId="451A5AEC" w14:textId="4B406B4A" w:rsidR="0094267C" w:rsidRDefault="0094267C">
      <w:pPr>
        <w:pStyle w:val="CommentText"/>
      </w:pPr>
      <w:r>
        <w:rPr>
          <w:rStyle w:val="CommentReference"/>
        </w:rPr>
        <w:annotationRef/>
      </w:r>
      <w:proofErr w:type="gramStart"/>
      <w:r>
        <w:t>reference</w:t>
      </w:r>
      <w:proofErr w:type="gramEnd"/>
    </w:p>
  </w:comment>
  <w:comment w:id="473" w:author="Schrodi, Steven J PHD" w:date="2019-05-03T22:49:00Z" w:initials="SSJP">
    <w:p w14:paraId="2D3B7EF7" w14:textId="6CEFDD0F" w:rsidR="0094267C" w:rsidRDefault="0094267C">
      <w:pPr>
        <w:pStyle w:val="CommentText"/>
      </w:pPr>
      <w:r>
        <w:rPr>
          <w:rStyle w:val="CommentReference"/>
        </w:rPr>
        <w:annotationRef/>
      </w:r>
      <w:proofErr w:type="gramStart"/>
      <w:r>
        <w:t>all</w:t>
      </w:r>
      <w:proofErr w:type="gramEnd"/>
      <w:r>
        <w:t xml:space="preserve"> of this should belong in the preliminary studies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A0EB71" w15:done="0"/>
  <w15:commentEx w15:paraId="5BFCE17F" w15:paraIdParent="59A0EB71" w15:done="0"/>
  <w15:commentEx w15:paraId="0D753FF2" w15:done="0"/>
  <w15:commentEx w15:paraId="096D2B08" w15:paraIdParent="0D753FF2" w15:done="0"/>
  <w15:commentEx w15:paraId="25FBEF43" w15:done="0"/>
  <w15:commentEx w15:paraId="1D63AD70" w15:done="0"/>
  <w15:commentEx w15:paraId="5B9439CF" w15:done="0"/>
  <w15:commentEx w15:paraId="04204F12" w15:done="0"/>
  <w15:commentEx w15:paraId="19564384" w15:done="0"/>
  <w15:commentEx w15:paraId="39354CFD" w15:done="0"/>
  <w15:commentEx w15:paraId="451A5AEC" w15:done="0"/>
  <w15:commentEx w15:paraId="2D3B7EF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1002AFF" w:usb1="C000E47F" w:usb2="0000002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rson w15:author="Schrodi, Steven J PHD">
    <w15:presenceInfo w15:providerId="AD" w15:userId="S-1-5-21-2000478354-1637723038-1606980848-101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item&gt;3049&lt;/item&gt;&lt;item&gt;3050&lt;/item&gt;&lt;item&gt;3151&lt;/item&gt;&lt;item&gt;3153&lt;/item&gt;&lt;item&gt;3161&lt;/item&gt;&lt;item&gt;3162&lt;/item&gt;&lt;item&gt;3163&lt;/item&gt;&lt;item&gt;3164&lt;/item&gt;&lt;item&gt;3165&lt;/item&gt;&lt;item&gt;3166&lt;/item&gt;&lt;item&gt;3169&lt;/item&gt;&lt;item&gt;3171&lt;/item&gt;&lt;/record-ids&gt;&lt;/item&gt;&lt;/Libraries&gt;"/>
  </w:docVars>
  <w:rsids>
    <w:rsidRoot w:val="0032316B"/>
    <w:rsid w:val="00007AC9"/>
    <w:rsid w:val="0001005B"/>
    <w:rsid w:val="0001260B"/>
    <w:rsid w:val="00013A7B"/>
    <w:rsid w:val="00021B86"/>
    <w:rsid w:val="00030590"/>
    <w:rsid w:val="000314DD"/>
    <w:rsid w:val="00032328"/>
    <w:rsid w:val="000445C3"/>
    <w:rsid w:val="00045511"/>
    <w:rsid w:val="000524DE"/>
    <w:rsid w:val="00053CD6"/>
    <w:rsid w:val="00055A8A"/>
    <w:rsid w:val="0005721D"/>
    <w:rsid w:val="00061ADE"/>
    <w:rsid w:val="00062969"/>
    <w:rsid w:val="000644A6"/>
    <w:rsid w:val="0006753F"/>
    <w:rsid w:val="000714B1"/>
    <w:rsid w:val="00081431"/>
    <w:rsid w:val="0008193B"/>
    <w:rsid w:val="0008285B"/>
    <w:rsid w:val="00082880"/>
    <w:rsid w:val="000829F8"/>
    <w:rsid w:val="00091C57"/>
    <w:rsid w:val="000B3645"/>
    <w:rsid w:val="000B4EF7"/>
    <w:rsid w:val="000C457D"/>
    <w:rsid w:val="000C5FF2"/>
    <w:rsid w:val="000D0D99"/>
    <w:rsid w:val="000D0D9C"/>
    <w:rsid w:val="000E0C02"/>
    <w:rsid w:val="000E2106"/>
    <w:rsid w:val="000E4448"/>
    <w:rsid w:val="00107394"/>
    <w:rsid w:val="0011161D"/>
    <w:rsid w:val="00121E4F"/>
    <w:rsid w:val="00123798"/>
    <w:rsid w:val="00127DB6"/>
    <w:rsid w:val="001360F3"/>
    <w:rsid w:val="00136B79"/>
    <w:rsid w:val="001378B2"/>
    <w:rsid w:val="0014379D"/>
    <w:rsid w:val="00143CD6"/>
    <w:rsid w:val="0015024B"/>
    <w:rsid w:val="00152998"/>
    <w:rsid w:val="00161FC5"/>
    <w:rsid w:val="00162408"/>
    <w:rsid w:val="00163BA6"/>
    <w:rsid w:val="00167F13"/>
    <w:rsid w:val="00176493"/>
    <w:rsid w:val="00177F36"/>
    <w:rsid w:val="0019435F"/>
    <w:rsid w:val="00195485"/>
    <w:rsid w:val="001A666F"/>
    <w:rsid w:val="001B446F"/>
    <w:rsid w:val="001C37FD"/>
    <w:rsid w:val="001C54AD"/>
    <w:rsid w:val="001E1E5E"/>
    <w:rsid w:val="001E3B6E"/>
    <w:rsid w:val="001E66E5"/>
    <w:rsid w:val="001E726A"/>
    <w:rsid w:val="001E7ACD"/>
    <w:rsid w:val="002017B0"/>
    <w:rsid w:val="002024CD"/>
    <w:rsid w:val="00206C77"/>
    <w:rsid w:val="0021469B"/>
    <w:rsid w:val="0021616E"/>
    <w:rsid w:val="0022355B"/>
    <w:rsid w:val="002254CA"/>
    <w:rsid w:val="00225D90"/>
    <w:rsid w:val="00233249"/>
    <w:rsid w:val="00233A98"/>
    <w:rsid w:val="002341F4"/>
    <w:rsid w:val="00234211"/>
    <w:rsid w:val="00243B1D"/>
    <w:rsid w:val="002470D6"/>
    <w:rsid w:val="00247C21"/>
    <w:rsid w:val="00255869"/>
    <w:rsid w:val="002564A0"/>
    <w:rsid w:val="00257674"/>
    <w:rsid w:val="00262D33"/>
    <w:rsid w:val="00263ECB"/>
    <w:rsid w:val="00266FE4"/>
    <w:rsid w:val="0027272B"/>
    <w:rsid w:val="00283EB9"/>
    <w:rsid w:val="00290776"/>
    <w:rsid w:val="00291475"/>
    <w:rsid w:val="0029564D"/>
    <w:rsid w:val="0029736D"/>
    <w:rsid w:val="002A1155"/>
    <w:rsid w:val="002A1B6D"/>
    <w:rsid w:val="002A4DC8"/>
    <w:rsid w:val="002A753B"/>
    <w:rsid w:val="002A75BC"/>
    <w:rsid w:val="002B08E5"/>
    <w:rsid w:val="002B64DD"/>
    <w:rsid w:val="002C07EC"/>
    <w:rsid w:val="002C3340"/>
    <w:rsid w:val="002C7362"/>
    <w:rsid w:val="002D21A2"/>
    <w:rsid w:val="002D24B4"/>
    <w:rsid w:val="002D2E2C"/>
    <w:rsid w:val="002D498E"/>
    <w:rsid w:val="002F218E"/>
    <w:rsid w:val="00304ADC"/>
    <w:rsid w:val="003079C5"/>
    <w:rsid w:val="00307F22"/>
    <w:rsid w:val="00311016"/>
    <w:rsid w:val="003111AB"/>
    <w:rsid w:val="00312C0B"/>
    <w:rsid w:val="0032253D"/>
    <w:rsid w:val="0032316B"/>
    <w:rsid w:val="00323973"/>
    <w:rsid w:val="00326A8F"/>
    <w:rsid w:val="00326BCC"/>
    <w:rsid w:val="00326EC3"/>
    <w:rsid w:val="00334E55"/>
    <w:rsid w:val="00361445"/>
    <w:rsid w:val="00362D29"/>
    <w:rsid w:val="0037485D"/>
    <w:rsid w:val="00386579"/>
    <w:rsid w:val="003A4391"/>
    <w:rsid w:val="003A4F3C"/>
    <w:rsid w:val="003B233E"/>
    <w:rsid w:val="003B4D2E"/>
    <w:rsid w:val="003B737D"/>
    <w:rsid w:val="003C25A9"/>
    <w:rsid w:val="003C5338"/>
    <w:rsid w:val="003D0848"/>
    <w:rsid w:val="003D1608"/>
    <w:rsid w:val="003D26B5"/>
    <w:rsid w:val="003E1DA9"/>
    <w:rsid w:val="003E7D4F"/>
    <w:rsid w:val="003F0008"/>
    <w:rsid w:val="003F1862"/>
    <w:rsid w:val="003F3F1E"/>
    <w:rsid w:val="003F58ED"/>
    <w:rsid w:val="00405847"/>
    <w:rsid w:val="00417DC7"/>
    <w:rsid w:val="00420C48"/>
    <w:rsid w:val="00424439"/>
    <w:rsid w:val="00426F35"/>
    <w:rsid w:val="00436578"/>
    <w:rsid w:val="004471EE"/>
    <w:rsid w:val="0045142B"/>
    <w:rsid w:val="004564D4"/>
    <w:rsid w:val="004638C9"/>
    <w:rsid w:val="00470CC1"/>
    <w:rsid w:val="004875AC"/>
    <w:rsid w:val="004926F6"/>
    <w:rsid w:val="004A3574"/>
    <w:rsid w:val="004A4B16"/>
    <w:rsid w:val="004B26AC"/>
    <w:rsid w:val="004B3310"/>
    <w:rsid w:val="004D06DE"/>
    <w:rsid w:val="004E29A9"/>
    <w:rsid w:val="00500F2D"/>
    <w:rsid w:val="00502095"/>
    <w:rsid w:val="00512A5D"/>
    <w:rsid w:val="0052768C"/>
    <w:rsid w:val="005325EA"/>
    <w:rsid w:val="005405E2"/>
    <w:rsid w:val="0054087E"/>
    <w:rsid w:val="00554BE4"/>
    <w:rsid w:val="005569D1"/>
    <w:rsid w:val="00557566"/>
    <w:rsid w:val="0056750D"/>
    <w:rsid w:val="00574414"/>
    <w:rsid w:val="00577D4A"/>
    <w:rsid w:val="00581045"/>
    <w:rsid w:val="005831FA"/>
    <w:rsid w:val="005900E0"/>
    <w:rsid w:val="005908C5"/>
    <w:rsid w:val="00591AF5"/>
    <w:rsid w:val="0059509F"/>
    <w:rsid w:val="005950B7"/>
    <w:rsid w:val="005965FF"/>
    <w:rsid w:val="005A126F"/>
    <w:rsid w:val="005A5EC3"/>
    <w:rsid w:val="005B1D11"/>
    <w:rsid w:val="005B45B2"/>
    <w:rsid w:val="005B76D5"/>
    <w:rsid w:val="005C6C51"/>
    <w:rsid w:val="005C745E"/>
    <w:rsid w:val="005C763B"/>
    <w:rsid w:val="005D0D19"/>
    <w:rsid w:val="005D18E4"/>
    <w:rsid w:val="005E1509"/>
    <w:rsid w:val="005E59DF"/>
    <w:rsid w:val="00612180"/>
    <w:rsid w:val="00622BCE"/>
    <w:rsid w:val="00635AFE"/>
    <w:rsid w:val="00637A85"/>
    <w:rsid w:val="0064156F"/>
    <w:rsid w:val="00645EA9"/>
    <w:rsid w:val="0065105D"/>
    <w:rsid w:val="00657A77"/>
    <w:rsid w:val="00666F04"/>
    <w:rsid w:val="00675CBE"/>
    <w:rsid w:val="00692DD9"/>
    <w:rsid w:val="00693152"/>
    <w:rsid w:val="00693CB6"/>
    <w:rsid w:val="006B5B6A"/>
    <w:rsid w:val="006B6487"/>
    <w:rsid w:val="006C53A4"/>
    <w:rsid w:val="006C57B9"/>
    <w:rsid w:val="006C7B93"/>
    <w:rsid w:val="006D019A"/>
    <w:rsid w:val="006D300A"/>
    <w:rsid w:val="006D4922"/>
    <w:rsid w:val="006D6C39"/>
    <w:rsid w:val="006D7400"/>
    <w:rsid w:val="006E750F"/>
    <w:rsid w:val="006F083D"/>
    <w:rsid w:val="006F28AE"/>
    <w:rsid w:val="006F448B"/>
    <w:rsid w:val="00702A45"/>
    <w:rsid w:val="00702B66"/>
    <w:rsid w:val="007063EC"/>
    <w:rsid w:val="0073675D"/>
    <w:rsid w:val="007450DC"/>
    <w:rsid w:val="00760926"/>
    <w:rsid w:val="00764195"/>
    <w:rsid w:val="0076491B"/>
    <w:rsid w:val="00764C69"/>
    <w:rsid w:val="0076535B"/>
    <w:rsid w:val="007666CC"/>
    <w:rsid w:val="00770778"/>
    <w:rsid w:val="007709DA"/>
    <w:rsid w:val="007748FD"/>
    <w:rsid w:val="00793FB5"/>
    <w:rsid w:val="00795711"/>
    <w:rsid w:val="0079778C"/>
    <w:rsid w:val="007B1F8F"/>
    <w:rsid w:val="007B2523"/>
    <w:rsid w:val="007C03A7"/>
    <w:rsid w:val="007C583C"/>
    <w:rsid w:val="007D5F25"/>
    <w:rsid w:val="007E19D3"/>
    <w:rsid w:val="007E3F59"/>
    <w:rsid w:val="007E547C"/>
    <w:rsid w:val="007E5D8D"/>
    <w:rsid w:val="0080388E"/>
    <w:rsid w:val="00803DAC"/>
    <w:rsid w:val="00804DED"/>
    <w:rsid w:val="00805C0E"/>
    <w:rsid w:val="008128E1"/>
    <w:rsid w:val="008162BE"/>
    <w:rsid w:val="00823675"/>
    <w:rsid w:val="00825778"/>
    <w:rsid w:val="00825FEC"/>
    <w:rsid w:val="00830327"/>
    <w:rsid w:val="00833D23"/>
    <w:rsid w:val="008422A3"/>
    <w:rsid w:val="00842A76"/>
    <w:rsid w:val="00843EF5"/>
    <w:rsid w:val="00845B72"/>
    <w:rsid w:val="00847974"/>
    <w:rsid w:val="008550DC"/>
    <w:rsid w:val="008575D5"/>
    <w:rsid w:val="008618FD"/>
    <w:rsid w:val="008706ED"/>
    <w:rsid w:val="008747D8"/>
    <w:rsid w:val="008748D8"/>
    <w:rsid w:val="008756BD"/>
    <w:rsid w:val="008774A2"/>
    <w:rsid w:val="008871E9"/>
    <w:rsid w:val="00891E9D"/>
    <w:rsid w:val="00893E62"/>
    <w:rsid w:val="008A1979"/>
    <w:rsid w:val="008A54A6"/>
    <w:rsid w:val="008B06A7"/>
    <w:rsid w:val="008B629B"/>
    <w:rsid w:val="008C4E68"/>
    <w:rsid w:val="008D0A4C"/>
    <w:rsid w:val="008D100B"/>
    <w:rsid w:val="008E4336"/>
    <w:rsid w:val="008E4B98"/>
    <w:rsid w:val="008F3608"/>
    <w:rsid w:val="008F7FA0"/>
    <w:rsid w:val="00900A77"/>
    <w:rsid w:val="00910918"/>
    <w:rsid w:val="00914F22"/>
    <w:rsid w:val="0092182C"/>
    <w:rsid w:val="00922017"/>
    <w:rsid w:val="009233DC"/>
    <w:rsid w:val="00924CF6"/>
    <w:rsid w:val="009254B1"/>
    <w:rsid w:val="00925C65"/>
    <w:rsid w:val="00926AD6"/>
    <w:rsid w:val="00935536"/>
    <w:rsid w:val="00936736"/>
    <w:rsid w:val="0094267C"/>
    <w:rsid w:val="00965734"/>
    <w:rsid w:val="00965C81"/>
    <w:rsid w:val="00967950"/>
    <w:rsid w:val="00970BC5"/>
    <w:rsid w:val="009867F9"/>
    <w:rsid w:val="00993CA8"/>
    <w:rsid w:val="00997418"/>
    <w:rsid w:val="009A286F"/>
    <w:rsid w:val="009B1F86"/>
    <w:rsid w:val="009C02CB"/>
    <w:rsid w:val="009C02F1"/>
    <w:rsid w:val="009C1E2F"/>
    <w:rsid w:val="009C1F2E"/>
    <w:rsid w:val="009C217C"/>
    <w:rsid w:val="009C5A2C"/>
    <w:rsid w:val="009D3476"/>
    <w:rsid w:val="009E70F6"/>
    <w:rsid w:val="009F6A38"/>
    <w:rsid w:val="009F6B10"/>
    <w:rsid w:val="00A06711"/>
    <w:rsid w:val="00A12548"/>
    <w:rsid w:val="00A1369D"/>
    <w:rsid w:val="00A20DDC"/>
    <w:rsid w:val="00A25A78"/>
    <w:rsid w:val="00A27568"/>
    <w:rsid w:val="00A31068"/>
    <w:rsid w:val="00A31120"/>
    <w:rsid w:val="00A32349"/>
    <w:rsid w:val="00A3546D"/>
    <w:rsid w:val="00A37881"/>
    <w:rsid w:val="00A54B6C"/>
    <w:rsid w:val="00A56089"/>
    <w:rsid w:val="00A64857"/>
    <w:rsid w:val="00A70CC9"/>
    <w:rsid w:val="00A95E68"/>
    <w:rsid w:val="00AA1062"/>
    <w:rsid w:val="00AB29A3"/>
    <w:rsid w:val="00AB31F6"/>
    <w:rsid w:val="00AC5803"/>
    <w:rsid w:val="00AC6A22"/>
    <w:rsid w:val="00AC7BFB"/>
    <w:rsid w:val="00AD37CF"/>
    <w:rsid w:val="00AF29EE"/>
    <w:rsid w:val="00AF3714"/>
    <w:rsid w:val="00B01F00"/>
    <w:rsid w:val="00B07A6C"/>
    <w:rsid w:val="00B160C3"/>
    <w:rsid w:val="00B17157"/>
    <w:rsid w:val="00B1750C"/>
    <w:rsid w:val="00B250CB"/>
    <w:rsid w:val="00B271DD"/>
    <w:rsid w:val="00B27F7F"/>
    <w:rsid w:val="00B34CF1"/>
    <w:rsid w:val="00B42F7E"/>
    <w:rsid w:val="00B4428C"/>
    <w:rsid w:val="00B451E0"/>
    <w:rsid w:val="00B50214"/>
    <w:rsid w:val="00B524E3"/>
    <w:rsid w:val="00B53F13"/>
    <w:rsid w:val="00B5643D"/>
    <w:rsid w:val="00B638EC"/>
    <w:rsid w:val="00B72879"/>
    <w:rsid w:val="00B770F6"/>
    <w:rsid w:val="00B846AC"/>
    <w:rsid w:val="00B91413"/>
    <w:rsid w:val="00B924B8"/>
    <w:rsid w:val="00BA1DCE"/>
    <w:rsid w:val="00BA6639"/>
    <w:rsid w:val="00BB3D79"/>
    <w:rsid w:val="00BB7189"/>
    <w:rsid w:val="00BD2BB7"/>
    <w:rsid w:val="00BD2C3D"/>
    <w:rsid w:val="00BE034F"/>
    <w:rsid w:val="00BE17AC"/>
    <w:rsid w:val="00BE5627"/>
    <w:rsid w:val="00BF1CC4"/>
    <w:rsid w:val="00C0058D"/>
    <w:rsid w:val="00C0069F"/>
    <w:rsid w:val="00C021AE"/>
    <w:rsid w:val="00C101B2"/>
    <w:rsid w:val="00C10FDF"/>
    <w:rsid w:val="00C13B02"/>
    <w:rsid w:val="00C21EEB"/>
    <w:rsid w:val="00C239EF"/>
    <w:rsid w:val="00C30451"/>
    <w:rsid w:val="00C34EAA"/>
    <w:rsid w:val="00C47461"/>
    <w:rsid w:val="00C53590"/>
    <w:rsid w:val="00C53BBF"/>
    <w:rsid w:val="00C53E3F"/>
    <w:rsid w:val="00C55FA2"/>
    <w:rsid w:val="00C6110D"/>
    <w:rsid w:val="00C7184D"/>
    <w:rsid w:val="00C71C0A"/>
    <w:rsid w:val="00C73C15"/>
    <w:rsid w:val="00C80C83"/>
    <w:rsid w:val="00C85C71"/>
    <w:rsid w:val="00CA35B8"/>
    <w:rsid w:val="00CA68F3"/>
    <w:rsid w:val="00CB601C"/>
    <w:rsid w:val="00CC067C"/>
    <w:rsid w:val="00CC415D"/>
    <w:rsid w:val="00CC68DA"/>
    <w:rsid w:val="00CC778B"/>
    <w:rsid w:val="00CD05F2"/>
    <w:rsid w:val="00CE06CA"/>
    <w:rsid w:val="00CF4F88"/>
    <w:rsid w:val="00D01206"/>
    <w:rsid w:val="00D032F7"/>
    <w:rsid w:val="00D05998"/>
    <w:rsid w:val="00D07BB8"/>
    <w:rsid w:val="00D10A9E"/>
    <w:rsid w:val="00D114A0"/>
    <w:rsid w:val="00D3154D"/>
    <w:rsid w:val="00D3292A"/>
    <w:rsid w:val="00D37AAD"/>
    <w:rsid w:val="00D44C5A"/>
    <w:rsid w:val="00D53031"/>
    <w:rsid w:val="00D55422"/>
    <w:rsid w:val="00D556C9"/>
    <w:rsid w:val="00D56AB0"/>
    <w:rsid w:val="00D60AF1"/>
    <w:rsid w:val="00D61A68"/>
    <w:rsid w:val="00D7157E"/>
    <w:rsid w:val="00D71C6D"/>
    <w:rsid w:val="00D7279D"/>
    <w:rsid w:val="00D74D95"/>
    <w:rsid w:val="00D80729"/>
    <w:rsid w:val="00D83634"/>
    <w:rsid w:val="00D9174A"/>
    <w:rsid w:val="00D93CF3"/>
    <w:rsid w:val="00DA4574"/>
    <w:rsid w:val="00DB1317"/>
    <w:rsid w:val="00DB5A2F"/>
    <w:rsid w:val="00DC0074"/>
    <w:rsid w:val="00DC335B"/>
    <w:rsid w:val="00DC4C3D"/>
    <w:rsid w:val="00DE03E9"/>
    <w:rsid w:val="00DE3E79"/>
    <w:rsid w:val="00DF17E8"/>
    <w:rsid w:val="00DF6F6E"/>
    <w:rsid w:val="00DF72B5"/>
    <w:rsid w:val="00E017A9"/>
    <w:rsid w:val="00E12BE0"/>
    <w:rsid w:val="00E27CC7"/>
    <w:rsid w:val="00E33087"/>
    <w:rsid w:val="00E43125"/>
    <w:rsid w:val="00E44BFA"/>
    <w:rsid w:val="00E4573F"/>
    <w:rsid w:val="00E65409"/>
    <w:rsid w:val="00E70172"/>
    <w:rsid w:val="00E721D9"/>
    <w:rsid w:val="00E9641C"/>
    <w:rsid w:val="00EA036C"/>
    <w:rsid w:val="00EA14A7"/>
    <w:rsid w:val="00EB1945"/>
    <w:rsid w:val="00EB1A80"/>
    <w:rsid w:val="00EB54C1"/>
    <w:rsid w:val="00EB5F01"/>
    <w:rsid w:val="00EB7287"/>
    <w:rsid w:val="00EC464A"/>
    <w:rsid w:val="00EC4849"/>
    <w:rsid w:val="00EC4A0E"/>
    <w:rsid w:val="00ED0F0E"/>
    <w:rsid w:val="00ED18E6"/>
    <w:rsid w:val="00ED787F"/>
    <w:rsid w:val="00EE4A42"/>
    <w:rsid w:val="00EE62CB"/>
    <w:rsid w:val="00EE71F1"/>
    <w:rsid w:val="00EF6EB6"/>
    <w:rsid w:val="00F04A3C"/>
    <w:rsid w:val="00F04AE7"/>
    <w:rsid w:val="00F06A24"/>
    <w:rsid w:val="00F11516"/>
    <w:rsid w:val="00F16C1D"/>
    <w:rsid w:val="00F23DFD"/>
    <w:rsid w:val="00F251F2"/>
    <w:rsid w:val="00F34AC6"/>
    <w:rsid w:val="00F35CFA"/>
    <w:rsid w:val="00F405E4"/>
    <w:rsid w:val="00F459FB"/>
    <w:rsid w:val="00F5062C"/>
    <w:rsid w:val="00F50BCF"/>
    <w:rsid w:val="00F5513D"/>
    <w:rsid w:val="00F60B7A"/>
    <w:rsid w:val="00F731C2"/>
    <w:rsid w:val="00F7430E"/>
    <w:rsid w:val="00F76963"/>
    <w:rsid w:val="00F76B4E"/>
    <w:rsid w:val="00F8147C"/>
    <w:rsid w:val="00F8505A"/>
    <w:rsid w:val="00F85707"/>
    <w:rsid w:val="00F93F18"/>
    <w:rsid w:val="00F94C4C"/>
    <w:rsid w:val="00FA51B3"/>
    <w:rsid w:val="00FA7509"/>
    <w:rsid w:val="00FB13B7"/>
    <w:rsid w:val="00FB5F58"/>
    <w:rsid w:val="00FC153A"/>
    <w:rsid w:val="00FC2EB1"/>
    <w:rsid w:val="00FE4953"/>
    <w:rsid w:val="00FE49A0"/>
    <w:rsid w:val="00FF6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6B07D0"/>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EC46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 w:type="character" w:styleId="Strong">
    <w:name w:val="Strong"/>
    <w:basedOn w:val="DefaultParagraphFont"/>
    <w:uiPriority w:val="22"/>
    <w:qFormat/>
    <w:rsid w:val="00502095"/>
    <w:rPr>
      <w:b/>
      <w:bCs/>
    </w:rPr>
  </w:style>
  <w:style w:type="character" w:customStyle="1" w:styleId="gnkrckgcgsb">
    <w:name w:val="gnkrckgcgsb"/>
    <w:basedOn w:val="DefaultParagraphFont"/>
    <w:rsid w:val="002564A0"/>
  </w:style>
  <w:style w:type="character" w:customStyle="1" w:styleId="Heading5Char">
    <w:name w:val="Heading 5 Char"/>
    <w:basedOn w:val="DefaultParagraphFont"/>
    <w:link w:val="Heading5"/>
    <w:semiHidden/>
    <w:rsid w:val="00EC464A"/>
    <w:rPr>
      <w:rFonts w:asciiTheme="majorHAnsi" w:eastAsiaTheme="majorEastAsia" w:hAnsiTheme="majorHAnsi" w:cstheme="majorBidi"/>
      <w:color w:val="2E74B5" w:themeColor="accent1" w:themeShade="BF"/>
      <w:sz w:val="24"/>
      <w:szCs w:val="24"/>
    </w:rPr>
  </w:style>
  <w:style w:type="character" w:styleId="CommentReference">
    <w:name w:val="annotation reference"/>
    <w:basedOn w:val="DefaultParagraphFont"/>
    <w:rsid w:val="00032328"/>
    <w:rPr>
      <w:sz w:val="16"/>
      <w:szCs w:val="16"/>
    </w:rPr>
  </w:style>
  <w:style w:type="paragraph" w:styleId="CommentText">
    <w:name w:val="annotation text"/>
    <w:basedOn w:val="Normal"/>
    <w:link w:val="CommentTextChar"/>
    <w:rsid w:val="00032328"/>
    <w:rPr>
      <w:sz w:val="20"/>
      <w:szCs w:val="20"/>
    </w:rPr>
  </w:style>
  <w:style w:type="character" w:customStyle="1" w:styleId="CommentTextChar">
    <w:name w:val="Comment Text Char"/>
    <w:basedOn w:val="DefaultParagraphFont"/>
    <w:link w:val="CommentText"/>
    <w:rsid w:val="00032328"/>
  </w:style>
  <w:style w:type="paragraph" w:styleId="CommentSubject">
    <w:name w:val="annotation subject"/>
    <w:basedOn w:val="CommentText"/>
    <w:next w:val="CommentText"/>
    <w:link w:val="CommentSubjectChar"/>
    <w:rsid w:val="00032328"/>
    <w:rPr>
      <w:b/>
      <w:bCs/>
    </w:rPr>
  </w:style>
  <w:style w:type="character" w:customStyle="1" w:styleId="CommentSubjectChar">
    <w:name w:val="Comment Subject Char"/>
    <w:basedOn w:val="CommentTextChar"/>
    <w:link w:val="CommentSubject"/>
    <w:rsid w:val="00032328"/>
    <w:rPr>
      <w:b/>
      <w:bCs/>
    </w:rPr>
  </w:style>
  <w:style w:type="character" w:customStyle="1" w:styleId="release">
    <w:name w:val="release"/>
    <w:basedOn w:val="DefaultParagraphFont"/>
    <w:rsid w:val="00D7279D"/>
  </w:style>
  <w:style w:type="character" w:styleId="Emphasis">
    <w:name w:val="Emphasis"/>
    <w:basedOn w:val="DefaultParagraphFont"/>
    <w:uiPriority w:val="20"/>
    <w:qFormat/>
    <w:rsid w:val="00417D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65301510">
      <w:bodyDiv w:val="1"/>
      <w:marLeft w:val="0"/>
      <w:marRight w:val="0"/>
      <w:marTop w:val="0"/>
      <w:marBottom w:val="0"/>
      <w:divBdr>
        <w:top w:val="none" w:sz="0" w:space="0" w:color="auto"/>
        <w:left w:val="none" w:sz="0" w:space="0" w:color="auto"/>
        <w:bottom w:val="none" w:sz="0" w:space="0" w:color="auto"/>
        <w:right w:val="none" w:sz="0" w:space="0" w:color="auto"/>
      </w:divBdr>
    </w:div>
    <w:div w:id="83458171">
      <w:bodyDiv w:val="1"/>
      <w:marLeft w:val="0"/>
      <w:marRight w:val="0"/>
      <w:marTop w:val="0"/>
      <w:marBottom w:val="0"/>
      <w:divBdr>
        <w:top w:val="none" w:sz="0" w:space="0" w:color="auto"/>
        <w:left w:val="none" w:sz="0" w:space="0" w:color="auto"/>
        <w:bottom w:val="none" w:sz="0" w:space="0" w:color="auto"/>
        <w:right w:val="none" w:sz="0" w:space="0" w:color="auto"/>
      </w:divBdr>
    </w:div>
    <w:div w:id="222106666">
      <w:bodyDiv w:val="1"/>
      <w:marLeft w:val="0"/>
      <w:marRight w:val="0"/>
      <w:marTop w:val="0"/>
      <w:marBottom w:val="0"/>
      <w:divBdr>
        <w:top w:val="none" w:sz="0" w:space="0" w:color="auto"/>
        <w:left w:val="none" w:sz="0" w:space="0" w:color="auto"/>
        <w:bottom w:val="none" w:sz="0" w:space="0" w:color="auto"/>
        <w:right w:val="none" w:sz="0" w:space="0" w:color="auto"/>
      </w:divBdr>
    </w:div>
    <w:div w:id="335765856">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515190410">
      <w:bodyDiv w:val="1"/>
      <w:marLeft w:val="0"/>
      <w:marRight w:val="0"/>
      <w:marTop w:val="0"/>
      <w:marBottom w:val="0"/>
      <w:divBdr>
        <w:top w:val="none" w:sz="0" w:space="0" w:color="auto"/>
        <w:left w:val="none" w:sz="0" w:space="0" w:color="auto"/>
        <w:bottom w:val="none" w:sz="0" w:space="0" w:color="auto"/>
        <w:right w:val="none" w:sz="0" w:space="0" w:color="auto"/>
      </w:divBdr>
      <w:divsChild>
        <w:div w:id="219443535">
          <w:marLeft w:val="0"/>
          <w:marRight w:val="0"/>
          <w:marTop w:val="0"/>
          <w:marBottom w:val="0"/>
          <w:divBdr>
            <w:top w:val="none" w:sz="0" w:space="0" w:color="auto"/>
            <w:left w:val="none" w:sz="0" w:space="0" w:color="auto"/>
            <w:bottom w:val="none" w:sz="0" w:space="0" w:color="auto"/>
            <w:right w:val="none" w:sz="0" w:space="0" w:color="auto"/>
          </w:divBdr>
          <w:divsChild>
            <w:div w:id="1039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349">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183979129">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32698177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293546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606620347">
      <w:bodyDiv w:val="1"/>
      <w:marLeft w:val="0"/>
      <w:marRight w:val="0"/>
      <w:marTop w:val="0"/>
      <w:marBottom w:val="0"/>
      <w:divBdr>
        <w:top w:val="none" w:sz="0" w:space="0" w:color="auto"/>
        <w:left w:val="none" w:sz="0" w:space="0" w:color="auto"/>
        <w:bottom w:val="none" w:sz="0" w:space="0" w:color="auto"/>
        <w:right w:val="none" w:sz="0" w:space="0" w:color="auto"/>
      </w:divBdr>
    </w:div>
    <w:div w:id="1698239122">
      <w:bodyDiv w:val="1"/>
      <w:marLeft w:val="0"/>
      <w:marRight w:val="0"/>
      <w:marTop w:val="0"/>
      <w:marBottom w:val="0"/>
      <w:divBdr>
        <w:top w:val="none" w:sz="0" w:space="0" w:color="auto"/>
        <w:left w:val="none" w:sz="0" w:space="0" w:color="auto"/>
        <w:bottom w:val="none" w:sz="0" w:space="0" w:color="auto"/>
        <w:right w:val="none" w:sz="0" w:space="0" w:color="auto"/>
      </w:divBdr>
    </w:div>
    <w:div w:id="1717927499">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microsoft.com/office/2011/relationships/commentsExtended" Target="commentsExtended.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2C940CD8.dotm</Template>
  <TotalTime>2</TotalTime>
  <Pages>14</Pages>
  <Words>6915</Words>
  <Characters>58562</Characters>
  <Application>Microsoft Office Word</Application>
  <DocSecurity>0</DocSecurity>
  <Lines>488</Lines>
  <Paragraphs>130</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65347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4</cp:revision>
  <cp:lastPrinted>2019-05-02T19:12:00Z</cp:lastPrinted>
  <dcterms:created xsi:type="dcterms:W3CDTF">2019-05-06T22:44:00Z</dcterms:created>
  <dcterms:modified xsi:type="dcterms:W3CDTF">2019-05-06T22:46:00Z</dcterms:modified>
</cp:coreProperties>
</file>