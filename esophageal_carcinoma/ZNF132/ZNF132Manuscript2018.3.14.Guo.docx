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33CC" w:rsidRDefault="00557FEA" w:rsidP="00B95604">
      <w:pPr>
        <w:snapToGrid w:val="0"/>
        <w:spacing w:line="360" w:lineRule="auto"/>
        <w:jc w:val="center"/>
        <w:outlineLvl w:val="0"/>
        <w:rPr>
          <w:ins w:id="0" w:author="Guo, Shicheng" w:date="2018-03-14T09:45:00Z"/>
          <w:rFonts w:ascii="Arial" w:hAnsi="Arial" w:cs="Arial"/>
          <w:b/>
          <w:color w:val="000000" w:themeColor="text1"/>
          <w:sz w:val="22"/>
        </w:rPr>
      </w:pPr>
      <w:r w:rsidRPr="00557FEA">
        <w:rPr>
          <w:rFonts w:ascii="Arial" w:hAnsi="Arial" w:cs="Arial"/>
          <w:b/>
          <w:color w:val="000000" w:themeColor="text1"/>
          <w:sz w:val="22"/>
          <w:rPrChange w:id="1" w:author="Guo, Shicheng" w:date="2018-03-14T09:36:00Z">
            <w:rPr>
              <w:rFonts w:ascii="Times New Roman" w:hAnsi="Times New Roman" w:cs="Times New Roman"/>
              <w:b/>
              <w:color w:val="000000" w:themeColor="text1"/>
              <w:sz w:val="28"/>
              <w:szCs w:val="24"/>
            </w:rPr>
          </w:rPrChange>
        </w:rPr>
        <w:t>ZNF132 promoter hypermethylation as a potential biomarker for esophageal squamous cell carcinoma (ESCC)</w:t>
      </w:r>
    </w:p>
    <w:p w:rsidR="009A0256" w:rsidRPr="00E20447" w:rsidDel="009A0256" w:rsidRDefault="009A0256" w:rsidP="00B95604">
      <w:pPr>
        <w:snapToGrid w:val="0"/>
        <w:spacing w:line="360" w:lineRule="auto"/>
        <w:jc w:val="center"/>
        <w:outlineLvl w:val="0"/>
        <w:rPr>
          <w:del w:id="2" w:author="Guo, Shicheng" w:date="2018-03-14T09:45:00Z"/>
          <w:rFonts w:ascii="Arial" w:hAnsi="Arial" w:cs="Arial"/>
          <w:b/>
          <w:color w:val="000000" w:themeColor="text1"/>
          <w:sz w:val="22"/>
          <w:rPrChange w:id="3" w:author="Guo, Shicheng" w:date="2018-03-14T09:36:00Z">
            <w:rPr>
              <w:del w:id="4" w:author="Guo, Shicheng" w:date="2018-03-14T09:45:00Z"/>
              <w:rFonts w:ascii="Times New Roman" w:hAnsi="Times New Roman" w:cs="Times New Roman"/>
              <w:b/>
              <w:color w:val="000000" w:themeColor="text1"/>
              <w:sz w:val="28"/>
              <w:szCs w:val="24"/>
            </w:rPr>
          </w:rPrChange>
        </w:rPr>
      </w:pPr>
    </w:p>
    <w:p w:rsidR="00A9376C" w:rsidRPr="00E20447" w:rsidRDefault="00557FEA" w:rsidP="001E1E7D">
      <w:pPr>
        <w:snapToGrid w:val="0"/>
        <w:spacing w:line="360" w:lineRule="auto"/>
        <w:jc w:val="left"/>
        <w:rPr>
          <w:rFonts w:ascii="Arial" w:hAnsi="Arial" w:cs="Arial"/>
          <w:color w:val="000000" w:themeColor="text1"/>
          <w:sz w:val="22"/>
          <w:rPrChange w:id="5" w:author="Guo, Shicheng" w:date="2018-03-14T09:36:00Z">
            <w:rPr>
              <w:rFonts w:ascii="Times New Roman" w:hAnsi="Times New Roman" w:cs="Times New Roman"/>
              <w:color w:val="000000" w:themeColor="text1"/>
              <w:sz w:val="24"/>
              <w:szCs w:val="24"/>
            </w:rPr>
          </w:rPrChange>
        </w:rPr>
      </w:pPr>
      <w:r w:rsidRPr="00557FEA">
        <w:rPr>
          <w:rFonts w:ascii="Arial" w:hAnsi="Arial" w:cs="Arial"/>
          <w:color w:val="000000" w:themeColor="text1"/>
          <w:sz w:val="22"/>
          <w:rPrChange w:id="6" w:author="Guo, Shicheng" w:date="2018-03-14T09:36:00Z">
            <w:rPr>
              <w:rFonts w:ascii="Times New Roman" w:hAnsi="Times New Roman" w:cs="Times New Roman"/>
              <w:color w:val="000000" w:themeColor="text1"/>
              <w:sz w:val="24"/>
              <w:szCs w:val="24"/>
            </w:rPr>
          </w:rPrChange>
        </w:rPr>
        <w:t>Dong Jiang</w:t>
      </w:r>
      <w:r w:rsidRPr="00557FEA">
        <w:rPr>
          <w:rFonts w:ascii="Arial" w:hAnsi="Arial" w:cs="Arial"/>
          <w:color w:val="000000" w:themeColor="text1"/>
          <w:sz w:val="22"/>
          <w:vertAlign w:val="superscript"/>
          <w:rPrChange w:id="7" w:author="Guo, Shicheng" w:date="2018-03-14T09:36:00Z">
            <w:rPr>
              <w:rFonts w:ascii="Times New Roman" w:hAnsi="Times New Roman" w:cs="Times New Roman"/>
              <w:color w:val="000000" w:themeColor="text1"/>
              <w:sz w:val="24"/>
              <w:szCs w:val="24"/>
              <w:vertAlign w:val="superscript"/>
            </w:rPr>
          </w:rPrChange>
        </w:rPr>
        <w:t>2</w:t>
      </w:r>
      <w:r w:rsidRPr="00557FEA">
        <w:rPr>
          <w:rFonts w:ascii="Arial" w:hAnsi="Arial" w:cs="Arial" w:hint="eastAsia"/>
          <w:color w:val="000000" w:themeColor="text1"/>
          <w:sz w:val="22"/>
          <w:vertAlign w:val="superscript"/>
          <w:rPrChange w:id="8" w:author="Guo, Shicheng" w:date="2018-03-14T09:36:00Z">
            <w:rPr>
              <w:rFonts w:ascii="Times New Roman" w:hAnsi="Times New Roman" w:cs="Times New Roman" w:hint="eastAsia"/>
              <w:color w:val="000000" w:themeColor="text1"/>
              <w:sz w:val="24"/>
              <w:szCs w:val="24"/>
              <w:vertAlign w:val="superscript"/>
            </w:rPr>
          </w:rPrChange>
        </w:rPr>
        <w:t>＃</w:t>
      </w:r>
      <w:r w:rsidRPr="00557FEA">
        <w:rPr>
          <w:rFonts w:ascii="Arial" w:hAnsi="Arial" w:cs="Arial"/>
          <w:color w:val="000000" w:themeColor="text1"/>
          <w:sz w:val="22"/>
          <w:rPrChange w:id="9" w:author="Guo, Shicheng" w:date="2018-03-14T09:36:00Z">
            <w:rPr>
              <w:rFonts w:ascii="Times New Roman" w:hAnsi="Times New Roman" w:cs="Times New Roman"/>
              <w:color w:val="000000" w:themeColor="text1"/>
              <w:sz w:val="24"/>
              <w:szCs w:val="24"/>
            </w:rPr>
          </w:rPrChange>
        </w:rPr>
        <w:t>, Zhenglei He</w:t>
      </w:r>
      <w:r w:rsidRPr="00557FEA">
        <w:rPr>
          <w:rFonts w:ascii="Arial" w:hAnsi="Arial" w:cs="Arial"/>
          <w:color w:val="000000" w:themeColor="text1"/>
          <w:sz w:val="22"/>
          <w:vertAlign w:val="superscript"/>
          <w:rPrChange w:id="10" w:author="Guo, Shicheng" w:date="2018-03-14T09:36:00Z">
            <w:rPr>
              <w:rFonts w:ascii="Times New Roman" w:hAnsi="Times New Roman" w:cs="Times New Roman"/>
              <w:color w:val="000000" w:themeColor="text1"/>
              <w:sz w:val="24"/>
              <w:szCs w:val="24"/>
              <w:vertAlign w:val="superscript"/>
            </w:rPr>
          </w:rPrChange>
        </w:rPr>
        <w:t>1</w:t>
      </w:r>
      <w:r w:rsidRPr="00557FEA">
        <w:rPr>
          <w:rFonts w:ascii="Arial" w:hAnsi="Arial" w:cs="Arial" w:hint="eastAsia"/>
          <w:color w:val="000000" w:themeColor="text1"/>
          <w:sz w:val="22"/>
          <w:vertAlign w:val="superscript"/>
          <w:rPrChange w:id="11" w:author="Guo, Shicheng" w:date="2018-03-14T09:36:00Z">
            <w:rPr>
              <w:rFonts w:ascii="Times New Roman" w:hAnsi="Times New Roman" w:cs="Times New Roman" w:hint="eastAsia"/>
              <w:color w:val="000000" w:themeColor="text1"/>
              <w:sz w:val="24"/>
              <w:szCs w:val="24"/>
              <w:vertAlign w:val="superscript"/>
            </w:rPr>
          </w:rPrChange>
        </w:rPr>
        <w:t>＃</w:t>
      </w:r>
      <w:r w:rsidRPr="00557FEA">
        <w:rPr>
          <w:rFonts w:ascii="Arial" w:hAnsi="Arial" w:cs="Arial"/>
          <w:color w:val="000000" w:themeColor="text1"/>
          <w:sz w:val="22"/>
          <w:rPrChange w:id="12" w:author="Guo, Shicheng" w:date="2018-03-14T09:36:00Z">
            <w:rPr>
              <w:rFonts w:ascii="Times New Roman" w:hAnsi="Times New Roman" w:cs="Times New Roman"/>
              <w:color w:val="000000" w:themeColor="text1"/>
              <w:sz w:val="24"/>
              <w:szCs w:val="24"/>
            </w:rPr>
          </w:rPrChange>
        </w:rPr>
        <w:t>, Weilin Pu</w:t>
      </w:r>
      <w:r w:rsidRPr="00557FEA">
        <w:rPr>
          <w:rFonts w:ascii="Arial" w:hAnsi="Arial" w:cs="Arial"/>
          <w:color w:val="000000" w:themeColor="text1"/>
          <w:sz w:val="22"/>
          <w:vertAlign w:val="superscript"/>
          <w:rPrChange w:id="13" w:author="Guo, Shicheng" w:date="2018-03-14T09:36:00Z">
            <w:rPr>
              <w:rFonts w:ascii="Times New Roman" w:hAnsi="Times New Roman" w:cs="Times New Roman"/>
              <w:color w:val="000000" w:themeColor="text1"/>
              <w:sz w:val="24"/>
              <w:szCs w:val="24"/>
              <w:vertAlign w:val="superscript"/>
            </w:rPr>
          </w:rPrChange>
        </w:rPr>
        <w:t>3</w:t>
      </w:r>
      <w:r w:rsidRPr="00557FEA">
        <w:rPr>
          <w:rFonts w:ascii="Arial" w:hAnsi="Arial" w:cs="Arial"/>
          <w:color w:val="000000" w:themeColor="text1"/>
          <w:sz w:val="22"/>
          <w:rPrChange w:id="14" w:author="Guo, Shicheng" w:date="2018-03-14T09:36:00Z">
            <w:rPr>
              <w:rFonts w:ascii="Times New Roman" w:hAnsi="Times New Roman" w:cs="Times New Roman"/>
              <w:color w:val="000000" w:themeColor="text1"/>
              <w:sz w:val="24"/>
              <w:szCs w:val="24"/>
            </w:rPr>
          </w:rPrChange>
        </w:rPr>
        <w:t>, Chenji Wang</w:t>
      </w:r>
      <w:r w:rsidRPr="00557FEA">
        <w:rPr>
          <w:rFonts w:ascii="Arial" w:hAnsi="Arial" w:cs="Arial"/>
          <w:color w:val="000000" w:themeColor="text1"/>
          <w:sz w:val="22"/>
          <w:vertAlign w:val="superscript"/>
          <w:rPrChange w:id="15" w:author="Guo, Shicheng" w:date="2018-03-14T09:36:00Z">
            <w:rPr>
              <w:rFonts w:ascii="Times New Roman" w:hAnsi="Times New Roman" w:cs="Times New Roman"/>
              <w:color w:val="000000" w:themeColor="text1"/>
              <w:sz w:val="24"/>
              <w:szCs w:val="24"/>
              <w:vertAlign w:val="superscript"/>
            </w:rPr>
          </w:rPrChange>
        </w:rPr>
        <w:t>1</w:t>
      </w:r>
      <w:r w:rsidRPr="00557FEA">
        <w:rPr>
          <w:rFonts w:ascii="Arial" w:hAnsi="Arial" w:cs="Arial"/>
          <w:color w:val="000000" w:themeColor="text1"/>
          <w:sz w:val="22"/>
          <w:rPrChange w:id="16" w:author="Guo, Shicheng" w:date="2018-03-14T09:36:00Z">
            <w:rPr>
              <w:rFonts w:ascii="Times New Roman" w:hAnsi="Times New Roman" w:cs="Times New Roman"/>
              <w:color w:val="000000" w:themeColor="text1"/>
              <w:sz w:val="24"/>
              <w:szCs w:val="24"/>
            </w:rPr>
          </w:rPrChange>
        </w:rPr>
        <w:t>, Yinghui Zhou</w:t>
      </w:r>
      <w:r w:rsidRPr="00557FEA">
        <w:rPr>
          <w:rFonts w:ascii="Arial" w:hAnsi="Arial" w:cs="Arial"/>
          <w:color w:val="000000" w:themeColor="text1"/>
          <w:sz w:val="22"/>
          <w:vertAlign w:val="superscript"/>
          <w:rPrChange w:id="17" w:author="Guo, Shicheng" w:date="2018-03-14T09:36:00Z">
            <w:rPr>
              <w:rFonts w:ascii="Times New Roman" w:hAnsi="Times New Roman" w:cs="Times New Roman"/>
              <w:color w:val="000000" w:themeColor="text1"/>
              <w:sz w:val="24"/>
              <w:szCs w:val="24"/>
              <w:vertAlign w:val="superscript"/>
            </w:rPr>
          </w:rPrChange>
        </w:rPr>
        <w:t>1</w:t>
      </w:r>
      <w:r w:rsidRPr="00557FEA">
        <w:rPr>
          <w:rFonts w:ascii="Arial" w:hAnsi="Arial" w:cs="Arial"/>
          <w:color w:val="000000" w:themeColor="text1"/>
          <w:sz w:val="22"/>
          <w:rPrChange w:id="18" w:author="Guo, Shicheng" w:date="2018-03-14T09:36:00Z">
            <w:rPr>
              <w:rFonts w:ascii="Times New Roman" w:hAnsi="Times New Roman" w:cs="Times New Roman"/>
              <w:color w:val="000000" w:themeColor="text1"/>
              <w:sz w:val="24"/>
              <w:szCs w:val="24"/>
            </w:rPr>
          </w:rPrChange>
        </w:rPr>
        <w:t>, Xulong Feng</w:t>
      </w:r>
      <w:r w:rsidRPr="00557FEA">
        <w:rPr>
          <w:rFonts w:ascii="Arial" w:hAnsi="Arial" w:cs="Arial"/>
          <w:color w:val="000000" w:themeColor="text1"/>
          <w:sz w:val="22"/>
          <w:vertAlign w:val="superscript"/>
          <w:rPrChange w:id="19" w:author="Guo, Shicheng" w:date="2018-03-14T09:36:00Z">
            <w:rPr>
              <w:rFonts w:ascii="Times New Roman" w:hAnsi="Times New Roman" w:cs="Times New Roman"/>
              <w:color w:val="000000" w:themeColor="text1"/>
              <w:sz w:val="24"/>
              <w:szCs w:val="24"/>
              <w:vertAlign w:val="superscript"/>
            </w:rPr>
          </w:rPrChange>
        </w:rPr>
        <w:t>1</w:t>
      </w:r>
      <w:r w:rsidRPr="00557FEA">
        <w:rPr>
          <w:rFonts w:ascii="Arial" w:hAnsi="Arial" w:cs="Arial"/>
          <w:color w:val="000000" w:themeColor="text1"/>
          <w:sz w:val="22"/>
          <w:rPrChange w:id="20" w:author="Guo, Shicheng" w:date="2018-03-14T09:36:00Z">
            <w:rPr>
              <w:rFonts w:ascii="Times New Roman" w:hAnsi="Times New Roman" w:cs="Times New Roman"/>
              <w:color w:val="000000" w:themeColor="text1"/>
              <w:sz w:val="24"/>
              <w:szCs w:val="24"/>
            </w:rPr>
          </w:rPrChange>
        </w:rPr>
        <w:t>, Xueqing Zhang</w:t>
      </w:r>
      <w:r w:rsidRPr="00557FEA">
        <w:rPr>
          <w:rFonts w:ascii="Arial" w:hAnsi="Arial" w:cs="Arial"/>
          <w:color w:val="000000" w:themeColor="text1"/>
          <w:sz w:val="22"/>
          <w:vertAlign w:val="superscript"/>
          <w:rPrChange w:id="21" w:author="Guo, Shicheng" w:date="2018-03-14T09:36:00Z">
            <w:rPr>
              <w:rFonts w:ascii="Times New Roman" w:hAnsi="Times New Roman" w:cs="Times New Roman"/>
              <w:color w:val="000000" w:themeColor="text1"/>
              <w:sz w:val="24"/>
              <w:szCs w:val="24"/>
              <w:vertAlign w:val="superscript"/>
            </w:rPr>
          </w:rPrChange>
        </w:rPr>
        <w:t>1</w:t>
      </w:r>
      <w:r w:rsidRPr="00557FEA">
        <w:rPr>
          <w:rFonts w:ascii="Arial" w:hAnsi="Arial" w:cs="Arial"/>
          <w:color w:val="000000" w:themeColor="text1"/>
          <w:sz w:val="22"/>
          <w:rPrChange w:id="22" w:author="Guo, Shicheng" w:date="2018-03-14T09:36:00Z">
            <w:rPr>
              <w:rFonts w:ascii="Times New Roman" w:hAnsi="Times New Roman" w:cs="Times New Roman"/>
              <w:color w:val="000000" w:themeColor="text1"/>
              <w:sz w:val="24"/>
              <w:szCs w:val="24"/>
            </w:rPr>
          </w:rPrChange>
        </w:rPr>
        <w:t>,Meng Zhang</w:t>
      </w:r>
      <w:r w:rsidRPr="00557FEA">
        <w:rPr>
          <w:rFonts w:ascii="Arial" w:hAnsi="Arial" w:cs="Arial"/>
          <w:color w:val="000000" w:themeColor="text1"/>
          <w:sz w:val="22"/>
          <w:vertAlign w:val="superscript"/>
          <w:rPrChange w:id="23" w:author="Guo, Shicheng" w:date="2018-03-14T09:36:00Z">
            <w:rPr>
              <w:rFonts w:ascii="Times New Roman" w:hAnsi="Times New Roman" w:cs="Times New Roman"/>
              <w:color w:val="000000" w:themeColor="text1"/>
              <w:sz w:val="24"/>
              <w:szCs w:val="24"/>
              <w:vertAlign w:val="superscript"/>
            </w:rPr>
          </w:rPrChange>
        </w:rPr>
        <w:t>1</w:t>
      </w:r>
      <w:r w:rsidRPr="00557FEA">
        <w:rPr>
          <w:rFonts w:ascii="Arial" w:hAnsi="Arial" w:cs="Arial"/>
          <w:color w:val="000000" w:themeColor="text1"/>
          <w:sz w:val="22"/>
          <w:rPrChange w:id="24" w:author="Guo, Shicheng" w:date="2018-03-14T09:36:00Z">
            <w:rPr>
              <w:rFonts w:ascii="Times New Roman" w:hAnsi="Times New Roman" w:cs="Times New Roman"/>
              <w:color w:val="000000" w:themeColor="text1"/>
              <w:sz w:val="24"/>
              <w:szCs w:val="24"/>
            </w:rPr>
          </w:rPrChange>
        </w:rPr>
        <w:t>, Shicheng Guo</w:t>
      </w:r>
      <w:r w:rsidRPr="00557FEA">
        <w:rPr>
          <w:rFonts w:ascii="Arial" w:hAnsi="Arial" w:cs="Arial"/>
          <w:color w:val="000000" w:themeColor="text1"/>
          <w:sz w:val="22"/>
          <w:vertAlign w:val="superscript"/>
          <w:rPrChange w:id="25" w:author="Guo, Shicheng" w:date="2018-03-14T09:36:00Z">
            <w:rPr>
              <w:rFonts w:ascii="Times New Roman" w:hAnsi="Times New Roman" w:cs="Times New Roman"/>
              <w:color w:val="000000" w:themeColor="text1"/>
              <w:sz w:val="24"/>
              <w:szCs w:val="24"/>
              <w:vertAlign w:val="superscript"/>
            </w:rPr>
          </w:rPrChange>
        </w:rPr>
        <w:t>4</w:t>
      </w:r>
      <w:r w:rsidRPr="00557FEA">
        <w:rPr>
          <w:rFonts w:ascii="Arial" w:hAnsi="Arial" w:cs="Arial"/>
          <w:color w:val="000000" w:themeColor="text1"/>
          <w:sz w:val="22"/>
          <w:rPrChange w:id="26" w:author="Guo, Shicheng" w:date="2018-03-14T09:36:00Z">
            <w:rPr>
              <w:rFonts w:ascii="Times New Roman" w:hAnsi="Times New Roman" w:cs="Times New Roman"/>
              <w:color w:val="000000" w:themeColor="text1"/>
              <w:sz w:val="24"/>
              <w:szCs w:val="24"/>
            </w:rPr>
          </w:rPrChange>
        </w:rPr>
        <w:t>*, Jiucun Wang</w:t>
      </w:r>
      <w:r w:rsidRPr="00557FEA">
        <w:rPr>
          <w:rFonts w:ascii="Arial" w:hAnsi="Arial" w:cs="Arial"/>
          <w:color w:val="000000" w:themeColor="text1"/>
          <w:sz w:val="22"/>
          <w:vertAlign w:val="superscript"/>
          <w:rPrChange w:id="27" w:author="Guo, Shicheng" w:date="2018-03-14T09:36:00Z">
            <w:rPr>
              <w:rFonts w:ascii="Times New Roman" w:hAnsi="Times New Roman" w:cs="Times New Roman"/>
              <w:color w:val="000000" w:themeColor="text1"/>
              <w:sz w:val="24"/>
              <w:szCs w:val="24"/>
              <w:vertAlign w:val="superscript"/>
            </w:rPr>
          </w:rPrChange>
        </w:rPr>
        <w:t>3</w:t>
      </w:r>
      <w:r w:rsidRPr="00557FEA">
        <w:rPr>
          <w:rFonts w:ascii="Arial" w:hAnsi="Arial" w:cs="Arial"/>
          <w:color w:val="000000" w:themeColor="text1"/>
          <w:sz w:val="22"/>
          <w:rPrChange w:id="28" w:author="Guo, Shicheng" w:date="2018-03-14T09:36:00Z">
            <w:rPr>
              <w:rFonts w:ascii="Times New Roman" w:hAnsi="Times New Roman" w:cs="Times New Roman"/>
              <w:color w:val="000000" w:themeColor="text1"/>
              <w:sz w:val="24"/>
              <w:szCs w:val="24"/>
            </w:rPr>
          </w:rPrChange>
        </w:rPr>
        <w:t>* and Minghua Wang</w:t>
      </w:r>
      <w:r w:rsidRPr="00557FEA">
        <w:rPr>
          <w:rFonts w:ascii="Arial" w:hAnsi="Arial" w:cs="Arial"/>
          <w:color w:val="000000" w:themeColor="text1"/>
          <w:sz w:val="22"/>
          <w:vertAlign w:val="superscript"/>
          <w:rPrChange w:id="29" w:author="Guo, Shicheng" w:date="2018-03-14T09:36:00Z">
            <w:rPr>
              <w:rFonts w:ascii="Times New Roman" w:hAnsi="Times New Roman" w:cs="Times New Roman"/>
              <w:color w:val="000000" w:themeColor="text1"/>
              <w:sz w:val="24"/>
              <w:szCs w:val="24"/>
              <w:vertAlign w:val="superscript"/>
            </w:rPr>
          </w:rPrChange>
        </w:rPr>
        <w:t>1</w:t>
      </w:r>
      <w:r w:rsidRPr="00557FEA">
        <w:rPr>
          <w:rFonts w:ascii="Arial" w:hAnsi="Arial" w:cs="Arial"/>
          <w:color w:val="000000" w:themeColor="text1"/>
          <w:sz w:val="22"/>
          <w:rPrChange w:id="30" w:author="Guo, Shicheng" w:date="2018-03-14T09:36:00Z">
            <w:rPr>
              <w:rFonts w:ascii="Times New Roman" w:hAnsi="Times New Roman" w:cs="Times New Roman"/>
              <w:color w:val="000000" w:themeColor="text1"/>
              <w:sz w:val="24"/>
              <w:szCs w:val="24"/>
            </w:rPr>
          </w:rPrChange>
        </w:rPr>
        <w:t>*</w:t>
      </w:r>
    </w:p>
    <w:p w:rsidR="00FB1A8C" w:rsidRPr="00E20447" w:rsidRDefault="00557FEA" w:rsidP="001E1E7D">
      <w:pPr>
        <w:snapToGrid w:val="0"/>
        <w:spacing w:line="360" w:lineRule="auto"/>
        <w:jc w:val="left"/>
        <w:rPr>
          <w:rFonts w:ascii="Arial" w:hAnsi="Arial" w:cs="Arial"/>
          <w:color w:val="000000" w:themeColor="text1"/>
          <w:sz w:val="22"/>
          <w:rPrChange w:id="31" w:author="Guo, Shicheng" w:date="2018-03-14T09:36:00Z">
            <w:rPr>
              <w:rFonts w:ascii="Times New Roman" w:hAnsi="Times New Roman" w:cs="Times New Roman"/>
              <w:color w:val="000000" w:themeColor="text1"/>
              <w:sz w:val="24"/>
              <w:szCs w:val="24"/>
            </w:rPr>
          </w:rPrChange>
        </w:rPr>
      </w:pPr>
      <w:r w:rsidRPr="00557FEA">
        <w:rPr>
          <w:rFonts w:ascii="Arial" w:hAnsi="Arial" w:cs="Arial"/>
          <w:color w:val="000000" w:themeColor="text1"/>
          <w:sz w:val="22"/>
          <w:vertAlign w:val="superscript"/>
          <w:rPrChange w:id="32" w:author="Guo, Shicheng" w:date="2018-03-14T09:36:00Z">
            <w:rPr>
              <w:rFonts w:ascii="Times New Roman" w:hAnsi="Times New Roman" w:cs="Times New Roman"/>
              <w:color w:val="000000" w:themeColor="text1"/>
              <w:sz w:val="24"/>
              <w:szCs w:val="24"/>
              <w:vertAlign w:val="superscript"/>
            </w:rPr>
          </w:rPrChange>
        </w:rPr>
        <w:t>1</w:t>
      </w:r>
      <w:r w:rsidRPr="00557FEA">
        <w:rPr>
          <w:rFonts w:ascii="Arial" w:hAnsi="Arial" w:cs="Arial"/>
          <w:color w:val="000000" w:themeColor="text1"/>
          <w:sz w:val="22"/>
          <w:rPrChange w:id="33" w:author="Guo, Shicheng" w:date="2018-03-14T09:36:00Z">
            <w:rPr>
              <w:rFonts w:ascii="Times New Roman" w:hAnsi="Times New Roman" w:cs="Times New Roman"/>
              <w:color w:val="000000" w:themeColor="text1"/>
              <w:sz w:val="24"/>
              <w:szCs w:val="24"/>
            </w:rPr>
          </w:rPrChange>
        </w:rPr>
        <w:t>Department of Biochemistry and Molecular Biology, Medical College, Soochow University, Suzhou, Jiangsu, China</w:t>
      </w:r>
    </w:p>
    <w:p w:rsidR="00FB1A8C" w:rsidRPr="00E20447" w:rsidRDefault="00557FEA" w:rsidP="001E1E7D">
      <w:pPr>
        <w:snapToGrid w:val="0"/>
        <w:spacing w:line="360" w:lineRule="auto"/>
        <w:jc w:val="left"/>
        <w:rPr>
          <w:rFonts w:ascii="Arial" w:hAnsi="Arial" w:cs="Arial"/>
          <w:color w:val="000000" w:themeColor="text1"/>
          <w:sz w:val="22"/>
          <w:rPrChange w:id="34" w:author="Guo, Shicheng" w:date="2018-03-14T09:36:00Z">
            <w:rPr>
              <w:rFonts w:ascii="Times New Roman" w:hAnsi="Times New Roman" w:cs="Times New Roman"/>
              <w:color w:val="000000" w:themeColor="text1"/>
              <w:sz w:val="24"/>
              <w:szCs w:val="24"/>
            </w:rPr>
          </w:rPrChange>
        </w:rPr>
      </w:pPr>
      <w:r w:rsidRPr="00557FEA">
        <w:rPr>
          <w:rFonts w:ascii="Arial" w:hAnsi="Arial" w:cs="Arial"/>
          <w:color w:val="000000" w:themeColor="text1"/>
          <w:sz w:val="22"/>
          <w:rPrChange w:id="35" w:author="Guo, Shicheng" w:date="2018-03-14T09:36:00Z">
            <w:rPr>
              <w:rFonts w:ascii="Times New Roman" w:hAnsi="Times New Roman" w:cs="Times New Roman"/>
              <w:color w:val="000000" w:themeColor="text1"/>
              <w:sz w:val="24"/>
              <w:szCs w:val="24"/>
            </w:rPr>
          </w:rPrChange>
        </w:rPr>
        <w:t>2</w:t>
      </w:r>
    </w:p>
    <w:p w:rsidR="00FB1A8C" w:rsidRPr="00E20447" w:rsidRDefault="00557FEA" w:rsidP="001E1E7D">
      <w:pPr>
        <w:snapToGrid w:val="0"/>
        <w:spacing w:line="360" w:lineRule="auto"/>
        <w:jc w:val="left"/>
        <w:rPr>
          <w:rFonts w:ascii="Arial" w:hAnsi="Arial" w:cs="Arial"/>
          <w:color w:val="000000" w:themeColor="text1"/>
          <w:sz w:val="22"/>
          <w:rPrChange w:id="36" w:author="Guo, Shicheng" w:date="2018-03-14T09:36:00Z">
            <w:rPr>
              <w:rFonts w:ascii="Times New Roman" w:hAnsi="Times New Roman" w:cs="Times New Roman"/>
              <w:color w:val="000000" w:themeColor="text1"/>
              <w:sz w:val="24"/>
              <w:szCs w:val="24"/>
            </w:rPr>
          </w:rPrChange>
        </w:rPr>
      </w:pPr>
      <w:r w:rsidRPr="00557FEA">
        <w:rPr>
          <w:rFonts w:ascii="Arial" w:hAnsi="Arial" w:cs="Arial"/>
          <w:color w:val="000000" w:themeColor="text1"/>
          <w:sz w:val="22"/>
          <w:vertAlign w:val="superscript"/>
          <w:rPrChange w:id="37" w:author="Guo, Shicheng" w:date="2018-03-14T09:36:00Z">
            <w:rPr>
              <w:rFonts w:ascii="Times New Roman" w:hAnsi="Times New Roman" w:cs="Times New Roman"/>
              <w:color w:val="000000" w:themeColor="text1"/>
              <w:sz w:val="24"/>
              <w:szCs w:val="24"/>
              <w:vertAlign w:val="superscript"/>
            </w:rPr>
          </w:rPrChange>
        </w:rPr>
        <w:t>3</w:t>
      </w:r>
      <w:r w:rsidRPr="00557FEA">
        <w:rPr>
          <w:rFonts w:ascii="Arial" w:hAnsi="Arial" w:cs="Arial"/>
          <w:color w:val="000000" w:themeColor="text1"/>
          <w:sz w:val="22"/>
          <w:rPrChange w:id="38" w:author="Guo, Shicheng" w:date="2018-03-14T09:36:00Z">
            <w:rPr>
              <w:rFonts w:ascii="Times New Roman" w:hAnsi="Times New Roman" w:cs="Times New Roman"/>
              <w:color w:val="000000" w:themeColor="text1"/>
              <w:sz w:val="24"/>
              <w:szCs w:val="24"/>
            </w:rPr>
          </w:rPrChange>
        </w:rPr>
        <w:t xml:space="preserve">State Key Laboratory of Genetic Engineering, Collaborative Innovation Center for Genetics and Development, School of Life Sciences and Institutes of Biomedical Sciences, Fudan University, Shanghai, China </w:t>
      </w:r>
    </w:p>
    <w:p w:rsidR="00FB1A8C" w:rsidRDefault="00557FEA" w:rsidP="001E1E7D">
      <w:pPr>
        <w:snapToGrid w:val="0"/>
        <w:spacing w:line="360" w:lineRule="auto"/>
        <w:jc w:val="left"/>
        <w:rPr>
          <w:ins w:id="39" w:author="Guo, Shicheng" w:date="2018-03-14T09:46:00Z"/>
          <w:rFonts w:ascii="Arial" w:hAnsi="Arial" w:cs="Arial"/>
          <w:color w:val="000000" w:themeColor="text1"/>
          <w:sz w:val="22"/>
        </w:rPr>
      </w:pPr>
      <w:r w:rsidRPr="00557FEA">
        <w:rPr>
          <w:rFonts w:ascii="Arial" w:hAnsi="Arial" w:cs="Arial"/>
          <w:color w:val="000000" w:themeColor="text1"/>
          <w:sz w:val="22"/>
          <w:vertAlign w:val="superscript"/>
          <w:rPrChange w:id="40" w:author="Guo, Shicheng" w:date="2018-03-14T09:36:00Z">
            <w:rPr>
              <w:rFonts w:ascii="Times New Roman" w:hAnsi="Times New Roman" w:cs="Times New Roman"/>
              <w:color w:val="000000" w:themeColor="text1"/>
              <w:sz w:val="24"/>
              <w:szCs w:val="24"/>
              <w:vertAlign w:val="superscript"/>
            </w:rPr>
          </w:rPrChange>
        </w:rPr>
        <w:t>4</w:t>
      </w:r>
      <w:r w:rsidRPr="00557FEA">
        <w:rPr>
          <w:rFonts w:ascii="Arial" w:hAnsi="Arial" w:cs="Arial"/>
          <w:color w:val="000000" w:themeColor="text1"/>
          <w:sz w:val="22"/>
          <w:rPrChange w:id="41" w:author="Guo, Shicheng" w:date="2018-03-14T09:36:00Z">
            <w:rPr>
              <w:rFonts w:ascii="Times New Roman" w:hAnsi="Times New Roman" w:cs="Times New Roman"/>
              <w:color w:val="000000" w:themeColor="text1"/>
              <w:sz w:val="24"/>
              <w:szCs w:val="24"/>
            </w:rPr>
          </w:rPrChange>
        </w:rPr>
        <w:t>Center for Human Genetics, Marshfield Clinic Research Foundation, 9500 Gilman Drive, MC0412, Marshfield, Wisconsin 54449, United States</w:t>
      </w:r>
    </w:p>
    <w:p w:rsidR="00DA4DD9" w:rsidRDefault="00DA4DD9" w:rsidP="001E1E7D">
      <w:pPr>
        <w:snapToGrid w:val="0"/>
        <w:spacing w:line="360" w:lineRule="auto"/>
        <w:jc w:val="left"/>
        <w:rPr>
          <w:ins w:id="42" w:author="Guo, Shicheng" w:date="2018-03-14T09:46:00Z"/>
          <w:rFonts w:ascii="Arial" w:hAnsi="Arial" w:cs="Arial"/>
          <w:color w:val="000000" w:themeColor="text1"/>
          <w:sz w:val="22"/>
        </w:rPr>
      </w:pPr>
    </w:p>
    <w:p w:rsidR="00DA4DD9" w:rsidRPr="00E20447" w:rsidRDefault="00DA4DD9" w:rsidP="001E1E7D">
      <w:pPr>
        <w:snapToGrid w:val="0"/>
        <w:spacing w:line="360" w:lineRule="auto"/>
        <w:jc w:val="left"/>
        <w:rPr>
          <w:rFonts w:ascii="Arial" w:hAnsi="Arial" w:cs="Arial"/>
          <w:color w:val="000000" w:themeColor="text1"/>
          <w:sz w:val="22"/>
          <w:rPrChange w:id="43" w:author="Guo, Shicheng" w:date="2018-03-14T09:36:00Z">
            <w:rPr>
              <w:rFonts w:ascii="Times New Roman" w:hAnsi="Times New Roman" w:cs="Times New Roman"/>
              <w:color w:val="000000" w:themeColor="text1"/>
              <w:sz w:val="24"/>
              <w:szCs w:val="24"/>
            </w:rPr>
          </w:rPrChange>
        </w:rPr>
      </w:pPr>
    </w:p>
    <w:p w:rsidR="00C9413E" w:rsidRDefault="00557FEA" w:rsidP="001E1E7D">
      <w:pPr>
        <w:snapToGrid w:val="0"/>
        <w:spacing w:line="360" w:lineRule="auto"/>
        <w:jc w:val="left"/>
        <w:rPr>
          <w:ins w:id="44" w:author="Guo, Shicheng" w:date="2018-03-14T09:46:00Z"/>
          <w:rFonts w:ascii="Arial" w:hAnsi="Arial" w:cs="Arial"/>
          <w:color w:val="000000" w:themeColor="text1"/>
          <w:sz w:val="22"/>
        </w:rPr>
      </w:pPr>
      <w:r w:rsidRPr="00557FEA">
        <w:rPr>
          <w:rFonts w:ascii="Arial" w:hAnsi="Arial" w:cs="Arial"/>
          <w:color w:val="000000" w:themeColor="text1"/>
          <w:sz w:val="22"/>
          <w:vertAlign w:val="superscript"/>
          <w:rPrChange w:id="45" w:author="Guo, Shicheng" w:date="2018-03-14T09:36:00Z">
            <w:rPr>
              <w:rFonts w:ascii="Times New Roman" w:hAnsi="Times New Roman" w:cs="Times New Roman"/>
              <w:color w:val="000000" w:themeColor="text1"/>
              <w:sz w:val="24"/>
              <w:szCs w:val="24"/>
              <w:vertAlign w:val="superscript"/>
            </w:rPr>
          </w:rPrChange>
        </w:rPr>
        <w:t>#</w:t>
      </w:r>
      <w:r w:rsidRPr="00557FEA">
        <w:rPr>
          <w:rFonts w:ascii="Arial" w:hAnsi="Arial" w:cs="Arial"/>
          <w:color w:val="000000" w:themeColor="text1"/>
          <w:sz w:val="22"/>
          <w:rPrChange w:id="46" w:author="Guo, Shicheng" w:date="2018-03-14T09:36:00Z">
            <w:rPr>
              <w:rFonts w:ascii="Times New Roman" w:hAnsi="Times New Roman" w:cs="Times New Roman"/>
              <w:color w:val="000000" w:themeColor="text1"/>
              <w:sz w:val="24"/>
              <w:szCs w:val="24"/>
            </w:rPr>
          </w:rPrChange>
        </w:rPr>
        <w:t>Equal contributors</w:t>
      </w:r>
    </w:p>
    <w:p w:rsidR="00DA4DD9" w:rsidRPr="00E20447" w:rsidDel="00DA4DD9" w:rsidRDefault="00DA4DD9" w:rsidP="001E1E7D">
      <w:pPr>
        <w:snapToGrid w:val="0"/>
        <w:spacing w:line="360" w:lineRule="auto"/>
        <w:jc w:val="left"/>
        <w:rPr>
          <w:del w:id="47" w:author="Guo, Shicheng" w:date="2018-03-14T09:46:00Z"/>
          <w:rFonts w:ascii="Arial" w:hAnsi="Arial" w:cs="Arial"/>
          <w:color w:val="000000" w:themeColor="text1"/>
          <w:sz w:val="22"/>
          <w:rPrChange w:id="48" w:author="Guo, Shicheng" w:date="2018-03-14T09:36:00Z">
            <w:rPr>
              <w:del w:id="49" w:author="Guo, Shicheng" w:date="2018-03-14T09:46:00Z"/>
              <w:rFonts w:ascii="Times New Roman" w:hAnsi="Times New Roman" w:cs="Times New Roman"/>
              <w:color w:val="000000" w:themeColor="text1"/>
              <w:sz w:val="24"/>
              <w:szCs w:val="24"/>
            </w:rPr>
          </w:rPrChange>
        </w:rPr>
      </w:pPr>
    </w:p>
    <w:p w:rsidR="00711034" w:rsidRDefault="00557FEA" w:rsidP="001E1E7D">
      <w:pPr>
        <w:snapToGrid w:val="0"/>
        <w:spacing w:line="360" w:lineRule="auto"/>
        <w:jc w:val="left"/>
        <w:rPr>
          <w:ins w:id="50" w:author="Guo, Shicheng" w:date="2018-03-14T09:46:00Z"/>
          <w:rFonts w:ascii="Arial" w:hAnsi="Arial" w:cs="Arial"/>
          <w:color w:val="000000" w:themeColor="text1"/>
          <w:sz w:val="22"/>
        </w:rPr>
      </w:pPr>
      <w:r w:rsidRPr="00557FEA">
        <w:rPr>
          <w:rFonts w:ascii="Arial" w:hAnsi="Arial" w:cs="Arial"/>
          <w:color w:val="000000" w:themeColor="text1"/>
          <w:sz w:val="22"/>
          <w:vertAlign w:val="superscript"/>
          <w:rPrChange w:id="51" w:author="Guo, Shicheng" w:date="2018-03-14T09:36:00Z">
            <w:rPr>
              <w:rFonts w:ascii="Times New Roman" w:hAnsi="Times New Roman" w:cs="Times New Roman"/>
              <w:color w:val="000000" w:themeColor="text1"/>
              <w:sz w:val="24"/>
              <w:szCs w:val="24"/>
              <w:vertAlign w:val="superscript"/>
            </w:rPr>
          </w:rPrChange>
        </w:rPr>
        <w:t>*</w:t>
      </w:r>
      <w:r w:rsidRPr="00557FEA">
        <w:rPr>
          <w:rFonts w:ascii="Arial" w:hAnsi="Arial" w:cs="Arial"/>
          <w:color w:val="000000" w:themeColor="text1"/>
          <w:sz w:val="22"/>
          <w:rPrChange w:id="52" w:author="Guo, Shicheng" w:date="2018-03-14T09:36:00Z">
            <w:rPr>
              <w:rFonts w:ascii="Times New Roman" w:hAnsi="Times New Roman" w:cs="Times New Roman"/>
              <w:color w:val="000000" w:themeColor="text1"/>
              <w:sz w:val="24"/>
              <w:szCs w:val="24"/>
            </w:rPr>
          </w:rPrChange>
        </w:rPr>
        <w:t xml:space="preserve">Correspondence: Guo.Shicheng@marshfieldresearch.org; jcwang@fudan.edu.cn; </w:t>
      </w:r>
      <w:ins w:id="53" w:author="Guo, Shicheng" w:date="2018-03-14T09:41:00Z">
        <w:r>
          <w:rPr>
            <w:rFonts w:ascii="Arial" w:hAnsi="Arial" w:cs="Arial"/>
            <w:color w:val="000000" w:themeColor="text1"/>
            <w:sz w:val="22"/>
          </w:rPr>
          <w:fldChar w:fldCharType="begin"/>
        </w:r>
        <w:r w:rsidR="00C9413E">
          <w:rPr>
            <w:rFonts w:ascii="Arial" w:hAnsi="Arial" w:cs="Arial"/>
            <w:color w:val="000000" w:themeColor="text1"/>
            <w:sz w:val="22"/>
          </w:rPr>
          <w:instrText xml:space="preserve"> HYPERLINK "mailto:</w:instrText>
        </w:r>
      </w:ins>
      <w:r w:rsidRPr="00557FEA">
        <w:rPr>
          <w:rFonts w:ascii="Arial" w:hAnsi="Arial" w:cs="Arial"/>
          <w:color w:val="000000" w:themeColor="text1"/>
          <w:sz w:val="22"/>
          <w:rPrChange w:id="54" w:author="Guo, Shicheng" w:date="2018-03-14T09:36:00Z">
            <w:rPr>
              <w:rFonts w:ascii="Times New Roman" w:hAnsi="Times New Roman" w:cs="Times New Roman"/>
              <w:color w:val="000000" w:themeColor="text1"/>
              <w:sz w:val="24"/>
              <w:szCs w:val="24"/>
            </w:rPr>
          </w:rPrChange>
        </w:rPr>
        <w:instrText>wangmh75@yeah.net</w:instrText>
      </w:r>
      <w:ins w:id="55" w:author="Guo, Shicheng" w:date="2018-03-14T09:41:00Z">
        <w:r w:rsidR="00C9413E">
          <w:rPr>
            <w:rFonts w:ascii="Arial" w:hAnsi="Arial" w:cs="Arial"/>
            <w:color w:val="000000" w:themeColor="text1"/>
            <w:sz w:val="22"/>
          </w:rPr>
          <w:instrText xml:space="preserve">" </w:instrText>
        </w:r>
        <w:r>
          <w:rPr>
            <w:rFonts w:ascii="Arial" w:hAnsi="Arial" w:cs="Arial"/>
            <w:color w:val="000000" w:themeColor="text1"/>
            <w:sz w:val="22"/>
          </w:rPr>
          <w:fldChar w:fldCharType="separate"/>
        </w:r>
      </w:ins>
      <w:r w:rsidRPr="00557FEA">
        <w:rPr>
          <w:rStyle w:val="a7"/>
          <w:rFonts w:ascii="Arial" w:hAnsi="Arial" w:cs="Arial"/>
          <w:sz w:val="22"/>
          <w:rPrChange w:id="56" w:author="Guo, Shicheng" w:date="2018-03-14T09:36:00Z">
            <w:rPr>
              <w:rFonts w:ascii="Times New Roman" w:hAnsi="Times New Roman" w:cs="Times New Roman"/>
              <w:color w:val="000000" w:themeColor="text1"/>
              <w:sz w:val="24"/>
              <w:szCs w:val="24"/>
            </w:rPr>
          </w:rPrChange>
        </w:rPr>
        <w:t>wangmh75@yeah.net</w:t>
      </w:r>
      <w:ins w:id="57" w:author="Guo, Shicheng" w:date="2018-03-14T09:41:00Z">
        <w:r>
          <w:rPr>
            <w:rFonts w:ascii="Arial" w:hAnsi="Arial" w:cs="Arial"/>
            <w:color w:val="000000" w:themeColor="text1"/>
            <w:sz w:val="22"/>
          </w:rPr>
          <w:fldChar w:fldCharType="end"/>
        </w:r>
      </w:ins>
    </w:p>
    <w:p w:rsidR="00DA4DD9" w:rsidRDefault="00DA4DD9" w:rsidP="001E1E7D">
      <w:pPr>
        <w:snapToGrid w:val="0"/>
        <w:spacing w:line="360" w:lineRule="auto"/>
        <w:jc w:val="left"/>
        <w:rPr>
          <w:ins w:id="58" w:author="Guo, Shicheng" w:date="2018-03-14T09:46:00Z"/>
          <w:rFonts w:ascii="Arial" w:hAnsi="Arial" w:cs="Arial"/>
          <w:color w:val="000000" w:themeColor="text1"/>
          <w:sz w:val="22"/>
        </w:rPr>
      </w:pPr>
    </w:p>
    <w:p w:rsidR="00DA4DD9" w:rsidRDefault="00DA4DD9" w:rsidP="001E1E7D">
      <w:pPr>
        <w:snapToGrid w:val="0"/>
        <w:spacing w:line="360" w:lineRule="auto"/>
        <w:jc w:val="left"/>
        <w:rPr>
          <w:ins w:id="59" w:author="Guo, Shicheng" w:date="2018-03-14T09:46:00Z"/>
          <w:rFonts w:ascii="Arial" w:hAnsi="Arial" w:cs="Arial"/>
          <w:color w:val="000000" w:themeColor="text1"/>
          <w:sz w:val="22"/>
        </w:rPr>
      </w:pPr>
    </w:p>
    <w:p w:rsidR="00DA4DD9" w:rsidRDefault="00DA4DD9" w:rsidP="001E1E7D">
      <w:pPr>
        <w:snapToGrid w:val="0"/>
        <w:spacing w:line="360" w:lineRule="auto"/>
        <w:jc w:val="left"/>
        <w:rPr>
          <w:ins w:id="60" w:author="Guo, Shicheng" w:date="2018-03-14T09:46:00Z"/>
          <w:rFonts w:ascii="Arial" w:hAnsi="Arial" w:cs="Arial"/>
          <w:color w:val="000000" w:themeColor="text1"/>
          <w:sz w:val="22"/>
        </w:rPr>
      </w:pPr>
    </w:p>
    <w:p w:rsidR="00DA4DD9" w:rsidRDefault="00DA4DD9" w:rsidP="001E1E7D">
      <w:pPr>
        <w:snapToGrid w:val="0"/>
        <w:spacing w:line="360" w:lineRule="auto"/>
        <w:jc w:val="left"/>
        <w:rPr>
          <w:ins w:id="61" w:author="Guo, Shicheng" w:date="2018-03-14T09:46:00Z"/>
          <w:rFonts w:ascii="Arial" w:hAnsi="Arial" w:cs="Arial"/>
          <w:color w:val="000000" w:themeColor="text1"/>
          <w:sz w:val="22"/>
        </w:rPr>
      </w:pPr>
    </w:p>
    <w:p w:rsidR="00DA4DD9" w:rsidRDefault="00DA4DD9" w:rsidP="001E1E7D">
      <w:pPr>
        <w:snapToGrid w:val="0"/>
        <w:spacing w:line="360" w:lineRule="auto"/>
        <w:jc w:val="left"/>
        <w:rPr>
          <w:ins w:id="62" w:author="Guo, Shicheng" w:date="2018-03-14T09:46:00Z"/>
          <w:rFonts w:ascii="Arial" w:hAnsi="Arial" w:cs="Arial"/>
          <w:color w:val="000000" w:themeColor="text1"/>
          <w:sz w:val="22"/>
        </w:rPr>
      </w:pPr>
    </w:p>
    <w:p w:rsidR="00DA4DD9" w:rsidRDefault="00DA4DD9" w:rsidP="001E1E7D">
      <w:pPr>
        <w:snapToGrid w:val="0"/>
        <w:spacing w:line="360" w:lineRule="auto"/>
        <w:jc w:val="left"/>
        <w:rPr>
          <w:ins w:id="63" w:author="Guo, Shicheng" w:date="2018-03-14T09:46:00Z"/>
          <w:rFonts w:ascii="Arial" w:hAnsi="Arial" w:cs="Arial"/>
          <w:color w:val="000000" w:themeColor="text1"/>
          <w:sz w:val="22"/>
        </w:rPr>
      </w:pPr>
    </w:p>
    <w:p w:rsidR="00DA4DD9" w:rsidRDefault="00DA4DD9" w:rsidP="001E1E7D">
      <w:pPr>
        <w:snapToGrid w:val="0"/>
        <w:spacing w:line="360" w:lineRule="auto"/>
        <w:jc w:val="left"/>
        <w:rPr>
          <w:ins w:id="64" w:author="Guo, Shicheng" w:date="2018-03-14T09:46:00Z"/>
          <w:rFonts w:ascii="Arial" w:hAnsi="Arial" w:cs="Arial"/>
          <w:color w:val="000000" w:themeColor="text1"/>
          <w:sz w:val="22"/>
        </w:rPr>
      </w:pPr>
    </w:p>
    <w:p w:rsidR="00DA4DD9" w:rsidRDefault="00DA4DD9" w:rsidP="001E1E7D">
      <w:pPr>
        <w:snapToGrid w:val="0"/>
        <w:spacing w:line="360" w:lineRule="auto"/>
        <w:jc w:val="left"/>
        <w:rPr>
          <w:ins w:id="65" w:author="Guo, Shicheng" w:date="2018-03-14T09:46:00Z"/>
          <w:rFonts w:ascii="Arial" w:hAnsi="Arial" w:cs="Arial"/>
          <w:color w:val="000000" w:themeColor="text1"/>
          <w:sz w:val="22"/>
        </w:rPr>
      </w:pPr>
    </w:p>
    <w:p w:rsidR="00DA4DD9" w:rsidRDefault="00DA4DD9" w:rsidP="001E1E7D">
      <w:pPr>
        <w:snapToGrid w:val="0"/>
        <w:spacing w:line="360" w:lineRule="auto"/>
        <w:jc w:val="left"/>
        <w:rPr>
          <w:ins w:id="66" w:author="Guo, Shicheng" w:date="2018-03-14T09:46:00Z"/>
          <w:rFonts w:ascii="Arial" w:hAnsi="Arial" w:cs="Arial"/>
          <w:color w:val="000000" w:themeColor="text1"/>
          <w:sz w:val="22"/>
        </w:rPr>
      </w:pPr>
    </w:p>
    <w:p w:rsidR="00DA4DD9" w:rsidRDefault="00DA4DD9" w:rsidP="001E1E7D">
      <w:pPr>
        <w:snapToGrid w:val="0"/>
        <w:spacing w:line="360" w:lineRule="auto"/>
        <w:jc w:val="left"/>
        <w:rPr>
          <w:ins w:id="67" w:author="Guo, Shicheng" w:date="2018-03-14T09:46:00Z"/>
          <w:rFonts w:ascii="Arial" w:hAnsi="Arial" w:cs="Arial"/>
          <w:color w:val="000000" w:themeColor="text1"/>
          <w:sz w:val="22"/>
        </w:rPr>
      </w:pPr>
    </w:p>
    <w:p w:rsidR="00DA4DD9" w:rsidRDefault="00DA4DD9" w:rsidP="001E1E7D">
      <w:pPr>
        <w:snapToGrid w:val="0"/>
        <w:spacing w:line="360" w:lineRule="auto"/>
        <w:jc w:val="left"/>
        <w:rPr>
          <w:ins w:id="68" w:author="Guo, Shicheng" w:date="2018-03-14T09:46:00Z"/>
          <w:rFonts w:ascii="Arial" w:hAnsi="Arial" w:cs="Arial"/>
          <w:color w:val="000000" w:themeColor="text1"/>
          <w:sz w:val="22"/>
        </w:rPr>
      </w:pPr>
    </w:p>
    <w:p w:rsidR="00DA4DD9" w:rsidRDefault="00DA4DD9" w:rsidP="001E1E7D">
      <w:pPr>
        <w:snapToGrid w:val="0"/>
        <w:spacing w:line="360" w:lineRule="auto"/>
        <w:jc w:val="left"/>
        <w:rPr>
          <w:ins w:id="69" w:author="Guo, Shicheng" w:date="2018-03-14T09:46:00Z"/>
          <w:rFonts w:ascii="Arial" w:hAnsi="Arial" w:cs="Arial"/>
          <w:color w:val="000000" w:themeColor="text1"/>
          <w:sz w:val="22"/>
        </w:rPr>
      </w:pPr>
    </w:p>
    <w:p w:rsidR="00DA4DD9" w:rsidRDefault="00DA4DD9" w:rsidP="001E1E7D">
      <w:pPr>
        <w:snapToGrid w:val="0"/>
        <w:spacing w:line="360" w:lineRule="auto"/>
        <w:jc w:val="left"/>
        <w:rPr>
          <w:ins w:id="70" w:author="Guo, Shicheng" w:date="2018-03-14T09:46:00Z"/>
          <w:rFonts w:ascii="Arial" w:hAnsi="Arial" w:cs="Arial"/>
          <w:color w:val="000000" w:themeColor="text1"/>
          <w:sz w:val="22"/>
        </w:rPr>
      </w:pPr>
    </w:p>
    <w:p w:rsidR="00DA4DD9" w:rsidRDefault="00DA4DD9" w:rsidP="001E1E7D">
      <w:pPr>
        <w:snapToGrid w:val="0"/>
        <w:spacing w:line="360" w:lineRule="auto"/>
        <w:jc w:val="left"/>
        <w:rPr>
          <w:ins w:id="71" w:author="Guo, Shicheng" w:date="2018-03-14T09:46:00Z"/>
          <w:rFonts w:ascii="Arial" w:hAnsi="Arial" w:cs="Arial"/>
          <w:color w:val="000000" w:themeColor="text1"/>
          <w:sz w:val="22"/>
        </w:rPr>
      </w:pPr>
    </w:p>
    <w:p w:rsidR="00DA4DD9" w:rsidRDefault="00DA4DD9" w:rsidP="001E1E7D">
      <w:pPr>
        <w:snapToGrid w:val="0"/>
        <w:spacing w:line="360" w:lineRule="auto"/>
        <w:jc w:val="left"/>
        <w:rPr>
          <w:ins w:id="72" w:author="Guo, Shicheng" w:date="2018-03-14T09:46:00Z"/>
          <w:rFonts w:ascii="Arial" w:hAnsi="Arial" w:cs="Arial"/>
          <w:color w:val="000000" w:themeColor="text1"/>
          <w:sz w:val="22"/>
        </w:rPr>
      </w:pPr>
    </w:p>
    <w:p w:rsidR="00DA4DD9" w:rsidRDefault="00DA4DD9" w:rsidP="001E1E7D">
      <w:pPr>
        <w:snapToGrid w:val="0"/>
        <w:spacing w:line="360" w:lineRule="auto"/>
        <w:jc w:val="left"/>
        <w:rPr>
          <w:ins w:id="73" w:author="Guo, Shicheng" w:date="2018-03-14T09:46:00Z"/>
          <w:rFonts w:ascii="Arial" w:hAnsi="Arial" w:cs="Arial"/>
          <w:color w:val="000000" w:themeColor="text1"/>
          <w:sz w:val="22"/>
        </w:rPr>
      </w:pPr>
    </w:p>
    <w:p w:rsidR="00DA4DD9" w:rsidRDefault="00DA4DD9" w:rsidP="001E1E7D">
      <w:pPr>
        <w:snapToGrid w:val="0"/>
        <w:spacing w:line="360" w:lineRule="auto"/>
        <w:jc w:val="left"/>
        <w:rPr>
          <w:ins w:id="74" w:author="Guo, Shicheng" w:date="2018-03-14T09:46:00Z"/>
          <w:rFonts w:ascii="Arial" w:hAnsi="Arial" w:cs="Arial"/>
          <w:color w:val="000000" w:themeColor="text1"/>
          <w:sz w:val="22"/>
        </w:rPr>
      </w:pPr>
    </w:p>
    <w:p w:rsidR="00DA4DD9" w:rsidRDefault="00DA4DD9" w:rsidP="001E1E7D">
      <w:pPr>
        <w:snapToGrid w:val="0"/>
        <w:spacing w:line="360" w:lineRule="auto"/>
        <w:jc w:val="left"/>
        <w:rPr>
          <w:ins w:id="75" w:author="Guo, Shicheng" w:date="2018-03-14T09:46:00Z"/>
          <w:rFonts w:ascii="Arial" w:hAnsi="Arial" w:cs="Arial"/>
          <w:color w:val="000000" w:themeColor="text1"/>
          <w:sz w:val="22"/>
        </w:rPr>
      </w:pPr>
    </w:p>
    <w:p w:rsidR="00DA4DD9" w:rsidRDefault="00DA4DD9" w:rsidP="001E1E7D">
      <w:pPr>
        <w:snapToGrid w:val="0"/>
        <w:spacing w:line="360" w:lineRule="auto"/>
        <w:jc w:val="left"/>
        <w:rPr>
          <w:ins w:id="76" w:author="Guo, Shicheng" w:date="2018-03-14T09:46:00Z"/>
          <w:rFonts w:ascii="Arial" w:hAnsi="Arial" w:cs="Arial"/>
          <w:color w:val="000000" w:themeColor="text1"/>
          <w:sz w:val="22"/>
        </w:rPr>
      </w:pPr>
    </w:p>
    <w:p w:rsidR="00DA4DD9" w:rsidRDefault="00DA4DD9" w:rsidP="001E1E7D">
      <w:pPr>
        <w:snapToGrid w:val="0"/>
        <w:spacing w:line="360" w:lineRule="auto"/>
        <w:jc w:val="left"/>
        <w:rPr>
          <w:ins w:id="77" w:author="Guo, Shicheng" w:date="2018-03-14T09:46:00Z"/>
          <w:rFonts w:ascii="Arial" w:hAnsi="Arial" w:cs="Arial"/>
          <w:color w:val="000000" w:themeColor="text1"/>
          <w:sz w:val="22"/>
        </w:rPr>
      </w:pPr>
    </w:p>
    <w:p w:rsidR="00C9413E" w:rsidRPr="00E20447" w:rsidDel="00DA4DD9" w:rsidRDefault="00C9413E" w:rsidP="001E1E7D">
      <w:pPr>
        <w:snapToGrid w:val="0"/>
        <w:spacing w:line="360" w:lineRule="auto"/>
        <w:jc w:val="left"/>
        <w:rPr>
          <w:del w:id="78" w:author="Guo, Shicheng" w:date="2018-03-14T09:46:00Z"/>
          <w:rFonts w:ascii="Arial" w:hAnsi="Arial" w:cs="Arial"/>
          <w:color w:val="000000" w:themeColor="text1"/>
          <w:sz w:val="22"/>
          <w:rPrChange w:id="79" w:author="Guo, Shicheng" w:date="2018-03-14T09:36:00Z">
            <w:rPr>
              <w:del w:id="80" w:author="Guo, Shicheng" w:date="2018-03-14T09:46:00Z"/>
              <w:rFonts w:ascii="Times New Roman" w:hAnsi="Times New Roman" w:cs="Times New Roman"/>
              <w:color w:val="000000" w:themeColor="text1"/>
              <w:sz w:val="24"/>
              <w:szCs w:val="24"/>
            </w:rPr>
          </w:rPrChange>
        </w:rPr>
      </w:pPr>
    </w:p>
    <w:p w:rsidR="00E333CC" w:rsidRDefault="00557FEA" w:rsidP="00B95604">
      <w:pPr>
        <w:snapToGrid w:val="0"/>
        <w:spacing w:line="360" w:lineRule="auto"/>
        <w:outlineLvl w:val="0"/>
        <w:rPr>
          <w:ins w:id="81" w:author="Guo, Shicheng" w:date="2018-03-14T09:36:00Z"/>
          <w:rFonts w:ascii="Arial" w:hAnsi="Arial" w:cs="Arial"/>
          <w:b/>
          <w:color w:val="000000" w:themeColor="text1"/>
          <w:sz w:val="22"/>
        </w:rPr>
      </w:pPr>
      <w:r w:rsidRPr="00557FEA">
        <w:rPr>
          <w:rFonts w:ascii="Arial" w:hAnsi="Arial" w:cs="Arial"/>
          <w:b/>
          <w:color w:val="000000" w:themeColor="text1"/>
          <w:sz w:val="22"/>
          <w:rPrChange w:id="82" w:author="Guo, Shicheng" w:date="2018-03-14T09:36:00Z">
            <w:rPr>
              <w:rFonts w:ascii="Times New Roman" w:hAnsi="Times New Roman" w:cs="Times New Roman"/>
              <w:b/>
              <w:color w:val="000000" w:themeColor="text1"/>
              <w:sz w:val="24"/>
              <w:szCs w:val="24"/>
            </w:rPr>
          </w:rPrChange>
        </w:rPr>
        <w:t>Abstract</w:t>
      </w:r>
    </w:p>
    <w:p w:rsidR="002D4261" w:rsidRDefault="002D4261" w:rsidP="00B95604">
      <w:pPr>
        <w:snapToGrid w:val="0"/>
        <w:spacing w:line="360" w:lineRule="auto"/>
        <w:outlineLvl w:val="0"/>
        <w:rPr>
          <w:ins w:id="83" w:author="Guo, Shicheng" w:date="2018-03-14T09:36:00Z"/>
          <w:rFonts w:ascii="Arial" w:hAnsi="Arial" w:cs="Arial"/>
          <w:b/>
          <w:color w:val="000000" w:themeColor="text1"/>
          <w:sz w:val="22"/>
        </w:rPr>
      </w:pPr>
    </w:p>
    <w:p w:rsidR="002D4261" w:rsidRDefault="002D4261" w:rsidP="00B95604">
      <w:pPr>
        <w:snapToGrid w:val="0"/>
        <w:spacing w:line="360" w:lineRule="auto"/>
        <w:outlineLvl w:val="0"/>
        <w:rPr>
          <w:ins w:id="84" w:author="Guo, Shicheng" w:date="2018-03-14T09:46:00Z"/>
          <w:rFonts w:ascii="Arial" w:hAnsi="Arial" w:cs="Arial"/>
          <w:b/>
          <w:color w:val="000000" w:themeColor="text1"/>
          <w:sz w:val="22"/>
        </w:rPr>
      </w:pPr>
    </w:p>
    <w:p w:rsidR="00DA4DD9" w:rsidRDefault="00DA4DD9" w:rsidP="00B95604">
      <w:pPr>
        <w:snapToGrid w:val="0"/>
        <w:spacing w:line="360" w:lineRule="auto"/>
        <w:outlineLvl w:val="0"/>
        <w:rPr>
          <w:ins w:id="85" w:author="Guo, Shicheng" w:date="2018-03-14T09:46:00Z"/>
          <w:rFonts w:ascii="Arial" w:hAnsi="Arial" w:cs="Arial"/>
          <w:b/>
          <w:color w:val="000000" w:themeColor="text1"/>
          <w:sz w:val="22"/>
        </w:rPr>
      </w:pPr>
    </w:p>
    <w:p w:rsidR="00DA4DD9" w:rsidRDefault="00DA4DD9" w:rsidP="00B95604">
      <w:pPr>
        <w:snapToGrid w:val="0"/>
        <w:spacing w:line="360" w:lineRule="auto"/>
        <w:outlineLvl w:val="0"/>
        <w:rPr>
          <w:ins w:id="86" w:author="Guo, Shicheng" w:date="2018-03-14T09:46:00Z"/>
          <w:rFonts w:ascii="Arial" w:hAnsi="Arial" w:cs="Arial"/>
          <w:b/>
          <w:color w:val="000000" w:themeColor="text1"/>
          <w:sz w:val="22"/>
        </w:rPr>
      </w:pPr>
    </w:p>
    <w:p w:rsidR="00DA4DD9" w:rsidRDefault="00DA4DD9" w:rsidP="00B95604">
      <w:pPr>
        <w:snapToGrid w:val="0"/>
        <w:spacing w:line="360" w:lineRule="auto"/>
        <w:outlineLvl w:val="0"/>
        <w:rPr>
          <w:ins w:id="87" w:author="Guo, Shicheng" w:date="2018-03-14T09:46:00Z"/>
          <w:rFonts w:ascii="Arial" w:hAnsi="Arial" w:cs="Arial"/>
          <w:b/>
          <w:color w:val="000000" w:themeColor="text1"/>
          <w:sz w:val="22"/>
        </w:rPr>
      </w:pPr>
    </w:p>
    <w:p w:rsidR="002D4261" w:rsidRPr="00E20447" w:rsidRDefault="002D4261" w:rsidP="00B95604">
      <w:pPr>
        <w:snapToGrid w:val="0"/>
        <w:spacing w:line="360" w:lineRule="auto"/>
        <w:outlineLvl w:val="0"/>
        <w:rPr>
          <w:rFonts w:ascii="Arial" w:hAnsi="Arial" w:cs="Arial"/>
          <w:b/>
          <w:color w:val="000000" w:themeColor="text1"/>
          <w:sz w:val="22"/>
          <w:rPrChange w:id="88" w:author="Guo, Shicheng" w:date="2018-03-14T09:36:00Z">
            <w:rPr>
              <w:rFonts w:ascii="Times New Roman" w:hAnsi="Times New Roman" w:cs="Times New Roman"/>
              <w:b/>
              <w:color w:val="000000" w:themeColor="text1"/>
              <w:sz w:val="24"/>
              <w:szCs w:val="24"/>
            </w:rPr>
          </w:rPrChange>
        </w:rPr>
      </w:pPr>
    </w:p>
    <w:p w:rsidR="00E333CC" w:rsidRPr="00E20447" w:rsidRDefault="00557FEA" w:rsidP="00B95604">
      <w:pPr>
        <w:snapToGrid w:val="0"/>
        <w:spacing w:line="360" w:lineRule="auto"/>
        <w:outlineLvl w:val="0"/>
        <w:rPr>
          <w:rFonts w:ascii="Arial" w:hAnsi="Arial" w:cs="Arial"/>
          <w:b/>
          <w:color w:val="000000" w:themeColor="text1"/>
          <w:sz w:val="22"/>
          <w:rPrChange w:id="89"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90" w:author="Guo, Shicheng" w:date="2018-03-14T09:36:00Z">
            <w:rPr>
              <w:rFonts w:ascii="Times New Roman" w:hAnsi="Times New Roman" w:cs="Times New Roman"/>
              <w:b/>
              <w:color w:val="000000" w:themeColor="text1"/>
              <w:sz w:val="24"/>
              <w:szCs w:val="24"/>
            </w:rPr>
          </w:rPrChange>
        </w:rPr>
        <w:t>Introduction</w:t>
      </w:r>
    </w:p>
    <w:p w:rsidR="00850ABF" w:rsidRDefault="00557FEA">
      <w:pPr>
        <w:snapToGrid w:val="0"/>
        <w:spacing w:line="360" w:lineRule="auto"/>
        <w:ind w:firstLineChars="100" w:firstLine="220"/>
        <w:rPr>
          <w:rFonts w:ascii="Arial" w:hAnsi="Arial" w:cs="Arial"/>
          <w:color w:val="000000" w:themeColor="text1"/>
          <w:sz w:val="22"/>
          <w:rPrChange w:id="91" w:author="Guo, Shicheng" w:date="2018-03-14T09:36:00Z">
            <w:rPr>
              <w:rFonts w:ascii="Times New Roman" w:hAnsi="Times New Roman" w:cs="Times New Roman"/>
              <w:color w:val="000000" w:themeColor="text1"/>
              <w:sz w:val="24"/>
              <w:szCs w:val="24"/>
            </w:rPr>
          </w:rPrChange>
        </w:rPr>
        <w:pPrChange w:id="92" w:author="Guo, Shicheng" w:date="2018-03-14T09:36:00Z">
          <w:pPr>
            <w:snapToGrid w:val="0"/>
            <w:spacing w:line="360" w:lineRule="auto"/>
            <w:ind w:firstLineChars="100" w:firstLine="240"/>
          </w:pPr>
        </w:pPrChange>
      </w:pPr>
      <w:r w:rsidRPr="00557FEA">
        <w:rPr>
          <w:rFonts w:ascii="Arial" w:hAnsi="Arial" w:cs="Arial"/>
          <w:color w:val="000000" w:themeColor="text1"/>
          <w:sz w:val="22"/>
          <w:rPrChange w:id="93" w:author="Guo, Shicheng" w:date="2018-03-14T09:36:00Z">
            <w:rPr>
              <w:rFonts w:ascii="Times New Roman" w:hAnsi="Times New Roman" w:cs="Times New Roman"/>
              <w:color w:val="000000" w:themeColor="text1"/>
              <w:sz w:val="24"/>
              <w:szCs w:val="24"/>
            </w:rPr>
          </w:rPrChange>
        </w:rPr>
        <w:t xml:space="preserve">Esophageal cancer (EC) ranks 8th in most common cancers and 6th in cancerrelated mortality </w:t>
      </w:r>
      <w:del w:id="94" w:author="Guo, Shicheng" w:date="2018-03-14T09:36:00Z">
        <w:r w:rsidRPr="00557FEA">
          <w:rPr>
            <w:rFonts w:ascii="Arial" w:hAnsi="Arial" w:cs="Arial"/>
            <w:color w:val="000000" w:themeColor="text1"/>
            <w:sz w:val="22"/>
            <w:rPrChange w:id="95" w:author="Guo, Shicheng" w:date="2018-03-14T09:36:00Z">
              <w:rPr>
                <w:rFonts w:ascii="Times New Roman" w:hAnsi="Times New Roman" w:cs="Times New Roman"/>
                <w:color w:val="000000" w:themeColor="text1"/>
                <w:sz w:val="24"/>
                <w:szCs w:val="24"/>
              </w:rPr>
            </w:rPrChange>
          </w:rPr>
          <w:delText>worldwide</w:delText>
        </w:r>
      </w:del>
      <w:ins w:id="96" w:author="Guo, Shicheng" w:date="2018-03-14T09:36:00Z">
        <w:r w:rsidR="002D4261" w:rsidRPr="002D4261">
          <w:rPr>
            <w:rFonts w:ascii="Arial" w:hAnsi="Arial" w:cs="Arial"/>
            <w:color w:val="000000" w:themeColor="text1"/>
            <w:sz w:val="22"/>
          </w:rPr>
          <w:t xml:space="preserve">worldwide </w:t>
        </w:r>
      </w:ins>
      <w:r w:rsidRPr="00557FEA">
        <w:rPr>
          <w:rFonts w:ascii="Arial" w:hAnsi="Arial" w:cs="Arial"/>
          <w:color w:val="000000" w:themeColor="text1"/>
          <w:sz w:val="22"/>
          <w:rPrChange w:id="97"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PEVuZE5vdGU+PENpdGU+PEF1dGhvcj5TdG9uZXI8L0F1dGhvcj48WWVhcj4yMDAxPC9ZZWFyPjxS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</w:fldData>
        </w:fldChar>
      </w:r>
      <w:r w:rsidRPr="00557FEA">
        <w:rPr>
          <w:rFonts w:ascii="Arial" w:hAnsi="Arial" w:cs="Arial"/>
          <w:color w:val="000000" w:themeColor="text1"/>
          <w:sz w:val="22"/>
          <w:rPrChange w:id="98" w:author="Guo, Shicheng" w:date="2018-03-14T09:36:00Z">
            <w:rPr>
              <w:rFonts w:ascii="Times New Roman" w:hAnsi="Times New Roman" w:cs="Times New Roman"/>
              <w:color w:val="000000" w:themeColor="text1"/>
              <w:sz w:val="24"/>
              <w:szCs w:val="24"/>
            </w:rPr>
          </w:rPrChange>
        </w:rPr>
        <w:instrText xml:space="preserve"> ADDIN EN.CITE </w:instrText>
      </w:r>
      <w:r w:rsidRPr="00557FEA">
        <w:rPr>
          <w:rFonts w:ascii="Arial" w:hAnsi="Arial" w:cs="Arial"/>
          <w:color w:val="000000" w:themeColor="text1"/>
          <w:sz w:val="22"/>
          <w:rPrChange w:id="99"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PEVuZE5vdGU+PENpdGU+PEF1dGhvcj5TdG9uZXI8L0F1dGhvcj48WWVhcj4yMDAxPC9ZZWFyPjxS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</w:fldData>
        </w:fldChar>
      </w:r>
      <w:r w:rsidRPr="00557FEA">
        <w:rPr>
          <w:rFonts w:ascii="Arial" w:hAnsi="Arial" w:cs="Arial"/>
          <w:color w:val="000000" w:themeColor="text1"/>
          <w:sz w:val="22"/>
          <w:rPrChange w:id="100" w:author="Guo, Shicheng" w:date="2018-03-14T09:36:00Z">
            <w:rPr>
              <w:rFonts w:ascii="Times New Roman" w:hAnsi="Times New Roman" w:cs="Times New Roman"/>
              <w:color w:val="000000" w:themeColor="text1"/>
              <w:sz w:val="24"/>
              <w:szCs w:val="24"/>
            </w:rPr>
          </w:rPrChange>
        </w:rPr>
        <w:instrText xml:space="preserve"> ADDIN EN.CITE.DATA </w:instrText>
      </w:r>
      <w:r w:rsidRPr="00557FEA">
        <w:rPr>
          <w:rFonts w:ascii="Arial" w:hAnsi="Arial" w:cs="Arial"/>
          <w:color w:val="000000" w:themeColor="text1"/>
          <w:sz w:val="22"/>
          <w:rPrChange w:id="101"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102"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103"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104" w:author="Guo, Shicheng" w:date="2018-03-14T09:36:00Z">
            <w:rPr>
              <w:rFonts w:ascii="Times New Roman" w:hAnsi="Times New Roman" w:cs="Times New Roman"/>
              <w:color w:val="000000" w:themeColor="text1"/>
              <w:sz w:val="24"/>
              <w:szCs w:val="24"/>
            </w:rPr>
          </w:rPrChange>
        </w:rPr>
        <w:fldChar w:fldCharType="separate"/>
      </w:r>
      <w:r w:rsidRPr="00557FEA">
        <w:rPr>
          <w:rFonts w:ascii="Arial" w:eastAsia="System" w:hAnsi="Arial" w:cs="Arial"/>
          <w:noProof/>
          <w:color w:val="000000" w:themeColor="text1"/>
          <w:sz w:val="22"/>
          <w:rPrChange w:id="105"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sz w:val="22"/>
          <w:rPrChange w:id="106"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107" w:author="Guo, Shicheng" w:date="2018-03-14T09:36:00Z">
            <w:rPr/>
          </w:rPrChange>
        </w:rPr>
        <w:instrText xml:space="preserve"> HYPERLINK \l "_ENREF_1" \o "Stoner, 2001 #174" </w:instrText>
      </w:r>
      <w:r w:rsidRPr="00557FEA">
        <w:rPr>
          <w:rFonts w:ascii="Arial" w:hAnsi="Arial" w:cs="Arial"/>
          <w:sz w:val="22"/>
          <w:rPrChange w:id="108"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109" w:author="Guo, Shicheng" w:date="2018-03-14T09:36:00Z">
            <w:rPr>
              <w:rFonts w:ascii="Times New Roman" w:hAnsi="Times New Roman" w:cs="Times New Roman"/>
              <w:noProof/>
              <w:color w:val="000000" w:themeColor="text1"/>
              <w:sz w:val="24"/>
              <w:szCs w:val="24"/>
            </w:rPr>
          </w:rPrChange>
        </w:rPr>
        <w:t>1</w:t>
      </w:r>
      <w:r w:rsidRPr="00557FEA">
        <w:rPr>
          <w:rFonts w:ascii="Arial" w:hAnsi="Arial" w:cs="Arial"/>
          <w:noProof/>
          <w:color w:val="000000" w:themeColor="text1"/>
          <w:sz w:val="22"/>
          <w:rPrChange w:id="110"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hAnsi="Arial" w:cs="Arial"/>
          <w:noProof/>
          <w:color w:val="000000" w:themeColor="text1"/>
          <w:sz w:val="22"/>
          <w:rPrChange w:id="111" w:author="Guo, Shicheng" w:date="2018-03-14T09:36:00Z">
            <w:rPr>
              <w:rFonts w:ascii="Times New Roman" w:hAnsi="Times New Roman" w:cs="Times New Roman"/>
              <w:noProof/>
              <w:color w:val="000000" w:themeColor="text1"/>
              <w:sz w:val="24"/>
              <w:szCs w:val="24"/>
            </w:rPr>
          </w:rPrChange>
        </w:rPr>
        <w:t xml:space="preserve">, </w:t>
      </w:r>
      <w:r w:rsidRPr="00557FEA">
        <w:rPr>
          <w:rFonts w:ascii="Arial" w:hAnsi="Arial" w:cs="Arial"/>
          <w:sz w:val="22"/>
          <w:rPrChange w:id="112"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113" w:author="Guo, Shicheng" w:date="2018-03-14T09:36:00Z">
            <w:rPr/>
          </w:rPrChange>
        </w:rPr>
        <w:instrText xml:space="preserve"> HYPERLINK \l "_ENREF_2" \o "Allum, 2009 #175" </w:instrText>
      </w:r>
      <w:r w:rsidRPr="00557FEA">
        <w:rPr>
          <w:rFonts w:ascii="Arial" w:hAnsi="Arial" w:cs="Arial"/>
          <w:sz w:val="22"/>
          <w:rPrChange w:id="114"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115" w:author="Guo, Shicheng" w:date="2018-03-14T09:36:00Z">
            <w:rPr>
              <w:rFonts w:ascii="Times New Roman" w:hAnsi="Times New Roman" w:cs="Times New Roman"/>
              <w:noProof/>
              <w:color w:val="000000" w:themeColor="text1"/>
              <w:sz w:val="24"/>
              <w:szCs w:val="24"/>
            </w:rPr>
          </w:rPrChange>
        </w:rPr>
        <w:t>2</w:t>
      </w:r>
      <w:r w:rsidRPr="00557FEA">
        <w:rPr>
          <w:rFonts w:ascii="Arial" w:hAnsi="Arial" w:cs="Arial"/>
          <w:noProof/>
          <w:color w:val="000000" w:themeColor="text1"/>
          <w:sz w:val="22"/>
          <w:rPrChange w:id="116"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117"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color w:val="000000" w:themeColor="text1"/>
          <w:sz w:val="22"/>
          <w:rPrChange w:id="118"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119" w:author="Guo, Shicheng" w:date="2018-03-14T09:36:00Z">
            <w:rPr>
              <w:rFonts w:ascii="Times New Roman" w:hAnsi="Times New Roman" w:cs="Times New Roman"/>
              <w:color w:val="000000" w:themeColor="text1"/>
              <w:sz w:val="24"/>
              <w:szCs w:val="24"/>
            </w:rPr>
          </w:rPrChange>
        </w:rPr>
        <w:t>. For the past several decades, the incidence of and estimated deaths due to esophageal cancers have been increasing continuously. Based on GLOBOCAN worldwide estimates of cancer incidence andmortality produced by the International Agency for Research on Cancer (IARC), 455,800 new esophagealcancer cases and400,200 deaths occurred in 2012 worldwide</w:t>
      </w:r>
      <w:r w:rsidRPr="00557FEA">
        <w:rPr>
          <w:rFonts w:ascii="Arial" w:eastAsia="System" w:hAnsi="Arial" w:cs="Arial"/>
          <w:noProof/>
          <w:color w:val="000000" w:themeColor="text1"/>
          <w:sz w:val="22"/>
          <w:rPrChange w:id="120" w:author="Guo, Shicheng" w:date="2018-03-14T09:36:00Z">
            <w:rPr>
              <w:rFonts w:ascii="Times New Roman" w:eastAsia="System" w:hAnsi="Times New Roman" w:cs="Times New Roman"/>
              <w:noProof/>
              <w:color w:val="000000" w:themeColor="text1"/>
              <w:sz w:val="24"/>
              <w:szCs w:val="24"/>
            </w:rPr>
          </w:rPrChange>
        </w:rPr>
        <w:fldChar w:fldCharType="begin">
          <w:fldData xml:space="preserve">PEVuZE5vdGU+PENpdGU+PEF1dGhvcj5Ub3JyZTwvQXV0aG9yPjxZZWFyPjIwMTU8L1llYXI+PFJl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</w:fldData>
        </w:fldChar>
      </w:r>
      <w:r w:rsidRPr="00557FEA">
        <w:rPr>
          <w:rFonts w:ascii="Arial" w:eastAsia="System" w:hAnsi="Arial" w:cs="Arial"/>
          <w:noProof/>
          <w:color w:val="000000" w:themeColor="text1"/>
          <w:sz w:val="22"/>
          <w:rPrChange w:id="121" w:author="Guo, Shicheng" w:date="2018-03-14T09:36:00Z">
            <w:rPr>
              <w:rFonts w:ascii="Times New Roman" w:eastAsia="System" w:hAnsi="Times New Roman" w:cs="Times New Roman"/>
              <w:noProof/>
              <w:color w:val="000000" w:themeColor="text1"/>
              <w:sz w:val="24"/>
              <w:szCs w:val="24"/>
            </w:rPr>
          </w:rPrChange>
        </w:rPr>
        <w:instrText xml:space="preserve"> ADDIN EN.CITE </w:instrText>
      </w:r>
      <w:r w:rsidRPr="00557FEA">
        <w:rPr>
          <w:rFonts w:ascii="Arial" w:eastAsia="System" w:hAnsi="Arial" w:cs="Arial"/>
          <w:noProof/>
          <w:color w:val="000000" w:themeColor="text1"/>
          <w:sz w:val="22"/>
          <w:rPrChange w:id="122" w:author="Guo, Shicheng" w:date="2018-03-14T09:36:00Z">
            <w:rPr>
              <w:rFonts w:ascii="Times New Roman" w:eastAsia="System" w:hAnsi="Times New Roman" w:cs="Times New Roman"/>
              <w:noProof/>
              <w:color w:val="000000" w:themeColor="text1"/>
              <w:sz w:val="24"/>
              <w:szCs w:val="24"/>
            </w:rPr>
          </w:rPrChange>
        </w:rPr>
        <w:fldChar w:fldCharType="begin">
          <w:fldData xml:space="preserve">PEVuZE5vdGU+PENpdGU+PEF1dGhvcj5Ub3JyZTwvQXV0aG9yPjxZZWFyPjIwMTU8L1llYXI+PFJl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</w:fldData>
        </w:fldChar>
      </w:r>
      <w:r w:rsidRPr="00557FEA">
        <w:rPr>
          <w:rFonts w:ascii="Arial" w:eastAsia="System" w:hAnsi="Arial" w:cs="Arial"/>
          <w:noProof/>
          <w:color w:val="000000" w:themeColor="text1"/>
          <w:sz w:val="22"/>
          <w:rPrChange w:id="123" w:author="Guo, Shicheng" w:date="2018-03-14T09:36:00Z">
            <w:rPr>
              <w:rFonts w:ascii="Times New Roman" w:eastAsia="System" w:hAnsi="Times New Roman" w:cs="Times New Roman"/>
              <w:noProof/>
              <w:color w:val="000000" w:themeColor="text1"/>
              <w:sz w:val="24"/>
              <w:szCs w:val="24"/>
            </w:rPr>
          </w:rPrChange>
        </w:rPr>
        <w:instrText xml:space="preserve"> ADDIN EN.CITE.DATA </w:instrText>
      </w:r>
      <w:r w:rsidRPr="00557FEA">
        <w:rPr>
          <w:rFonts w:ascii="Arial" w:eastAsia="System" w:hAnsi="Arial" w:cs="Arial"/>
          <w:noProof/>
          <w:color w:val="000000" w:themeColor="text1"/>
          <w:sz w:val="22"/>
          <w:rPrChange w:id="124" w:author="Guo, Shicheng" w:date="2018-03-14T09:36:00Z">
            <w:rPr>
              <w:rFonts w:ascii="Arial" w:eastAsia="System" w:hAnsi="Arial" w:cs="Arial"/>
              <w:noProof/>
              <w:color w:val="000000" w:themeColor="text1"/>
              <w:sz w:val="22"/>
            </w:rPr>
          </w:rPrChange>
        </w:rPr>
      </w:r>
      <w:r w:rsidRPr="00557FEA">
        <w:rPr>
          <w:rFonts w:ascii="Arial" w:eastAsia="System" w:hAnsi="Arial" w:cs="Arial"/>
          <w:noProof/>
          <w:color w:val="000000" w:themeColor="text1"/>
          <w:sz w:val="22"/>
          <w:rPrChange w:id="125" w:author="Guo, Shicheng" w:date="2018-03-14T09:36:00Z">
            <w:rPr>
              <w:rFonts w:ascii="Times New Roman" w:eastAsia="System"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126" w:author="Guo, Shicheng" w:date="2018-03-14T09:36:00Z">
            <w:rPr>
              <w:rFonts w:ascii="Arial" w:eastAsia="System" w:hAnsi="Arial" w:cs="Arial"/>
              <w:noProof/>
              <w:color w:val="000000" w:themeColor="text1"/>
              <w:sz w:val="22"/>
            </w:rPr>
          </w:rPrChange>
        </w:rPr>
      </w:r>
      <w:r w:rsidRPr="00557FEA">
        <w:rPr>
          <w:rFonts w:ascii="Arial" w:eastAsia="System" w:hAnsi="Arial" w:cs="Arial"/>
          <w:noProof/>
          <w:color w:val="000000" w:themeColor="text1"/>
          <w:sz w:val="22"/>
          <w:rPrChange w:id="127" w:author="Guo, Shicheng" w:date="2018-03-14T09:36:00Z">
            <w:rPr>
              <w:rFonts w:ascii="Times New Roman" w:eastAsia="System" w:hAnsi="Times New Roman" w:cs="Times New Roman"/>
              <w:noProof/>
              <w:color w:val="000000" w:themeColor="text1"/>
              <w:sz w:val="24"/>
              <w:szCs w:val="24"/>
            </w:rPr>
          </w:rPrChange>
        </w:rPr>
        <w:fldChar w:fldCharType="separate"/>
      </w:r>
      <w:r w:rsidRPr="00557FEA">
        <w:rPr>
          <w:rFonts w:ascii="Arial" w:eastAsia="System" w:hAnsi="Arial" w:cs="Arial"/>
          <w:noProof/>
          <w:color w:val="000000" w:themeColor="text1"/>
          <w:sz w:val="22"/>
          <w:rPrChange w:id="128"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sz w:val="22"/>
          <w:rPrChange w:id="129" w:author="Guo, Shicheng" w:date="2018-03-14T09:36:00Z">
            <w:rPr>
              <w:rFonts w:ascii="Times New Roman" w:eastAsia="System" w:hAnsi="Times New Roman" w:cs="Times New Roman"/>
              <w:noProof/>
              <w:color w:val="000000" w:themeColor="text1"/>
              <w:sz w:val="24"/>
              <w:szCs w:val="24"/>
            </w:rPr>
          </w:rPrChange>
        </w:rPr>
        <w:fldChar w:fldCharType="begin"/>
      </w:r>
      <w:r w:rsidRPr="00557FEA">
        <w:rPr>
          <w:rFonts w:ascii="Arial" w:hAnsi="Arial" w:cs="Arial"/>
          <w:sz w:val="22"/>
          <w:rPrChange w:id="130" w:author="Guo, Shicheng" w:date="2018-03-14T09:36:00Z">
            <w:rPr/>
          </w:rPrChange>
        </w:rPr>
        <w:instrText xml:space="preserve"> HYPERLINK \l "_ENREF_3" \o "Torre, 2015 #229" </w:instrText>
      </w:r>
      <w:r w:rsidRPr="00557FEA">
        <w:rPr>
          <w:rFonts w:ascii="Arial" w:hAnsi="Arial" w:cs="Arial"/>
          <w:sz w:val="22"/>
          <w:rPrChange w:id="131" w:author="Guo, Shicheng" w:date="2018-03-14T09:36:00Z">
            <w:rPr>
              <w:rFonts w:ascii="Times New Roman" w:eastAsia="System" w:hAnsi="Times New Roman" w:cs="Times New Roman"/>
              <w:noProof/>
              <w:color w:val="000000" w:themeColor="text1"/>
              <w:sz w:val="24"/>
              <w:szCs w:val="24"/>
            </w:rPr>
          </w:rPrChange>
        </w:rPr>
        <w:fldChar w:fldCharType="separate"/>
      </w:r>
      <w:r w:rsidRPr="00557FEA">
        <w:rPr>
          <w:rFonts w:ascii="Arial" w:eastAsia="System" w:hAnsi="Arial" w:cs="Arial"/>
          <w:noProof/>
          <w:color w:val="000000" w:themeColor="text1"/>
          <w:sz w:val="22"/>
          <w:rPrChange w:id="132" w:author="Guo, Shicheng" w:date="2018-03-14T09:36:00Z">
            <w:rPr>
              <w:rFonts w:ascii="Times New Roman" w:eastAsia="System" w:hAnsi="Times New Roman" w:cs="Times New Roman"/>
              <w:noProof/>
              <w:color w:val="000000" w:themeColor="text1"/>
              <w:sz w:val="24"/>
              <w:szCs w:val="24"/>
            </w:rPr>
          </w:rPrChange>
        </w:rPr>
        <w:t>3</w:t>
      </w:r>
      <w:r w:rsidRPr="00557FEA">
        <w:rPr>
          <w:rFonts w:ascii="Arial" w:eastAsia="System" w:hAnsi="Arial" w:cs="Arial"/>
          <w:noProof/>
          <w:color w:val="000000" w:themeColor="text1"/>
          <w:sz w:val="22"/>
          <w:rPrChange w:id="133" w:author="Guo, Shicheng" w:date="2018-03-14T09:36:00Z">
            <w:rPr>
              <w:rFonts w:ascii="Times New Roman" w:eastAsia="System"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134" w:author="Guo, Shicheng" w:date="2018-03-14T09:36:00Z">
            <w:rPr>
              <w:rFonts w:ascii="Times New Roman" w:eastAsia="System" w:hAnsi="Times New Roman" w:cs="Times New Roman"/>
              <w:noProof/>
              <w:color w:val="000000" w:themeColor="text1"/>
              <w:sz w:val="24"/>
              <w:szCs w:val="24"/>
            </w:rPr>
          </w:rPrChange>
        </w:rPr>
        <w:t xml:space="preserve">, </w:t>
      </w:r>
      <w:r w:rsidRPr="00557FEA">
        <w:rPr>
          <w:rFonts w:ascii="Arial" w:hAnsi="Arial" w:cs="Arial"/>
          <w:sz w:val="22"/>
          <w:rPrChange w:id="135" w:author="Guo, Shicheng" w:date="2018-03-14T09:36:00Z">
            <w:rPr>
              <w:rFonts w:ascii="Times New Roman" w:eastAsia="System" w:hAnsi="Times New Roman" w:cs="Times New Roman"/>
              <w:noProof/>
              <w:color w:val="000000" w:themeColor="text1"/>
              <w:sz w:val="24"/>
              <w:szCs w:val="24"/>
            </w:rPr>
          </w:rPrChange>
        </w:rPr>
        <w:fldChar w:fldCharType="begin"/>
      </w:r>
      <w:r w:rsidRPr="00557FEA">
        <w:rPr>
          <w:rFonts w:ascii="Arial" w:hAnsi="Arial" w:cs="Arial"/>
          <w:sz w:val="22"/>
          <w:rPrChange w:id="136" w:author="Guo, Shicheng" w:date="2018-03-14T09:36:00Z">
            <w:rPr/>
          </w:rPrChange>
        </w:rPr>
        <w:instrText xml:space="preserve"> HYPERLINK \l "_ENREF_4" \o "Yan, 2018 #213" </w:instrText>
      </w:r>
      <w:r w:rsidRPr="00557FEA">
        <w:rPr>
          <w:rFonts w:ascii="Arial" w:hAnsi="Arial" w:cs="Arial"/>
          <w:sz w:val="22"/>
          <w:rPrChange w:id="137" w:author="Guo, Shicheng" w:date="2018-03-14T09:36:00Z">
            <w:rPr>
              <w:rFonts w:ascii="Times New Roman" w:eastAsia="System" w:hAnsi="Times New Roman" w:cs="Times New Roman"/>
              <w:noProof/>
              <w:color w:val="000000" w:themeColor="text1"/>
              <w:sz w:val="24"/>
              <w:szCs w:val="24"/>
            </w:rPr>
          </w:rPrChange>
        </w:rPr>
        <w:fldChar w:fldCharType="separate"/>
      </w:r>
      <w:r w:rsidRPr="00557FEA">
        <w:rPr>
          <w:rFonts w:ascii="Arial" w:eastAsia="System" w:hAnsi="Arial" w:cs="Arial"/>
          <w:noProof/>
          <w:color w:val="000000" w:themeColor="text1"/>
          <w:sz w:val="22"/>
          <w:rPrChange w:id="138" w:author="Guo, Shicheng" w:date="2018-03-14T09:36:00Z">
            <w:rPr>
              <w:rFonts w:ascii="Times New Roman" w:eastAsia="System" w:hAnsi="Times New Roman" w:cs="Times New Roman"/>
              <w:noProof/>
              <w:color w:val="000000" w:themeColor="text1"/>
              <w:sz w:val="24"/>
              <w:szCs w:val="24"/>
            </w:rPr>
          </w:rPrChange>
        </w:rPr>
        <w:t>4</w:t>
      </w:r>
      <w:r w:rsidRPr="00557FEA">
        <w:rPr>
          <w:rFonts w:ascii="Arial" w:eastAsia="System" w:hAnsi="Arial" w:cs="Arial"/>
          <w:noProof/>
          <w:color w:val="000000" w:themeColor="text1"/>
          <w:sz w:val="22"/>
          <w:rPrChange w:id="139" w:author="Guo, Shicheng" w:date="2018-03-14T09:36:00Z">
            <w:rPr>
              <w:rFonts w:ascii="Times New Roman" w:eastAsia="System"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140" w:author="Guo, Shicheng" w:date="2018-03-14T09:36:00Z">
            <w:rPr>
              <w:rFonts w:ascii="Times New Roman" w:eastAsia="System" w:hAnsi="Times New Roman" w:cs="Times New Roman"/>
              <w:noProof/>
              <w:color w:val="000000" w:themeColor="text1"/>
              <w:sz w:val="24"/>
              <w:szCs w:val="24"/>
            </w:rPr>
          </w:rPrChange>
        </w:rPr>
        <w:t>]</w:t>
      </w:r>
      <w:r w:rsidRPr="00557FEA">
        <w:rPr>
          <w:rFonts w:ascii="Arial" w:eastAsia="System" w:hAnsi="Arial" w:cs="Arial"/>
          <w:noProof/>
          <w:color w:val="000000" w:themeColor="text1"/>
          <w:sz w:val="22"/>
          <w:rPrChange w:id="141" w:author="Guo, Shicheng" w:date="2018-03-14T09:36:00Z">
            <w:rPr>
              <w:rFonts w:ascii="Times New Roman" w:eastAsia="System" w:hAnsi="Times New Roman" w:cs="Times New Roman"/>
              <w:noProof/>
              <w:color w:val="000000" w:themeColor="text1"/>
              <w:sz w:val="24"/>
              <w:szCs w:val="24"/>
            </w:rPr>
          </w:rPrChange>
        </w:rPr>
        <w:fldChar w:fldCharType="end"/>
      </w:r>
      <w:r w:rsidRPr="00557FEA">
        <w:rPr>
          <w:rFonts w:ascii="Arial" w:hAnsi="Arial" w:cs="Arial"/>
          <w:color w:val="000000" w:themeColor="text1"/>
          <w:sz w:val="22"/>
          <w:rPrChange w:id="142" w:author="Guo, Shicheng" w:date="2018-03-14T09:36:00Z">
            <w:rPr>
              <w:rFonts w:ascii="Times New Roman" w:hAnsi="Times New Roman" w:cs="Times New Roman"/>
              <w:color w:val="000000" w:themeColor="text1"/>
              <w:sz w:val="24"/>
              <w:szCs w:val="24"/>
            </w:rPr>
          </w:rPrChange>
        </w:rPr>
        <w:t xml:space="preserve">. The five-year survival rate of esophageal cancer remains poor despite of advances in clinical oncology. Esophageal cancer consists mainly of two subtypes, esophageal squamous cell carcinoma (ESCC) and esophageal adenocarcinoma (EAC), each with distinct pathologies and </w:t>
      </w:r>
      <w:del w:id="143" w:author="Guo, Shicheng" w:date="2018-03-14T09:41:00Z">
        <w:r w:rsidRPr="00557FEA">
          <w:rPr>
            <w:rFonts w:ascii="Arial" w:hAnsi="Arial" w:cs="Arial"/>
            <w:color w:val="000000" w:themeColor="text1"/>
            <w:sz w:val="22"/>
            <w:rPrChange w:id="144" w:author="Guo, Shicheng" w:date="2018-03-14T09:36:00Z">
              <w:rPr>
                <w:rFonts w:ascii="Times New Roman" w:hAnsi="Times New Roman" w:cs="Times New Roman"/>
                <w:color w:val="000000" w:themeColor="text1"/>
                <w:sz w:val="24"/>
                <w:szCs w:val="24"/>
              </w:rPr>
            </w:rPrChange>
          </w:rPr>
          <w:delText>etiologies</w:delText>
        </w:r>
      </w:del>
      <w:ins w:id="145" w:author="Guo, Shicheng" w:date="2018-03-14T09:41:00Z">
        <w:r>
          <w:rPr>
            <w:rFonts w:ascii="Arial" w:hAnsi="Arial" w:cs="Arial"/>
            <w:color w:val="000000" w:themeColor="text1"/>
            <w:sz w:val="22"/>
          </w:rPr>
          <w:t xml:space="preserve">etiologies </w:t>
        </w:r>
      </w:ins>
      <w:r w:rsidRPr="00557FEA">
        <w:rPr>
          <w:rFonts w:ascii="Arial" w:eastAsia="System" w:hAnsi="Arial" w:cs="Arial"/>
          <w:noProof/>
          <w:color w:val="000000" w:themeColor="text1"/>
          <w:sz w:val="22"/>
          <w:rPrChange w:id="146" w:author="Guo, Shicheng" w:date="2018-03-14T09:36:00Z">
            <w:rPr>
              <w:rFonts w:ascii="Times New Roman" w:eastAsia="System" w:hAnsi="Times New Roman" w:cs="Times New Roman"/>
              <w:noProof/>
              <w:color w:val="000000" w:themeColor="text1"/>
              <w:sz w:val="24"/>
              <w:szCs w:val="24"/>
            </w:rPr>
          </w:rPrChange>
        </w:rPr>
        <w:fldChar w:fldCharType="begin">
          <w:fldData xml:space="preserve">PEVuZE5vdGU+PENpdGU+PEF1dGhvcj5GaWNodGVyPC9BdXRob3I+PFllYXI+MjAxNDwvWWVhcj48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</w:fldData>
        </w:fldChar>
      </w:r>
      <w:r w:rsidRPr="00557FEA">
        <w:rPr>
          <w:rFonts w:ascii="Arial" w:eastAsia="System" w:hAnsi="Arial" w:cs="Arial"/>
          <w:noProof/>
          <w:color w:val="000000" w:themeColor="text1"/>
          <w:sz w:val="22"/>
          <w:rPrChange w:id="147" w:author="Guo, Shicheng" w:date="2018-03-14T09:36:00Z">
            <w:rPr>
              <w:rFonts w:ascii="Times New Roman" w:eastAsia="System" w:hAnsi="Times New Roman" w:cs="Times New Roman"/>
              <w:noProof/>
              <w:color w:val="000000" w:themeColor="text1"/>
              <w:sz w:val="24"/>
              <w:szCs w:val="24"/>
            </w:rPr>
          </w:rPrChange>
        </w:rPr>
        <w:instrText xml:space="preserve"> ADDIN EN.CITE </w:instrText>
      </w:r>
      <w:r w:rsidRPr="00557FEA">
        <w:rPr>
          <w:rFonts w:ascii="Arial" w:eastAsia="System" w:hAnsi="Arial" w:cs="Arial"/>
          <w:noProof/>
          <w:color w:val="000000" w:themeColor="text1"/>
          <w:sz w:val="22"/>
          <w:rPrChange w:id="148" w:author="Guo, Shicheng" w:date="2018-03-14T09:36:00Z">
            <w:rPr>
              <w:rFonts w:ascii="Times New Roman" w:eastAsia="System" w:hAnsi="Times New Roman" w:cs="Times New Roman"/>
              <w:noProof/>
              <w:color w:val="000000" w:themeColor="text1"/>
              <w:sz w:val="24"/>
              <w:szCs w:val="24"/>
            </w:rPr>
          </w:rPrChange>
        </w:rPr>
        <w:fldChar w:fldCharType="begin">
          <w:fldData xml:space="preserve">PEVuZE5vdGU+PENpdGU+PEF1dGhvcj5GaWNodGVyPC9BdXRob3I+PFllYXI+MjAxNDwvWWVhcj48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</w:fldData>
        </w:fldChar>
      </w:r>
      <w:r w:rsidRPr="00557FEA">
        <w:rPr>
          <w:rFonts w:ascii="Arial" w:eastAsia="System" w:hAnsi="Arial" w:cs="Arial"/>
          <w:noProof/>
          <w:color w:val="000000" w:themeColor="text1"/>
          <w:sz w:val="22"/>
          <w:rPrChange w:id="149" w:author="Guo, Shicheng" w:date="2018-03-14T09:36:00Z">
            <w:rPr>
              <w:rFonts w:ascii="Times New Roman" w:eastAsia="System" w:hAnsi="Times New Roman" w:cs="Times New Roman"/>
              <w:noProof/>
              <w:color w:val="000000" w:themeColor="text1"/>
              <w:sz w:val="24"/>
              <w:szCs w:val="24"/>
            </w:rPr>
          </w:rPrChange>
        </w:rPr>
        <w:instrText xml:space="preserve"> ADDIN EN.CITE.DATA </w:instrText>
      </w:r>
      <w:r w:rsidRPr="00557FEA">
        <w:rPr>
          <w:rFonts w:ascii="Arial" w:eastAsia="System" w:hAnsi="Arial" w:cs="Arial"/>
          <w:noProof/>
          <w:color w:val="000000" w:themeColor="text1"/>
          <w:sz w:val="22"/>
          <w:rPrChange w:id="150" w:author="Guo, Shicheng" w:date="2018-03-14T09:36:00Z">
            <w:rPr>
              <w:rFonts w:ascii="Arial" w:eastAsia="System" w:hAnsi="Arial" w:cs="Arial"/>
              <w:noProof/>
              <w:color w:val="000000" w:themeColor="text1"/>
              <w:sz w:val="22"/>
            </w:rPr>
          </w:rPrChange>
        </w:rPr>
      </w:r>
      <w:r w:rsidRPr="00557FEA">
        <w:rPr>
          <w:rFonts w:ascii="Arial" w:eastAsia="System" w:hAnsi="Arial" w:cs="Arial"/>
          <w:noProof/>
          <w:color w:val="000000" w:themeColor="text1"/>
          <w:sz w:val="22"/>
          <w:rPrChange w:id="151" w:author="Guo, Shicheng" w:date="2018-03-14T09:36:00Z">
            <w:rPr>
              <w:rFonts w:ascii="Times New Roman" w:eastAsia="System"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152" w:author="Guo, Shicheng" w:date="2018-03-14T09:36:00Z">
            <w:rPr>
              <w:rFonts w:ascii="Arial" w:eastAsia="System" w:hAnsi="Arial" w:cs="Arial"/>
              <w:noProof/>
              <w:color w:val="000000" w:themeColor="text1"/>
              <w:sz w:val="22"/>
            </w:rPr>
          </w:rPrChange>
        </w:rPr>
      </w:r>
      <w:r w:rsidRPr="00557FEA">
        <w:rPr>
          <w:rFonts w:ascii="Arial" w:eastAsia="System" w:hAnsi="Arial" w:cs="Arial"/>
          <w:noProof/>
          <w:color w:val="000000" w:themeColor="text1"/>
          <w:sz w:val="22"/>
          <w:rPrChange w:id="153" w:author="Guo, Shicheng" w:date="2018-03-14T09:36:00Z">
            <w:rPr>
              <w:rFonts w:ascii="Times New Roman" w:eastAsia="System" w:hAnsi="Times New Roman" w:cs="Times New Roman"/>
              <w:noProof/>
              <w:color w:val="000000" w:themeColor="text1"/>
              <w:sz w:val="24"/>
              <w:szCs w:val="24"/>
            </w:rPr>
          </w:rPrChange>
        </w:rPr>
        <w:fldChar w:fldCharType="separate"/>
      </w:r>
      <w:r w:rsidRPr="00557FEA">
        <w:rPr>
          <w:rFonts w:ascii="Arial" w:eastAsia="System" w:hAnsi="Arial" w:cs="Arial"/>
          <w:noProof/>
          <w:color w:val="000000" w:themeColor="text1"/>
          <w:sz w:val="22"/>
          <w:rPrChange w:id="154"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sz w:val="22"/>
          <w:rPrChange w:id="155" w:author="Guo, Shicheng" w:date="2018-03-14T09:36:00Z">
            <w:rPr>
              <w:rFonts w:ascii="Times New Roman" w:eastAsia="System" w:hAnsi="Times New Roman" w:cs="Times New Roman"/>
              <w:noProof/>
              <w:color w:val="000000" w:themeColor="text1"/>
              <w:sz w:val="24"/>
              <w:szCs w:val="24"/>
            </w:rPr>
          </w:rPrChange>
        </w:rPr>
        <w:fldChar w:fldCharType="begin"/>
      </w:r>
      <w:r w:rsidRPr="00557FEA">
        <w:rPr>
          <w:rFonts w:ascii="Arial" w:hAnsi="Arial" w:cs="Arial"/>
          <w:sz w:val="22"/>
          <w:rPrChange w:id="156" w:author="Guo, Shicheng" w:date="2018-03-14T09:36:00Z">
            <w:rPr/>
          </w:rPrChange>
        </w:rPr>
        <w:instrText xml:space="preserve"> HYPERLINK \l "_ENREF_5" \o "Fichter, 2014 #178" </w:instrText>
      </w:r>
      <w:r w:rsidRPr="00557FEA">
        <w:rPr>
          <w:rFonts w:ascii="Arial" w:hAnsi="Arial" w:cs="Arial"/>
          <w:sz w:val="22"/>
          <w:rPrChange w:id="157" w:author="Guo, Shicheng" w:date="2018-03-14T09:36:00Z">
            <w:rPr>
              <w:rFonts w:ascii="Times New Roman" w:eastAsia="System" w:hAnsi="Times New Roman" w:cs="Times New Roman"/>
              <w:noProof/>
              <w:color w:val="000000" w:themeColor="text1"/>
              <w:sz w:val="24"/>
              <w:szCs w:val="24"/>
            </w:rPr>
          </w:rPrChange>
        </w:rPr>
        <w:fldChar w:fldCharType="separate"/>
      </w:r>
      <w:r w:rsidRPr="00557FEA">
        <w:rPr>
          <w:rFonts w:ascii="Arial" w:eastAsia="System" w:hAnsi="Arial" w:cs="Arial"/>
          <w:noProof/>
          <w:color w:val="000000" w:themeColor="text1"/>
          <w:sz w:val="22"/>
          <w:rPrChange w:id="158" w:author="Guo, Shicheng" w:date="2018-03-14T09:36:00Z">
            <w:rPr>
              <w:rFonts w:ascii="Times New Roman" w:eastAsia="System" w:hAnsi="Times New Roman" w:cs="Times New Roman"/>
              <w:noProof/>
              <w:color w:val="000000" w:themeColor="text1"/>
              <w:sz w:val="24"/>
              <w:szCs w:val="24"/>
            </w:rPr>
          </w:rPrChange>
        </w:rPr>
        <w:t>5</w:t>
      </w:r>
      <w:r w:rsidRPr="00557FEA">
        <w:rPr>
          <w:rFonts w:ascii="Arial" w:eastAsia="System" w:hAnsi="Arial" w:cs="Arial"/>
          <w:noProof/>
          <w:color w:val="000000" w:themeColor="text1"/>
          <w:sz w:val="22"/>
          <w:rPrChange w:id="159" w:author="Guo, Shicheng" w:date="2018-03-14T09:36:00Z">
            <w:rPr>
              <w:rFonts w:ascii="Times New Roman" w:eastAsia="System"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160" w:author="Guo, Shicheng" w:date="2018-03-14T09:36:00Z">
            <w:rPr>
              <w:rFonts w:ascii="Times New Roman" w:eastAsia="System" w:hAnsi="Times New Roman" w:cs="Times New Roman"/>
              <w:noProof/>
              <w:color w:val="000000" w:themeColor="text1"/>
              <w:sz w:val="24"/>
              <w:szCs w:val="24"/>
            </w:rPr>
          </w:rPrChange>
        </w:rPr>
        <w:t>]</w:t>
      </w:r>
      <w:r w:rsidRPr="00557FEA">
        <w:rPr>
          <w:rFonts w:ascii="Arial" w:eastAsia="System" w:hAnsi="Arial" w:cs="Arial"/>
          <w:noProof/>
          <w:color w:val="000000" w:themeColor="text1"/>
          <w:sz w:val="22"/>
          <w:rPrChange w:id="161" w:author="Guo, Shicheng" w:date="2018-03-14T09:36:00Z">
            <w:rPr>
              <w:rFonts w:ascii="Times New Roman" w:eastAsia="System" w:hAnsi="Times New Roman" w:cs="Times New Roman"/>
              <w:noProof/>
              <w:color w:val="000000" w:themeColor="text1"/>
              <w:sz w:val="24"/>
              <w:szCs w:val="24"/>
            </w:rPr>
          </w:rPrChange>
        </w:rPr>
        <w:fldChar w:fldCharType="end"/>
      </w:r>
      <w:r w:rsidRPr="00557FEA">
        <w:rPr>
          <w:rFonts w:ascii="Arial" w:hAnsi="Arial" w:cs="Arial"/>
          <w:color w:val="000000" w:themeColor="text1"/>
          <w:sz w:val="22"/>
          <w:rPrChange w:id="162" w:author="Guo, Shicheng" w:date="2018-03-14T09:36:00Z">
            <w:rPr>
              <w:rFonts w:ascii="Times New Roman" w:hAnsi="Times New Roman" w:cs="Times New Roman"/>
              <w:color w:val="000000" w:themeColor="text1"/>
              <w:sz w:val="24"/>
              <w:szCs w:val="24"/>
            </w:rPr>
          </w:rPrChange>
        </w:rPr>
        <w:t xml:space="preserve">. While EAC predominates in North </w:t>
      </w:r>
      <w:del w:id="163" w:author="Guo, Shicheng" w:date="2018-03-14T09:41:00Z">
        <w:r w:rsidRPr="00557FEA">
          <w:rPr>
            <w:rFonts w:ascii="Arial" w:hAnsi="Arial" w:cs="Arial"/>
            <w:color w:val="000000" w:themeColor="text1"/>
            <w:sz w:val="22"/>
            <w:rPrChange w:id="164" w:author="Guo, Shicheng" w:date="2018-03-14T09:36:00Z">
              <w:rPr>
                <w:rFonts w:ascii="Times New Roman" w:hAnsi="Times New Roman" w:cs="Times New Roman"/>
                <w:color w:val="000000" w:themeColor="text1"/>
                <w:sz w:val="24"/>
                <w:szCs w:val="24"/>
              </w:rPr>
            </w:rPrChange>
          </w:rPr>
          <w:delText>Americ</w:delText>
        </w:r>
        <w:r w:rsidRPr="00557FEA">
          <w:rPr>
            <w:rFonts w:ascii="Arial" w:eastAsia="System" w:hAnsi="Arial" w:cs="Arial"/>
            <w:noProof/>
            <w:color w:val="000000" w:themeColor="text1"/>
            <w:sz w:val="22"/>
            <w:rPrChange w:id="165" w:author="Guo, Shicheng" w:date="2018-03-14T09:36:00Z">
              <w:rPr>
                <w:rFonts w:ascii="Times New Roman" w:eastAsia="System" w:hAnsi="Times New Roman" w:cs="Times New Roman"/>
                <w:noProof/>
                <w:color w:val="000000" w:themeColor="text1"/>
                <w:sz w:val="24"/>
                <w:szCs w:val="24"/>
              </w:rPr>
            </w:rPrChange>
          </w:rPr>
          <w:delText>a</w:delText>
        </w:r>
      </w:del>
      <w:ins w:id="166" w:author="Guo, Shicheng" w:date="2018-03-14T09:41:00Z">
        <w:r>
          <w:rPr>
            <w:rFonts w:ascii="Arial" w:hAnsi="Arial" w:cs="Arial"/>
            <w:color w:val="000000" w:themeColor="text1"/>
            <w:sz w:val="22"/>
          </w:rPr>
          <w:t>Americ</w:t>
        </w:r>
        <w:r>
          <w:rPr>
            <w:rFonts w:ascii="Arial" w:eastAsia="System" w:hAnsi="Arial" w:cs="Arial"/>
            <w:noProof/>
            <w:color w:val="000000" w:themeColor="text1"/>
            <w:sz w:val="22"/>
          </w:rPr>
          <w:t xml:space="preserve">a </w:t>
        </w:r>
      </w:ins>
      <w:r w:rsidRPr="00557FEA">
        <w:rPr>
          <w:rFonts w:ascii="Arial" w:eastAsia="System" w:hAnsi="Arial" w:cs="Arial"/>
          <w:noProof/>
          <w:color w:val="000000" w:themeColor="text1"/>
          <w:sz w:val="22"/>
          <w:rPrChange w:id="167" w:author="Guo, Shicheng" w:date="2018-03-14T09:36:00Z">
            <w:rPr>
              <w:rFonts w:ascii="Times New Roman" w:eastAsia="System" w:hAnsi="Times New Roman" w:cs="Times New Roman"/>
              <w:noProof/>
              <w:color w:val="000000" w:themeColor="text1"/>
              <w:sz w:val="24"/>
              <w:szCs w:val="24"/>
            </w:rPr>
          </w:rPrChange>
        </w:rPr>
        <w:fldChar w:fldCharType="begin">
          <w:fldData xml:space="preserve">PEVuZE5vdGU+PENpdGU+PEF1dGhvcj5Ccm93bjwvQXV0aG9yPjxZZWFyPjIwMDI8L1llYXI+PFJl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</w:fldData>
        </w:fldChar>
      </w:r>
      <w:r w:rsidRPr="00557FEA">
        <w:rPr>
          <w:rFonts w:ascii="Arial" w:eastAsia="System" w:hAnsi="Arial" w:cs="Arial"/>
          <w:noProof/>
          <w:color w:val="000000" w:themeColor="text1"/>
          <w:sz w:val="22"/>
          <w:rPrChange w:id="168" w:author="Guo, Shicheng" w:date="2018-03-14T09:36:00Z">
            <w:rPr>
              <w:rFonts w:ascii="Times New Roman" w:eastAsia="System" w:hAnsi="Times New Roman" w:cs="Times New Roman"/>
              <w:noProof/>
              <w:color w:val="000000" w:themeColor="text1"/>
              <w:sz w:val="24"/>
              <w:szCs w:val="24"/>
            </w:rPr>
          </w:rPrChange>
        </w:rPr>
        <w:instrText xml:space="preserve"> ADDIN EN.CITE </w:instrText>
      </w:r>
      <w:r w:rsidRPr="00557FEA">
        <w:rPr>
          <w:rFonts w:ascii="Arial" w:eastAsia="System" w:hAnsi="Arial" w:cs="Arial"/>
          <w:noProof/>
          <w:color w:val="000000" w:themeColor="text1"/>
          <w:sz w:val="22"/>
          <w:rPrChange w:id="169" w:author="Guo, Shicheng" w:date="2018-03-14T09:36:00Z">
            <w:rPr>
              <w:rFonts w:ascii="Times New Roman" w:eastAsia="System" w:hAnsi="Times New Roman" w:cs="Times New Roman"/>
              <w:noProof/>
              <w:color w:val="000000" w:themeColor="text1"/>
              <w:sz w:val="24"/>
              <w:szCs w:val="24"/>
            </w:rPr>
          </w:rPrChange>
        </w:rPr>
        <w:fldChar w:fldCharType="begin">
          <w:fldData xml:space="preserve">PEVuZE5vdGU+PENpdGU+PEF1dGhvcj5Ccm93bjwvQXV0aG9yPjxZZWFyPjIwMDI8L1llYXI+PFJl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</w:fldData>
        </w:fldChar>
      </w:r>
      <w:r w:rsidRPr="00557FEA">
        <w:rPr>
          <w:rFonts w:ascii="Arial" w:eastAsia="System" w:hAnsi="Arial" w:cs="Arial"/>
          <w:noProof/>
          <w:color w:val="000000" w:themeColor="text1"/>
          <w:sz w:val="22"/>
          <w:rPrChange w:id="170" w:author="Guo, Shicheng" w:date="2018-03-14T09:36:00Z">
            <w:rPr>
              <w:rFonts w:ascii="Times New Roman" w:eastAsia="System" w:hAnsi="Times New Roman" w:cs="Times New Roman"/>
              <w:noProof/>
              <w:color w:val="000000" w:themeColor="text1"/>
              <w:sz w:val="24"/>
              <w:szCs w:val="24"/>
            </w:rPr>
          </w:rPrChange>
        </w:rPr>
        <w:instrText xml:space="preserve"> ADDIN EN.CITE.DATA </w:instrText>
      </w:r>
      <w:r w:rsidRPr="00557FEA">
        <w:rPr>
          <w:rFonts w:ascii="Arial" w:eastAsia="System" w:hAnsi="Arial" w:cs="Arial"/>
          <w:noProof/>
          <w:color w:val="000000" w:themeColor="text1"/>
          <w:sz w:val="22"/>
          <w:rPrChange w:id="171" w:author="Guo, Shicheng" w:date="2018-03-14T09:36:00Z">
            <w:rPr>
              <w:rFonts w:ascii="Arial" w:eastAsia="System" w:hAnsi="Arial" w:cs="Arial"/>
              <w:noProof/>
              <w:color w:val="000000" w:themeColor="text1"/>
              <w:sz w:val="22"/>
            </w:rPr>
          </w:rPrChange>
        </w:rPr>
      </w:r>
      <w:r w:rsidRPr="00557FEA">
        <w:rPr>
          <w:rFonts w:ascii="Arial" w:eastAsia="System" w:hAnsi="Arial" w:cs="Arial"/>
          <w:noProof/>
          <w:color w:val="000000" w:themeColor="text1"/>
          <w:sz w:val="22"/>
          <w:rPrChange w:id="172" w:author="Guo, Shicheng" w:date="2018-03-14T09:36:00Z">
            <w:rPr>
              <w:rFonts w:ascii="Times New Roman" w:eastAsia="System"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173" w:author="Guo, Shicheng" w:date="2018-03-14T09:36:00Z">
            <w:rPr>
              <w:rFonts w:ascii="Arial" w:eastAsia="System" w:hAnsi="Arial" w:cs="Arial"/>
              <w:noProof/>
              <w:color w:val="000000" w:themeColor="text1"/>
              <w:sz w:val="22"/>
            </w:rPr>
          </w:rPrChange>
        </w:rPr>
      </w:r>
      <w:r w:rsidRPr="00557FEA">
        <w:rPr>
          <w:rFonts w:ascii="Arial" w:eastAsia="System" w:hAnsi="Arial" w:cs="Arial"/>
          <w:noProof/>
          <w:color w:val="000000" w:themeColor="text1"/>
          <w:sz w:val="22"/>
          <w:rPrChange w:id="174" w:author="Guo, Shicheng" w:date="2018-03-14T09:36:00Z">
            <w:rPr>
              <w:rFonts w:ascii="Times New Roman" w:eastAsia="System" w:hAnsi="Times New Roman" w:cs="Times New Roman"/>
              <w:noProof/>
              <w:color w:val="000000" w:themeColor="text1"/>
              <w:sz w:val="24"/>
              <w:szCs w:val="24"/>
            </w:rPr>
          </w:rPrChange>
        </w:rPr>
        <w:fldChar w:fldCharType="separate"/>
      </w:r>
      <w:r w:rsidRPr="00557FEA">
        <w:rPr>
          <w:rFonts w:ascii="Arial" w:eastAsia="System" w:hAnsi="Arial" w:cs="Arial"/>
          <w:noProof/>
          <w:color w:val="000000" w:themeColor="text1"/>
          <w:sz w:val="22"/>
          <w:rPrChange w:id="175"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sz w:val="22"/>
          <w:rPrChange w:id="176" w:author="Guo, Shicheng" w:date="2018-03-14T09:36:00Z">
            <w:rPr>
              <w:rFonts w:ascii="Times New Roman" w:eastAsia="System" w:hAnsi="Times New Roman" w:cs="Times New Roman"/>
              <w:noProof/>
              <w:color w:val="000000" w:themeColor="text1"/>
              <w:sz w:val="24"/>
              <w:szCs w:val="24"/>
            </w:rPr>
          </w:rPrChange>
        </w:rPr>
        <w:fldChar w:fldCharType="begin"/>
      </w:r>
      <w:r w:rsidRPr="00557FEA">
        <w:rPr>
          <w:rFonts w:ascii="Arial" w:hAnsi="Arial" w:cs="Arial"/>
          <w:sz w:val="22"/>
          <w:rPrChange w:id="177" w:author="Guo, Shicheng" w:date="2018-03-14T09:36:00Z">
            <w:rPr/>
          </w:rPrChange>
        </w:rPr>
        <w:instrText xml:space="preserve"> HYPERLINK \l "_ENREF_6" \o "Brown, 2002 #179" </w:instrText>
      </w:r>
      <w:r w:rsidRPr="00557FEA">
        <w:rPr>
          <w:rFonts w:ascii="Arial" w:hAnsi="Arial" w:cs="Arial"/>
          <w:sz w:val="22"/>
          <w:rPrChange w:id="178" w:author="Guo, Shicheng" w:date="2018-03-14T09:36:00Z">
            <w:rPr>
              <w:rFonts w:ascii="Times New Roman" w:eastAsia="System" w:hAnsi="Times New Roman" w:cs="Times New Roman"/>
              <w:noProof/>
              <w:color w:val="000000" w:themeColor="text1"/>
              <w:sz w:val="24"/>
              <w:szCs w:val="24"/>
            </w:rPr>
          </w:rPrChange>
        </w:rPr>
        <w:fldChar w:fldCharType="separate"/>
      </w:r>
      <w:r w:rsidRPr="00557FEA">
        <w:rPr>
          <w:rFonts w:ascii="Arial" w:eastAsia="System" w:hAnsi="Arial" w:cs="Arial"/>
          <w:noProof/>
          <w:color w:val="000000" w:themeColor="text1"/>
          <w:sz w:val="22"/>
          <w:rPrChange w:id="179" w:author="Guo, Shicheng" w:date="2018-03-14T09:36:00Z">
            <w:rPr>
              <w:rFonts w:ascii="Times New Roman" w:eastAsia="System" w:hAnsi="Times New Roman" w:cs="Times New Roman"/>
              <w:noProof/>
              <w:color w:val="000000" w:themeColor="text1"/>
              <w:sz w:val="24"/>
              <w:szCs w:val="24"/>
            </w:rPr>
          </w:rPrChange>
        </w:rPr>
        <w:t>6</w:t>
      </w:r>
      <w:r w:rsidRPr="00557FEA">
        <w:rPr>
          <w:rFonts w:ascii="Arial" w:eastAsia="System" w:hAnsi="Arial" w:cs="Arial"/>
          <w:noProof/>
          <w:color w:val="000000" w:themeColor="text1"/>
          <w:sz w:val="22"/>
          <w:rPrChange w:id="180" w:author="Guo, Shicheng" w:date="2018-03-14T09:36:00Z">
            <w:rPr>
              <w:rFonts w:ascii="Times New Roman" w:eastAsia="System"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181" w:author="Guo, Shicheng" w:date="2018-03-14T09:36:00Z">
            <w:rPr>
              <w:rFonts w:ascii="Times New Roman" w:eastAsia="System" w:hAnsi="Times New Roman" w:cs="Times New Roman"/>
              <w:noProof/>
              <w:color w:val="000000" w:themeColor="text1"/>
              <w:sz w:val="24"/>
              <w:szCs w:val="24"/>
            </w:rPr>
          </w:rPrChange>
        </w:rPr>
        <w:t xml:space="preserve">, </w:t>
      </w:r>
      <w:r w:rsidRPr="00557FEA">
        <w:rPr>
          <w:rFonts w:ascii="Arial" w:hAnsi="Arial" w:cs="Arial"/>
          <w:sz w:val="22"/>
          <w:rPrChange w:id="182" w:author="Guo, Shicheng" w:date="2018-03-14T09:36:00Z">
            <w:rPr>
              <w:rFonts w:ascii="Times New Roman" w:eastAsia="System" w:hAnsi="Times New Roman" w:cs="Times New Roman"/>
              <w:noProof/>
              <w:color w:val="000000" w:themeColor="text1"/>
              <w:sz w:val="24"/>
              <w:szCs w:val="24"/>
            </w:rPr>
          </w:rPrChange>
        </w:rPr>
        <w:fldChar w:fldCharType="begin"/>
      </w:r>
      <w:r w:rsidRPr="00557FEA">
        <w:rPr>
          <w:rFonts w:ascii="Arial" w:hAnsi="Arial" w:cs="Arial"/>
          <w:sz w:val="22"/>
          <w:rPrChange w:id="183" w:author="Guo, Shicheng" w:date="2018-03-14T09:36:00Z">
            <w:rPr/>
          </w:rPrChange>
        </w:rPr>
        <w:instrText xml:space="preserve"> HYPERLINK \l "_ENREF_7" \o "Drahos, 2017 #233" </w:instrText>
      </w:r>
      <w:r w:rsidRPr="00557FEA">
        <w:rPr>
          <w:rFonts w:ascii="Arial" w:hAnsi="Arial" w:cs="Arial"/>
          <w:sz w:val="22"/>
          <w:rPrChange w:id="184" w:author="Guo, Shicheng" w:date="2018-03-14T09:36:00Z">
            <w:rPr>
              <w:rFonts w:ascii="Times New Roman" w:eastAsia="System" w:hAnsi="Times New Roman" w:cs="Times New Roman"/>
              <w:noProof/>
              <w:color w:val="000000" w:themeColor="text1"/>
              <w:sz w:val="24"/>
              <w:szCs w:val="24"/>
            </w:rPr>
          </w:rPrChange>
        </w:rPr>
        <w:fldChar w:fldCharType="separate"/>
      </w:r>
      <w:r w:rsidRPr="00557FEA">
        <w:rPr>
          <w:rFonts w:ascii="Arial" w:eastAsia="System" w:hAnsi="Arial" w:cs="Arial"/>
          <w:noProof/>
          <w:color w:val="000000" w:themeColor="text1"/>
          <w:sz w:val="22"/>
          <w:rPrChange w:id="185" w:author="Guo, Shicheng" w:date="2018-03-14T09:36:00Z">
            <w:rPr>
              <w:rFonts w:ascii="Times New Roman" w:eastAsia="System" w:hAnsi="Times New Roman" w:cs="Times New Roman"/>
              <w:noProof/>
              <w:color w:val="000000" w:themeColor="text1"/>
              <w:sz w:val="24"/>
              <w:szCs w:val="24"/>
            </w:rPr>
          </w:rPrChange>
        </w:rPr>
        <w:t>7</w:t>
      </w:r>
      <w:r w:rsidRPr="00557FEA">
        <w:rPr>
          <w:rFonts w:ascii="Arial" w:eastAsia="System" w:hAnsi="Arial" w:cs="Arial"/>
          <w:noProof/>
          <w:color w:val="000000" w:themeColor="text1"/>
          <w:sz w:val="22"/>
          <w:rPrChange w:id="186" w:author="Guo, Shicheng" w:date="2018-03-14T09:36:00Z">
            <w:rPr>
              <w:rFonts w:ascii="Times New Roman" w:eastAsia="System"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187" w:author="Guo, Shicheng" w:date="2018-03-14T09:36:00Z">
            <w:rPr>
              <w:rFonts w:ascii="Times New Roman" w:eastAsia="System" w:hAnsi="Times New Roman" w:cs="Times New Roman"/>
              <w:noProof/>
              <w:color w:val="000000" w:themeColor="text1"/>
              <w:sz w:val="24"/>
              <w:szCs w:val="24"/>
            </w:rPr>
          </w:rPrChange>
        </w:rPr>
        <w:t>]</w:t>
      </w:r>
      <w:r w:rsidRPr="00557FEA">
        <w:rPr>
          <w:rFonts w:ascii="Arial" w:eastAsia="System" w:hAnsi="Arial" w:cs="Arial"/>
          <w:noProof/>
          <w:color w:val="000000" w:themeColor="text1"/>
          <w:sz w:val="22"/>
          <w:rPrChange w:id="188" w:author="Guo, Shicheng" w:date="2018-03-14T09:36:00Z">
            <w:rPr>
              <w:rFonts w:ascii="Times New Roman" w:eastAsia="System" w:hAnsi="Times New Roman" w:cs="Times New Roman"/>
              <w:noProof/>
              <w:color w:val="000000" w:themeColor="text1"/>
              <w:sz w:val="24"/>
              <w:szCs w:val="24"/>
            </w:rPr>
          </w:rPrChange>
        </w:rPr>
        <w:fldChar w:fldCharType="end"/>
      </w:r>
      <w:r w:rsidRPr="00557FEA">
        <w:rPr>
          <w:rFonts w:ascii="Arial" w:hAnsi="Arial" w:cs="Arial"/>
          <w:color w:val="000000" w:themeColor="text1"/>
          <w:sz w:val="22"/>
          <w:rPrChange w:id="189" w:author="Guo, Shicheng" w:date="2018-03-14T09:36:00Z">
            <w:rPr>
              <w:rFonts w:ascii="Times New Roman" w:hAnsi="Times New Roman" w:cs="Times New Roman"/>
              <w:color w:val="000000" w:themeColor="text1"/>
              <w:sz w:val="24"/>
              <w:szCs w:val="24"/>
            </w:rPr>
          </w:rPrChange>
        </w:rPr>
        <w:t xml:space="preserve">, the majority of esophageal cancer cases worldwide are ESCC, which has a high prevalence in east Asia, eastern and southern Africa, and southern </w:t>
      </w:r>
      <w:del w:id="190" w:author="Guo, Shicheng" w:date="2018-03-14T09:47:00Z">
        <w:r w:rsidRPr="00557FEA">
          <w:rPr>
            <w:rFonts w:ascii="Arial" w:hAnsi="Arial" w:cs="Arial"/>
            <w:color w:val="000000" w:themeColor="text1"/>
            <w:sz w:val="22"/>
            <w:rPrChange w:id="191" w:author="Guo, Shicheng" w:date="2018-03-14T09:36:00Z">
              <w:rPr>
                <w:rFonts w:ascii="Times New Roman" w:hAnsi="Times New Roman" w:cs="Times New Roman"/>
                <w:color w:val="000000" w:themeColor="text1"/>
                <w:sz w:val="24"/>
                <w:szCs w:val="24"/>
              </w:rPr>
            </w:rPrChange>
          </w:rPr>
          <w:delText>Europe</w:delText>
        </w:r>
      </w:del>
      <w:ins w:id="192" w:author="Guo, Shicheng" w:date="2018-03-14T09:47:00Z">
        <w:r>
          <w:rPr>
            <w:rFonts w:ascii="Arial" w:hAnsi="Arial" w:cs="Arial"/>
            <w:color w:val="000000" w:themeColor="text1"/>
            <w:sz w:val="22"/>
          </w:rPr>
          <w:t xml:space="preserve">Europe </w:t>
        </w:r>
      </w:ins>
      <w:r w:rsidRPr="00557FEA">
        <w:rPr>
          <w:rFonts w:ascii="Arial" w:hAnsi="Arial" w:cs="Arial"/>
          <w:color w:val="000000" w:themeColor="text1"/>
          <w:sz w:val="22"/>
          <w:rPrChange w:id="193"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PEVuZE5vdGU+PENpdGU+PEF1dGhvcj5IZTwvQXV0aG9yPjxZZWFyPjIwMTQ8L1llYXI+PFJlY051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</w:fldData>
        </w:fldChar>
      </w:r>
      <w:r w:rsidRPr="00557FEA">
        <w:rPr>
          <w:rFonts w:ascii="Arial" w:hAnsi="Arial" w:cs="Arial"/>
          <w:color w:val="000000" w:themeColor="text1"/>
          <w:sz w:val="22"/>
          <w:rPrChange w:id="194" w:author="Guo, Shicheng" w:date="2018-03-14T09:36:00Z">
            <w:rPr>
              <w:rFonts w:ascii="Times New Roman" w:hAnsi="Times New Roman" w:cs="Times New Roman"/>
              <w:color w:val="000000" w:themeColor="text1"/>
              <w:sz w:val="24"/>
              <w:szCs w:val="24"/>
            </w:rPr>
          </w:rPrChange>
        </w:rPr>
        <w:instrText xml:space="preserve"> ADDIN EN.CITE </w:instrText>
      </w:r>
      <w:r w:rsidRPr="00557FEA">
        <w:rPr>
          <w:rFonts w:ascii="Arial" w:hAnsi="Arial" w:cs="Arial"/>
          <w:color w:val="000000" w:themeColor="text1"/>
          <w:sz w:val="22"/>
          <w:rPrChange w:id="195"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PEVuZE5vdGU+PENpdGU+PEF1dGhvcj5IZTwvQXV0aG9yPjxZZWFyPjIwMTQ8L1llYXI+PFJlY051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</w:fldData>
        </w:fldChar>
      </w:r>
      <w:r w:rsidRPr="00557FEA">
        <w:rPr>
          <w:rFonts w:ascii="Arial" w:hAnsi="Arial" w:cs="Arial"/>
          <w:color w:val="000000" w:themeColor="text1"/>
          <w:sz w:val="22"/>
          <w:rPrChange w:id="196" w:author="Guo, Shicheng" w:date="2018-03-14T09:36:00Z">
            <w:rPr>
              <w:rFonts w:ascii="Times New Roman" w:hAnsi="Times New Roman" w:cs="Times New Roman"/>
              <w:color w:val="000000" w:themeColor="text1"/>
              <w:sz w:val="24"/>
              <w:szCs w:val="24"/>
            </w:rPr>
          </w:rPrChange>
        </w:rPr>
        <w:instrText xml:space="preserve"> ADDIN EN.CITE.DATA </w:instrText>
      </w:r>
      <w:r w:rsidRPr="00557FEA">
        <w:rPr>
          <w:rFonts w:ascii="Arial" w:hAnsi="Arial" w:cs="Arial"/>
          <w:color w:val="000000" w:themeColor="text1"/>
          <w:sz w:val="22"/>
          <w:rPrChange w:id="197"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198"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199"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200" w:author="Guo, Shicheng" w:date="2018-03-14T09:36:00Z">
            <w:rPr>
              <w:rFonts w:ascii="Times New Roman" w:hAnsi="Times New Roman" w:cs="Times New Roman"/>
              <w:color w:val="000000" w:themeColor="text1"/>
              <w:sz w:val="24"/>
              <w:szCs w:val="24"/>
            </w:rPr>
          </w:rPrChange>
        </w:rPr>
        <w:fldChar w:fldCharType="separate"/>
      </w:r>
      <w:r w:rsidRPr="00557FEA">
        <w:rPr>
          <w:rFonts w:ascii="Arial" w:eastAsia="System" w:hAnsi="Arial" w:cs="Arial"/>
          <w:noProof/>
          <w:color w:val="000000" w:themeColor="text1"/>
          <w:sz w:val="22"/>
          <w:rPrChange w:id="201"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sz w:val="22"/>
          <w:rPrChange w:id="202"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203" w:author="Guo, Shicheng" w:date="2018-03-14T09:36:00Z">
            <w:rPr/>
          </w:rPrChange>
        </w:rPr>
        <w:instrText xml:space="preserve"> HYPERLINK \l "_ENREF_8" \o "He, 2014 #180" </w:instrText>
      </w:r>
      <w:r w:rsidRPr="00557FEA">
        <w:rPr>
          <w:rFonts w:ascii="Arial" w:hAnsi="Arial" w:cs="Arial"/>
          <w:sz w:val="22"/>
          <w:rPrChange w:id="204"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205" w:author="Guo, Shicheng" w:date="2018-03-14T09:36:00Z">
            <w:rPr>
              <w:rFonts w:ascii="Times New Roman" w:hAnsi="Times New Roman" w:cs="Times New Roman"/>
              <w:noProof/>
              <w:color w:val="000000" w:themeColor="text1"/>
              <w:sz w:val="24"/>
              <w:szCs w:val="24"/>
            </w:rPr>
          </w:rPrChange>
        </w:rPr>
        <w:t>8</w:t>
      </w:r>
      <w:r w:rsidRPr="00557FEA">
        <w:rPr>
          <w:rFonts w:ascii="Arial" w:hAnsi="Arial" w:cs="Arial"/>
          <w:noProof/>
          <w:color w:val="000000" w:themeColor="text1"/>
          <w:sz w:val="22"/>
          <w:rPrChange w:id="206"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hAnsi="Arial" w:cs="Arial"/>
          <w:noProof/>
          <w:color w:val="000000" w:themeColor="text1"/>
          <w:sz w:val="22"/>
          <w:rPrChange w:id="207" w:author="Guo, Shicheng" w:date="2018-03-14T09:36:00Z">
            <w:rPr>
              <w:rFonts w:ascii="Times New Roman" w:hAnsi="Times New Roman" w:cs="Times New Roman"/>
              <w:noProof/>
              <w:color w:val="000000" w:themeColor="text1"/>
              <w:sz w:val="24"/>
              <w:szCs w:val="24"/>
            </w:rPr>
          </w:rPrChange>
        </w:rPr>
        <w:t xml:space="preserve">, </w:t>
      </w:r>
      <w:r w:rsidRPr="00557FEA">
        <w:rPr>
          <w:rFonts w:ascii="Arial" w:hAnsi="Arial" w:cs="Arial"/>
          <w:sz w:val="22"/>
          <w:rPrChange w:id="208"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209" w:author="Guo, Shicheng" w:date="2018-03-14T09:36:00Z">
            <w:rPr/>
          </w:rPrChange>
        </w:rPr>
        <w:instrText xml:space="preserve"> HYPERLINK \l "_ENREF_9" \o "Huang, 2016 #181" </w:instrText>
      </w:r>
      <w:r w:rsidRPr="00557FEA">
        <w:rPr>
          <w:rFonts w:ascii="Arial" w:hAnsi="Arial" w:cs="Arial"/>
          <w:sz w:val="22"/>
          <w:rPrChange w:id="210"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211" w:author="Guo, Shicheng" w:date="2018-03-14T09:36:00Z">
            <w:rPr>
              <w:rFonts w:ascii="Times New Roman" w:hAnsi="Times New Roman" w:cs="Times New Roman"/>
              <w:noProof/>
              <w:color w:val="000000" w:themeColor="text1"/>
              <w:sz w:val="24"/>
              <w:szCs w:val="24"/>
            </w:rPr>
          </w:rPrChange>
        </w:rPr>
        <w:t>9</w:t>
      </w:r>
      <w:r w:rsidRPr="00557FEA">
        <w:rPr>
          <w:rFonts w:ascii="Arial" w:hAnsi="Arial" w:cs="Arial"/>
          <w:noProof/>
          <w:color w:val="000000" w:themeColor="text1"/>
          <w:sz w:val="22"/>
          <w:rPrChange w:id="212"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213"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color w:val="000000" w:themeColor="text1"/>
          <w:sz w:val="22"/>
          <w:rPrChange w:id="214"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215" w:author="Guo, Shicheng" w:date="2018-03-14T09:36:00Z">
            <w:rPr>
              <w:rFonts w:ascii="Times New Roman" w:hAnsi="Times New Roman" w:cs="Times New Roman"/>
              <w:color w:val="000000" w:themeColor="text1"/>
              <w:sz w:val="24"/>
              <w:szCs w:val="24"/>
            </w:rPr>
          </w:rPrChange>
        </w:rPr>
        <w:t>.  ESCC accounts for more than 90% esophageal cancers in China nowadays</w:t>
      </w:r>
      <w:r w:rsidRPr="00557FEA">
        <w:rPr>
          <w:rFonts w:ascii="Arial" w:eastAsia="System" w:hAnsi="Arial" w:cs="Arial"/>
          <w:noProof/>
          <w:color w:val="000000" w:themeColor="text1"/>
          <w:sz w:val="22"/>
          <w:rPrChange w:id="216" w:author="Guo, Shicheng" w:date="2018-03-14T09:36:00Z">
            <w:rPr>
              <w:rFonts w:ascii="Times New Roman" w:eastAsia="System" w:hAnsi="Times New Roman" w:cs="Times New Roman"/>
              <w:noProof/>
              <w:color w:val="000000" w:themeColor="text1"/>
              <w:sz w:val="24"/>
              <w:szCs w:val="24"/>
            </w:rPr>
          </w:rPrChange>
        </w:rPr>
        <w:fldChar w:fldCharType="begin"/>
      </w:r>
      <w:r w:rsidRPr="00557FEA">
        <w:rPr>
          <w:rFonts w:ascii="Arial" w:eastAsia="System" w:hAnsi="Arial" w:cs="Arial"/>
          <w:noProof/>
          <w:color w:val="000000" w:themeColor="text1"/>
          <w:sz w:val="22"/>
          <w:rPrChange w:id="217" w:author="Guo, Shicheng" w:date="2018-03-14T09:36:00Z">
            <w:rPr>
              <w:rFonts w:ascii="Times New Roman" w:eastAsia="System" w:hAnsi="Times New Roman" w:cs="Times New Roman"/>
              <w:noProof/>
              <w:color w:val="000000" w:themeColor="text1"/>
              <w:sz w:val="24"/>
              <w:szCs w:val="24"/>
            </w:rPr>
          </w:rPrChange>
        </w:rPr>
        <w:instrText xml:space="preserve"> ADDIN EN.CITE &lt;EndNote&gt;&lt;Cite&gt;&lt;Author&gt;Zhang&lt;/Author&gt;&lt;Year&gt;2013&lt;/Year&gt;&lt;RecNum&gt;182&lt;/RecNum&gt;&lt;DisplayText&gt;&lt;style font="System"&gt;[&lt;/style&gt;10&lt;style font="System"&gt;]&lt;/style&gt;&lt;/DisplayText&gt;&lt;record&gt;&lt;rec-number&gt;182&lt;/rec-number&gt;&lt;foreign-keys&gt;&lt;key app="EN" db-id="rsdtssx5de5tfqezpxppdrsutap5fp2daewr"&gt;182&lt;/key&gt;&lt;/foreign-keys&gt;&lt;ref-type name="Journal Article"&gt;17&lt;/ref-type&gt;&lt;contributors&gt;&lt;authors&gt;&lt;author&gt;Zhang, Y.&lt;/author&gt;&lt;/authors&gt;&lt;/contributors&gt;&lt;auth-address&gt;Yuwei Zhang, Department of Environmental and Occupational Health, School of Public Health and Health Services, The George Washington University, Washington, DC 20052, United States.&lt;/auth-address&gt;&lt;titles&gt;&lt;title&gt;Epidemiology of esophageal cancer&lt;/title&gt;&lt;secondary-title&gt;World J Gastroenterol&lt;/secondary-title&gt;&lt;alt-title&gt;World journal of gastroenterology&lt;/alt-title&gt;&lt;/titles&gt;&lt;periodical&gt;&lt;full-title&gt;World J Gastroenterol&lt;/full-title&gt;&lt;abbr-1&gt;World journal of gastroenterology&lt;/abbr-1&gt;&lt;/periodical&gt;&lt;alt-periodical&gt;&lt;full-title&gt;World J Gastroenterol&lt;/full-title&gt;&lt;abbr-1&gt;World journal of gastroenterology&lt;/abbr-1&gt;&lt;/alt-periodical&gt;&lt;pages&gt;5598-606&lt;/pages&gt;&lt;volume&gt;19&lt;/volume&gt;&lt;number&gt;34&lt;/number&gt;&lt;keywords&gt;&lt;keyword&gt;Adenocarcinoma/*epidemiology/pathology/prevention &amp;amp; control&lt;/keyword&gt;&lt;keyword&gt;Carcinoma, Squamous Cell/*epidemiology/pathology/prevention &amp;amp; control&lt;/keyword&gt;&lt;keyword&gt;Esophageal Neoplasms/*epidemiology/pathology/prevention &amp;amp; control&lt;/keyword&gt;&lt;keyword&gt;Humans&lt;/keyword&gt;&lt;keyword&gt;Incidence&lt;/keyword&gt;&lt;keyword&gt;Mass Screening&lt;/keyword&gt;&lt;keyword&gt;Risk Factors&lt;/keyword&gt;&lt;/keywords&gt;&lt;dates&gt;&lt;year&gt;2013&lt;/year&gt;&lt;pub-dates&gt;&lt;date&gt;Sep 14&lt;/date&gt;&lt;/pub-dates&gt;&lt;/dates&gt;&lt;isbn&gt;2219-2840 (Electronic)&amp;#xD;1007-9327 (Linking)&lt;/isbn&gt;&lt;accession-num&gt;24039351&lt;/accession-num&gt;&lt;urls&gt;&lt;related-urls&gt;&lt;url&gt;http://www.ncbi.nlm.nih.gov/pubmed/24039351&lt;/url&gt;&lt;/related-urls&gt;&lt;/urls&gt;&lt;custom2&gt;3769895&lt;/custom2&gt;&lt;electronic-resource-num&gt;10.3748/wjg.v19.i34.5598&lt;/electronic-resource-num&gt;&lt;/record&gt;&lt;/Cite&gt;&lt;/EndNote&gt;</w:instrText>
      </w:r>
      <w:r w:rsidRPr="00557FEA">
        <w:rPr>
          <w:rFonts w:ascii="Arial" w:eastAsia="System" w:hAnsi="Arial" w:cs="Arial"/>
          <w:noProof/>
          <w:color w:val="000000" w:themeColor="text1"/>
          <w:sz w:val="22"/>
          <w:rPrChange w:id="218" w:author="Guo, Shicheng" w:date="2018-03-14T09:36:00Z">
            <w:rPr>
              <w:rFonts w:ascii="Times New Roman" w:eastAsia="System" w:hAnsi="Times New Roman" w:cs="Times New Roman"/>
              <w:noProof/>
              <w:color w:val="000000" w:themeColor="text1"/>
              <w:sz w:val="24"/>
              <w:szCs w:val="24"/>
            </w:rPr>
          </w:rPrChange>
        </w:rPr>
        <w:fldChar w:fldCharType="separate"/>
      </w:r>
      <w:r w:rsidRPr="00557FEA">
        <w:rPr>
          <w:rFonts w:ascii="Arial" w:eastAsia="System" w:hAnsi="Arial" w:cs="Arial"/>
          <w:noProof/>
          <w:color w:val="000000" w:themeColor="text1"/>
          <w:sz w:val="22"/>
          <w:rPrChange w:id="219"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sz w:val="22"/>
          <w:rPrChange w:id="220" w:author="Guo, Shicheng" w:date="2018-03-14T09:36:00Z">
            <w:rPr>
              <w:rFonts w:ascii="Times New Roman" w:eastAsia="System" w:hAnsi="Times New Roman" w:cs="Times New Roman"/>
              <w:noProof/>
              <w:color w:val="000000" w:themeColor="text1"/>
              <w:sz w:val="24"/>
              <w:szCs w:val="24"/>
            </w:rPr>
          </w:rPrChange>
        </w:rPr>
        <w:fldChar w:fldCharType="begin"/>
      </w:r>
      <w:r w:rsidRPr="00557FEA">
        <w:rPr>
          <w:rFonts w:ascii="Arial" w:hAnsi="Arial" w:cs="Arial"/>
          <w:sz w:val="22"/>
          <w:rPrChange w:id="221" w:author="Guo, Shicheng" w:date="2018-03-14T09:36:00Z">
            <w:rPr/>
          </w:rPrChange>
        </w:rPr>
        <w:instrText xml:space="preserve"> HYPERLINK \l "_ENREF_10" \o "Zhang, 2013 #182" </w:instrText>
      </w:r>
      <w:r w:rsidRPr="00557FEA">
        <w:rPr>
          <w:rFonts w:ascii="Arial" w:hAnsi="Arial" w:cs="Arial"/>
          <w:sz w:val="22"/>
          <w:rPrChange w:id="222" w:author="Guo, Shicheng" w:date="2018-03-14T09:36:00Z">
            <w:rPr>
              <w:rFonts w:ascii="Times New Roman" w:eastAsia="System" w:hAnsi="Times New Roman" w:cs="Times New Roman"/>
              <w:noProof/>
              <w:color w:val="000000" w:themeColor="text1"/>
              <w:sz w:val="24"/>
              <w:szCs w:val="24"/>
            </w:rPr>
          </w:rPrChange>
        </w:rPr>
        <w:fldChar w:fldCharType="separate"/>
      </w:r>
      <w:r w:rsidRPr="00557FEA">
        <w:rPr>
          <w:rFonts w:ascii="Arial" w:eastAsia="System" w:hAnsi="Arial" w:cs="Arial"/>
          <w:noProof/>
          <w:color w:val="000000" w:themeColor="text1"/>
          <w:sz w:val="22"/>
          <w:rPrChange w:id="223" w:author="Guo, Shicheng" w:date="2018-03-14T09:36:00Z">
            <w:rPr>
              <w:rFonts w:ascii="Times New Roman" w:eastAsia="System" w:hAnsi="Times New Roman" w:cs="Times New Roman"/>
              <w:noProof/>
              <w:color w:val="000000" w:themeColor="text1"/>
              <w:sz w:val="24"/>
              <w:szCs w:val="24"/>
            </w:rPr>
          </w:rPrChange>
        </w:rPr>
        <w:t>10</w:t>
      </w:r>
      <w:r w:rsidRPr="00557FEA">
        <w:rPr>
          <w:rFonts w:ascii="Arial" w:eastAsia="System" w:hAnsi="Arial" w:cs="Arial"/>
          <w:noProof/>
          <w:color w:val="000000" w:themeColor="text1"/>
          <w:sz w:val="22"/>
          <w:rPrChange w:id="224" w:author="Guo, Shicheng" w:date="2018-03-14T09:36:00Z">
            <w:rPr>
              <w:rFonts w:ascii="Times New Roman" w:eastAsia="System"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225" w:author="Guo, Shicheng" w:date="2018-03-14T09:36:00Z">
            <w:rPr>
              <w:rFonts w:ascii="Times New Roman" w:eastAsia="System" w:hAnsi="Times New Roman" w:cs="Times New Roman"/>
              <w:noProof/>
              <w:color w:val="000000" w:themeColor="text1"/>
              <w:sz w:val="24"/>
              <w:szCs w:val="24"/>
            </w:rPr>
          </w:rPrChange>
        </w:rPr>
        <w:t>]</w:t>
      </w:r>
      <w:r w:rsidRPr="00557FEA">
        <w:rPr>
          <w:rFonts w:ascii="Arial" w:eastAsia="System" w:hAnsi="Arial" w:cs="Arial"/>
          <w:noProof/>
          <w:color w:val="000000" w:themeColor="text1"/>
          <w:sz w:val="22"/>
          <w:rPrChange w:id="226" w:author="Guo, Shicheng" w:date="2018-03-14T09:36:00Z">
            <w:rPr>
              <w:rFonts w:ascii="Times New Roman" w:eastAsia="System" w:hAnsi="Times New Roman" w:cs="Times New Roman"/>
              <w:noProof/>
              <w:color w:val="000000" w:themeColor="text1"/>
              <w:sz w:val="24"/>
              <w:szCs w:val="24"/>
            </w:rPr>
          </w:rPrChange>
        </w:rPr>
        <w:fldChar w:fldCharType="end"/>
      </w:r>
      <w:r w:rsidRPr="00557FEA">
        <w:rPr>
          <w:rFonts w:ascii="Arial" w:hAnsi="Arial" w:cs="Arial"/>
          <w:color w:val="000000" w:themeColor="text1"/>
          <w:sz w:val="22"/>
          <w:rPrChange w:id="227" w:author="Guo, Shicheng" w:date="2018-03-14T09:36:00Z">
            <w:rPr>
              <w:rFonts w:ascii="Times New Roman" w:hAnsi="Times New Roman" w:cs="Times New Roman"/>
              <w:color w:val="000000" w:themeColor="text1"/>
              <w:sz w:val="24"/>
              <w:szCs w:val="24"/>
            </w:rPr>
          </w:rPrChange>
        </w:rPr>
        <w:t>. With the characteristics of highly invasive, metastatic and poor prognosis, there is an urgent need for identifying diagnostic and prognostic biomarkers for ESCC.</w:t>
      </w:r>
    </w:p>
    <w:p w:rsidR="00850ABF" w:rsidRDefault="00557FEA">
      <w:pPr>
        <w:snapToGrid w:val="0"/>
        <w:spacing w:line="360" w:lineRule="auto"/>
        <w:ind w:firstLineChars="100" w:firstLine="220"/>
        <w:rPr>
          <w:rFonts w:ascii="Arial" w:hAnsi="Arial" w:cs="Arial"/>
          <w:color w:val="000000" w:themeColor="text1"/>
          <w:sz w:val="22"/>
          <w:rPrChange w:id="228" w:author="Guo, Shicheng" w:date="2018-03-14T09:36:00Z">
            <w:rPr>
              <w:rFonts w:ascii="Times New Roman" w:hAnsi="Times New Roman" w:cs="Times New Roman"/>
              <w:color w:val="000000" w:themeColor="text1"/>
              <w:sz w:val="24"/>
              <w:szCs w:val="24"/>
            </w:rPr>
          </w:rPrChange>
        </w:rPr>
        <w:pPrChange w:id="229" w:author="Guo, Shicheng" w:date="2018-03-14T09:36:00Z">
          <w:pPr>
            <w:snapToGrid w:val="0"/>
            <w:spacing w:line="360" w:lineRule="auto"/>
            <w:ind w:firstLineChars="100" w:firstLine="240"/>
          </w:pPr>
        </w:pPrChange>
      </w:pPr>
      <w:r w:rsidRPr="00557FEA">
        <w:rPr>
          <w:rFonts w:ascii="Arial" w:hAnsi="Arial" w:cs="Arial"/>
          <w:color w:val="000000" w:themeColor="text1"/>
          <w:sz w:val="22"/>
          <w:rPrChange w:id="230" w:author="Guo, Shicheng" w:date="2018-03-14T09:36:00Z">
            <w:rPr>
              <w:rFonts w:ascii="Times New Roman" w:hAnsi="Times New Roman" w:cs="Times New Roman"/>
              <w:color w:val="000000" w:themeColor="text1"/>
              <w:sz w:val="24"/>
              <w:szCs w:val="24"/>
            </w:rPr>
          </w:rPrChange>
        </w:rPr>
        <w:t xml:space="preserve">DNA methylation is one of the most intensively studied epigenetic modifications. DNA methylation involves in many kinds of biological processes, including development, gene expression regulation and </w:t>
      </w:r>
      <w:del w:id="231" w:author="Guo, Shicheng" w:date="2018-03-14T09:42:00Z">
        <w:r w:rsidRPr="00557FEA">
          <w:rPr>
            <w:rFonts w:ascii="Arial" w:hAnsi="Arial" w:cs="Arial"/>
            <w:color w:val="000000" w:themeColor="text1"/>
            <w:sz w:val="22"/>
            <w:rPrChange w:id="232" w:author="Guo, Shicheng" w:date="2018-03-14T09:36:00Z">
              <w:rPr>
                <w:rFonts w:ascii="Times New Roman" w:hAnsi="Times New Roman" w:cs="Times New Roman"/>
                <w:color w:val="000000" w:themeColor="text1"/>
                <w:sz w:val="24"/>
                <w:szCs w:val="24"/>
              </w:rPr>
            </w:rPrChange>
          </w:rPr>
          <w:delText>imprinting</w:delText>
        </w:r>
      </w:del>
      <w:ins w:id="233" w:author="Guo, Shicheng" w:date="2018-03-14T09:42:00Z">
        <w:r>
          <w:rPr>
            <w:rFonts w:ascii="Arial" w:hAnsi="Arial" w:cs="Arial"/>
            <w:color w:val="000000" w:themeColor="text1"/>
            <w:sz w:val="22"/>
          </w:rPr>
          <w:t xml:space="preserve">imprinting </w:t>
        </w:r>
      </w:ins>
      <w:r w:rsidRPr="00557FEA">
        <w:rPr>
          <w:rFonts w:ascii="Arial" w:hAnsi="Arial" w:cs="Arial"/>
          <w:color w:val="000000" w:themeColor="text1"/>
          <w:sz w:val="22"/>
          <w:rPrChange w:id="234"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PEVuZE5vdGU+PENpdGU+PEF1dGhvcj5CZWxsPC9BdXRob3I+PFllYXI+MjAwMDwvWWVhcj48UmVj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</w:fldData>
        </w:fldChar>
      </w:r>
      <w:r w:rsidRPr="00557FEA">
        <w:rPr>
          <w:rFonts w:ascii="Arial" w:hAnsi="Arial" w:cs="Arial"/>
          <w:color w:val="000000" w:themeColor="text1"/>
          <w:sz w:val="22"/>
          <w:rPrChange w:id="235" w:author="Guo, Shicheng" w:date="2018-03-14T09:36:00Z">
            <w:rPr>
              <w:rFonts w:ascii="Times New Roman" w:hAnsi="Times New Roman" w:cs="Times New Roman"/>
              <w:color w:val="000000" w:themeColor="text1"/>
              <w:sz w:val="24"/>
              <w:szCs w:val="24"/>
            </w:rPr>
          </w:rPrChange>
        </w:rPr>
        <w:instrText xml:space="preserve"> ADDIN EN.CITE </w:instrText>
      </w:r>
      <w:r w:rsidRPr="00557FEA">
        <w:rPr>
          <w:rFonts w:ascii="Arial" w:hAnsi="Arial" w:cs="Arial"/>
          <w:color w:val="000000" w:themeColor="text1"/>
          <w:sz w:val="22"/>
          <w:rPrChange w:id="236"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PEVuZE5vdGU+PENpdGU+PEF1dGhvcj5CZWxsPC9BdXRob3I+PFllYXI+MjAwMDwvWWVhcj48UmVj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</w:fldData>
        </w:fldChar>
      </w:r>
      <w:r w:rsidRPr="00557FEA">
        <w:rPr>
          <w:rFonts w:ascii="Arial" w:hAnsi="Arial" w:cs="Arial"/>
          <w:color w:val="000000" w:themeColor="text1"/>
          <w:sz w:val="22"/>
          <w:rPrChange w:id="237" w:author="Guo, Shicheng" w:date="2018-03-14T09:36:00Z">
            <w:rPr>
              <w:rFonts w:ascii="Times New Roman" w:hAnsi="Times New Roman" w:cs="Times New Roman"/>
              <w:color w:val="000000" w:themeColor="text1"/>
              <w:sz w:val="24"/>
              <w:szCs w:val="24"/>
            </w:rPr>
          </w:rPrChange>
        </w:rPr>
        <w:instrText xml:space="preserve"> ADDIN EN.CITE.DATA </w:instrText>
      </w:r>
      <w:r w:rsidRPr="00557FEA">
        <w:rPr>
          <w:rFonts w:ascii="Arial" w:hAnsi="Arial" w:cs="Arial"/>
          <w:color w:val="000000" w:themeColor="text1"/>
          <w:sz w:val="22"/>
          <w:rPrChange w:id="238"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239"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240"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241" w:author="Guo, Shicheng" w:date="2018-03-14T09:36:00Z">
            <w:rPr>
              <w:rFonts w:ascii="Times New Roman" w:hAnsi="Times New Roman" w:cs="Times New Roman"/>
              <w:color w:val="000000" w:themeColor="text1"/>
              <w:sz w:val="24"/>
              <w:szCs w:val="24"/>
            </w:rPr>
          </w:rPrChange>
        </w:rPr>
        <w:fldChar w:fldCharType="separate"/>
      </w:r>
      <w:r w:rsidRPr="00557FEA">
        <w:rPr>
          <w:rFonts w:ascii="Arial" w:eastAsia="System" w:hAnsi="Arial" w:cs="Arial"/>
          <w:noProof/>
          <w:color w:val="000000" w:themeColor="text1"/>
          <w:sz w:val="22"/>
          <w:rPrChange w:id="242"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sz w:val="22"/>
          <w:rPrChange w:id="243"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244" w:author="Guo, Shicheng" w:date="2018-03-14T09:36:00Z">
            <w:rPr/>
          </w:rPrChange>
        </w:rPr>
        <w:instrText xml:space="preserve"> HYPERLINK \l "_ENREF_11" \o "Bell, 2000 #237" </w:instrText>
      </w:r>
      <w:r w:rsidRPr="00557FEA">
        <w:rPr>
          <w:rFonts w:ascii="Arial" w:hAnsi="Arial" w:cs="Arial"/>
          <w:sz w:val="22"/>
          <w:rPrChange w:id="245"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246" w:author="Guo, Shicheng" w:date="2018-03-14T09:36:00Z">
            <w:rPr>
              <w:rFonts w:ascii="Times New Roman" w:hAnsi="Times New Roman" w:cs="Times New Roman"/>
              <w:noProof/>
              <w:color w:val="000000" w:themeColor="text1"/>
              <w:sz w:val="24"/>
              <w:szCs w:val="24"/>
            </w:rPr>
          </w:rPrChange>
        </w:rPr>
        <w:t>11</w:t>
      </w:r>
      <w:r w:rsidRPr="00557FEA">
        <w:rPr>
          <w:rFonts w:ascii="Arial" w:hAnsi="Arial" w:cs="Arial"/>
          <w:noProof/>
          <w:color w:val="000000" w:themeColor="text1"/>
          <w:sz w:val="22"/>
          <w:rPrChange w:id="247"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248"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color w:val="000000" w:themeColor="text1"/>
          <w:sz w:val="22"/>
          <w:rPrChange w:id="249"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250" w:author="Guo, Shicheng" w:date="2018-03-14T09:36:00Z">
            <w:rPr>
              <w:rFonts w:ascii="Times New Roman" w:hAnsi="Times New Roman" w:cs="Times New Roman"/>
              <w:color w:val="000000" w:themeColor="text1"/>
              <w:sz w:val="24"/>
              <w:szCs w:val="24"/>
            </w:rPr>
          </w:rPrChange>
        </w:rPr>
        <w:t>. Multiple studies have confirmed that global hypomethylation induces genomic instability leading to cell transformation, and hypermethylation of promoter regions of the tumor suppressor genes facilitates tumorigenesis</w:t>
      </w:r>
      <w:r w:rsidRPr="00557FEA">
        <w:rPr>
          <w:rFonts w:ascii="Arial" w:hAnsi="Arial" w:cs="Arial"/>
          <w:color w:val="000000" w:themeColor="text1"/>
          <w:sz w:val="22"/>
          <w:rPrChange w:id="251" w:author="Guo, Shicheng" w:date="2018-03-14T09:36:00Z">
            <w:rPr>
              <w:rFonts w:ascii="Times New Roman" w:hAnsi="Times New Roman" w:cs="Times New Roman"/>
              <w:color w:val="000000" w:themeColor="text1"/>
              <w:sz w:val="24"/>
              <w:szCs w:val="24"/>
            </w:rPr>
          </w:rPrChange>
        </w:rPr>
        <w:fldChar w:fldCharType="begin"/>
      </w:r>
      <w:r w:rsidRPr="00557FEA">
        <w:rPr>
          <w:rFonts w:ascii="Arial" w:hAnsi="Arial" w:cs="Arial"/>
          <w:color w:val="000000" w:themeColor="text1"/>
          <w:sz w:val="22"/>
          <w:rPrChange w:id="252" w:author="Guo, Shicheng" w:date="2018-03-14T09:36:00Z">
            <w:rPr>
              <w:rFonts w:ascii="Times New Roman" w:hAnsi="Times New Roman" w:cs="Times New Roman"/>
              <w:color w:val="000000" w:themeColor="text1"/>
              <w:sz w:val="24"/>
              <w:szCs w:val="24"/>
            </w:rPr>
          </w:rPrChange>
        </w:rPr>
        <w:instrText xml:space="preserve"> ADDIN EN.CITE &lt;EndNote&gt;&lt;Cite&gt;&lt;Author&gt;Asokan&lt;/Author&gt;&lt;Year&gt;2014&lt;/Year&gt;&lt;RecNum&gt;184&lt;/RecNum&gt;&lt;DisplayText&gt;&lt;style font="System"&gt;[&lt;/style&gt;12&lt;style font="System"&gt;]&lt;/style&gt;&lt;/DisplayText&gt;&lt;record&gt;&lt;rec-number&gt;184&lt;/rec-number&gt;&lt;foreign-keys&gt;&lt;key app="EN" db-id="rsdtssx5de5tfqezpxppdrsutap5fp2daewr"&gt;184&lt;/key&gt;&lt;/foreign-keys&gt;&lt;ref-type name="Journal Article"&gt;17&lt;/ref-type&gt;&lt;contributors&gt;&lt;authors&gt;&lt;author&gt;Asokan, G. S.&lt;/author&gt;&lt;author&gt;Jeelani, S.&lt;/author&gt;&lt;author&gt;Gnanasundaram, N.&lt;/author&gt;&lt;/authors&gt;&lt;/contributors&gt;&lt;auth-address&gt;Associate Professor, Department of Oral Medicine and Radiology, Tagore Dental College and Hospital , Chennai, India .&amp;#xD;Reader, Department of Oral Medicine and Radiology, Indira Gandhi Institute of Dental Science , Pondicherry, India .&lt;/auth-address&gt;&lt;titles&gt;&lt;title&gt;Promoter hypermethylation profile of tumour suppressor genes in oral leukoplakia and oral squamous cell carcinoma&lt;/title&gt;&lt;secondary-title&gt;J Clin Diagn Res&lt;/secondary-title&gt;&lt;alt-title&gt;Journal of clinical and diagnostic research : JCDR&lt;/alt-title&gt;&lt;/titles&gt;&lt;periodical&gt;&lt;full-title&gt;J Clin Diagn Res&lt;/full-title&gt;&lt;abbr-1&gt;Journal of clinical and diagnostic research : JCDR&lt;/abbr-1&gt;&lt;/periodical&gt;&lt;alt-periodical&gt;&lt;full-title&gt;J Clin Diagn Res&lt;/full-title&gt;&lt;abbr-1&gt;Journal of clinical and diagnostic research : JCDR&lt;/abbr-1&gt;&lt;/alt-periodical&gt;&lt;pages&gt;ZC09-12&lt;/pages&gt;&lt;volume&gt;8&lt;/volume&gt;&lt;number&gt;10&lt;/number&gt;&lt;dates&gt;&lt;year&gt;2014&lt;/year&gt;&lt;pub-dates&gt;&lt;date&gt;Oct&lt;/date&gt;&lt;/pub-dates&gt;&lt;/dates&gt;&lt;isbn&gt;2249-782X (Print)&amp;#xD;0973-709X (Linking)&lt;/isbn&gt;&lt;accession-num&gt;25478438&lt;/accession-num&gt;&lt;urls&gt;&lt;related-urls&gt;&lt;url&gt;http://www.ncbi.nlm.nih.gov/pubmed/25478438&lt;/url&gt;&lt;/related-urls&gt;&lt;/urls&gt;&lt;custom2&gt;4253256&lt;/custom2&gt;&lt;electronic-resource-num&gt;10.7860/JCDR/2014/9251.4949&lt;/electronic-resource-num&gt;&lt;/record&gt;&lt;/Cite&gt;&lt;/EndNote&gt;</w:instrText>
      </w:r>
      <w:r w:rsidRPr="00557FEA">
        <w:rPr>
          <w:rFonts w:ascii="Arial" w:hAnsi="Arial" w:cs="Arial"/>
          <w:color w:val="000000" w:themeColor="text1"/>
          <w:sz w:val="22"/>
          <w:rPrChange w:id="253" w:author="Guo, Shicheng" w:date="2018-03-14T09:36:00Z">
            <w:rPr>
              <w:rFonts w:ascii="Times New Roman" w:hAnsi="Times New Roman" w:cs="Times New Roman"/>
              <w:color w:val="000000" w:themeColor="text1"/>
              <w:sz w:val="24"/>
              <w:szCs w:val="24"/>
            </w:rPr>
          </w:rPrChange>
        </w:rPr>
        <w:fldChar w:fldCharType="separate"/>
      </w:r>
      <w:r w:rsidRPr="00557FEA">
        <w:rPr>
          <w:rFonts w:ascii="Arial" w:eastAsia="System" w:hAnsi="Arial" w:cs="Arial"/>
          <w:noProof/>
          <w:color w:val="000000" w:themeColor="text1"/>
          <w:sz w:val="22"/>
          <w:rPrChange w:id="254"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sz w:val="22"/>
          <w:rPrChange w:id="255"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256" w:author="Guo, Shicheng" w:date="2018-03-14T09:36:00Z">
            <w:rPr/>
          </w:rPrChange>
        </w:rPr>
        <w:instrText xml:space="preserve"> HYPERLINK \l "_ENREF_12" \o "Asokan, 2014 #184" </w:instrText>
      </w:r>
      <w:r w:rsidRPr="00557FEA">
        <w:rPr>
          <w:rFonts w:ascii="Arial" w:hAnsi="Arial" w:cs="Arial"/>
          <w:sz w:val="22"/>
          <w:rPrChange w:id="257"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258" w:author="Guo, Shicheng" w:date="2018-03-14T09:36:00Z">
            <w:rPr>
              <w:rFonts w:ascii="Times New Roman" w:hAnsi="Times New Roman" w:cs="Times New Roman"/>
              <w:noProof/>
              <w:color w:val="000000" w:themeColor="text1"/>
              <w:sz w:val="24"/>
              <w:szCs w:val="24"/>
            </w:rPr>
          </w:rPrChange>
        </w:rPr>
        <w:t>12</w:t>
      </w:r>
      <w:r w:rsidRPr="00557FEA">
        <w:rPr>
          <w:rFonts w:ascii="Arial" w:hAnsi="Arial" w:cs="Arial"/>
          <w:noProof/>
          <w:color w:val="000000" w:themeColor="text1"/>
          <w:sz w:val="22"/>
          <w:rPrChange w:id="259"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260"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color w:val="000000" w:themeColor="text1"/>
          <w:sz w:val="22"/>
          <w:rPrChange w:id="261"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262" w:author="Guo, Shicheng" w:date="2018-03-14T09:36:00Z">
            <w:rPr>
              <w:rFonts w:ascii="Times New Roman" w:hAnsi="Times New Roman" w:cs="Times New Roman"/>
              <w:color w:val="000000" w:themeColor="text1"/>
              <w:sz w:val="24"/>
              <w:szCs w:val="24"/>
            </w:rPr>
          </w:rPrChange>
        </w:rPr>
        <w:t xml:space="preserve">. Previous studies have shown that a broad range of genes are silenced by DNA hypermethylation in different cancer </w:t>
      </w:r>
      <w:del w:id="263" w:author="Guo, Shicheng" w:date="2018-03-14T09:42:00Z">
        <w:r w:rsidRPr="00557FEA">
          <w:rPr>
            <w:rFonts w:ascii="Arial" w:hAnsi="Arial" w:cs="Arial"/>
            <w:color w:val="000000" w:themeColor="text1"/>
            <w:sz w:val="22"/>
            <w:rPrChange w:id="264" w:author="Guo, Shicheng" w:date="2018-03-14T09:36:00Z">
              <w:rPr>
                <w:rFonts w:ascii="Times New Roman" w:hAnsi="Times New Roman" w:cs="Times New Roman"/>
                <w:color w:val="000000" w:themeColor="text1"/>
                <w:sz w:val="24"/>
                <w:szCs w:val="24"/>
              </w:rPr>
            </w:rPrChange>
          </w:rPr>
          <w:delText>types</w:delText>
        </w:r>
      </w:del>
      <w:ins w:id="265" w:author="Guo, Shicheng" w:date="2018-03-14T09:42:00Z">
        <w:r>
          <w:rPr>
            <w:rFonts w:ascii="Arial" w:hAnsi="Arial" w:cs="Arial"/>
            <w:color w:val="000000" w:themeColor="text1"/>
            <w:sz w:val="22"/>
          </w:rPr>
          <w:t xml:space="preserve">types </w:t>
        </w:r>
      </w:ins>
      <w:r w:rsidRPr="00557FEA">
        <w:rPr>
          <w:rFonts w:ascii="Arial" w:hAnsi="Arial" w:cs="Arial"/>
          <w:color w:val="000000" w:themeColor="text1"/>
          <w:sz w:val="22"/>
          <w:rPrChange w:id="266"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PEVuZE5vdGU+PENpdGU+PEF1dGhvcj5OdW5uYTwvQXV0aG9yPjxZZWFyPjIwMTQ8L1llYXI+PFJl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=
</w:fldData>
        </w:fldChar>
      </w:r>
      <w:r w:rsidRPr="00557FEA">
        <w:rPr>
          <w:rFonts w:ascii="Arial" w:hAnsi="Arial" w:cs="Arial"/>
          <w:color w:val="000000" w:themeColor="text1"/>
          <w:sz w:val="22"/>
          <w:rPrChange w:id="267" w:author="Guo, Shicheng" w:date="2018-03-14T09:36:00Z">
            <w:rPr>
              <w:rFonts w:ascii="Times New Roman" w:hAnsi="Times New Roman" w:cs="Times New Roman"/>
              <w:color w:val="000000" w:themeColor="text1"/>
              <w:sz w:val="24"/>
              <w:szCs w:val="24"/>
            </w:rPr>
          </w:rPrChange>
        </w:rPr>
        <w:instrText xml:space="preserve"> ADDIN EN.CITE </w:instrText>
      </w:r>
      <w:r w:rsidRPr="00557FEA">
        <w:rPr>
          <w:rFonts w:ascii="Arial" w:hAnsi="Arial" w:cs="Arial"/>
          <w:color w:val="000000" w:themeColor="text1"/>
          <w:sz w:val="22"/>
          <w:rPrChange w:id="268"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PEVuZE5vdGU+PENpdGU+PEF1dGhvcj5OdW5uYTwvQXV0aG9yPjxZZWFyPjIwMTQ8L1llYXI+PFJl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=
</w:fldData>
        </w:fldChar>
      </w:r>
      <w:r w:rsidRPr="00557FEA">
        <w:rPr>
          <w:rFonts w:ascii="Arial" w:hAnsi="Arial" w:cs="Arial"/>
          <w:color w:val="000000" w:themeColor="text1"/>
          <w:sz w:val="22"/>
          <w:rPrChange w:id="269" w:author="Guo, Shicheng" w:date="2018-03-14T09:36:00Z">
            <w:rPr>
              <w:rFonts w:ascii="Times New Roman" w:hAnsi="Times New Roman" w:cs="Times New Roman"/>
              <w:color w:val="000000" w:themeColor="text1"/>
              <w:sz w:val="24"/>
              <w:szCs w:val="24"/>
            </w:rPr>
          </w:rPrChange>
        </w:rPr>
        <w:instrText xml:space="preserve"> ADDIN EN.CITE.DATA </w:instrText>
      </w:r>
      <w:r w:rsidRPr="00557FEA">
        <w:rPr>
          <w:rFonts w:ascii="Arial" w:hAnsi="Arial" w:cs="Arial"/>
          <w:color w:val="000000" w:themeColor="text1"/>
          <w:sz w:val="22"/>
          <w:rPrChange w:id="270"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271"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272"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273" w:author="Guo, Shicheng" w:date="2018-03-14T09:36:00Z">
            <w:rPr>
              <w:rFonts w:ascii="Times New Roman" w:hAnsi="Times New Roman" w:cs="Times New Roman"/>
              <w:color w:val="000000" w:themeColor="text1"/>
              <w:sz w:val="24"/>
              <w:szCs w:val="24"/>
            </w:rPr>
          </w:rPrChange>
        </w:rPr>
        <w:fldChar w:fldCharType="separate"/>
      </w:r>
      <w:r w:rsidRPr="00557FEA">
        <w:rPr>
          <w:rFonts w:ascii="Arial" w:eastAsia="System" w:hAnsi="Arial" w:cs="Arial"/>
          <w:noProof/>
          <w:color w:val="000000" w:themeColor="text1"/>
          <w:sz w:val="22"/>
          <w:rPrChange w:id="274"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sz w:val="22"/>
          <w:rPrChange w:id="275"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276" w:author="Guo, Shicheng" w:date="2018-03-14T09:36:00Z">
            <w:rPr/>
          </w:rPrChange>
        </w:rPr>
        <w:instrText xml:space="preserve"> HYPERLINK \l "_ENREF_13" \o "Nunna, 2014 #185" </w:instrText>
      </w:r>
      <w:r w:rsidRPr="00557FEA">
        <w:rPr>
          <w:rFonts w:ascii="Arial" w:hAnsi="Arial" w:cs="Arial"/>
          <w:sz w:val="22"/>
          <w:rPrChange w:id="277"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278" w:author="Guo, Shicheng" w:date="2018-03-14T09:36:00Z">
            <w:rPr>
              <w:rFonts w:ascii="Times New Roman" w:hAnsi="Times New Roman" w:cs="Times New Roman"/>
              <w:noProof/>
              <w:color w:val="000000" w:themeColor="text1"/>
              <w:sz w:val="24"/>
              <w:szCs w:val="24"/>
            </w:rPr>
          </w:rPrChange>
        </w:rPr>
        <w:t>13</w:t>
      </w:r>
      <w:r w:rsidRPr="00557FEA">
        <w:rPr>
          <w:rFonts w:ascii="Arial" w:hAnsi="Arial" w:cs="Arial"/>
          <w:noProof/>
          <w:color w:val="000000" w:themeColor="text1"/>
          <w:sz w:val="22"/>
          <w:rPrChange w:id="279"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280"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color w:val="000000" w:themeColor="text1"/>
          <w:sz w:val="22"/>
          <w:rPrChange w:id="281"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282" w:author="Guo, Shicheng" w:date="2018-03-14T09:36:00Z">
            <w:rPr>
              <w:rFonts w:ascii="Times New Roman" w:hAnsi="Times New Roman" w:cs="Times New Roman"/>
              <w:color w:val="000000" w:themeColor="text1"/>
              <w:sz w:val="24"/>
              <w:szCs w:val="24"/>
            </w:rPr>
          </w:rPrChange>
        </w:rPr>
        <w:t>. The study of specific DNA methylation has translational potential in the management of ESCC patients, and hypermethylated promoters may serve as candidate biomarkers. Moreover, DNA methylation is reversible which makes it very interesting for therapy approaches</w:t>
      </w:r>
      <w:r w:rsidRPr="00557FEA">
        <w:rPr>
          <w:rFonts w:ascii="Arial" w:hAnsi="Arial" w:cs="Arial"/>
          <w:color w:val="000000" w:themeColor="text1"/>
          <w:sz w:val="22"/>
          <w:rPrChange w:id="283" w:author="Guo, Shicheng" w:date="2018-03-14T09:36:00Z">
            <w:rPr>
              <w:rFonts w:ascii="Times New Roman" w:hAnsi="Times New Roman" w:cs="Times New Roman"/>
              <w:color w:val="000000" w:themeColor="text1"/>
              <w:sz w:val="24"/>
              <w:szCs w:val="24"/>
            </w:rPr>
          </w:rPrChange>
        </w:rPr>
        <w:fldChar w:fldCharType="begin"/>
      </w:r>
      <w:r w:rsidRPr="00557FEA">
        <w:rPr>
          <w:rFonts w:ascii="Arial" w:hAnsi="Arial" w:cs="Arial"/>
          <w:color w:val="000000" w:themeColor="text1"/>
          <w:sz w:val="22"/>
          <w:rPrChange w:id="284" w:author="Guo, Shicheng" w:date="2018-03-14T09:36:00Z">
            <w:rPr>
              <w:rFonts w:ascii="Times New Roman" w:hAnsi="Times New Roman" w:cs="Times New Roman"/>
              <w:color w:val="000000" w:themeColor="text1"/>
              <w:sz w:val="24"/>
              <w:szCs w:val="24"/>
            </w:rPr>
          </w:rPrChange>
        </w:rPr>
        <w:instrText xml:space="preserve"> ADDIN EN.CITE &lt;EndNote&gt;&lt;Cite&gt;&lt;Author&gt;Kulis&lt;/Author&gt;&lt;Year&gt;2010&lt;/Year&gt;&lt;RecNum&gt;187&lt;/RecNum&gt;&lt;DisplayText&gt;&lt;style font="System"&gt;[&lt;/style&gt;14&lt;style font="System"&gt;]&lt;/style&gt;&lt;/DisplayText&gt;&lt;record&gt;&lt;rec-number&gt;187&lt;/rec-number&gt;&lt;foreign-keys&gt;&lt;key app="EN" db-id="rsdtssx5de5tfqezpxppdrsutap5fp2daewr"&gt;187&lt;/key&gt;&lt;/foreign-keys&gt;&lt;ref-type name="Journal Article"&gt;17&lt;/ref-type&gt;&lt;contributors&gt;&lt;authors&gt;&lt;author&gt;Kulis, M.&lt;/author&gt;&lt;author&gt;Esteller, M.&lt;/author&gt;&lt;/authors&gt;&lt;/contributors&gt;&lt;auth-address&gt;The Bellvitge Institute forBiomedical Research , L&amp;apos;Hospitalet de Llobregat, Barcelona,Catalonia, Spain.&lt;/auth-address&gt;&lt;titles&gt;&lt;title&gt;DNA methylation and cancer&lt;/title&gt;&lt;secondary-title&gt;Adv Genet&lt;/secondary-title&gt;&lt;alt-title&gt;Advances in genetics&lt;/alt-title&gt;&lt;/titles&gt;&lt;periodical&gt;&lt;full-title&gt;Adv Genet&lt;/full-title&gt;&lt;abbr-1&gt;Advances in genetics&lt;/abbr-1&gt;&lt;/periodical&gt;&lt;alt-periodical&gt;&lt;full-title&gt;Adv Genet&lt;/full-title&gt;&lt;abbr-1&gt;Advances in genetics&lt;/abbr-1&gt;&lt;/alt-periodical&gt;&lt;pages&gt;27-56&lt;/pages&gt;&lt;volume&gt;70&lt;/volume&gt;&lt;keywords&gt;&lt;keyword&gt;Animals&lt;/keyword&gt;&lt;keyword&gt;Antineoplastic Agents/therapeutic use&lt;/keyword&gt;&lt;keyword&gt;Azacitidine/analogs &amp;amp; derivatives/therapeutic use&lt;/keyword&gt;&lt;keyword&gt;CpG Islands&lt;/keyword&gt;&lt;keyword&gt;DNA (Cytosine-5-)-Methyltransferases/antagonists &amp;amp; inhibitors/metabolism&lt;/keyword&gt;&lt;keyword&gt;DNA Methylation/drug effects/*genetics&lt;/keyword&gt;&lt;keyword&gt;DNA, Neoplasm/genetics/*metabolism&lt;/keyword&gt;&lt;keyword&gt;*Epigenesis, Genetic&lt;/keyword&gt;&lt;keyword&gt;Gene Expression Regulation, Neoplastic&lt;/keyword&gt;&lt;keyword&gt;Gene Silencing&lt;/keyword&gt;&lt;keyword&gt;Genes, Tumor Suppressor&lt;/keyword&gt;&lt;keyword&gt;Humans&lt;/keyword&gt;&lt;keyword&gt;Neoplasms/*genetics/*therapy&lt;/keyword&gt;&lt;/keywords&gt;&lt;dates&gt;&lt;year&gt;2010&lt;/year&gt;&lt;/dates&gt;&lt;isbn&gt;0065-2660 (Print)&amp;#xD;0065-2660 (Linking)&lt;/isbn&gt;&lt;accession-num&gt;20920744&lt;/accession-num&gt;&lt;urls&gt;&lt;related-urls&gt;&lt;url&gt;http://www.ncbi.nlm.nih.gov/pubmed/20920744&lt;/url&gt;&lt;/related-urls&gt;&lt;/urls&gt;&lt;electronic-resource-num&gt;10.1016/B978-0-12-380866-0.60002-2&lt;/electronic-resource-num&gt;&lt;/record&gt;&lt;/Cite&gt;&lt;/EndNote&gt;</w:instrText>
      </w:r>
      <w:r w:rsidRPr="00557FEA">
        <w:rPr>
          <w:rFonts w:ascii="Arial" w:hAnsi="Arial" w:cs="Arial"/>
          <w:color w:val="000000" w:themeColor="text1"/>
          <w:sz w:val="22"/>
          <w:rPrChange w:id="285" w:author="Guo, Shicheng" w:date="2018-03-14T09:36:00Z">
            <w:rPr>
              <w:rFonts w:ascii="Times New Roman" w:hAnsi="Times New Roman" w:cs="Times New Roman"/>
              <w:color w:val="000000" w:themeColor="text1"/>
              <w:sz w:val="24"/>
              <w:szCs w:val="24"/>
            </w:rPr>
          </w:rPrChange>
        </w:rPr>
        <w:fldChar w:fldCharType="separate"/>
      </w:r>
      <w:r w:rsidRPr="00557FEA">
        <w:rPr>
          <w:rFonts w:ascii="Arial" w:eastAsia="System" w:hAnsi="Arial" w:cs="Arial"/>
          <w:noProof/>
          <w:color w:val="000000" w:themeColor="text1"/>
          <w:sz w:val="22"/>
          <w:rPrChange w:id="286"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sz w:val="22"/>
          <w:rPrChange w:id="287"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288" w:author="Guo, Shicheng" w:date="2018-03-14T09:36:00Z">
            <w:rPr/>
          </w:rPrChange>
        </w:rPr>
        <w:instrText xml:space="preserve"> HYPERLINK \l "_ENREF_14" \o "Kulis, 2010 #187" </w:instrText>
      </w:r>
      <w:r w:rsidRPr="00557FEA">
        <w:rPr>
          <w:rFonts w:ascii="Arial" w:hAnsi="Arial" w:cs="Arial"/>
          <w:sz w:val="22"/>
          <w:rPrChange w:id="289"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290" w:author="Guo, Shicheng" w:date="2018-03-14T09:36:00Z">
            <w:rPr>
              <w:rFonts w:ascii="Times New Roman" w:hAnsi="Times New Roman" w:cs="Times New Roman"/>
              <w:noProof/>
              <w:color w:val="000000" w:themeColor="text1"/>
              <w:sz w:val="24"/>
              <w:szCs w:val="24"/>
            </w:rPr>
          </w:rPrChange>
        </w:rPr>
        <w:t>14</w:t>
      </w:r>
      <w:r w:rsidRPr="00557FEA">
        <w:rPr>
          <w:rFonts w:ascii="Arial" w:hAnsi="Arial" w:cs="Arial"/>
          <w:noProof/>
          <w:color w:val="000000" w:themeColor="text1"/>
          <w:sz w:val="22"/>
          <w:rPrChange w:id="291"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292"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color w:val="000000" w:themeColor="text1"/>
          <w:sz w:val="22"/>
          <w:rPrChange w:id="293"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294" w:author="Guo, Shicheng" w:date="2018-03-14T09:36:00Z">
            <w:rPr>
              <w:rFonts w:ascii="Times New Roman" w:hAnsi="Times New Roman" w:cs="Times New Roman"/>
              <w:color w:val="000000" w:themeColor="text1"/>
              <w:sz w:val="24"/>
              <w:szCs w:val="24"/>
            </w:rPr>
          </w:rPrChange>
        </w:rPr>
        <w:t xml:space="preserve">. </w:t>
      </w:r>
    </w:p>
    <w:p w:rsidR="00850ABF" w:rsidRDefault="00557FEA">
      <w:pPr>
        <w:snapToGrid w:val="0"/>
        <w:spacing w:line="360" w:lineRule="auto"/>
        <w:ind w:firstLineChars="100" w:firstLine="220"/>
        <w:rPr>
          <w:rFonts w:ascii="Arial" w:hAnsi="Arial" w:cs="Arial"/>
          <w:color w:val="000000" w:themeColor="text1"/>
          <w:sz w:val="22"/>
          <w:rPrChange w:id="295" w:author="Guo, Shicheng" w:date="2018-03-14T09:36:00Z">
            <w:rPr>
              <w:rFonts w:ascii="Times New Roman" w:hAnsi="Times New Roman" w:cs="Times New Roman"/>
              <w:color w:val="000000" w:themeColor="text1"/>
              <w:sz w:val="24"/>
              <w:szCs w:val="24"/>
            </w:rPr>
          </w:rPrChange>
        </w:rPr>
        <w:pPrChange w:id="296" w:author="Guo, Shicheng" w:date="2018-03-14T09:36:00Z">
          <w:pPr>
            <w:snapToGrid w:val="0"/>
            <w:spacing w:line="360" w:lineRule="auto"/>
            <w:ind w:firstLineChars="100" w:firstLine="240"/>
          </w:pPr>
        </w:pPrChange>
      </w:pPr>
      <w:r w:rsidRPr="00557FEA">
        <w:rPr>
          <w:rFonts w:ascii="Arial" w:hAnsi="Arial" w:cs="Arial"/>
          <w:color w:val="000000" w:themeColor="text1"/>
          <w:sz w:val="22"/>
          <w:rPrChange w:id="297" w:author="Guo, Shicheng" w:date="2018-03-14T09:36:00Z">
            <w:rPr>
              <w:rFonts w:ascii="Times New Roman" w:hAnsi="Times New Roman" w:cs="Times New Roman"/>
              <w:color w:val="000000" w:themeColor="text1"/>
              <w:sz w:val="24"/>
              <w:szCs w:val="24"/>
            </w:rPr>
          </w:rPrChange>
        </w:rPr>
        <w:t xml:space="preserve">We have previously screened TCGA database for aberrant epigenetic changes in </w:t>
      </w:r>
      <w:r w:rsidRPr="00557FEA">
        <w:rPr>
          <w:rFonts w:ascii="Arial" w:hAnsi="Arial" w:cs="Arial"/>
          <w:color w:val="000000" w:themeColor="text1"/>
          <w:sz w:val="22"/>
          <w:rPrChange w:id="298" w:author="Guo, Shicheng" w:date="2018-03-14T09:36:00Z">
            <w:rPr>
              <w:rFonts w:ascii="Times New Roman" w:hAnsi="Times New Roman" w:cs="Times New Roman"/>
              <w:color w:val="000000" w:themeColor="text1"/>
              <w:sz w:val="24"/>
              <w:szCs w:val="24"/>
            </w:rPr>
          </w:rPrChange>
        </w:rPr>
        <w:lastRenderedPageBreak/>
        <w:t>ESCC. The results were validated with DNA methylation datasets from GEO and peripheral blood mononuclear cells (PBMC) and peripheral blood leucocytes (PBL) of healthy controls. The hypermethylatedstatus of promoters of several candidate genes were identified. One of them is ZNF132, which belongs to C2H2 zinc finger protein family. It is located at chromosome 19q13.4, which is usually deleted in thyroid adenomas</w:t>
      </w:r>
      <w:r w:rsidRPr="00557FEA">
        <w:rPr>
          <w:rFonts w:ascii="Arial" w:hAnsi="Arial" w:cs="Arial"/>
          <w:color w:val="000000" w:themeColor="text1"/>
          <w:sz w:val="22"/>
          <w:rPrChange w:id="299" w:author="Guo, Shicheng" w:date="2018-03-14T09:36:00Z">
            <w:rPr>
              <w:rFonts w:ascii="Times New Roman" w:hAnsi="Times New Roman" w:cs="Times New Roman"/>
              <w:color w:val="000000" w:themeColor="text1"/>
              <w:sz w:val="24"/>
              <w:szCs w:val="24"/>
            </w:rPr>
          </w:rPrChange>
        </w:rPr>
        <w:fldChar w:fldCharType="begin"/>
      </w:r>
      <w:r w:rsidRPr="00557FEA">
        <w:rPr>
          <w:rFonts w:ascii="Arial" w:hAnsi="Arial" w:cs="Arial"/>
          <w:color w:val="000000" w:themeColor="text1"/>
          <w:sz w:val="22"/>
          <w:rPrChange w:id="300" w:author="Guo, Shicheng" w:date="2018-03-14T09:36:00Z">
            <w:rPr>
              <w:rFonts w:ascii="Times New Roman" w:hAnsi="Times New Roman" w:cs="Times New Roman"/>
              <w:color w:val="000000" w:themeColor="text1"/>
              <w:sz w:val="24"/>
              <w:szCs w:val="24"/>
            </w:rPr>
          </w:rPrChange>
        </w:rPr>
        <w:instrText xml:space="preserve"> ADDIN EN.CITE &lt;EndNote&gt;&lt;Cite&gt;&lt;Author&gt;Tommerup&lt;/Author&gt;&lt;Year&gt;1995&lt;/Year&gt;&lt;RecNum&gt;242&lt;/RecNum&gt;&lt;DisplayText&gt;&lt;style font="System"&gt;[&lt;/style&gt;15&lt;style font="System"&gt;]&lt;/style&gt;&lt;/DisplayText&gt;&lt;record&gt;&lt;rec-number&gt;242&lt;/rec-number&gt;&lt;foreign-keys&gt;&lt;key app="EN" db-id="rsdtssx5de5tfqezpxppdrsutap5fp2daewr"&gt;242&lt;/key&gt;&lt;/foreign-keys&gt;&lt;ref-type name="Journal Article"&gt;17&lt;/ref-type&gt;&lt;contributors&gt;&lt;authors&gt;&lt;author&gt;Tommerup, N.&lt;/author&gt;&lt;author&gt;Vissing, H.&lt;/author&gt;&lt;/authors&gt;&lt;/contributors&gt;&lt;auth-address&gt;Danish Center for Human Genome Research, John F. Kennedy Institute, Glostrup.&lt;/auth-address&gt;&lt;titles&gt;&lt;title&gt;Isolation and fine mapping of 16 novel human zinc finger-encoding cDNAs identify putative candidate genes for developmental and malignant disorders&lt;/title&gt;&lt;secondary-title&gt;Genomics&lt;/secondary-title&gt;&lt;alt-title&gt;Genomics&lt;/alt-title&gt;&lt;/titles&gt;&lt;periodical&gt;&lt;full-title&gt;Genomics&lt;/full-title&gt;&lt;abbr-1&gt;Genomics&lt;/abbr-1&gt;&lt;/periodical&gt;&lt;alt-periodical&gt;&lt;full-title&gt;Genomics&lt;/full-title&gt;&lt;abbr-1&gt;Genomics&lt;/abbr-1&gt;&lt;/alt-periodical&gt;&lt;pages&gt;259-64&lt;/pages&gt;&lt;volume&gt;27&lt;/volume&gt;&lt;number&gt;2&lt;/number&gt;&lt;keywords&gt;&lt;keyword&gt;Abnormalities, Multiple/*genetics&lt;/keyword&gt;&lt;keyword&gt;Animals&lt;/keyword&gt;&lt;keyword&gt;Chromosome Banding&lt;/keyword&gt;&lt;keyword&gt;Chromosome Mapping&lt;/keyword&gt;&lt;keyword&gt;Cricetinae&lt;/keyword&gt;&lt;keyword&gt;DNA, Complementary/chemistry/*isolation &amp;amp; purification&lt;/keyword&gt;&lt;keyword&gt;Humans&lt;/keyword&gt;&lt;keyword&gt;In Situ Hybridization, Fluorescence&lt;/keyword&gt;&lt;keyword&gt;Neoplasms/*genetics&lt;/keyword&gt;&lt;keyword&gt;Zinc Fingers/*genetics&lt;/keyword&gt;&lt;/keywords&gt;&lt;dates&gt;&lt;year&gt;1995&lt;/year&gt;&lt;pub-dates&gt;&lt;date&gt;May 20&lt;/date&gt;&lt;/pub-dates&gt;&lt;/dates&gt;&lt;isbn&gt;0888-7543 (Print)&amp;#xD;0888-7543 (Linking)&lt;/isbn&gt;&lt;accession-num&gt;7557990&lt;/accession-num&gt;&lt;urls&gt;&lt;related-urls&gt;&lt;url&gt;http://www.ncbi.nlm.nih.gov/pubmed/7557990&lt;/url&gt;&lt;/related-urls&gt;&lt;/urls&gt;&lt;electronic-resource-num&gt;10.1006/geno.1995.1040&lt;/electronic-resource-num&gt;&lt;/record&gt;&lt;/Cite&gt;&lt;/EndNote&gt;</w:instrText>
      </w:r>
      <w:r w:rsidRPr="00557FEA">
        <w:rPr>
          <w:rFonts w:ascii="Arial" w:hAnsi="Arial" w:cs="Arial"/>
          <w:color w:val="000000" w:themeColor="text1"/>
          <w:sz w:val="22"/>
          <w:rPrChange w:id="301" w:author="Guo, Shicheng" w:date="2018-03-14T09:36:00Z">
            <w:rPr>
              <w:rFonts w:ascii="Times New Roman" w:hAnsi="Times New Roman" w:cs="Times New Roman"/>
              <w:color w:val="000000" w:themeColor="text1"/>
              <w:sz w:val="24"/>
              <w:szCs w:val="24"/>
            </w:rPr>
          </w:rPrChange>
        </w:rPr>
        <w:fldChar w:fldCharType="separate"/>
      </w:r>
      <w:r w:rsidRPr="00557FEA">
        <w:rPr>
          <w:rFonts w:ascii="Arial" w:eastAsia="System" w:hAnsi="Arial" w:cs="Arial"/>
          <w:noProof/>
          <w:color w:val="000000" w:themeColor="text1"/>
          <w:sz w:val="22"/>
          <w:rPrChange w:id="302"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sz w:val="22"/>
          <w:rPrChange w:id="303"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304" w:author="Guo, Shicheng" w:date="2018-03-14T09:36:00Z">
            <w:rPr/>
          </w:rPrChange>
        </w:rPr>
        <w:instrText xml:space="preserve"> HYPERLINK \l "_ENREF_15" \o "Tommerup, 1995 #242" </w:instrText>
      </w:r>
      <w:r w:rsidRPr="00557FEA">
        <w:rPr>
          <w:rFonts w:ascii="Arial" w:hAnsi="Arial" w:cs="Arial"/>
          <w:sz w:val="22"/>
          <w:rPrChange w:id="305"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306" w:author="Guo, Shicheng" w:date="2018-03-14T09:36:00Z">
            <w:rPr>
              <w:rFonts w:ascii="Times New Roman" w:hAnsi="Times New Roman" w:cs="Times New Roman"/>
              <w:noProof/>
              <w:color w:val="000000" w:themeColor="text1"/>
              <w:sz w:val="24"/>
              <w:szCs w:val="24"/>
            </w:rPr>
          </w:rPrChange>
        </w:rPr>
        <w:t>15</w:t>
      </w:r>
      <w:r w:rsidRPr="00557FEA">
        <w:rPr>
          <w:rFonts w:ascii="Arial" w:hAnsi="Arial" w:cs="Arial"/>
          <w:noProof/>
          <w:color w:val="000000" w:themeColor="text1"/>
          <w:sz w:val="22"/>
          <w:rPrChange w:id="307"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308"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color w:val="000000" w:themeColor="text1"/>
          <w:sz w:val="22"/>
          <w:rPrChange w:id="309"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310" w:author="Guo, Shicheng" w:date="2018-03-14T09:36:00Z">
            <w:rPr>
              <w:rFonts w:ascii="Times New Roman" w:hAnsi="Times New Roman" w:cs="Times New Roman"/>
              <w:color w:val="000000" w:themeColor="text1"/>
              <w:sz w:val="24"/>
              <w:szCs w:val="24"/>
            </w:rPr>
          </w:rPrChange>
        </w:rPr>
        <w:t>. ZNF132 has 18 C2H2 zinc finger motifs according to its predicted structure. The zinc finger protein family has been shown to participate in biological processes such as development and differentiation. Recent studies have also suggested that zinc finger proteins play a role in cancer progression</w:t>
      </w:r>
      <w:r w:rsidRPr="00557FEA">
        <w:rPr>
          <w:rFonts w:ascii="Arial" w:hAnsi="Arial" w:cs="Arial"/>
          <w:color w:val="000000" w:themeColor="text1"/>
          <w:sz w:val="22"/>
          <w:rPrChange w:id="311" w:author="Guo, Shicheng" w:date="2018-03-14T09:36:00Z">
            <w:rPr>
              <w:rFonts w:ascii="Times New Roman" w:hAnsi="Times New Roman" w:cs="Times New Roman"/>
              <w:color w:val="000000" w:themeColor="text1"/>
              <w:sz w:val="24"/>
              <w:szCs w:val="24"/>
            </w:rPr>
          </w:rPrChange>
        </w:rPr>
        <w:fldChar w:fldCharType="begin"/>
      </w:r>
      <w:r w:rsidRPr="00557FEA">
        <w:rPr>
          <w:rFonts w:ascii="Arial" w:hAnsi="Arial" w:cs="Arial"/>
          <w:color w:val="000000" w:themeColor="text1"/>
          <w:sz w:val="22"/>
          <w:rPrChange w:id="312" w:author="Guo, Shicheng" w:date="2018-03-14T09:36:00Z">
            <w:rPr>
              <w:rFonts w:ascii="Times New Roman" w:hAnsi="Times New Roman" w:cs="Times New Roman"/>
              <w:color w:val="000000" w:themeColor="text1"/>
              <w:sz w:val="24"/>
              <w:szCs w:val="24"/>
            </w:rPr>
          </w:rPrChange>
        </w:rPr>
        <w:instrText xml:space="preserve"> ADDIN EN.CITE &lt;EndNote&gt;&lt;Cite&gt;&lt;Author&gt;Hajra&lt;/Author&gt;&lt;Year&gt;2002&lt;/Year&gt;&lt;RecNum&gt;243&lt;/RecNum&gt;&lt;DisplayText&gt;&lt;style font="System"&gt;[&lt;/style&gt;16&lt;style font="System"&gt;]&lt;/style&gt;&lt;/DisplayText&gt;&lt;record&gt;&lt;rec-number&gt;243&lt;/rec-number&gt;&lt;foreign-keys&gt;&lt;key app="EN" db-id="rsdtssx5de5tfqezpxppdrsutap5fp2daewr"&gt;243&lt;/key&gt;&lt;/foreign-keys&gt;&lt;ref-type name="Journal Article"&gt;17&lt;/ref-type&gt;&lt;contributors&gt;&lt;authors&gt;&lt;author&gt;Hajra, K. M.&lt;/author&gt;&lt;author&gt;Chen, D. Y.&lt;/author&gt;&lt;author&gt;Fearon, E. R.&lt;/author&gt;&lt;/authors&gt;&lt;/contributors&gt;&lt;auth-address&gt;Program in Cellular and Molecular Biology, University of Michigan Medical School, Ann Arbor, Michigan 48109, USA.&lt;/auth-address&gt;&lt;titles&gt;&lt;title&gt;The SLUG zinc-finger protein represses E-cadherin in breast cancer&lt;/title&gt;&lt;secondary-title&gt;Cancer Res&lt;/secondary-title&gt;&lt;alt-title&gt;Cancer research&lt;/alt-title&gt;&lt;/titles&gt;&lt;periodical&gt;&lt;full-title&gt;Cancer Res&lt;/full-title&gt;&lt;abbr-1&gt;Cancer research&lt;/abbr-1&gt;&lt;/periodical&gt;&lt;alt-periodical&gt;&lt;full-title&gt;Cancer Res&lt;/full-title&gt;&lt;abbr-1&gt;Cancer research&lt;/abbr-1&gt;&lt;/alt-periodical&gt;&lt;pages&gt;1613-8&lt;/pages&gt;&lt;volume&gt;62&lt;/volume&gt;&lt;number&gt;6&lt;/number&gt;&lt;keywords&gt;&lt;keyword&gt;Breast Neoplasms/genetics/*metabolism&lt;/keyword&gt;&lt;keyword&gt;Cadherins/*biosynthesis/genetics&lt;/keyword&gt;&lt;keyword&gt;DNA-Binding Proteins/genetics/metabolism/physiology&lt;/keyword&gt;&lt;keyword&gt;E-Box Elements/genetics&lt;/keyword&gt;&lt;keyword&gt;Humans&lt;/keyword&gt;&lt;keyword&gt;Promoter Regions, Genetic/physiology&lt;/keyword&gt;&lt;keyword&gt;Repressor Proteins/genetics/metabolism/*physiology&lt;/keyword&gt;&lt;keyword&gt;Snail Family Transcription Factors&lt;/keyword&gt;&lt;keyword&gt;Transcription Factors/genetics/metabolism/*physiology&lt;/keyword&gt;&lt;keyword&gt;Transcription, Genetic/physiology&lt;/keyword&gt;&lt;keyword&gt;Tumor Cells, Cultured&lt;/keyword&gt;&lt;keyword&gt;Zinc Fingers&lt;/keyword&gt;&lt;/keywords&gt;&lt;dates&gt;&lt;year&gt;2002&lt;/year&gt;&lt;pub-dates&gt;&lt;date&gt;Mar 15&lt;/date&gt;&lt;/pub-dates&gt;&lt;/dates&gt;&lt;isbn&gt;0008-5472 (Print)&amp;#xD;0008-5472 (Linking)&lt;/isbn&gt;&lt;accession-num&gt;11912130&lt;/accession-num&gt;&lt;urls&gt;&lt;related-urls&gt;&lt;url&gt;http://www.ncbi.nlm.nih.gov/pubmed/11912130&lt;/url&gt;&lt;/related-urls&gt;&lt;/urls&gt;&lt;/record&gt;&lt;/Cite&gt;&lt;/EndNote&gt;</w:instrText>
      </w:r>
      <w:r w:rsidRPr="00557FEA">
        <w:rPr>
          <w:rFonts w:ascii="Arial" w:hAnsi="Arial" w:cs="Arial"/>
          <w:color w:val="000000" w:themeColor="text1"/>
          <w:sz w:val="22"/>
          <w:rPrChange w:id="313" w:author="Guo, Shicheng" w:date="2018-03-14T09:36:00Z">
            <w:rPr>
              <w:rFonts w:ascii="Times New Roman" w:hAnsi="Times New Roman" w:cs="Times New Roman"/>
              <w:color w:val="000000" w:themeColor="text1"/>
              <w:sz w:val="24"/>
              <w:szCs w:val="24"/>
            </w:rPr>
          </w:rPrChange>
        </w:rPr>
        <w:fldChar w:fldCharType="separate"/>
      </w:r>
      <w:r w:rsidRPr="00557FEA">
        <w:rPr>
          <w:rFonts w:ascii="Arial" w:eastAsia="System" w:hAnsi="Arial" w:cs="Arial"/>
          <w:noProof/>
          <w:color w:val="000000" w:themeColor="text1"/>
          <w:sz w:val="22"/>
          <w:rPrChange w:id="314"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sz w:val="22"/>
          <w:rPrChange w:id="315"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316" w:author="Guo, Shicheng" w:date="2018-03-14T09:36:00Z">
            <w:rPr/>
          </w:rPrChange>
        </w:rPr>
        <w:instrText xml:space="preserve"> HYPERLINK \l "_ENREF_16" \o "Hajra, 2002 #243" </w:instrText>
      </w:r>
      <w:r w:rsidRPr="00557FEA">
        <w:rPr>
          <w:rFonts w:ascii="Arial" w:hAnsi="Arial" w:cs="Arial"/>
          <w:sz w:val="22"/>
          <w:rPrChange w:id="317"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318" w:author="Guo, Shicheng" w:date="2018-03-14T09:36:00Z">
            <w:rPr>
              <w:rFonts w:ascii="Times New Roman" w:hAnsi="Times New Roman" w:cs="Times New Roman"/>
              <w:noProof/>
              <w:color w:val="000000" w:themeColor="text1"/>
              <w:sz w:val="24"/>
              <w:szCs w:val="24"/>
            </w:rPr>
          </w:rPrChange>
        </w:rPr>
        <w:t>16</w:t>
      </w:r>
      <w:r w:rsidRPr="00557FEA">
        <w:rPr>
          <w:rFonts w:ascii="Arial" w:hAnsi="Arial" w:cs="Arial"/>
          <w:noProof/>
          <w:color w:val="000000" w:themeColor="text1"/>
          <w:sz w:val="22"/>
          <w:rPrChange w:id="319"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320"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color w:val="000000" w:themeColor="text1"/>
          <w:sz w:val="22"/>
          <w:rPrChange w:id="321"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322" w:author="Guo, Shicheng" w:date="2018-03-14T09:36:00Z">
            <w:rPr>
              <w:rFonts w:ascii="Times New Roman" w:hAnsi="Times New Roman" w:cs="Times New Roman"/>
              <w:color w:val="000000" w:themeColor="text1"/>
              <w:sz w:val="24"/>
              <w:szCs w:val="24"/>
            </w:rPr>
          </w:rPrChange>
        </w:rPr>
        <w:t>. There are not many studies on the biological function of ZNF132, however, decreased expression of ZNF132 has been reported in prostate cancer, and is associated with aggressive prostate cancers</w:t>
      </w:r>
      <w:r w:rsidRPr="00557FEA">
        <w:rPr>
          <w:rFonts w:ascii="Arial" w:hAnsi="Arial" w:cs="Arial"/>
          <w:color w:val="000000" w:themeColor="text1"/>
          <w:sz w:val="22"/>
          <w:rPrChange w:id="323"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PEVuZE5vdGU+PENpdGU+PEF1dGhvcj5BYmlsZGdhYXJkPC9BdXRob3I+PFllYXI+MjAxMjwvWWVh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</w:fldData>
        </w:fldChar>
      </w:r>
      <w:r w:rsidRPr="00557FEA">
        <w:rPr>
          <w:rFonts w:ascii="Arial" w:hAnsi="Arial" w:cs="Arial"/>
          <w:color w:val="000000" w:themeColor="text1"/>
          <w:sz w:val="22"/>
          <w:rPrChange w:id="324" w:author="Guo, Shicheng" w:date="2018-03-14T09:36:00Z">
            <w:rPr>
              <w:rFonts w:ascii="Times New Roman" w:hAnsi="Times New Roman" w:cs="Times New Roman"/>
              <w:color w:val="000000" w:themeColor="text1"/>
              <w:sz w:val="24"/>
              <w:szCs w:val="24"/>
            </w:rPr>
          </w:rPrChange>
        </w:rPr>
        <w:instrText xml:space="preserve"> ADDIN EN.CITE </w:instrText>
      </w:r>
      <w:r w:rsidRPr="00557FEA">
        <w:rPr>
          <w:rFonts w:ascii="Arial" w:hAnsi="Arial" w:cs="Arial"/>
          <w:color w:val="000000" w:themeColor="text1"/>
          <w:sz w:val="22"/>
          <w:rPrChange w:id="325"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PEVuZE5vdGU+PENpdGU+PEF1dGhvcj5BYmlsZGdhYXJkPC9BdXRob3I+PFllYXI+MjAxMjwvWWVh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</w:fldData>
        </w:fldChar>
      </w:r>
      <w:r w:rsidRPr="00557FEA">
        <w:rPr>
          <w:rFonts w:ascii="Arial" w:hAnsi="Arial" w:cs="Arial"/>
          <w:color w:val="000000" w:themeColor="text1"/>
          <w:sz w:val="22"/>
          <w:rPrChange w:id="326" w:author="Guo, Shicheng" w:date="2018-03-14T09:36:00Z">
            <w:rPr>
              <w:rFonts w:ascii="Times New Roman" w:hAnsi="Times New Roman" w:cs="Times New Roman"/>
              <w:color w:val="000000" w:themeColor="text1"/>
              <w:sz w:val="24"/>
              <w:szCs w:val="24"/>
            </w:rPr>
          </w:rPrChange>
        </w:rPr>
        <w:instrText xml:space="preserve"> ADDIN EN.CITE.DATA </w:instrText>
      </w:r>
      <w:r w:rsidRPr="00557FEA">
        <w:rPr>
          <w:rFonts w:ascii="Arial" w:hAnsi="Arial" w:cs="Arial"/>
          <w:color w:val="000000" w:themeColor="text1"/>
          <w:sz w:val="22"/>
          <w:rPrChange w:id="327"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328"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329"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330" w:author="Guo, Shicheng" w:date="2018-03-14T09:36:00Z">
            <w:rPr>
              <w:rFonts w:ascii="Times New Roman" w:hAnsi="Times New Roman" w:cs="Times New Roman"/>
              <w:color w:val="000000" w:themeColor="text1"/>
              <w:sz w:val="24"/>
              <w:szCs w:val="24"/>
            </w:rPr>
          </w:rPrChange>
        </w:rPr>
        <w:fldChar w:fldCharType="separate"/>
      </w:r>
      <w:r w:rsidRPr="00557FEA">
        <w:rPr>
          <w:rFonts w:ascii="Arial" w:eastAsia="System" w:hAnsi="Arial" w:cs="Arial"/>
          <w:noProof/>
          <w:color w:val="000000" w:themeColor="text1"/>
          <w:sz w:val="22"/>
          <w:rPrChange w:id="331"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sz w:val="22"/>
          <w:rPrChange w:id="332"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333" w:author="Guo, Shicheng" w:date="2018-03-14T09:36:00Z">
            <w:rPr/>
          </w:rPrChange>
        </w:rPr>
        <w:instrText xml:space="preserve"> HYPERLINK \l "_ENREF_17" \o "Abildgaard, 2012 #189" </w:instrText>
      </w:r>
      <w:r w:rsidRPr="00557FEA">
        <w:rPr>
          <w:rFonts w:ascii="Arial" w:hAnsi="Arial" w:cs="Arial"/>
          <w:sz w:val="22"/>
          <w:rPrChange w:id="334"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335" w:author="Guo, Shicheng" w:date="2018-03-14T09:36:00Z">
            <w:rPr>
              <w:rFonts w:ascii="Times New Roman" w:hAnsi="Times New Roman" w:cs="Times New Roman"/>
              <w:noProof/>
              <w:color w:val="000000" w:themeColor="text1"/>
              <w:sz w:val="24"/>
              <w:szCs w:val="24"/>
            </w:rPr>
          </w:rPrChange>
        </w:rPr>
        <w:t>17</w:t>
      </w:r>
      <w:r w:rsidRPr="00557FEA">
        <w:rPr>
          <w:rFonts w:ascii="Arial" w:hAnsi="Arial" w:cs="Arial"/>
          <w:noProof/>
          <w:color w:val="000000" w:themeColor="text1"/>
          <w:sz w:val="22"/>
          <w:rPrChange w:id="336"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337"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color w:val="000000" w:themeColor="text1"/>
          <w:sz w:val="22"/>
          <w:rPrChange w:id="338"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339" w:author="Guo, Shicheng" w:date="2018-03-14T09:36:00Z">
            <w:rPr>
              <w:rFonts w:ascii="Times New Roman" w:hAnsi="Times New Roman" w:cs="Times New Roman"/>
              <w:color w:val="000000" w:themeColor="text1"/>
              <w:sz w:val="24"/>
              <w:szCs w:val="24"/>
            </w:rPr>
          </w:rPrChange>
        </w:rPr>
        <w:t xml:space="preserve">. </w:t>
      </w:r>
    </w:p>
    <w:p w:rsidR="00850ABF" w:rsidRDefault="00557FEA">
      <w:pPr>
        <w:snapToGrid w:val="0"/>
        <w:spacing w:line="360" w:lineRule="auto"/>
        <w:ind w:firstLineChars="100" w:firstLine="220"/>
        <w:rPr>
          <w:rFonts w:ascii="Arial" w:hAnsi="Arial" w:cs="Arial"/>
          <w:color w:val="000000" w:themeColor="text1"/>
          <w:sz w:val="22"/>
          <w:rPrChange w:id="340" w:author="Guo, Shicheng" w:date="2018-03-14T09:36:00Z">
            <w:rPr>
              <w:rFonts w:ascii="Times New Roman" w:hAnsi="Times New Roman" w:cs="Times New Roman"/>
              <w:color w:val="000000" w:themeColor="text1"/>
              <w:sz w:val="24"/>
              <w:szCs w:val="24"/>
            </w:rPr>
          </w:rPrChange>
        </w:rPr>
        <w:pPrChange w:id="341" w:author="Guo, Shicheng" w:date="2018-03-14T09:36:00Z">
          <w:pPr>
            <w:snapToGrid w:val="0"/>
            <w:spacing w:line="360" w:lineRule="auto"/>
            <w:ind w:firstLineChars="100" w:firstLine="240"/>
          </w:pPr>
        </w:pPrChange>
      </w:pPr>
      <w:r w:rsidRPr="00557FEA">
        <w:rPr>
          <w:rFonts w:ascii="Arial" w:hAnsi="Arial" w:cs="Arial"/>
          <w:color w:val="000000" w:themeColor="text1"/>
          <w:sz w:val="22"/>
          <w:rPrChange w:id="342" w:author="Guo, Shicheng" w:date="2018-03-14T09:36:00Z">
            <w:rPr>
              <w:rFonts w:ascii="Times New Roman" w:hAnsi="Times New Roman" w:cs="Times New Roman"/>
              <w:color w:val="000000" w:themeColor="text1"/>
              <w:sz w:val="24"/>
              <w:szCs w:val="24"/>
            </w:rPr>
          </w:rPrChange>
        </w:rPr>
        <w:t xml:space="preserve">To determine the role of ZNF132 and its potential value as a biomarker in ESCC, we studied the methylation status of the ZNF132 promoter and the expression level of ZNF132 in ESCC tumors and adjacent normal tissues. The correlation between methylation status and expression of ZNF132 were then measured in vitro in EC cell lines with or without epigenetic drugs. Furthermore, we tested the effect of ZNF132 expression on proliferation, migration, invasion and apoptosis of ESCC cells in vitro. The effect of ZNF132 overexpression on the tumerigenecity of ESCC cell line was also tested in a nude mouse model. Finally, the mechanism of association of promoter hypermethylation and expression of ZNF132 was </w:t>
      </w:r>
      <w:ins w:id="343" w:author="Guo, Shicheng" w:date="2018-03-14T09:36:00Z">
        <w:r w:rsidR="002D4261">
          <w:rPr>
            <w:rFonts w:ascii="Arial" w:hAnsi="Arial" w:cs="Arial"/>
            <w:color w:val="000000" w:themeColor="text1"/>
            <w:sz w:val="22"/>
          </w:rPr>
          <w:t>e</w:t>
        </w:r>
      </w:ins>
      <w:del w:id="344" w:author="Guo, Shicheng" w:date="2018-03-14T09:36:00Z">
        <w:r w:rsidRPr="00557FEA">
          <w:rPr>
            <w:rFonts w:ascii="Arial" w:hAnsi="Arial" w:cs="Arial"/>
            <w:color w:val="000000" w:themeColor="text1"/>
            <w:sz w:val="22"/>
            <w:rPrChange w:id="345" w:author="Guo, Shicheng" w:date="2018-03-14T09:36:00Z">
              <w:rPr>
                <w:rFonts w:ascii="Times New Roman" w:hAnsi="Times New Roman" w:cs="Times New Roman"/>
                <w:color w:val="000000" w:themeColor="text1"/>
                <w:sz w:val="24"/>
                <w:szCs w:val="24"/>
              </w:rPr>
            </w:rPrChange>
          </w:rPr>
          <w:delText>E</w:delText>
        </w:r>
      </w:del>
      <w:r w:rsidRPr="00557FEA">
        <w:rPr>
          <w:rFonts w:ascii="Arial" w:hAnsi="Arial" w:cs="Arial"/>
          <w:color w:val="000000" w:themeColor="text1"/>
          <w:sz w:val="22"/>
          <w:rPrChange w:id="346" w:author="Guo, Shicheng" w:date="2018-03-14T09:36:00Z">
            <w:rPr>
              <w:rFonts w:ascii="Times New Roman" w:hAnsi="Times New Roman" w:cs="Times New Roman"/>
              <w:color w:val="000000" w:themeColor="text1"/>
              <w:sz w:val="24"/>
              <w:szCs w:val="24"/>
            </w:rPr>
          </w:rPrChange>
        </w:rPr>
        <w:t>xplored.</w:t>
      </w:r>
    </w:p>
    <w:p w:rsidR="00F4112F" w:rsidRPr="00E20447" w:rsidRDefault="00557FEA" w:rsidP="00B95604">
      <w:pPr>
        <w:snapToGrid w:val="0"/>
        <w:spacing w:line="360" w:lineRule="auto"/>
        <w:outlineLvl w:val="0"/>
        <w:rPr>
          <w:rFonts w:ascii="Arial" w:hAnsi="Arial" w:cs="Arial"/>
          <w:b/>
          <w:color w:val="000000" w:themeColor="text1"/>
          <w:sz w:val="22"/>
          <w:rPrChange w:id="347"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348" w:author="Guo, Shicheng" w:date="2018-03-14T09:36:00Z">
            <w:rPr>
              <w:rFonts w:ascii="Times New Roman" w:hAnsi="Times New Roman" w:cs="Times New Roman"/>
              <w:b/>
              <w:color w:val="000000" w:themeColor="text1"/>
              <w:sz w:val="24"/>
              <w:szCs w:val="24"/>
            </w:rPr>
          </w:rPrChange>
        </w:rPr>
        <w:t>Materials and methods</w:t>
      </w:r>
    </w:p>
    <w:p w:rsidR="00F4112F" w:rsidRPr="00E20447" w:rsidRDefault="00557FEA" w:rsidP="007A1294">
      <w:pPr>
        <w:snapToGrid w:val="0"/>
        <w:spacing w:line="360" w:lineRule="auto"/>
        <w:outlineLvl w:val="1"/>
        <w:rPr>
          <w:rFonts w:ascii="Arial" w:hAnsi="Arial" w:cs="Arial"/>
          <w:b/>
          <w:color w:val="000000" w:themeColor="text1"/>
          <w:sz w:val="22"/>
          <w:rPrChange w:id="349"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350" w:author="Guo, Shicheng" w:date="2018-03-14T09:36:00Z">
            <w:rPr>
              <w:rFonts w:ascii="Times New Roman" w:hAnsi="Times New Roman" w:cs="Times New Roman"/>
              <w:b/>
              <w:color w:val="000000" w:themeColor="text1"/>
              <w:sz w:val="24"/>
              <w:szCs w:val="24"/>
            </w:rPr>
          </w:rPrChange>
        </w:rPr>
        <w:t>Human tissues, Cell lines, transfection and drug treatment</w:t>
      </w:r>
    </w:p>
    <w:p w:rsidR="00850ABF" w:rsidRDefault="00557FEA">
      <w:pPr>
        <w:snapToGrid w:val="0"/>
        <w:spacing w:line="360" w:lineRule="auto"/>
        <w:ind w:firstLineChars="100" w:firstLine="220"/>
        <w:rPr>
          <w:rFonts w:ascii="Arial" w:hAnsi="Arial" w:cs="Arial"/>
          <w:color w:val="000000" w:themeColor="text1"/>
          <w:sz w:val="22"/>
          <w:rPrChange w:id="351" w:author="Guo, Shicheng" w:date="2018-03-14T09:36:00Z">
            <w:rPr>
              <w:rFonts w:ascii="Times New Roman" w:hAnsi="Times New Roman" w:cs="Times New Roman"/>
              <w:color w:val="000000" w:themeColor="text1"/>
              <w:sz w:val="24"/>
              <w:szCs w:val="24"/>
            </w:rPr>
          </w:rPrChange>
        </w:rPr>
        <w:pPrChange w:id="352" w:author="Guo, Shicheng" w:date="2018-03-14T09:36:00Z">
          <w:pPr>
            <w:snapToGrid w:val="0"/>
            <w:spacing w:line="360" w:lineRule="auto"/>
            <w:ind w:firstLineChars="100" w:firstLine="240"/>
          </w:pPr>
        </w:pPrChange>
      </w:pPr>
      <w:r w:rsidRPr="00557FEA">
        <w:rPr>
          <w:rFonts w:ascii="Arial" w:hAnsi="Arial" w:cs="Arial"/>
          <w:color w:val="000000" w:themeColor="text1"/>
          <w:sz w:val="22"/>
          <w:rPrChange w:id="353" w:author="Guo, Shicheng" w:date="2018-03-14T09:36:00Z">
            <w:rPr>
              <w:rFonts w:ascii="Times New Roman" w:hAnsi="Times New Roman" w:cs="Times New Roman"/>
              <w:color w:val="000000" w:themeColor="text1"/>
              <w:sz w:val="24"/>
              <w:szCs w:val="24"/>
            </w:rPr>
          </w:rPrChange>
        </w:rPr>
        <w:t xml:space="preserve">ESCC samples and their paired adjacent control tissues were obtained for validation study from the First Affiliated Hospital of Soochow University and Fourth Military Medical University between the years of 2011 and 2015. Ec-109 and CaES-17 cells were obtained from the Shanghai Institute for Biological Sciences and grown in RPMI-1640 culture medium supplemented with 10% fetal bovine serum (GIBCO®, Invitrogen™, Auckland, NZ), penicillin (100 U/ml) and streptomycin (100μg/ml). HEK293T cells was maintained in DMEM culture medium containing 10% fetal bovine serum (GIBCO®, Invitrogen™, Auckland, NZ) that was supplemented with penicillin (100 U/ml) and streptomycin (100 μg/ml). Cultured cells were grown at 37°C in a humidified atmosphere of 5% CO2 and were passaged using pancreatic enzymes two or three times a week. HEK293T cells were co-transfected with the lentiviral vectors 0.8 μg pSPAX2, 0.4 μg pMD2G and 1.2 μg pCD513B-ZNF132expression plasmid. one day before infection, CaEs-17 or Ec-109 cells were seeded in 6-well plate with the density of 2×105cells per well, and incubated at 37 °C in a humidified atmosphere of 5% </w:t>
      </w:r>
      <w:r w:rsidRPr="00557FEA">
        <w:rPr>
          <w:rFonts w:ascii="Arial" w:hAnsi="Arial" w:cs="Arial"/>
          <w:color w:val="000000" w:themeColor="text1"/>
          <w:sz w:val="22"/>
          <w:rPrChange w:id="354" w:author="Guo, Shicheng" w:date="2018-03-14T09:36:00Z">
            <w:rPr>
              <w:rFonts w:ascii="Times New Roman" w:hAnsi="Times New Roman" w:cs="Times New Roman"/>
              <w:color w:val="000000" w:themeColor="text1"/>
              <w:sz w:val="24"/>
              <w:szCs w:val="24"/>
            </w:rPr>
          </w:rPrChange>
        </w:rPr>
        <w:lastRenderedPageBreak/>
        <w:t xml:space="preserve">CO2 overnight. 5-aza-2’-deoxycitidine (5-Aza) (Sigma–Aldrich, St. Louis, MO, USA) was used as demethylating agent to treat cells. Drug treatment protocol as previously </w:t>
      </w:r>
      <w:del w:id="355" w:author="Guo, Shicheng" w:date="2018-03-14T09:36:00Z">
        <w:r w:rsidRPr="00557FEA">
          <w:rPr>
            <w:rFonts w:ascii="Arial" w:hAnsi="Arial" w:cs="Arial"/>
            <w:color w:val="000000" w:themeColor="text1"/>
            <w:sz w:val="22"/>
            <w:rPrChange w:id="356" w:author="Guo, Shicheng" w:date="2018-03-14T09:36:00Z">
              <w:rPr>
                <w:rFonts w:ascii="Times New Roman" w:hAnsi="Times New Roman" w:cs="Times New Roman"/>
                <w:color w:val="000000" w:themeColor="text1"/>
                <w:sz w:val="24"/>
                <w:szCs w:val="24"/>
              </w:rPr>
            </w:rPrChange>
          </w:rPr>
          <w:delText>described</w:delText>
        </w:r>
      </w:del>
      <w:ins w:id="357" w:author="Guo, Shicheng" w:date="2018-03-14T09:36:00Z">
        <w:r w:rsidR="008911EB" w:rsidRPr="008911EB">
          <w:rPr>
            <w:rFonts w:ascii="Arial" w:hAnsi="Arial" w:cs="Arial"/>
            <w:color w:val="000000" w:themeColor="text1"/>
            <w:sz w:val="22"/>
          </w:rPr>
          <w:t xml:space="preserve">described </w:t>
        </w:r>
      </w:ins>
      <w:r w:rsidRPr="00557FEA">
        <w:rPr>
          <w:rFonts w:ascii="Arial" w:hAnsi="Arial" w:cs="Arial"/>
          <w:color w:val="000000" w:themeColor="text1"/>
          <w:sz w:val="22"/>
          <w:rPrChange w:id="358"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PEVuZE5vdGU+PENpdGU+PEF1dGhvcj5MZWU8L0F1dGhvcj48WWVhcj4yMDE3PC9ZZWFyPjxSZWNO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</w:fldData>
        </w:fldChar>
      </w:r>
      <w:r w:rsidRPr="00557FEA">
        <w:rPr>
          <w:rFonts w:ascii="Arial" w:hAnsi="Arial" w:cs="Arial"/>
          <w:color w:val="000000" w:themeColor="text1"/>
          <w:sz w:val="22"/>
          <w:rPrChange w:id="359" w:author="Guo, Shicheng" w:date="2018-03-14T09:36:00Z">
            <w:rPr>
              <w:rFonts w:ascii="Times New Roman" w:hAnsi="Times New Roman" w:cs="Times New Roman"/>
              <w:color w:val="000000" w:themeColor="text1"/>
              <w:sz w:val="24"/>
              <w:szCs w:val="24"/>
            </w:rPr>
          </w:rPrChange>
        </w:rPr>
        <w:instrText xml:space="preserve"> ADDIN EN.CITE </w:instrText>
      </w:r>
      <w:r w:rsidRPr="00557FEA">
        <w:rPr>
          <w:rFonts w:ascii="Arial" w:hAnsi="Arial" w:cs="Arial"/>
          <w:color w:val="000000" w:themeColor="text1"/>
          <w:sz w:val="22"/>
          <w:rPrChange w:id="360"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PEVuZE5vdGU+PENpdGU+PEF1dGhvcj5MZWU8L0F1dGhvcj48WWVhcj4yMDE3PC9ZZWFyPjxSZWNO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</w:fldData>
        </w:fldChar>
      </w:r>
      <w:r w:rsidRPr="00557FEA">
        <w:rPr>
          <w:rFonts w:ascii="Arial" w:hAnsi="Arial" w:cs="Arial"/>
          <w:color w:val="000000" w:themeColor="text1"/>
          <w:sz w:val="22"/>
          <w:rPrChange w:id="361" w:author="Guo, Shicheng" w:date="2018-03-14T09:36:00Z">
            <w:rPr>
              <w:rFonts w:ascii="Times New Roman" w:hAnsi="Times New Roman" w:cs="Times New Roman"/>
              <w:color w:val="000000" w:themeColor="text1"/>
              <w:sz w:val="24"/>
              <w:szCs w:val="24"/>
            </w:rPr>
          </w:rPrChange>
        </w:rPr>
        <w:instrText xml:space="preserve"> ADDIN EN.CITE.DATA </w:instrText>
      </w:r>
      <w:r w:rsidRPr="00557FEA">
        <w:rPr>
          <w:rFonts w:ascii="Arial" w:hAnsi="Arial" w:cs="Arial"/>
          <w:color w:val="000000" w:themeColor="text1"/>
          <w:sz w:val="22"/>
          <w:rPrChange w:id="362"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363"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364"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365" w:author="Guo, Shicheng" w:date="2018-03-14T09:36:00Z">
            <w:rPr>
              <w:rFonts w:ascii="Times New Roman" w:hAnsi="Times New Roman" w:cs="Times New Roman"/>
              <w:color w:val="000000" w:themeColor="text1"/>
              <w:sz w:val="24"/>
              <w:szCs w:val="24"/>
            </w:rPr>
          </w:rPrChange>
        </w:rPr>
        <w:fldChar w:fldCharType="separate"/>
      </w:r>
      <w:r w:rsidRPr="00557FEA">
        <w:rPr>
          <w:rFonts w:ascii="Arial" w:eastAsia="System" w:hAnsi="Arial" w:cs="Arial"/>
          <w:noProof/>
          <w:color w:val="000000" w:themeColor="text1"/>
          <w:sz w:val="22"/>
          <w:rPrChange w:id="366"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sz w:val="22"/>
          <w:rPrChange w:id="367"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368" w:author="Guo, Shicheng" w:date="2018-03-14T09:36:00Z">
            <w:rPr/>
          </w:rPrChange>
        </w:rPr>
        <w:instrText xml:space="preserve"> HYPERLINK \l "_ENREF_18" \o "Lee, 2017 #245" </w:instrText>
      </w:r>
      <w:r w:rsidRPr="00557FEA">
        <w:rPr>
          <w:rFonts w:ascii="Arial" w:hAnsi="Arial" w:cs="Arial"/>
          <w:sz w:val="22"/>
          <w:rPrChange w:id="369"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370" w:author="Guo, Shicheng" w:date="2018-03-14T09:36:00Z">
            <w:rPr>
              <w:rFonts w:ascii="Times New Roman" w:hAnsi="Times New Roman" w:cs="Times New Roman"/>
              <w:noProof/>
              <w:color w:val="000000" w:themeColor="text1"/>
              <w:sz w:val="24"/>
              <w:szCs w:val="24"/>
            </w:rPr>
          </w:rPrChange>
        </w:rPr>
        <w:t>18</w:t>
      </w:r>
      <w:r w:rsidRPr="00557FEA">
        <w:rPr>
          <w:rFonts w:ascii="Arial" w:hAnsi="Arial" w:cs="Arial"/>
          <w:noProof/>
          <w:color w:val="000000" w:themeColor="text1"/>
          <w:sz w:val="22"/>
          <w:rPrChange w:id="371"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hAnsi="Arial" w:cs="Arial"/>
          <w:noProof/>
          <w:color w:val="000000" w:themeColor="text1"/>
          <w:sz w:val="22"/>
          <w:rPrChange w:id="372" w:author="Guo, Shicheng" w:date="2018-03-14T09:36:00Z">
            <w:rPr>
              <w:rFonts w:ascii="Times New Roman" w:hAnsi="Times New Roman" w:cs="Times New Roman"/>
              <w:noProof/>
              <w:color w:val="000000" w:themeColor="text1"/>
              <w:sz w:val="24"/>
              <w:szCs w:val="24"/>
            </w:rPr>
          </w:rPrChange>
        </w:rPr>
        <w:t xml:space="preserve">, </w:t>
      </w:r>
      <w:r w:rsidRPr="00557FEA">
        <w:rPr>
          <w:rFonts w:ascii="Arial" w:hAnsi="Arial" w:cs="Arial"/>
          <w:sz w:val="22"/>
          <w:rPrChange w:id="373"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374" w:author="Guo, Shicheng" w:date="2018-03-14T09:36:00Z">
            <w:rPr/>
          </w:rPrChange>
        </w:rPr>
        <w:instrText xml:space="preserve"> HYPERLINK \l "_ENREF_19" \o "Oka, 2005 #246" </w:instrText>
      </w:r>
      <w:r w:rsidRPr="00557FEA">
        <w:rPr>
          <w:rFonts w:ascii="Arial" w:hAnsi="Arial" w:cs="Arial"/>
          <w:sz w:val="22"/>
          <w:rPrChange w:id="375"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376" w:author="Guo, Shicheng" w:date="2018-03-14T09:36:00Z">
            <w:rPr>
              <w:rFonts w:ascii="Times New Roman" w:hAnsi="Times New Roman" w:cs="Times New Roman"/>
              <w:noProof/>
              <w:color w:val="000000" w:themeColor="text1"/>
              <w:sz w:val="24"/>
              <w:szCs w:val="24"/>
            </w:rPr>
          </w:rPrChange>
        </w:rPr>
        <w:t>19</w:t>
      </w:r>
      <w:r w:rsidRPr="00557FEA">
        <w:rPr>
          <w:rFonts w:ascii="Arial" w:hAnsi="Arial" w:cs="Arial"/>
          <w:noProof/>
          <w:color w:val="000000" w:themeColor="text1"/>
          <w:sz w:val="22"/>
          <w:rPrChange w:id="377"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378"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color w:val="000000" w:themeColor="text1"/>
          <w:sz w:val="22"/>
          <w:rPrChange w:id="379"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380" w:author="Guo, Shicheng" w:date="2018-03-14T09:36:00Z">
            <w:rPr>
              <w:rFonts w:ascii="Times New Roman" w:hAnsi="Times New Roman" w:cs="Times New Roman"/>
              <w:color w:val="000000" w:themeColor="text1"/>
              <w:sz w:val="24"/>
              <w:szCs w:val="24"/>
            </w:rPr>
          </w:rPrChange>
        </w:rPr>
        <w:t xml:space="preserve">. </w:t>
      </w:r>
    </w:p>
    <w:p w:rsidR="00F4112F" w:rsidRPr="00E20447" w:rsidRDefault="00557FEA" w:rsidP="007A1294">
      <w:pPr>
        <w:snapToGrid w:val="0"/>
        <w:spacing w:line="360" w:lineRule="auto"/>
        <w:outlineLvl w:val="1"/>
        <w:rPr>
          <w:rFonts w:ascii="Arial" w:hAnsi="Arial" w:cs="Arial"/>
          <w:b/>
          <w:color w:val="000000" w:themeColor="text1"/>
          <w:sz w:val="22"/>
          <w:rPrChange w:id="381"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382" w:author="Guo, Shicheng" w:date="2018-03-14T09:36:00Z">
            <w:rPr>
              <w:rFonts w:ascii="Times New Roman" w:hAnsi="Times New Roman" w:cs="Times New Roman"/>
              <w:b/>
              <w:color w:val="000000" w:themeColor="text1"/>
              <w:sz w:val="24"/>
              <w:szCs w:val="24"/>
            </w:rPr>
          </w:rPrChange>
        </w:rPr>
        <w:t xml:space="preserve">DNA extraction, bisulfite conversion and targeted bisulfite sequencing </w:t>
      </w:r>
    </w:p>
    <w:p w:rsidR="00850ABF" w:rsidRDefault="00557FEA">
      <w:pPr>
        <w:snapToGrid w:val="0"/>
        <w:spacing w:line="360" w:lineRule="auto"/>
        <w:ind w:firstLineChars="100" w:firstLine="220"/>
        <w:rPr>
          <w:rFonts w:ascii="Arial" w:hAnsi="Arial" w:cs="Arial"/>
          <w:color w:val="000000" w:themeColor="text1"/>
          <w:sz w:val="22"/>
          <w:rPrChange w:id="383" w:author="Guo, Shicheng" w:date="2018-03-14T09:36:00Z">
            <w:rPr>
              <w:rFonts w:ascii="Times New Roman" w:hAnsi="Times New Roman" w:cs="Times New Roman"/>
              <w:color w:val="000000" w:themeColor="text1"/>
              <w:sz w:val="24"/>
              <w:szCs w:val="24"/>
            </w:rPr>
          </w:rPrChange>
        </w:rPr>
        <w:pPrChange w:id="384" w:author="Guo, Shicheng" w:date="2018-03-14T09:36:00Z">
          <w:pPr>
            <w:snapToGrid w:val="0"/>
            <w:spacing w:line="360" w:lineRule="auto"/>
            <w:ind w:firstLineChars="100" w:firstLine="240"/>
          </w:pPr>
        </w:pPrChange>
      </w:pPr>
      <w:r w:rsidRPr="00557FEA">
        <w:rPr>
          <w:rFonts w:ascii="Arial" w:hAnsi="Arial" w:cs="Arial"/>
          <w:color w:val="000000" w:themeColor="text1"/>
          <w:sz w:val="22"/>
          <w:rPrChange w:id="385" w:author="Guo, Shicheng" w:date="2018-03-14T09:36:00Z">
            <w:rPr>
              <w:rFonts w:ascii="Times New Roman" w:hAnsi="Times New Roman" w:cs="Times New Roman"/>
              <w:color w:val="000000" w:themeColor="text1"/>
              <w:sz w:val="24"/>
              <w:szCs w:val="24"/>
            </w:rPr>
          </w:rPrChange>
        </w:rPr>
        <w:t xml:space="preserve">Genomic DNA from ESCC tumor tissue and adjacent control tissue samples were extracted by AIIperp DNA/RNA Mini Kit (Qiagen, Duesseldorf, Germany) according to the manufacturer’s protocols. For methylation analysis, 500 ng genomic DNA was subjected to bisulfite conversion using the EpiTect Fast DNA Bisulfite Kit (Qiagen, Duesseldorf, Germany). Multiplex PCR was performed first with optimized primer sets combination (LINE-1, ZNF132 and ChrM). PCR amplicons were diluted and amplified using indexed primers and the products (170-270bp) were separated by agarose electrophoresis and purified by QIAquick Gel Extraction kit (Qiagen, Duesseldorf, Germany). Libraries from different samples were quantified and pooled together equally, sequenced with the Illumina Hiseq 2000 platform according to the manufacturer's protocols. BSseeker2 software was utilized for reads mapping and methylation calling. Samples and CpG sites with high missing rates (&gt;30%) were removed. </w:t>
      </w:r>
    </w:p>
    <w:p w:rsidR="00F4112F" w:rsidRPr="00E20447" w:rsidRDefault="00557FEA" w:rsidP="007A1294">
      <w:pPr>
        <w:snapToGrid w:val="0"/>
        <w:spacing w:line="360" w:lineRule="auto"/>
        <w:outlineLvl w:val="1"/>
        <w:rPr>
          <w:rFonts w:ascii="Arial" w:hAnsi="Arial" w:cs="Arial"/>
          <w:b/>
          <w:color w:val="000000" w:themeColor="text1"/>
          <w:sz w:val="22"/>
          <w:rPrChange w:id="386"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387" w:author="Guo, Shicheng" w:date="2018-03-14T09:36:00Z">
            <w:rPr>
              <w:rFonts w:ascii="Times New Roman" w:hAnsi="Times New Roman" w:cs="Times New Roman"/>
              <w:b/>
              <w:color w:val="000000" w:themeColor="text1"/>
              <w:sz w:val="24"/>
              <w:szCs w:val="24"/>
            </w:rPr>
          </w:rPrChange>
        </w:rPr>
        <w:t xml:space="preserve">RNA extraction, and quantitative real-time PCR </w:t>
      </w:r>
    </w:p>
    <w:p w:rsidR="00850ABF" w:rsidRDefault="00557FEA">
      <w:pPr>
        <w:snapToGrid w:val="0"/>
        <w:spacing w:line="360" w:lineRule="auto"/>
        <w:ind w:firstLineChars="100" w:firstLine="220"/>
        <w:rPr>
          <w:rFonts w:ascii="Arial" w:hAnsi="Arial" w:cs="Arial"/>
          <w:color w:val="000000" w:themeColor="text1"/>
          <w:sz w:val="22"/>
          <w:rPrChange w:id="388" w:author="Guo, Shicheng" w:date="2018-03-14T09:36:00Z">
            <w:rPr>
              <w:rFonts w:ascii="Times New Roman" w:hAnsi="Times New Roman" w:cs="Times New Roman"/>
              <w:color w:val="000000" w:themeColor="text1"/>
              <w:sz w:val="24"/>
              <w:szCs w:val="24"/>
            </w:rPr>
          </w:rPrChange>
        </w:rPr>
        <w:pPrChange w:id="389" w:author="Guo, Shicheng" w:date="2018-03-14T09:36:00Z">
          <w:pPr>
            <w:snapToGrid w:val="0"/>
            <w:spacing w:line="360" w:lineRule="auto"/>
            <w:ind w:firstLineChars="100" w:firstLine="240"/>
          </w:pPr>
        </w:pPrChange>
      </w:pPr>
      <w:r w:rsidRPr="00557FEA">
        <w:rPr>
          <w:rFonts w:ascii="Arial" w:hAnsi="Arial" w:cs="Arial"/>
          <w:color w:val="000000" w:themeColor="text1"/>
          <w:sz w:val="22"/>
          <w:rPrChange w:id="390" w:author="Guo, Shicheng" w:date="2018-03-14T09:36:00Z">
            <w:rPr>
              <w:rFonts w:ascii="Times New Roman" w:hAnsi="Times New Roman" w:cs="Times New Roman"/>
              <w:color w:val="000000" w:themeColor="text1"/>
              <w:sz w:val="24"/>
              <w:szCs w:val="24"/>
            </w:rPr>
          </w:rPrChange>
        </w:rPr>
        <w:t>Total RNA was isolated by AIIperp DNA/RNA Mini Kit (Qiagen, Duesseldorf, Germany). First-strand cDNA was synthesized from 1 μg total RNA with a high-capacity cDNA reverse transcription kit (Applied Biosystems, Foster City, CA, USA). Quantitative real-time PCR was carried out with an Applied Biosystems 7900 Prism real-time PCR machine and SYBR Premix Ex Taq (Takara, Dalian, Japan), in accordance with the manufacturer’s instructions. Glyceraldehyde-3-phosphate dehydrogenase (GAPDH) was used as internal reference. Quantitative real-time PCR primers used for ZNF132 were listed in Table 2. The target gene expression in test samples was normalized to the corresponding GAPDH level and was reported as the fold difference relative to the GAPDH gene expression.</w:t>
      </w:r>
    </w:p>
    <w:p w:rsidR="00F4112F" w:rsidRPr="00E20447" w:rsidRDefault="00557FEA" w:rsidP="007A1294">
      <w:pPr>
        <w:snapToGrid w:val="0"/>
        <w:spacing w:line="360" w:lineRule="auto"/>
        <w:outlineLvl w:val="1"/>
        <w:rPr>
          <w:rFonts w:ascii="Arial" w:hAnsi="Arial" w:cs="Arial"/>
          <w:b/>
          <w:color w:val="000000" w:themeColor="text1"/>
          <w:sz w:val="22"/>
          <w:rPrChange w:id="391"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392" w:author="Guo, Shicheng" w:date="2018-03-14T09:36:00Z">
            <w:rPr>
              <w:rFonts w:ascii="Times New Roman" w:hAnsi="Times New Roman" w:cs="Times New Roman"/>
              <w:b/>
              <w:color w:val="000000" w:themeColor="text1"/>
              <w:sz w:val="24"/>
              <w:szCs w:val="24"/>
            </w:rPr>
          </w:rPrChange>
        </w:rPr>
        <w:t xml:space="preserve">Cell Proliferation Assay </w:t>
      </w:r>
    </w:p>
    <w:p w:rsidR="00850ABF" w:rsidRDefault="00557FEA">
      <w:pPr>
        <w:snapToGrid w:val="0"/>
        <w:spacing w:line="360" w:lineRule="auto"/>
        <w:ind w:firstLineChars="100" w:firstLine="220"/>
        <w:rPr>
          <w:rFonts w:ascii="Arial" w:hAnsi="Arial" w:cs="Arial"/>
          <w:color w:val="000000" w:themeColor="text1"/>
          <w:sz w:val="22"/>
          <w:rPrChange w:id="393" w:author="Guo, Shicheng" w:date="2018-03-14T09:36:00Z">
            <w:rPr>
              <w:rFonts w:ascii="Times New Roman" w:hAnsi="Times New Roman" w:cs="Times New Roman"/>
              <w:color w:val="000000" w:themeColor="text1"/>
              <w:sz w:val="24"/>
              <w:szCs w:val="24"/>
            </w:rPr>
          </w:rPrChange>
        </w:rPr>
        <w:pPrChange w:id="394" w:author="Guo, Shicheng" w:date="2018-03-14T09:36:00Z">
          <w:pPr>
            <w:snapToGrid w:val="0"/>
            <w:spacing w:line="360" w:lineRule="auto"/>
            <w:ind w:firstLineChars="100" w:firstLine="240"/>
          </w:pPr>
        </w:pPrChange>
      </w:pPr>
      <w:r w:rsidRPr="00557FEA">
        <w:rPr>
          <w:rFonts w:ascii="Arial" w:hAnsi="Arial" w:cs="Arial"/>
          <w:color w:val="000000" w:themeColor="text1"/>
          <w:sz w:val="22"/>
          <w:rPrChange w:id="395" w:author="Guo, Shicheng" w:date="2018-03-14T09:36:00Z">
            <w:rPr>
              <w:rFonts w:ascii="Times New Roman" w:hAnsi="Times New Roman" w:cs="Times New Roman"/>
              <w:color w:val="000000" w:themeColor="text1"/>
              <w:sz w:val="24"/>
              <w:szCs w:val="24"/>
            </w:rPr>
          </w:rPrChange>
        </w:rPr>
        <w:t>Ec-109 cells and Caes-17 cells both treated by the plasmid pCD513B-ZNF132 and pCD513B for 48 hours, were incubated for 0, 24, 48, 72, 96, and 120 hours in 96-wells plate with 1000 cells/well. Then 10 µL CCK8 (Tianjin Biolite Biotechnologies, Tianjin,China) was added to each well for 3 hour, followed by light absorbance measurement at a wavelength of 450 nm.</w:t>
      </w:r>
    </w:p>
    <w:p w:rsidR="00F4112F" w:rsidRPr="00E20447" w:rsidRDefault="00557FEA" w:rsidP="007A1294">
      <w:pPr>
        <w:snapToGrid w:val="0"/>
        <w:spacing w:line="360" w:lineRule="auto"/>
        <w:outlineLvl w:val="1"/>
        <w:rPr>
          <w:rFonts w:ascii="Arial" w:hAnsi="Arial" w:cs="Arial"/>
          <w:b/>
          <w:color w:val="000000" w:themeColor="text1"/>
          <w:sz w:val="22"/>
          <w:rPrChange w:id="396"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397" w:author="Guo, Shicheng" w:date="2018-03-14T09:36:00Z">
            <w:rPr>
              <w:rFonts w:ascii="Times New Roman" w:hAnsi="Times New Roman" w:cs="Times New Roman"/>
              <w:b/>
              <w:color w:val="000000" w:themeColor="text1"/>
              <w:sz w:val="24"/>
              <w:szCs w:val="24"/>
            </w:rPr>
          </w:rPrChange>
        </w:rPr>
        <w:t>Transwell assays for cell migration and invasion</w:t>
      </w:r>
    </w:p>
    <w:p w:rsidR="00850ABF" w:rsidRDefault="00557FEA">
      <w:pPr>
        <w:snapToGrid w:val="0"/>
        <w:spacing w:line="360" w:lineRule="auto"/>
        <w:ind w:firstLineChars="100" w:firstLine="220"/>
        <w:rPr>
          <w:rFonts w:ascii="Arial" w:hAnsi="Arial" w:cs="Arial"/>
          <w:color w:val="000000" w:themeColor="text1"/>
          <w:sz w:val="22"/>
          <w:rPrChange w:id="398" w:author="Guo, Shicheng" w:date="2018-03-14T09:36:00Z">
            <w:rPr>
              <w:rFonts w:ascii="Times New Roman" w:hAnsi="Times New Roman" w:cs="Times New Roman"/>
              <w:color w:val="000000" w:themeColor="text1"/>
              <w:sz w:val="24"/>
              <w:szCs w:val="24"/>
            </w:rPr>
          </w:rPrChange>
        </w:rPr>
        <w:pPrChange w:id="399" w:author="Guo, Shicheng" w:date="2018-03-14T09:36:00Z">
          <w:pPr>
            <w:snapToGrid w:val="0"/>
            <w:spacing w:line="360" w:lineRule="auto"/>
            <w:ind w:firstLineChars="100" w:firstLine="240"/>
          </w:pPr>
        </w:pPrChange>
      </w:pPr>
      <w:r w:rsidRPr="00557FEA">
        <w:rPr>
          <w:rFonts w:ascii="Arial" w:hAnsi="Arial" w:cs="Arial"/>
          <w:color w:val="000000" w:themeColor="text1"/>
          <w:sz w:val="22"/>
          <w:rPrChange w:id="400" w:author="Guo, Shicheng" w:date="2018-03-14T09:36:00Z">
            <w:rPr>
              <w:rFonts w:ascii="Times New Roman" w:hAnsi="Times New Roman" w:cs="Times New Roman"/>
              <w:color w:val="000000" w:themeColor="text1"/>
              <w:sz w:val="24"/>
              <w:szCs w:val="24"/>
            </w:rPr>
          </w:rPrChange>
        </w:rPr>
        <w:t xml:space="preserve">The suspension of the Ec-109 cells treated by the plasmid pCD513B-ZNF132 and pCD513B was prepared in a non-serum medium with the a density of 2x105 /ml, </w:t>
      </w:r>
      <w:r w:rsidRPr="00557FEA">
        <w:rPr>
          <w:rFonts w:ascii="Arial" w:hAnsi="Arial" w:cs="Arial"/>
          <w:color w:val="000000" w:themeColor="text1"/>
          <w:sz w:val="22"/>
          <w:rPrChange w:id="401" w:author="Guo, Shicheng" w:date="2018-03-14T09:36:00Z">
            <w:rPr>
              <w:rFonts w:ascii="Times New Roman" w:hAnsi="Times New Roman" w:cs="Times New Roman"/>
              <w:color w:val="000000" w:themeColor="text1"/>
              <w:sz w:val="24"/>
              <w:szCs w:val="24"/>
            </w:rPr>
          </w:rPrChange>
        </w:rPr>
        <w:lastRenderedPageBreak/>
        <w:t>200μL suspension of this kind was plated on the top side of a polycarbonate Transwellfilter coated with Matrigel in the upper chamber of the BioCoat™ Invasion Chambers (BD, Bedford, MA, USA) and incubated at 37 °C for 24 h, and 500μL culture medium was added in each well, then remove the cells inside the upper chamber with cotton swabs, invaded cells on the lower membrane surface were fixed in 4% paraformaldehyde, stained with crystal violet, and counted (5 random fields per well at 100× magnification).</w:t>
      </w:r>
    </w:p>
    <w:p w:rsidR="00F4112F" w:rsidRPr="00E20447" w:rsidRDefault="00557FEA" w:rsidP="007A1294">
      <w:pPr>
        <w:snapToGrid w:val="0"/>
        <w:spacing w:line="360" w:lineRule="auto"/>
        <w:outlineLvl w:val="1"/>
        <w:rPr>
          <w:rFonts w:ascii="Arial" w:hAnsi="Arial" w:cs="Arial"/>
          <w:b/>
          <w:color w:val="000000" w:themeColor="text1"/>
          <w:sz w:val="22"/>
          <w:rPrChange w:id="402"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403" w:author="Guo, Shicheng" w:date="2018-03-14T09:36:00Z">
            <w:rPr>
              <w:rFonts w:ascii="Times New Roman" w:hAnsi="Times New Roman" w:cs="Times New Roman"/>
              <w:b/>
              <w:color w:val="000000" w:themeColor="text1"/>
              <w:sz w:val="24"/>
              <w:szCs w:val="24"/>
            </w:rPr>
          </w:rPrChange>
        </w:rPr>
        <w:t>Wound-Healing Assay</w:t>
      </w:r>
    </w:p>
    <w:p w:rsidR="00850ABF" w:rsidRDefault="00557FEA">
      <w:pPr>
        <w:snapToGrid w:val="0"/>
        <w:spacing w:line="360" w:lineRule="auto"/>
        <w:ind w:firstLineChars="100" w:firstLine="220"/>
        <w:rPr>
          <w:rFonts w:ascii="Arial" w:hAnsi="Arial" w:cs="Arial"/>
          <w:color w:val="000000" w:themeColor="text1"/>
          <w:sz w:val="22"/>
          <w:rPrChange w:id="404" w:author="Guo, Shicheng" w:date="2018-03-14T09:36:00Z">
            <w:rPr>
              <w:rFonts w:ascii="Times New Roman" w:hAnsi="Times New Roman" w:cs="Times New Roman"/>
              <w:color w:val="000000" w:themeColor="text1"/>
              <w:sz w:val="24"/>
              <w:szCs w:val="24"/>
            </w:rPr>
          </w:rPrChange>
        </w:rPr>
        <w:pPrChange w:id="405" w:author="Guo, Shicheng" w:date="2018-03-14T09:36:00Z">
          <w:pPr>
            <w:snapToGrid w:val="0"/>
            <w:spacing w:line="360" w:lineRule="auto"/>
            <w:ind w:firstLineChars="100" w:firstLine="240"/>
          </w:pPr>
        </w:pPrChange>
      </w:pPr>
      <w:r w:rsidRPr="00557FEA">
        <w:rPr>
          <w:rFonts w:ascii="Arial" w:hAnsi="Arial" w:cs="Arial"/>
          <w:color w:val="000000" w:themeColor="text1"/>
          <w:sz w:val="22"/>
          <w:rPrChange w:id="406" w:author="Guo, Shicheng" w:date="2018-03-14T09:36:00Z">
            <w:rPr>
              <w:rFonts w:ascii="Times New Roman" w:hAnsi="Times New Roman" w:cs="Times New Roman"/>
              <w:color w:val="000000" w:themeColor="text1"/>
              <w:sz w:val="24"/>
              <w:szCs w:val="24"/>
            </w:rPr>
          </w:rPrChange>
        </w:rPr>
        <w:t>Caes-17 and Ec-109 cells treated by the plasmid pCD513B-ZNF132 and pCD513B were seeded into 6-well plates at a density of 2x10</w:t>
      </w:r>
      <w:r w:rsidRPr="00557FEA">
        <w:rPr>
          <w:rFonts w:ascii="Arial" w:hAnsi="Arial" w:cs="Arial"/>
          <w:color w:val="000000" w:themeColor="text1"/>
          <w:sz w:val="22"/>
          <w:vertAlign w:val="superscript"/>
          <w:rPrChange w:id="407" w:author="Guo, Shicheng" w:date="2018-03-14T09:36:00Z">
            <w:rPr>
              <w:rFonts w:ascii="Times New Roman" w:hAnsi="Times New Roman" w:cs="Times New Roman"/>
              <w:color w:val="000000" w:themeColor="text1"/>
              <w:sz w:val="24"/>
              <w:szCs w:val="24"/>
              <w:vertAlign w:val="superscript"/>
            </w:rPr>
          </w:rPrChange>
        </w:rPr>
        <w:t>5</w:t>
      </w:r>
      <w:r w:rsidRPr="00557FEA">
        <w:rPr>
          <w:rFonts w:ascii="Arial" w:hAnsi="Arial" w:cs="Arial"/>
          <w:color w:val="000000" w:themeColor="text1"/>
          <w:sz w:val="22"/>
          <w:rPrChange w:id="408" w:author="Guo, Shicheng" w:date="2018-03-14T09:36:00Z">
            <w:rPr>
              <w:rFonts w:ascii="Times New Roman" w:hAnsi="Times New Roman" w:cs="Times New Roman"/>
              <w:color w:val="000000" w:themeColor="text1"/>
              <w:sz w:val="24"/>
              <w:szCs w:val="24"/>
            </w:rPr>
          </w:rPrChange>
        </w:rPr>
        <w:t xml:space="preserve"> cells/well, When they had nearly reached confluency, a wound was created by manually scraping the cell monolayer with a 10μl pipette tip. and cells were washed twice with 1×PBS. Some cells were harvested here (time, 0 h), while others were maintained for 96 h in culture medium, and pictures were taken under the inverted microscope.</w:t>
      </w:r>
    </w:p>
    <w:p w:rsidR="00F4112F" w:rsidRPr="00E20447" w:rsidRDefault="00557FEA" w:rsidP="007A1294">
      <w:pPr>
        <w:snapToGrid w:val="0"/>
        <w:spacing w:line="360" w:lineRule="auto"/>
        <w:outlineLvl w:val="1"/>
        <w:rPr>
          <w:rFonts w:ascii="Arial" w:hAnsi="Arial" w:cs="Arial"/>
          <w:b/>
          <w:color w:val="000000" w:themeColor="text1"/>
          <w:sz w:val="22"/>
          <w:rPrChange w:id="409"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410" w:author="Guo, Shicheng" w:date="2018-03-14T09:36:00Z">
            <w:rPr>
              <w:rFonts w:ascii="Times New Roman" w:hAnsi="Times New Roman" w:cs="Times New Roman"/>
              <w:b/>
              <w:color w:val="000000" w:themeColor="text1"/>
              <w:sz w:val="24"/>
              <w:szCs w:val="24"/>
            </w:rPr>
          </w:rPrChange>
        </w:rPr>
        <w:t>Assessment of apoptosis</w:t>
      </w:r>
    </w:p>
    <w:p w:rsidR="00850ABF" w:rsidRDefault="00557FEA">
      <w:pPr>
        <w:snapToGrid w:val="0"/>
        <w:spacing w:line="360" w:lineRule="auto"/>
        <w:ind w:firstLineChars="100" w:firstLine="220"/>
        <w:rPr>
          <w:rFonts w:ascii="Arial" w:hAnsi="Arial" w:cs="Arial"/>
          <w:color w:val="000000" w:themeColor="text1"/>
          <w:sz w:val="22"/>
          <w:rPrChange w:id="411" w:author="Guo, Shicheng" w:date="2018-03-14T09:36:00Z">
            <w:rPr>
              <w:rFonts w:ascii="Times New Roman" w:hAnsi="Times New Roman" w:cs="Times New Roman"/>
              <w:color w:val="000000" w:themeColor="text1"/>
              <w:sz w:val="24"/>
              <w:szCs w:val="24"/>
            </w:rPr>
          </w:rPrChange>
        </w:rPr>
        <w:pPrChange w:id="412" w:author="Guo, Shicheng" w:date="2018-03-14T09:36:00Z">
          <w:pPr>
            <w:snapToGrid w:val="0"/>
            <w:spacing w:line="360" w:lineRule="auto"/>
            <w:ind w:firstLineChars="100" w:firstLine="240"/>
          </w:pPr>
        </w:pPrChange>
      </w:pPr>
      <w:r w:rsidRPr="00557FEA">
        <w:rPr>
          <w:rFonts w:ascii="Arial" w:hAnsi="Arial" w:cs="Arial"/>
          <w:color w:val="000000" w:themeColor="text1"/>
          <w:sz w:val="22"/>
          <w:rPrChange w:id="413" w:author="Guo, Shicheng" w:date="2018-03-14T09:36:00Z">
            <w:rPr>
              <w:rFonts w:ascii="Times New Roman" w:hAnsi="Times New Roman" w:cs="Times New Roman"/>
              <w:color w:val="000000" w:themeColor="text1"/>
              <w:sz w:val="24"/>
              <w:szCs w:val="24"/>
            </w:rPr>
          </w:rPrChange>
        </w:rPr>
        <w:t>Ec-109 cells treated by the plasmid pCD513B-ZNF132 and pCD513B were seeded in 6-well plates with the density of 2×10</w:t>
      </w:r>
      <w:r w:rsidRPr="00557FEA">
        <w:rPr>
          <w:rFonts w:ascii="Arial" w:hAnsi="Arial" w:cs="Arial"/>
          <w:color w:val="000000" w:themeColor="text1"/>
          <w:sz w:val="22"/>
          <w:vertAlign w:val="superscript"/>
          <w:rPrChange w:id="414" w:author="Guo, Shicheng" w:date="2018-03-14T09:36:00Z">
            <w:rPr>
              <w:rFonts w:ascii="Times New Roman" w:hAnsi="Times New Roman" w:cs="Times New Roman"/>
              <w:color w:val="000000" w:themeColor="text1"/>
              <w:sz w:val="24"/>
              <w:szCs w:val="24"/>
              <w:vertAlign w:val="superscript"/>
            </w:rPr>
          </w:rPrChange>
        </w:rPr>
        <w:t>5</w:t>
      </w:r>
      <w:r w:rsidRPr="00557FEA">
        <w:rPr>
          <w:rFonts w:ascii="Arial" w:hAnsi="Arial" w:cs="Arial"/>
          <w:color w:val="000000" w:themeColor="text1"/>
          <w:sz w:val="22"/>
          <w:rPrChange w:id="415" w:author="Guo, Shicheng" w:date="2018-03-14T09:36:00Z">
            <w:rPr>
              <w:rFonts w:ascii="Times New Roman" w:hAnsi="Times New Roman" w:cs="Times New Roman"/>
              <w:color w:val="000000" w:themeColor="text1"/>
              <w:sz w:val="24"/>
              <w:szCs w:val="24"/>
            </w:rPr>
          </w:rPrChange>
        </w:rPr>
        <w:t xml:space="preserve"> cells per well for 48 h, Cells were suspended with trypsin, harvested and stained with Annexin V/PI. Afterward, the cells were analyzed by a flow cytometer (FACS Calibur; Becton–Dickinson, Mountain View, CA, USA).</w:t>
      </w:r>
    </w:p>
    <w:p w:rsidR="00F4112F" w:rsidRPr="00E20447" w:rsidRDefault="00557FEA" w:rsidP="007A1294">
      <w:pPr>
        <w:snapToGrid w:val="0"/>
        <w:spacing w:line="360" w:lineRule="auto"/>
        <w:outlineLvl w:val="1"/>
        <w:rPr>
          <w:rFonts w:ascii="Arial" w:hAnsi="Arial" w:cs="Arial"/>
          <w:b/>
          <w:color w:val="000000" w:themeColor="text1"/>
          <w:sz w:val="22"/>
          <w:rPrChange w:id="416"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417" w:author="Guo, Shicheng" w:date="2018-03-14T09:36:00Z">
            <w:rPr>
              <w:rFonts w:ascii="Times New Roman" w:hAnsi="Times New Roman" w:cs="Times New Roman"/>
              <w:b/>
              <w:color w:val="000000" w:themeColor="text1"/>
              <w:sz w:val="24"/>
              <w:szCs w:val="24"/>
            </w:rPr>
          </w:rPrChange>
        </w:rPr>
        <w:t>Dual-luciferase reporter gene assay</w:t>
      </w:r>
    </w:p>
    <w:p w:rsidR="00850ABF" w:rsidRDefault="00557FEA">
      <w:pPr>
        <w:snapToGrid w:val="0"/>
        <w:spacing w:line="360" w:lineRule="auto"/>
        <w:ind w:firstLineChars="100" w:firstLine="220"/>
        <w:rPr>
          <w:rFonts w:ascii="Arial" w:hAnsi="Arial" w:cs="Arial"/>
          <w:color w:val="000000" w:themeColor="text1"/>
          <w:sz w:val="22"/>
          <w:rPrChange w:id="418" w:author="Guo, Shicheng" w:date="2018-03-14T09:36:00Z">
            <w:rPr>
              <w:rFonts w:ascii="Times New Roman" w:hAnsi="Times New Roman" w:cs="Times New Roman"/>
              <w:color w:val="000000" w:themeColor="text1"/>
              <w:sz w:val="24"/>
              <w:szCs w:val="24"/>
            </w:rPr>
          </w:rPrChange>
        </w:rPr>
        <w:pPrChange w:id="419" w:author="Guo, Shicheng" w:date="2018-03-14T09:36:00Z">
          <w:pPr>
            <w:snapToGrid w:val="0"/>
            <w:spacing w:line="360" w:lineRule="auto"/>
            <w:ind w:firstLineChars="100" w:firstLine="240"/>
          </w:pPr>
        </w:pPrChange>
      </w:pPr>
      <w:r w:rsidRPr="00557FEA">
        <w:rPr>
          <w:rFonts w:ascii="Arial" w:hAnsi="Arial" w:cs="Arial"/>
          <w:color w:val="000000" w:themeColor="text1"/>
          <w:sz w:val="22"/>
          <w:rPrChange w:id="420" w:author="Guo, Shicheng" w:date="2018-03-14T09:36:00Z">
            <w:rPr>
              <w:rFonts w:ascii="Times New Roman" w:hAnsi="Times New Roman" w:cs="Times New Roman"/>
              <w:color w:val="000000" w:themeColor="text1"/>
              <w:sz w:val="24"/>
              <w:szCs w:val="24"/>
            </w:rPr>
          </w:rPrChange>
        </w:rPr>
        <w:t>Dual-luciferase reporter gene assay was performed as previously described</w:t>
      </w:r>
      <w:r w:rsidRPr="00557FEA">
        <w:rPr>
          <w:rFonts w:ascii="Arial" w:hAnsi="Arial" w:cs="Arial"/>
          <w:color w:val="000000" w:themeColor="text1"/>
          <w:sz w:val="22"/>
          <w:rPrChange w:id="421"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PEVuZE5vdGU+PENpdGU+PEF1dGhvcj5aaGFuZzwvQXV0aG9yPjxZZWFyPjIwMTY8L1llYXI+PFJl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</w:fldData>
        </w:fldChar>
      </w:r>
      <w:r w:rsidRPr="00557FEA">
        <w:rPr>
          <w:rFonts w:ascii="Arial" w:hAnsi="Arial" w:cs="Arial"/>
          <w:color w:val="000000" w:themeColor="text1"/>
          <w:sz w:val="22"/>
          <w:rPrChange w:id="422" w:author="Guo, Shicheng" w:date="2018-03-14T09:36:00Z">
            <w:rPr>
              <w:rFonts w:ascii="Times New Roman" w:hAnsi="Times New Roman" w:cs="Times New Roman"/>
              <w:color w:val="000000" w:themeColor="text1"/>
              <w:sz w:val="24"/>
              <w:szCs w:val="24"/>
            </w:rPr>
          </w:rPrChange>
        </w:rPr>
        <w:instrText xml:space="preserve"> ADDIN EN.CITE </w:instrText>
      </w:r>
      <w:r w:rsidRPr="00557FEA">
        <w:rPr>
          <w:rFonts w:ascii="Arial" w:hAnsi="Arial" w:cs="Arial"/>
          <w:color w:val="000000" w:themeColor="text1"/>
          <w:sz w:val="22"/>
          <w:rPrChange w:id="423"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PEVuZE5vdGU+PENpdGU+PEF1dGhvcj5aaGFuZzwvQXV0aG9yPjxZZWFyPjIwMTY8L1llYXI+PFJl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</w:fldData>
        </w:fldChar>
      </w:r>
      <w:r w:rsidRPr="00557FEA">
        <w:rPr>
          <w:rFonts w:ascii="Arial" w:hAnsi="Arial" w:cs="Arial"/>
          <w:color w:val="000000" w:themeColor="text1"/>
          <w:sz w:val="22"/>
          <w:rPrChange w:id="424" w:author="Guo, Shicheng" w:date="2018-03-14T09:36:00Z">
            <w:rPr>
              <w:rFonts w:ascii="Times New Roman" w:hAnsi="Times New Roman" w:cs="Times New Roman"/>
              <w:color w:val="000000" w:themeColor="text1"/>
              <w:sz w:val="24"/>
              <w:szCs w:val="24"/>
            </w:rPr>
          </w:rPrChange>
        </w:rPr>
        <w:instrText xml:space="preserve"> ADDIN EN.CITE.DATA </w:instrText>
      </w:r>
      <w:r w:rsidRPr="00557FEA">
        <w:rPr>
          <w:rFonts w:ascii="Arial" w:hAnsi="Arial" w:cs="Arial"/>
          <w:color w:val="000000" w:themeColor="text1"/>
          <w:sz w:val="22"/>
          <w:rPrChange w:id="425"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426"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427"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428" w:author="Guo, Shicheng" w:date="2018-03-14T09:36:00Z">
            <w:rPr>
              <w:rFonts w:ascii="Times New Roman" w:hAnsi="Times New Roman" w:cs="Times New Roman"/>
              <w:color w:val="000000" w:themeColor="text1"/>
              <w:sz w:val="24"/>
              <w:szCs w:val="24"/>
            </w:rPr>
          </w:rPrChange>
        </w:rPr>
        <w:fldChar w:fldCharType="separate"/>
      </w:r>
      <w:r w:rsidRPr="00557FEA">
        <w:rPr>
          <w:rFonts w:ascii="Arial" w:eastAsia="System" w:hAnsi="Arial" w:cs="Arial"/>
          <w:noProof/>
          <w:color w:val="000000" w:themeColor="text1"/>
          <w:sz w:val="22"/>
          <w:rPrChange w:id="429"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sz w:val="22"/>
          <w:rPrChange w:id="430"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431" w:author="Guo, Shicheng" w:date="2018-03-14T09:36:00Z">
            <w:rPr/>
          </w:rPrChange>
        </w:rPr>
        <w:instrText xml:space="preserve"> HYPERLINK \l "_ENREF_20" \o "Zhang, 2016 #247" </w:instrText>
      </w:r>
      <w:r w:rsidRPr="00557FEA">
        <w:rPr>
          <w:rFonts w:ascii="Arial" w:hAnsi="Arial" w:cs="Arial"/>
          <w:sz w:val="22"/>
          <w:rPrChange w:id="432"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433" w:author="Guo, Shicheng" w:date="2018-03-14T09:36:00Z">
            <w:rPr>
              <w:rFonts w:ascii="Times New Roman" w:hAnsi="Times New Roman" w:cs="Times New Roman"/>
              <w:noProof/>
              <w:color w:val="000000" w:themeColor="text1"/>
              <w:sz w:val="24"/>
              <w:szCs w:val="24"/>
            </w:rPr>
          </w:rPrChange>
        </w:rPr>
        <w:t>20</w:t>
      </w:r>
      <w:r w:rsidRPr="00557FEA">
        <w:rPr>
          <w:rFonts w:ascii="Arial" w:hAnsi="Arial" w:cs="Arial"/>
          <w:noProof/>
          <w:color w:val="000000" w:themeColor="text1"/>
          <w:sz w:val="22"/>
          <w:rPrChange w:id="434"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435"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color w:val="000000" w:themeColor="text1"/>
          <w:sz w:val="22"/>
          <w:rPrChange w:id="436"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437" w:author="Guo, Shicheng" w:date="2018-03-14T09:36:00Z">
            <w:rPr>
              <w:rFonts w:ascii="Times New Roman" w:hAnsi="Times New Roman" w:cs="Times New Roman"/>
              <w:color w:val="000000" w:themeColor="text1"/>
              <w:sz w:val="24"/>
              <w:szCs w:val="24"/>
            </w:rPr>
          </w:rPrChange>
        </w:rPr>
        <w:t xml:space="preserve">. The fragment in ZNF132 promoter region (chr19:58951628-58951928), was cloned to pGL3-Basic vector (Promega, Madison, WI, USA) to make a reporter construct. The construct inserts were veriﬁed by sequencing. To confirm the participation of Sp1, HEK293T cells plated on 24-well plate were transfected with 0-1.6 μg Sp1 expression vector and 200 ng pGL3-ZNF132-promoter or 200 ng methylated pGL3-ZNF132-promoter by lipofectamine 2000 (Life Technologies, Carlsbad, CA, USA). In each transfection, 5 ng of pRL-SV40 vector (Promega, Madison, WI) was used to correct transfection efficiency. To determine whether methylation of Sp1-bining site alters the transcriptional activity of ZNF132 promoter by derecruiting Sp1. HEK293T cells plated on 24-well plate were transfected with 0,500ng Sp1 expression vector and 200 ng pGL3-ZNF132-promoter or 200 ng methylated pGL3-ZNF132-promoter by lipofectamine 2000. The methylated reporter construct were methylated in vitro using SssI (CpG) Methyltransferase as recommended by the manufacturer’s instructions. In each transfection, 5 ng of pRL-SV40 vector was used to correct transfection efficiency. Luciferase activity was measured with the </w:t>
      </w:r>
      <w:r w:rsidRPr="00557FEA">
        <w:rPr>
          <w:rFonts w:ascii="Arial" w:hAnsi="Arial" w:cs="Arial"/>
          <w:color w:val="000000" w:themeColor="text1"/>
          <w:sz w:val="22"/>
          <w:rPrChange w:id="438" w:author="Guo, Shicheng" w:date="2018-03-14T09:36:00Z">
            <w:rPr>
              <w:rFonts w:ascii="Times New Roman" w:hAnsi="Times New Roman" w:cs="Times New Roman"/>
              <w:color w:val="000000" w:themeColor="text1"/>
              <w:sz w:val="24"/>
              <w:szCs w:val="24"/>
            </w:rPr>
          </w:rPrChange>
        </w:rPr>
        <w:lastRenderedPageBreak/>
        <w:t>Dual-Luciferase Reporter Assay System (Promega, Madison, WI). Promoter activities were expressed as the ratio of Firefly luciferase to Renilla luciferase activities.</w:t>
      </w:r>
    </w:p>
    <w:p w:rsidR="00F4112F" w:rsidRPr="00E20447" w:rsidRDefault="00557FEA" w:rsidP="007A1294">
      <w:pPr>
        <w:snapToGrid w:val="0"/>
        <w:spacing w:line="360" w:lineRule="auto"/>
        <w:outlineLvl w:val="1"/>
        <w:rPr>
          <w:rFonts w:ascii="Arial" w:hAnsi="Arial" w:cs="Arial"/>
          <w:b/>
          <w:color w:val="000000" w:themeColor="text1"/>
          <w:sz w:val="22"/>
          <w:rPrChange w:id="439"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440" w:author="Guo, Shicheng" w:date="2018-03-14T09:36:00Z">
            <w:rPr>
              <w:rFonts w:ascii="Times New Roman" w:hAnsi="Times New Roman" w:cs="Times New Roman"/>
              <w:b/>
              <w:color w:val="000000" w:themeColor="text1"/>
              <w:sz w:val="24"/>
              <w:szCs w:val="24"/>
            </w:rPr>
          </w:rPrChange>
        </w:rPr>
        <w:t>Chromatin immunoprecipitation (ChIP) assay</w:t>
      </w:r>
    </w:p>
    <w:p w:rsidR="00850ABF" w:rsidRDefault="00557FEA">
      <w:pPr>
        <w:snapToGrid w:val="0"/>
        <w:spacing w:line="360" w:lineRule="auto"/>
        <w:ind w:firstLineChars="100" w:firstLine="220"/>
        <w:rPr>
          <w:rFonts w:ascii="Arial" w:hAnsi="Arial" w:cs="Arial"/>
          <w:color w:val="000000" w:themeColor="text1"/>
          <w:sz w:val="22"/>
          <w:rPrChange w:id="441" w:author="Guo, Shicheng" w:date="2018-03-14T09:36:00Z">
            <w:rPr>
              <w:rFonts w:ascii="Times New Roman" w:hAnsi="Times New Roman" w:cs="Times New Roman"/>
              <w:color w:val="000000" w:themeColor="text1"/>
              <w:sz w:val="24"/>
              <w:szCs w:val="24"/>
            </w:rPr>
          </w:rPrChange>
        </w:rPr>
        <w:pPrChange w:id="442" w:author="Guo, Shicheng" w:date="2018-03-14T09:36:00Z">
          <w:pPr>
            <w:snapToGrid w:val="0"/>
            <w:spacing w:line="360" w:lineRule="auto"/>
            <w:ind w:firstLineChars="100" w:firstLine="240"/>
          </w:pPr>
        </w:pPrChange>
      </w:pPr>
      <w:r w:rsidRPr="00557FEA">
        <w:rPr>
          <w:rFonts w:ascii="Arial" w:hAnsi="Arial" w:cs="Arial"/>
          <w:color w:val="000000" w:themeColor="text1"/>
          <w:sz w:val="22"/>
          <w:rPrChange w:id="443" w:author="Guo, Shicheng" w:date="2018-03-14T09:36:00Z">
            <w:rPr>
              <w:rFonts w:ascii="Times New Roman" w:hAnsi="Times New Roman" w:cs="Times New Roman"/>
              <w:color w:val="000000" w:themeColor="text1"/>
              <w:sz w:val="24"/>
              <w:szCs w:val="24"/>
            </w:rPr>
          </w:rPrChange>
        </w:rPr>
        <w:t>ChIP assay was performed as previously described</w:t>
      </w:r>
      <w:r w:rsidRPr="00557FEA">
        <w:rPr>
          <w:rFonts w:ascii="Arial" w:hAnsi="Arial" w:cs="Arial"/>
          <w:color w:val="000000" w:themeColor="text1"/>
          <w:sz w:val="22"/>
          <w:rPrChange w:id="444"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PEVuZE5vdGU+PENpdGU+PEF1dGhvcj5NaWxuZTwvQXV0aG9yPjxZZWFyPjIwMDI8L1llYXI+PFJl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</w:fldData>
        </w:fldChar>
      </w:r>
      <w:r w:rsidRPr="00557FEA">
        <w:rPr>
          <w:rFonts w:ascii="Arial" w:hAnsi="Arial" w:cs="Arial"/>
          <w:color w:val="000000" w:themeColor="text1"/>
          <w:sz w:val="22"/>
          <w:rPrChange w:id="445" w:author="Guo, Shicheng" w:date="2018-03-14T09:36:00Z">
            <w:rPr>
              <w:rFonts w:ascii="Times New Roman" w:hAnsi="Times New Roman" w:cs="Times New Roman"/>
              <w:color w:val="000000" w:themeColor="text1"/>
              <w:sz w:val="24"/>
              <w:szCs w:val="24"/>
            </w:rPr>
          </w:rPrChange>
        </w:rPr>
        <w:instrText xml:space="preserve"> ADDIN EN.CITE </w:instrText>
      </w:r>
      <w:r w:rsidRPr="00557FEA">
        <w:rPr>
          <w:rFonts w:ascii="Arial" w:hAnsi="Arial" w:cs="Arial"/>
          <w:color w:val="000000" w:themeColor="text1"/>
          <w:sz w:val="22"/>
          <w:rPrChange w:id="446"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PEVuZE5vdGU+PENpdGU+PEF1dGhvcj5NaWxuZTwvQXV0aG9yPjxZZWFyPjIwMDI8L1llYXI+PFJl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</w:fldData>
        </w:fldChar>
      </w:r>
      <w:r w:rsidRPr="00557FEA">
        <w:rPr>
          <w:rFonts w:ascii="Arial" w:hAnsi="Arial" w:cs="Arial"/>
          <w:color w:val="000000" w:themeColor="text1"/>
          <w:sz w:val="22"/>
          <w:rPrChange w:id="447" w:author="Guo, Shicheng" w:date="2018-03-14T09:36:00Z">
            <w:rPr>
              <w:rFonts w:ascii="Times New Roman" w:hAnsi="Times New Roman" w:cs="Times New Roman"/>
              <w:color w:val="000000" w:themeColor="text1"/>
              <w:sz w:val="24"/>
              <w:szCs w:val="24"/>
            </w:rPr>
          </w:rPrChange>
        </w:rPr>
        <w:instrText xml:space="preserve"> ADDIN EN.CITE.DATA </w:instrText>
      </w:r>
      <w:r w:rsidRPr="00557FEA">
        <w:rPr>
          <w:rFonts w:ascii="Arial" w:hAnsi="Arial" w:cs="Arial"/>
          <w:color w:val="000000" w:themeColor="text1"/>
          <w:sz w:val="22"/>
          <w:rPrChange w:id="448"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449"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450"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451" w:author="Guo, Shicheng" w:date="2018-03-14T09:36:00Z">
            <w:rPr>
              <w:rFonts w:ascii="Times New Roman" w:hAnsi="Times New Roman" w:cs="Times New Roman"/>
              <w:color w:val="000000" w:themeColor="text1"/>
              <w:sz w:val="24"/>
              <w:szCs w:val="24"/>
            </w:rPr>
          </w:rPrChange>
        </w:rPr>
        <w:fldChar w:fldCharType="separate"/>
      </w:r>
      <w:r w:rsidRPr="00557FEA">
        <w:rPr>
          <w:rFonts w:ascii="Arial" w:eastAsia="System" w:hAnsi="Arial" w:cs="Arial"/>
          <w:noProof/>
          <w:color w:val="000000" w:themeColor="text1"/>
          <w:sz w:val="22"/>
          <w:rPrChange w:id="452"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sz w:val="22"/>
          <w:rPrChange w:id="453"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454" w:author="Guo, Shicheng" w:date="2018-03-14T09:36:00Z">
            <w:rPr/>
          </w:rPrChange>
        </w:rPr>
        <w:instrText xml:space="preserve"> HYPERLINK \l "_ENREF_21" \o "Milne, 2002 #248" </w:instrText>
      </w:r>
      <w:r w:rsidRPr="00557FEA">
        <w:rPr>
          <w:rFonts w:ascii="Arial" w:hAnsi="Arial" w:cs="Arial"/>
          <w:sz w:val="22"/>
          <w:rPrChange w:id="455"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456" w:author="Guo, Shicheng" w:date="2018-03-14T09:36:00Z">
            <w:rPr>
              <w:rFonts w:ascii="Times New Roman" w:hAnsi="Times New Roman" w:cs="Times New Roman"/>
              <w:noProof/>
              <w:color w:val="000000" w:themeColor="text1"/>
              <w:sz w:val="24"/>
              <w:szCs w:val="24"/>
            </w:rPr>
          </w:rPrChange>
        </w:rPr>
        <w:t>21</w:t>
      </w:r>
      <w:r w:rsidRPr="00557FEA">
        <w:rPr>
          <w:rFonts w:ascii="Arial" w:hAnsi="Arial" w:cs="Arial"/>
          <w:noProof/>
          <w:color w:val="000000" w:themeColor="text1"/>
          <w:sz w:val="22"/>
          <w:rPrChange w:id="457"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hAnsi="Arial" w:cs="Arial"/>
          <w:noProof/>
          <w:color w:val="000000" w:themeColor="text1"/>
          <w:sz w:val="22"/>
          <w:rPrChange w:id="458" w:author="Guo, Shicheng" w:date="2018-03-14T09:36:00Z">
            <w:rPr>
              <w:rFonts w:ascii="Times New Roman" w:hAnsi="Times New Roman" w:cs="Times New Roman"/>
              <w:noProof/>
              <w:color w:val="000000" w:themeColor="text1"/>
              <w:sz w:val="24"/>
              <w:szCs w:val="24"/>
            </w:rPr>
          </w:rPrChange>
        </w:rPr>
        <w:t xml:space="preserve">, </w:t>
      </w:r>
      <w:r w:rsidRPr="00557FEA">
        <w:rPr>
          <w:rFonts w:ascii="Arial" w:hAnsi="Arial" w:cs="Arial"/>
          <w:sz w:val="22"/>
          <w:rPrChange w:id="459"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460" w:author="Guo, Shicheng" w:date="2018-03-14T09:36:00Z">
            <w:rPr/>
          </w:rPrChange>
        </w:rPr>
        <w:instrText xml:space="preserve"> HYPERLINK \l "_ENREF_22" \o "Hug, 2004 #249" </w:instrText>
      </w:r>
      <w:r w:rsidRPr="00557FEA">
        <w:rPr>
          <w:rFonts w:ascii="Arial" w:hAnsi="Arial" w:cs="Arial"/>
          <w:sz w:val="22"/>
          <w:rPrChange w:id="461"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462" w:author="Guo, Shicheng" w:date="2018-03-14T09:36:00Z">
            <w:rPr>
              <w:rFonts w:ascii="Times New Roman" w:hAnsi="Times New Roman" w:cs="Times New Roman"/>
              <w:noProof/>
              <w:color w:val="000000" w:themeColor="text1"/>
              <w:sz w:val="24"/>
              <w:szCs w:val="24"/>
            </w:rPr>
          </w:rPrChange>
        </w:rPr>
        <w:t>22</w:t>
      </w:r>
      <w:r w:rsidRPr="00557FEA">
        <w:rPr>
          <w:rFonts w:ascii="Arial" w:hAnsi="Arial" w:cs="Arial"/>
          <w:noProof/>
          <w:color w:val="000000" w:themeColor="text1"/>
          <w:sz w:val="22"/>
          <w:rPrChange w:id="463"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464"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color w:val="000000" w:themeColor="text1"/>
          <w:sz w:val="22"/>
          <w:rPrChange w:id="465"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466" w:author="Guo, Shicheng" w:date="2018-03-14T09:36:00Z">
            <w:rPr>
              <w:rFonts w:ascii="Times New Roman" w:hAnsi="Times New Roman" w:cs="Times New Roman"/>
              <w:color w:val="000000" w:themeColor="text1"/>
              <w:sz w:val="24"/>
              <w:szCs w:val="24"/>
            </w:rPr>
          </w:rPrChange>
        </w:rPr>
        <w:t>. Brieﬂy, Ec-109 cells were transfected with p3×flag-Sp1or p3×flag-cmv-10 vectors. Transfected for 48 hours, cells were crosslinked with 1% formaldehyde for 10 min at room temperature. Chromatin was sheared using Bioruptor® Plus sonication device (Diagenode, Belgium) to obtain DNA fragments of about 400−600 bp.The anti-FLAG affinity gel (Bimake, Product ID. B23101) was used to pull-down the flag tagged proteins. The chromatin was then de-cross-linked at 65°C overnight with proteinaseK (New England Biolabs, Ipswich, MA). DNA was puriﬁed using MinElute PCR puriﬁcation kit. Puriﬁed ChIP DNA was subjected to PCR, which ampliﬁed ZNF132promoter region encompassing the putative Sp1-binding site. Speciﬁc ChIP primers used for PCR were:5’-C AGCCGAGGAGACAGGCACTT-3’ (forward) and 5’-CCCAGGGA GCCTCCAAGATT-3’ (reverse).</w:t>
      </w:r>
    </w:p>
    <w:p w:rsidR="00F4112F" w:rsidRPr="00E20447" w:rsidRDefault="00557FEA" w:rsidP="007A1294">
      <w:pPr>
        <w:snapToGrid w:val="0"/>
        <w:spacing w:line="360" w:lineRule="auto"/>
        <w:outlineLvl w:val="1"/>
        <w:rPr>
          <w:rFonts w:ascii="Arial" w:hAnsi="Arial" w:cs="Arial"/>
          <w:b/>
          <w:color w:val="000000" w:themeColor="text1"/>
          <w:sz w:val="22"/>
          <w:rPrChange w:id="467"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468" w:author="Guo, Shicheng" w:date="2018-03-14T09:36:00Z">
            <w:rPr>
              <w:rFonts w:ascii="Times New Roman" w:hAnsi="Times New Roman" w:cs="Times New Roman"/>
              <w:b/>
              <w:color w:val="000000" w:themeColor="text1"/>
              <w:sz w:val="24"/>
              <w:szCs w:val="24"/>
            </w:rPr>
          </w:rPrChange>
        </w:rPr>
        <w:t>DNA Pull-down assay</w:t>
      </w:r>
    </w:p>
    <w:p w:rsidR="00850ABF" w:rsidRDefault="00557FEA">
      <w:pPr>
        <w:snapToGrid w:val="0"/>
        <w:spacing w:line="360" w:lineRule="auto"/>
        <w:ind w:firstLineChars="100" w:firstLine="220"/>
        <w:rPr>
          <w:rFonts w:ascii="Arial" w:hAnsi="Arial" w:cs="Arial"/>
          <w:color w:val="000000" w:themeColor="text1"/>
          <w:sz w:val="22"/>
          <w:rPrChange w:id="469" w:author="Guo, Shicheng" w:date="2018-03-14T09:36:00Z">
            <w:rPr>
              <w:rFonts w:ascii="Times New Roman" w:hAnsi="Times New Roman" w:cs="Times New Roman"/>
              <w:color w:val="000000" w:themeColor="text1"/>
              <w:sz w:val="24"/>
              <w:szCs w:val="24"/>
            </w:rPr>
          </w:rPrChange>
        </w:rPr>
        <w:pPrChange w:id="470" w:author="Guo, Shicheng" w:date="2018-03-14T09:36:00Z">
          <w:pPr>
            <w:snapToGrid w:val="0"/>
            <w:spacing w:line="360" w:lineRule="auto"/>
            <w:ind w:firstLineChars="100" w:firstLine="240"/>
          </w:pPr>
        </w:pPrChange>
      </w:pPr>
      <w:r w:rsidRPr="00557FEA">
        <w:rPr>
          <w:rFonts w:ascii="Arial" w:hAnsi="Arial" w:cs="Arial"/>
          <w:color w:val="000000" w:themeColor="text1"/>
          <w:sz w:val="22"/>
          <w:rPrChange w:id="471" w:author="Guo, Shicheng" w:date="2018-03-14T09:36:00Z">
            <w:rPr>
              <w:rFonts w:ascii="Times New Roman" w:hAnsi="Times New Roman" w:cs="Times New Roman"/>
              <w:color w:val="000000" w:themeColor="text1"/>
              <w:sz w:val="24"/>
              <w:szCs w:val="24"/>
            </w:rPr>
          </w:rPrChange>
        </w:rPr>
        <w:t>The DNA pull-down assay was performed according to a previous report</w:t>
      </w:r>
      <w:r w:rsidRPr="00557FEA">
        <w:rPr>
          <w:rFonts w:ascii="Arial" w:hAnsi="Arial" w:cs="Arial"/>
          <w:color w:val="000000" w:themeColor="text1"/>
          <w:sz w:val="22"/>
          <w:rPrChange w:id="472"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PEVuZE5vdGU+PENpdGU+PEF1dGhvcj5BdWRlYmVydDwvQXV0aG9yPjxZZWFyPjIwMDQ8L1llYXI+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</w:fldData>
        </w:fldChar>
      </w:r>
      <w:r w:rsidRPr="00557FEA">
        <w:rPr>
          <w:rFonts w:ascii="Arial" w:hAnsi="Arial" w:cs="Arial"/>
          <w:color w:val="000000" w:themeColor="text1"/>
          <w:sz w:val="22"/>
          <w:rPrChange w:id="473" w:author="Guo, Shicheng" w:date="2018-03-14T09:36:00Z">
            <w:rPr>
              <w:rFonts w:ascii="Times New Roman" w:hAnsi="Times New Roman" w:cs="Times New Roman"/>
              <w:color w:val="000000" w:themeColor="text1"/>
              <w:sz w:val="24"/>
              <w:szCs w:val="24"/>
            </w:rPr>
          </w:rPrChange>
        </w:rPr>
        <w:instrText xml:space="preserve"> ADDIN EN.CITE </w:instrText>
      </w:r>
      <w:r w:rsidRPr="00557FEA">
        <w:rPr>
          <w:rFonts w:ascii="Arial" w:hAnsi="Arial" w:cs="Arial"/>
          <w:color w:val="000000" w:themeColor="text1"/>
          <w:sz w:val="22"/>
          <w:rPrChange w:id="474"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PEVuZE5vdGU+PENpdGU+PEF1dGhvcj5BdWRlYmVydDwvQXV0aG9yPjxZZWFyPjIwMDQ8L1llYXI+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</w:fldData>
        </w:fldChar>
      </w:r>
      <w:r w:rsidRPr="00557FEA">
        <w:rPr>
          <w:rFonts w:ascii="Arial" w:hAnsi="Arial" w:cs="Arial"/>
          <w:color w:val="000000" w:themeColor="text1"/>
          <w:sz w:val="22"/>
          <w:rPrChange w:id="475" w:author="Guo, Shicheng" w:date="2018-03-14T09:36:00Z">
            <w:rPr>
              <w:rFonts w:ascii="Times New Roman" w:hAnsi="Times New Roman" w:cs="Times New Roman"/>
              <w:color w:val="000000" w:themeColor="text1"/>
              <w:sz w:val="24"/>
              <w:szCs w:val="24"/>
            </w:rPr>
          </w:rPrChange>
        </w:rPr>
        <w:instrText xml:space="preserve"> ADDIN EN.CITE.DATA </w:instrText>
      </w:r>
      <w:r w:rsidRPr="00557FEA">
        <w:rPr>
          <w:rFonts w:ascii="Arial" w:hAnsi="Arial" w:cs="Arial"/>
          <w:color w:val="000000" w:themeColor="text1"/>
          <w:sz w:val="22"/>
          <w:rPrChange w:id="476"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477"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478"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479" w:author="Guo, Shicheng" w:date="2018-03-14T09:36:00Z">
            <w:rPr>
              <w:rFonts w:ascii="Times New Roman" w:hAnsi="Times New Roman" w:cs="Times New Roman"/>
              <w:color w:val="000000" w:themeColor="text1"/>
              <w:sz w:val="24"/>
              <w:szCs w:val="24"/>
            </w:rPr>
          </w:rPrChange>
        </w:rPr>
        <w:fldChar w:fldCharType="separate"/>
      </w:r>
      <w:r w:rsidRPr="00557FEA">
        <w:rPr>
          <w:rFonts w:ascii="Arial" w:eastAsia="System" w:hAnsi="Arial" w:cs="Arial"/>
          <w:noProof/>
          <w:color w:val="000000" w:themeColor="text1"/>
          <w:sz w:val="22"/>
          <w:rPrChange w:id="480"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sz w:val="22"/>
          <w:rPrChange w:id="481"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482" w:author="Guo, Shicheng" w:date="2018-03-14T09:36:00Z">
            <w:rPr/>
          </w:rPrChange>
        </w:rPr>
        <w:instrText xml:space="preserve"> HYPERLINK \l "_ENREF_23" \o "Audebert, 2004 #250" </w:instrText>
      </w:r>
      <w:r w:rsidRPr="00557FEA">
        <w:rPr>
          <w:rFonts w:ascii="Arial" w:hAnsi="Arial" w:cs="Arial"/>
          <w:sz w:val="22"/>
          <w:rPrChange w:id="483"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484" w:author="Guo, Shicheng" w:date="2018-03-14T09:36:00Z">
            <w:rPr>
              <w:rFonts w:ascii="Times New Roman" w:hAnsi="Times New Roman" w:cs="Times New Roman"/>
              <w:noProof/>
              <w:color w:val="000000" w:themeColor="text1"/>
              <w:sz w:val="24"/>
              <w:szCs w:val="24"/>
            </w:rPr>
          </w:rPrChange>
        </w:rPr>
        <w:t>23-25</w:t>
      </w:r>
      <w:r w:rsidRPr="00557FEA">
        <w:rPr>
          <w:rFonts w:ascii="Arial" w:hAnsi="Arial" w:cs="Arial"/>
          <w:noProof/>
          <w:color w:val="000000" w:themeColor="text1"/>
          <w:sz w:val="22"/>
          <w:rPrChange w:id="485"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486"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color w:val="000000" w:themeColor="text1"/>
          <w:sz w:val="22"/>
          <w:rPrChange w:id="487"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488" w:author="Guo, Shicheng" w:date="2018-03-14T09:36:00Z">
            <w:rPr>
              <w:rFonts w:ascii="Times New Roman" w:hAnsi="Times New Roman" w:cs="Times New Roman"/>
              <w:color w:val="000000" w:themeColor="text1"/>
              <w:sz w:val="24"/>
              <w:szCs w:val="24"/>
            </w:rPr>
          </w:rPrChange>
        </w:rPr>
        <w:t>. The promoter region of ZNF132 gene was amplifed by PCR using 5’-biotin-labeled primer. The primer sequences were as follows: forward primer, 5’-CACTTCCGGGCGGAGTGTAAGA-3’, reverse primer, 5’-TTCCGTCCCTCGCCTGACAAC-3’. The methylated biotinylated dsDNA were methylated in vitro using SssI (CpG) Methyltransferase as recommended by the manufacturer’s instructions (New England Biolabs, Beverly, MA). Cell lysates were extracted from HEK293T cells transiently transfected with p3×flag-Sp1 vector. Cell lysis (400 μg) were incubated biotinylated methylated or unmethylated probes (0.5 pmol) in the presence of streptavidin-agarose beads (Roche, USA) at 4</w:t>
      </w:r>
      <w:r w:rsidRPr="00557FEA">
        <w:rPr>
          <w:rFonts w:ascii="Cambria Math" w:hAnsi="Cambria Math" w:cs="Cambria Math" w:hint="eastAsia"/>
          <w:color w:val="000000" w:themeColor="text1"/>
          <w:sz w:val="22"/>
          <w:rPrChange w:id="489" w:author="Guo, Shicheng" w:date="2018-03-14T09:36:00Z">
            <w:rPr>
              <w:rFonts w:ascii="Times New Roman" w:hAnsi="Times New Roman" w:cs="Times New Roman" w:hint="eastAsia"/>
              <w:color w:val="000000" w:themeColor="text1"/>
              <w:sz w:val="24"/>
              <w:szCs w:val="24"/>
            </w:rPr>
          </w:rPrChange>
        </w:rPr>
        <w:t>℃</w:t>
      </w:r>
      <w:r w:rsidRPr="00557FEA">
        <w:rPr>
          <w:rFonts w:ascii="Arial" w:hAnsi="Arial" w:cs="Arial"/>
          <w:color w:val="000000" w:themeColor="text1"/>
          <w:sz w:val="22"/>
          <w:rPrChange w:id="490" w:author="Guo, Shicheng" w:date="2018-03-14T09:36:00Z">
            <w:rPr>
              <w:rFonts w:ascii="Times New Roman" w:hAnsi="Times New Roman" w:cs="Times New Roman"/>
              <w:color w:val="000000" w:themeColor="text1"/>
              <w:sz w:val="24"/>
              <w:szCs w:val="24"/>
            </w:rPr>
          </w:rPrChange>
        </w:rPr>
        <w:t xml:space="preserve"> for 2 hours in a microfuge tube on a rotating shaker in the binding buffer containing 10 mMTris-HCl(pH 7.5), 1 mM EDTA and 100 mMNaCl. Due to the affinity of the streptavidin magnetic beads for biotinylated probe, the DNA-protein complexes were pulled down with streptavidin-agarose beads by centrifugation at 200×g for 60s. The pulled-down complex was washed 3 times with 1 ml ice-cold TBS buffer (20 mMTri</w:t>
      </w:r>
      <w:bookmarkStart w:id="491" w:name="_GoBack"/>
      <w:bookmarkEnd w:id="491"/>
      <w:r w:rsidRPr="00557FEA">
        <w:rPr>
          <w:rFonts w:ascii="Arial" w:hAnsi="Arial" w:cs="Arial"/>
          <w:color w:val="000000" w:themeColor="text1"/>
          <w:sz w:val="22"/>
          <w:rPrChange w:id="492" w:author="Guo, Shicheng" w:date="2018-03-14T09:36:00Z">
            <w:rPr>
              <w:rFonts w:ascii="Times New Roman" w:hAnsi="Times New Roman" w:cs="Times New Roman"/>
              <w:color w:val="000000" w:themeColor="text1"/>
              <w:sz w:val="24"/>
              <w:szCs w:val="24"/>
            </w:rPr>
          </w:rPrChange>
        </w:rPr>
        <w:t>s, 150 mMNaCl), separated on an SDS-polyacrylamide gel, and analyzed by western blotting. To quantify the strength of the DNA-protein complex, 20×molar non-biotinylated probe were added to the pull-down mixture as competitors for the biotinylated probe.</w:t>
      </w:r>
    </w:p>
    <w:p w:rsidR="00F4112F" w:rsidRPr="00E20447" w:rsidRDefault="00557FEA" w:rsidP="007A1294">
      <w:pPr>
        <w:snapToGrid w:val="0"/>
        <w:spacing w:line="360" w:lineRule="auto"/>
        <w:outlineLvl w:val="1"/>
        <w:rPr>
          <w:rFonts w:ascii="Arial" w:hAnsi="Arial" w:cs="Arial"/>
          <w:b/>
          <w:color w:val="000000" w:themeColor="text1"/>
          <w:sz w:val="22"/>
          <w:rPrChange w:id="493"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494" w:author="Guo, Shicheng" w:date="2018-03-14T09:36:00Z">
            <w:rPr>
              <w:rFonts w:ascii="Times New Roman" w:hAnsi="Times New Roman" w:cs="Times New Roman"/>
              <w:b/>
              <w:color w:val="000000" w:themeColor="text1"/>
              <w:sz w:val="24"/>
              <w:szCs w:val="24"/>
            </w:rPr>
          </w:rPrChange>
        </w:rPr>
        <w:t>Xenograft tumor mouse model</w:t>
      </w:r>
    </w:p>
    <w:p w:rsidR="00850ABF" w:rsidRDefault="00557FEA">
      <w:pPr>
        <w:snapToGrid w:val="0"/>
        <w:spacing w:line="360" w:lineRule="auto"/>
        <w:ind w:firstLineChars="100" w:firstLine="220"/>
        <w:rPr>
          <w:rFonts w:ascii="Arial" w:hAnsi="Arial" w:cs="Arial"/>
          <w:color w:val="000000" w:themeColor="text1"/>
          <w:sz w:val="22"/>
          <w:rPrChange w:id="495" w:author="Guo, Shicheng" w:date="2018-03-14T09:36:00Z">
            <w:rPr>
              <w:rFonts w:ascii="Times New Roman" w:hAnsi="Times New Roman" w:cs="Times New Roman"/>
              <w:color w:val="000000" w:themeColor="text1"/>
              <w:sz w:val="24"/>
              <w:szCs w:val="24"/>
            </w:rPr>
          </w:rPrChange>
        </w:rPr>
        <w:pPrChange w:id="496" w:author="Guo, Shicheng" w:date="2018-03-14T09:36:00Z">
          <w:pPr>
            <w:snapToGrid w:val="0"/>
            <w:spacing w:line="360" w:lineRule="auto"/>
            <w:ind w:firstLineChars="100" w:firstLine="240"/>
          </w:pPr>
        </w:pPrChange>
      </w:pPr>
      <w:r w:rsidRPr="00557FEA">
        <w:rPr>
          <w:rFonts w:ascii="Arial" w:hAnsi="Arial" w:cs="Arial"/>
          <w:color w:val="000000" w:themeColor="text1"/>
          <w:sz w:val="22"/>
          <w:rPrChange w:id="497" w:author="Guo, Shicheng" w:date="2018-03-14T09:36:00Z">
            <w:rPr>
              <w:rFonts w:ascii="Times New Roman" w:hAnsi="Times New Roman" w:cs="Times New Roman"/>
              <w:color w:val="000000" w:themeColor="text1"/>
              <w:sz w:val="24"/>
              <w:szCs w:val="24"/>
            </w:rPr>
          </w:rPrChange>
        </w:rPr>
        <w:lastRenderedPageBreak/>
        <w:t>All animal experiments were approved by the Soochow University. Four-week-old male BALB/c nude mice (nu/nu; n = 7) (Soochow University laboratory animal center, China) were anesthetized with an isoflurane/propylene glycol mixture, and Ec-109 stable cell lines with pCD513B-ZNF132 or pCD513B were subcutaneously injected into each mouse (2.0×10</w:t>
      </w:r>
      <w:r w:rsidRPr="00557FEA">
        <w:rPr>
          <w:rFonts w:ascii="Arial" w:hAnsi="Arial" w:cs="Arial"/>
          <w:color w:val="000000" w:themeColor="text1"/>
          <w:sz w:val="22"/>
          <w:vertAlign w:val="superscript"/>
          <w:rPrChange w:id="498" w:author="Guo, Shicheng" w:date="2018-03-14T09:36:00Z">
            <w:rPr>
              <w:rFonts w:ascii="Times New Roman" w:hAnsi="Times New Roman" w:cs="Times New Roman"/>
              <w:color w:val="000000" w:themeColor="text1"/>
              <w:sz w:val="24"/>
              <w:szCs w:val="24"/>
              <w:vertAlign w:val="superscript"/>
            </w:rPr>
          </w:rPrChange>
        </w:rPr>
        <w:t>6</w:t>
      </w:r>
      <w:r w:rsidRPr="00557FEA">
        <w:rPr>
          <w:rFonts w:ascii="Arial" w:hAnsi="Arial" w:cs="Arial"/>
          <w:color w:val="000000" w:themeColor="text1"/>
          <w:sz w:val="22"/>
          <w:rPrChange w:id="499" w:author="Guo, Shicheng" w:date="2018-03-14T09:36:00Z">
            <w:rPr>
              <w:rFonts w:ascii="Times New Roman" w:hAnsi="Times New Roman" w:cs="Times New Roman"/>
              <w:color w:val="000000" w:themeColor="text1"/>
              <w:sz w:val="24"/>
              <w:szCs w:val="24"/>
            </w:rPr>
          </w:rPrChange>
        </w:rPr>
        <w:t xml:space="preserve"> cells in 200 μl of PBS. The tumor sizes were assessed every three days by measuring two dimensions, and the tumor volumes were calculated as the volume = (tumor length)×(tumor width)</w:t>
      </w:r>
      <w:r w:rsidRPr="00557FEA">
        <w:rPr>
          <w:rFonts w:ascii="Arial" w:hAnsi="Arial" w:cs="Arial"/>
          <w:color w:val="000000" w:themeColor="text1"/>
          <w:sz w:val="22"/>
          <w:vertAlign w:val="superscript"/>
          <w:rPrChange w:id="500" w:author="Guo, Shicheng" w:date="2018-03-14T09:36:00Z">
            <w:rPr>
              <w:rFonts w:ascii="Times New Roman" w:hAnsi="Times New Roman" w:cs="Times New Roman"/>
              <w:color w:val="000000" w:themeColor="text1"/>
              <w:sz w:val="24"/>
              <w:szCs w:val="24"/>
              <w:vertAlign w:val="superscript"/>
            </w:rPr>
          </w:rPrChange>
        </w:rPr>
        <w:t>2</w:t>
      </w:r>
      <w:r w:rsidRPr="00557FEA">
        <w:rPr>
          <w:rFonts w:ascii="Arial" w:hAnsi="Arial" w:cs="Arial"/>
          <w:color w:val="000000" w:themeColor="text1"/>
          <w:sz w:val="22"/>
          <w:rPrChange w:id="501" w:author="Guo, Shicheng" w:date="2018-03-14T09:36:00Z">
            <w:rPr>
              <w:rFonts w:ascii="Times New Roman" w:hAnsi="Times New Roman" w:cs="Times New Roman"/>
              <w:color w:val="000000" w:themeColor="text1"/>
              <w:sz w:val="24"/>
              <w:szCs w:val="24"/>
            </w:rPr>
          </w:rPrChange>
        </w:rPr>
        <w:t>/2</w:t>
      </w:r>
      <w:r w:rsidRPr="00557FEA">
        <w:rPr>
          <w:rFonts w:ascii="Arial" w:hAnsi="Arial" w:cs="Arial"/>
          <w:color w:val="000000" w:themeColor="text1"/>
          <w:sz w:val="22"/>
          <w:rPrChange w:id="502" w:author="Guo, Shicheng" w:date="2018-03-14T09:36:00Z">
            <w:rPr>
              <w:rFonts w:ascii="Times New Roman" w:hAnsi="Times New Roman" w:cs="Times New Roman"/>
              <w:color w:val="000000" w:themeColor="text1"/>
              <w:sz w:val="24"/>
              <w:szCs w:val="24"/>
            </w:rPr>
          </w:rPrChange>
        </w:rPr>
        <w:fldChar w:fldCharType="begin"/>
      </w:r>
      <w:r w:rsidRPr="00557FEA">
        <w:rPr>
          <w:rFonts w:ascii="Arial" w:hAnsi="Arial" w:cs="Arial"/>
          <w:color w:val="000000" w:themeColor="text1"/>
          <w:sz w:val="22"/>
          <w:rPrChange w:id="503" w:author="Guo, Shicheng" w:date="2018-03-14T09:36:00Z">
            <w:rPr>
              <w:rFonts w:ascii="Times New Roman" w:hAnsi="Times New Roman" w:cs="Times New Roman"/>
              <w:color w:val="000000" w:themeColor="text1"/>
              <w:sz w:val="24"/>
              <w:szCs w:val="24"/>
            </w:rPr>
          </w:rPrChange>
        </w:rPr>
        <w:instrText xml:space="preserve"> ADDIN EN.CITE &lt;EndNote&gt;&lt;Cite&gt;&lt;Author&gt;Wang&lt;/Author&gt;&lt;Year&gt;2011&lt;/Year&gt;&lt;RecNum&gt;254&lt;/RecNum&gt;&lt;DisplayText&gt;&lt;style font="System"&gt;[&lt;/style&gt;26&lt;style font="System"&gt;]&lt;/style&gt;&lt;/DisplayText&gt;&lt;record&gt;&lt;rec-number&gt;254&lt;/rec-number&gt;&lt;foreign-keys&gt;&lt;key app="EN" db-id="rsdtssx5de5tfqezpxppdrsutap5fp2daewr"&gt;254&lt;/key&gt;&lt;/foreign-keys&gt;&lt;ref-type name="Journal Article"&gt;17&lt;/ref-type&gt;&lt;contributors&gt;&lt;authors&gt;&lt;author&gt;Wang, C.&lt;/author&gt;&lt;author&gt;Tao, H.&lt;/author&gt;&lt;author&gt;Cheng, L.&lt;/author&gt;&lt;author&gt;Liu, Z.&lt;/author&gt;&lt;/authors&gt;&lt;/contributors&gt;&lt;auth-address&gt;Jiangsu Key Laboratory for Carbon-Based Functional Materials &amp;amp; Devices, Institute of Functional Nano &amp;amp; Soft Materials (FUNSOM), Soochow University, Suzhou, Jiangsu 215123, China.&lt;/auth-address&gt;&lt;titles&gt;&lt;title&gt;Near-infrared light induced in vivo photodynamic therapy of cancer based on upconversion nanoparticles&lt;/title&gt;&lt;secondary-title&gt;Biomaterials&lt;/secondary-title&gt;&lt;alt-title&gt;Biomaterials&lt;/alt-title&gt;&lt;/titles&gt;&lt;periodical&gt;&lt;full-title&gt;Biomaterials&lt;/full-title&gt;&lt;abbr-1&gt;Biomaterials&lt;/abbr-1&gt;&lt;/periodical&gt;&lt;alt-periodical&gt;&lt;full-title&gt;Biomaterials&lt;/full-title&gt;&lt;abbr-1&gt;Biomaterials&lt;/abbr-1&gt;&lt;/alt-periodical&gt;&lt;pages&gt;6145-54&lt;/pages&gt;&lt;volume&gt;32&lt;/volume&gt;&lt;number&gt;26&lt;/number&gt;&lt;keywords&gt;&lt;keyword&gt;Animals&lt;/keyword&gt;&lt;keyword&gt;Breast Neoplasms/therapy&lt;/keyword&gt;&lt;keyword&gt;Cell Line, Tumor&lt;/keyword&gt;&lt;keyword&gt;Female&lt;/keyword&gt;&lt;keyword&gt;HeLa Cells&lt;/keyword&gt;&lt;keyword&gt;Humans&lt;/keyword&gt;&lt;keyword&gt;*Infrared Rays&lt;/keyword&gt;&lt;keyword&gt;Mice&lt;/keyword&gt;&lt;keyword&gt;Mice, Inbred BALB C&lt;/keyword&gt;&lt;keyword&gt;Nanoparticles/*chemistry&lt;/keyword&gt;&lt;keyword&gt;Photochemotherapy/*methods&lt;/keyword&gt;&lt;/keywords&gt;&lt;dates&gt;&lt;year&gt;2011&lt;/year&gt;&lt;pub-dates&gt;&lt;date&gt;Sep&lt;/date&gt;&lt;/pub-dates&gt;&lt;/dates&gt;&lt;isbn&gt;1878-5905 (Electronic)&amp;#xD;0142-9612 (Linking)&lt;/isbn&gt;&lt;accession-num&gt;21616529&lt;/accession-num&gt;&lt;urls&gt;&lt;related-urls&gt;&lt;url&gt;http://www.ncbi.nlm.nih.gov/pubmed/21616529&lt;/url&gt;&lt;/related-urls&gt;&lt;/urls&gt;&lt;electronic-resource-num&gt;10.1016/j.biomaterials.2011.05.007&lt;/electronic-resource-num&gt;&lt;/record&gt;&lt;/Cite&gt;&lt;/EndNote&gt;</w:instrText>
      </w:r>
      <w:r w:rsidRPr="00557FEA">
        <w:rPr>
          <w:rFonts w:ascii="Arial" w:hAnsi="Arial" w:cs="Arial"/>
          <w:color w:val="000000" w:themeColor="text1"/>
          <w:sz w:val="22"/>
          <w:rPrChange w:id="504" w:author="Guo, Shicheng" w:date="2018-03-14T09:36:00Z">
            <w:rPr>
              <w:rFonts w:ascii="Times New Roman" w:hAnsi="Times New Roman" w:cs="Times New Roman"/>
              <w:color w:val="000000" w:themeColor="text1"/>
              <w:sz w:val="24"/>
              <w:szCs w:val="24"/>
            </w:rPr>
          </w:rPrChange>
        </w:rPr>
        <w:fldChar w:fldCharType="separate"/>
      </w:r>
      <w:r w:rsidRPr="00557FEA">
        <w:rPr>
          <w:rFonts w:ascii="Arial" w:eastAsia="System" w:hAnsi="Arial" w:cs="Arial"/>
          <w:noProof/>
          <w:color w:val="000000" w:themeColor="text1"/>
          <w:sz w:val="22"/>
          <w:rPrChange w:id="505"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sz w:val="22"/>
          <w:rPrChange w:id="506"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507" w:author="Guo, Shicheng" w:date="2018-03-14T09:36:00Z">
            <w:rPr/>
          </w:rPrChange>
        </w:rPr>
        <w:instrText xml:space="preserve"> HYPERLINK \l "_ENREF_26" \o "Wang, 2011 #254" </w:instrText>
      </w:r>
      <w:r w:rsidRPr="00557FEA">
        <w:rPr>
          <w:rFonts w:ascii="Arial" w:hAnsi="Arial" w:cs="Arial"/>
          <w:sz w:val="22"/>
          <w:rPrChange w:id="508"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509" w:author="Guo, Shicheng" w:date="2018-03-14T09:36:00Z">
            <w:rPr>
              <w:rFonts w:ascii="Times New Roman" w:hAnsi="Times New Roman" w:cs="Times New Roman"/>
              <w:noProof/>
              <w:color w:val="000000" w:themeColor="text1"/>
              <w:sz w:val="24"/>
              <w:szCs w:val="24"/>
            </w:rPr>
          </w:rPrChange>
        </w:rPr>
        <w:t>26</w:t>
      </w:r>
      <w:r w:rsidRPr="00557FEA">
        <w:rPr>
          <w:rFonts w:ascii="Arial" w:hAnsi="Arial" w:cs="Arial"/>
          <w:noProof/>
          <w:color w:val="000000" w:themeColor="text1"/>
          <w:sz w:val="22"/>
          <w:rPrChange w:id="510"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511"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color w:val="000000" w:themeColor="text1"/>
          <w:sz w:val="22"/>
          <w:rPrChange w:id="512"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513" w:author="Guo, Shicheng" w:date="2018-03-14T09:36:00Z">
            <w:rPr>
              <w:rFonts w:ascii="Times New Roman" w:hAnsi="Times New Roman" w:cs="Times New Roman"/>
              <w:color w:val="000000" w:themeColor="text1"/>
              <w:sz w:val="24"/>
              <w:szCs w:val="24"/>
            </w:rPr>
          </w:rPrChange>
        </w:rPr>
        <w:t>.The tumors were collected and weighed 30 days.</w:t>
      </w:r>
    </w:p>
    <w:p w:rsidR="00F4112F" w:rsidRPr="00E20447" w:rsidRDefault="00557FEA" w:rsidP="007A1294">
      <w:pPr>
        <w:snapToGrid w:val="0"/>
        <w:spacing w:line="360" w:lineRule="auto"/>
        <w:outlineLvl w:val="1"/>
        <w:rPr>
          <w:rFonts w:ascii="Arial" w:hAnsi="Arial" w:cs="Arial"/>
          <w:b/>
          <w:color w:val="000000" w:themeColor="text1"/>
          <w:sz w:val="22"/>
          <w:rPrChange w:id="514"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515" w:author="Guo, Shicheng" w:date="2018-03-14T09:36:00Z">
            <w:rPr>
              <w:rFonts w:ascii="Times New Roman" w:hAnsi="Times New Roman" w:cs="Times New Roman"/>
              <w:b/>
              <w:color w:val="000000" w:themeColor="text1"/>
              <w:sz w:val="24"/>
              <w:szCs w:val="24"/>
            </w:rPr>
          </w:rPrChange>
        </w:rPr>
        <w:t>Statistical analysis</w:t>
      </w:r>
    </w:p>
    <w:p w:rsidR="00850ABF" w:rsidRDefault="00557FEA">
      <w:pPr>
        <w:snapToGrid w:val="0"/>
        <w:spacing w:line="360" w:lineRule="auto"/>
        <w:ind w:firstLineChars="100" w:firstLine="220"/>
        <w:rPr>
          <w:del w:id="516" w:author="Guo, Shicheng" w:date="2018-03-14T09:44:00Z"/>
          <w:rFonts w:ascii="Arial" w:hAnsi="Arial" w:cs="Arial"/>
          <w:color w:val="000000" w:themeColor="text1"/>
          <w:sz w:val="22"/>
          <w:rPrChange w:id="517" w:author="Guo, Shicheng" w:date="2018-03-14T09:36:00Z">
            <w:rPr>
              <w:del w:id="518" w:author="Guo, Shicheng" w:date="2018-03-14T09:44:00Z"/>
              <w:rFonts w:ascii="Times New Roman" w:hAnsi="Times New Roman" w:cs="Times New Roman"/>
              <w:color w:val="000000" w:themeColor="text1"/>
              <w:sz w:val="24"/>
              <w:szCs w:val="24"/>
            </w:rPr>
          </w:rPrChange>
        </w:rPr>
        <w:pPrChange w:id="519" w:author="Guo, Shicheng" w:date="2018-03-14T09:36:00Z">
          <w:pPr>
            <w:snapToGrid w:val="0"/>
            <w:spacing w:line="360" w:lineRule="auto"/>
            <w:ind w:firstLineChars="100" w:firstLine="240"/>
          </w:pPr>
        </w:pPrChange>
      </w:pPr>
      <w:r w:rsidRPr="00557FEA">
        <w:rPr>
          <w:rFonts w:ascii="Arial" w:hAnsi="Arial" w:cs="Arial"/>
          <w:color w:val="000000" w:themeColor="text1"/>
          <w:sz w:val="22"/>
          <w:rPrChange w:id="520" w:author="Guo, Shicheng" w:date="2018-03-14T09:36:00Z">
            <w:rPr>
              <w:rFonts w:ascii="Times New Roman" w:hAnsi="Times New Roman" w:cs="Times New Roman"/>
              <w:color w:val="000000" w:themeColor="text1"/>
              <w:sz w:val="24"/>
              <w:szCs w:val="24"/>
            </w:rPr>
          </w:rPrChange>
        </w:rPr>
        <w:t>We tested the differential methylation of the CpG sites between cancer and normal tissues using Wilcoxon rank-sum test. Methylation and gene expression correlation in cancer samples were applied linear regression after log-transform to relative gene expression. All statistical analyses were conducted using R 3.2.1. GraphPad Prism5 (GraphPad, San Diego, CA, USA) and R scripts were used to make the ﬁgures.</w:t>
      </w:r>
    </w:p>
    <w:p w:rsidR="00850ABF" w:rsidRDefault="00850ABF">
      <w:pPr>
        <w:snapToGrid w:val="0"/>
        <w:spacing w:line="360" w:lineRule="auto"/>
        <w:ind w:firstLineChars="100" w:firstLine="221"/>
        <w:rPr>
          <w:ins w:id="521" w:author="Guo, Shicheng" w:date="2018-03-14T09:44:00Z"/>
          <w:rFonts w:ascii="Arial" w:hAnsi="Arial" w:cs="Arial"/>
          <w:b/>
          <w:color w:val="000000" w:themeColor="text1"/>
          <w:sz w:val="22"/>
        </w:rPr>
        <w:pPrChange w:id="522" w:author="Guo, Shicheng" w:date="2018-03-14T09:44:00Z">
          <w:pPr>
            <w:snapToGrid w:val="0"/>
            <w:spacing w:line="360" w:lineRule="auto"/>
            <w:outlineLvl w:val="0"/>
          </w:pPr>
        </w:pPrChange>
      </w:pPr>
    </w:p>
    <w:p w:rsidR="00850ABF" w:rsidRDefault="00850ABF">
      <w:pPr>
        <w:snapToGrid w:val="0"/>
        <w:spacing w:line="360" w:lineRule="auto"/>
        <w:ind w:firstLineChars="100" w:firstLine="221"/>
        <w:rPr>
          <w:ins w:id="523" w:author="Guo, Shicheng" w:date="2018-03-14T09:44:00Z"/>
          <w:rFonts w:ascii="Arial" w:hAnsi="Arial" w:cs="Arial"/>
          <w:b/>
          <w:color w:val="000000" w:themeColor="text1"/>
          <w:sz w:val="22"/>
        </w:rPr>
        <w:pPrChange w:id="524" w:author="Guo, Shicheng" w:date="2018-03-14T09:44:00Z">
          <w:pPr>
            <w:snapToGrid w:val="0"/>
            <w:spacing w:line="360" w:lineRule="auto"/>
            <w:outlineLvl w:val="0"/>
          </w:pPr>
        </w:pPrChange>
      </w:pPr>
    </w:p>
    <w:p w:rsidR="00F4112F" w:rsidRPr="00E20447" w:rsidRDefault="00557FEA" w:rsidP="00B95604">
      <w:pPr>
        <w:snapToGrid w:val="0"/>
        <w:spacing w:line="360" w:lineRule="auto"/>
        <w:outlineLvl w:val="0"/>
        <w:rPr>
          <w:rFonts w:ascii="Arial" w:hAnsi="Arial" w:cs="Arial"/>
          <w:b/>
          <w:color w:val="000000" w:themeColor="text1"/>
          <w:sz w:val="22"/>
          <w:rPrChange w:id="525"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526" w:author="Guo, Shicheng" w:date="2018-03-14T09:36:00Z">
            <w:rPr>
              <w:rFonts w:ascii="Times New Roman" w:hAnsi="Times New Roman" w:cs="Times New Roman"/>
              <w:b/>
              <w:color w:val="000000" w:themeColor="text1"/>
              <w:sz w:val="24"/>
              <w:szCs w:val="24"/>
            </w:rPr>
          </w:rPrChange>
        </w:rPr>
        <w:t>RESULTS:</w:t>
      </w:r>
    </w:p>
    <w:p w:rsidR="005C25DC" w:rsidRPr="00E20447" w:rsidRDefault="00557FEA" w:rsidP="00EB1DAB">
      <w:pPr>
        <w:snapToGrid w:val="0"/>
        <w:spacing w:line="360" w:lineRule="auto"/>
        <w:outlineLvl w:val="1"/>
        <w:rPr>
          <w:rFonts w:ascii="Arial" w:hAnsi="Arial" w:cs="Arial"/>
          <w:b/>
          <w:color w:val="000000" w:themeColor="text1"/>
          <w:sz w:val="22"/>
          <w:rPrChange w:id="527" w:author="Guo, Shicheng" w:date="2018-03-14T09:36:00Z">
            <w:rPr>
              <w:rFonts w:ascii="Times New Roman" w:hAnsi="Times New Roman" w:cs="Times New Roman"/>
              <w:b/>
              <w:color w:val="000000" w:themeColor="text1"/>
              <w:sz w:val="24"/>
              <w:szCs w:val="24"/>
            </w:rPr>
          </w:rPrChange>
        </w:rPr>
      </w:pPr>
      <w:del w:id="528" w:author="Guo, Shicheng" w:date="2018-03-14T09:44:00Z">
        <w:r w:rsidRPr="00557FEA">
          <w:rPr>
            <w:rFonts w:ascii="Arial" w:hAnsi="Arial" w:cs="Arial"/>
            <w:b/>
            <w:color w:val="000000" w:themeColor="text1"/>
            <w:sz w:val="22"/>
            <w:rPrChange w:id="529" w:author="Guo, Shicheng" w:date="2018-03-14T09:36:00Z">
              <w:rPr>
                <w:rFonts w:ascii="Times New Roman" w:hAnsi="Times New Roman" w:cs="Times New Roman"/>
                <w:b/>
                <w:color w:val="000000" w:themeColor="text1"/>
                <w:sz w:val="24"/>
                <w:szCs w:val="24"/>
              </w:rPr>
            </w:rPrChange>
          </w:rPr>
          <w:delText>The ability of ZNF132 to be a diagnostic marker for h</w:delText>
        </w:r>
      </w:del>
      <w:ins w:id="530" w:author="Guo, Shicheng" w:date="2018-03-14T09:44:00Z">
        <w:r w:rsidR="002128BB">
          <w:rPr>
            <w:rFonts w:ascii="Arial" w:hAnsi="Arial" w:cs="Arial"/>
            <w:b/>
            <w:color w:val="000000" w:themeColor="text1"/>
            <w:sz w:val="22"/>
          </w:rPr>
          <w:t>H</w:t>
        </w:r>
      </w:ins>
      <w:r w:rsidRPr="00557FEA">
        <w:rPr>
          <w:rFonts w:ascii="Arial" w:hAnsi="Arial" w:cs="Arial"/>
          <w:b/>
          <w:color w:val="000000" w:themeColor="text1"/>
          <w:sz w:val="22"/>
          <w:rPrChange w:id="531" w:author="Guo, Shicheng" w:date="2018-03-14T09:36:00Z">
            <w:rPr>
              <w:rFonts w:ascii="Times New Roman" w:hAnsi="Times New Roman" w:cs="Times New Roman"/>
              <w:b/>
              <w:color w:val="000000" w:themeColor="text1"/>
              <w:sz w:val="24"/>
              <w:szCs w:val="24"/>
            </w:rPr>
          </w:rPrChange>
        </w:rPr>
        <w:t>ypermethylation</w:t>
      </w:r>
      <w:ins w:id="532" w:author="Guo, Shicheng" w:date="2018-03-14T09:44:00Z">
        <w:r w:rsidR="002128BB">
          <w:rPr>
            <w:rFonts w:ascii="Arial" w:hAnsi="Arial" w:cs="Arial"/>
            <w:b/>
            <w:color w:val="000000" w:themeColor="text1"/>
            <w:sz w:val="22"/>
          </w:rPr>
          <w:t xml:space="preserve">of ZNF132 </w:t>
        </w:r>
      </w:ins>
      <w:r w:rsidRPr="00557FEA">
        <w:rPr>
          <w:rFonts w:ascii="Arial" w:hAnsi="Arial" w:cs="Arial"/>
          <w:b/>
          <w:color w:val="000000" w:themeColor="text1"/>
          <w:sz w:val="22"/>
          <w:rPrChange w:id="533" w:author="Guo, Shicheng" w:date="2018-03-14T09:36:00Z">
            <w:rPr>
              <w:rFonts w:ascii="Times New Roman" w:hAnsi="Times New Roman" w:cs="Times New Roman"/>
              <w:b/>
              <w:color w:val="000000" w:themeColor="text1"/>
              <w:sz w:val="24"/>
              <w:szCs w:val="24"/>
            </w:rPr>
          </w:rPrChange>
        </w:rPr>
        <w:t>in esophageal squamous cell carcinoma</w:t>
      </w:r>
    </w:p>
    <w:p w:rsidR="00850ABF" w:rsidRDefault="00557FEA">
      <w:pPr>
        <w:snapToGrid w:val="0"/>
        <w:spacing w:line="360" w:lineRule="auto"/>
        <w:ind w:firstLineChars="200" w:firstLine="440"/>
        <w:rPr>
          <w:rFonts w:ascii="Arial" w:hAnsi="Arial" w:cs="Arial"/>
          <w:color w:val="000000" w:themeColor="text1"/>
          <w:sz w:val="22"/>
          <w:rPrChange w:id="534" w:author="Guo, Shicheng" w:date="2018-03-14T09:36:00Z">
            <w:rPr>
              <w:rFonts w:ascii="Times New Roman" w:hAnsi="Times New Roman" w:cs="Times New Roman"/>
              <w:color w:val="000000" w:themeColor="text1"/>
              <w:sz w:val="24"/>
              <w:szCs w:val="24"/>
            </w:rPr>
          </w:rPrChange>
        </w:rPr>
        <w:pPrChange w:id="535" w:author="Guo, Shicheng" w:date="2018-03-14T09:36:00Z">
          <w:pPr>
            <w:snapToGrid w:val="0"/>
            <w:spacing w:line="360" w:lineRule="auto"/>
            <w:ind w:firstLineChars="200" w:firstLine="480"/>
          </w:pPr>
        </w:pPrChange>
      </w:pPr>
      <w:r w:rsidRPr="00557FEA">
        <w:rPr>
          <w:rFonts w:ascii="Arial" w:hAnsi="Arial" w:cs="Arial"/>
          <w:color w:val="000000" w:themeColor="text1"/>
          <w:sz w:val="22"/>
          <w:rPrChange w:id="536" w:author="Guo, Shicheng" w:date="2018-03-14T09:36:00Z">
            <w:rPr>
              <w:rFonts w:ascii="Times New Roman" w:hAnsi="Times New Roman" w:cs="Times New Roman"/>
              <w:color w:val="000000" w:themeColor="text1"/>
              <w:sz w:val="24"/>
              <w:szCs w:val="24"/>
            </w:rPr>
          </w:rPrChange>
        </w:rPr>
        <w:t>Targeted bisulfite sequencing method was used to determine methylation status of ZNF132 in ESCC tissues. Fifteen CpG sites in the promoter region of ZNF132 were sequenced in 94 paired tumor and adjacent normal tissues (Table 1).21 CpG sites located at the promoter of LINE-1 gene (Hypermethylation in esophageal cancer tissues) and 11 CpG sites from mitochondrion DNA (ChrM) were also sequenced as positive and negative controls respectively. Primers used are listed in Table 2. As shown in Figure 1, the methylation percentage of ZNF132 were significantly higher in ESCC tumors than that in adjacent control tissues on 14 tested CpG sites in the paired tissues of 94 ESCC patients</w:t>
      </w:r>
      <w:ins w:id="537" w:author="Windows User" w:date="2018-03-15T01:55:00Z">
        <w:r w:rsidR="00CA3F30">
          <w:rPr>
            <w:rFonts w:ascii="Arial" w:hAnsi="Arial" w:cs="Arial" w:hint="eastAsia"/>
            <w:color w:val="000000" w:themeColor="text1"/>
            <w:sz w:val="22"/>
          </w:rPr>
          <w:t xml:space="preserve"> </w:t>
        </w:r>
      </w:ins>
      <w:r w:rsidRPr="00557FEA">
        <w:rPr>
          <w:rFonts w:ascii="Arial" w:hAnsi="Arial" w:cs="Arial"/>
          <w:color w:val="000000" w:themeColor="text1"/>
          <w:sz w:val="22"/>
          <w:rPrChange w:id="538" w:author="Guo, Shicheng" w:date="2018-03-14T09:36:00Z">
            <w:rPr>
              <w:rFonts w:ascii="Times New Roman" w:hAnsi="Times New Roman" w:cs="Times New Roman"/>
              <w:color w:val="000000" w:themeColor="text1"/>
              <w:sz w:val="24"/>
              <w:szCs w:val="24"/>
            </w:rPr>
          </w:rPrChange>
        </w:rPr>
        <w:t>(</w:t>
      </w:r>
      <w:r w:rsidRPr="00CA3F30">
        <w:rPr>
          <w:rFonts w:ascii="Arial" w:hAnsi="Arial" w:cs="Arial"/>
          <w:color w:val="0070C0"/>
          <w:sz w:val="22"/>
          <w:rPrChange w:id="539" w:author="Windows User" w:date="2018-03-15T01:55:00Z">
            <w:rPr>
              <w:rFonts w:ascii="Times New Roman" w:hAnsi="Times New Roman" w:cs="Times New Roman"/>
              <w:color w:val="000000" w:themeColor="text1"/>
              <w:sz w:val="24"/>
              <w:szCs w:val="24"/>
            </w:rPr>
          </w:rPrChange>
        </w:rPr>
        <w:t>Figure 1A</w:t>
      </w:r>
      <w:r w:rsidRPr="00557FEA">
        <w:rPr>
          <w:rFonts w:ascii="Arial" w:hAnsi="Arial" w:cs="Arial"/>
          <w:color w:val="000000" w:themeColor="text1"/>
          <w:sz w:val="22"/>
          <w:rPrChange w:id="540" w:author="Guo, Shicheng" w:date="2018-03-14T09:36:00Z">
            <w:rPr>
              <w:rFonts w:ascii="Times New Roman" w:hAnsi="Times New Roman" w:cs="Times New Roman"/>
              <w:color w:val="000000" w:themeColor="text1"/>
              <w:sz w:val="24"/>
              <w:szCs w:val="24"/>
            </w:rPr>
          </w:rPrChange>
        </w:rPr>
        <w:t>). The results are also summarized in Table 3 showing a significant association of between ZNF132 methylation and ESCC (P=8.71×10</w:t>
      </w:r>
      <w:r w:rsidRPr="00557FEA">
        <w:rPr>
          <w:rFonts w:ascii="Arial" w:hAnsi="Arial" w:cs="Arial"/>
          <w:color w:val="000000" w:themeColor="text1"/>
          <w:sz w:val="22"/>
          <w:vertAlign w:val="superscript"/>
          <w:rPrChange w:id="541" w:author="Guo, Shicheng" w:date="2018-03-14T09:36:00Z">
            <w:rPr>
              <w:rFonts w:ascii="Times New Roman" w:hAnsi="Times New Roman" w:cs="Times New Roman"/>
              <w:color w:val="000000" w:themeColor="text1"/>
              <w:sz w:val="24"/>
              <w:szCs w:val="24"/>
              <w:vertAlign w:val="superscript"/>
            </w:rPr>
          </w:rPrChange>
        </w:rPr>
        <w:t>-14</w:t>
      </w:r>
      <w:r w:rsidRPr="00557FEA">
        <w:rPr>
          <w:rFonts w:ascii="Arial" w:hAnsi="Arial" w:cs="Arial"/>
          <w:color w:val="000000" w:themeColor="text1"/>
          <w:sz w:val="22"/>
          <w:rPrChange w:id="542" w:author="Guo, Shicheng" w:date="2018-03-14T09:36:00Z">
            <w:rPr>
              <w:rFonts w:ascii="Times New Roman" w:hAnsi="Times New Roman" w:cs="Times New Roman"/>
              <w:color w:val="000000" w:themeColor="text1"/>
              <w:sz w:val="24"/>
              <w:szCs w:val="24"/>
            </w:rPr>
          </w:rPrChange>
        </w:rPr>
        <w:t>). In consistence with results reported</w:t>
      </w:r>
      <w:r w:rsidRPr="00557FEA">
        <w:rPr>
          <w:rFonts w:ascii="Arial" w:hAnsi="Arial" w:cs="Arial"/>
          <w:color w:val="000000" w:themeColor="text1"/>
          <w:sz w:val="22"/>
          <w:rPrChange w:id="543" w:author="Guo, Shicheng" w:date="2018-03-14T09:36:00Z">
            <w:rPr>
              <w:rFonts w:ascii="Times New Roman" w:hAnsi="Times New Roman" w:cs="Times New Roman"/>
              <w:color w:val="000000" w:themeColor="text1"/>
              <w:sz w:val="24"/>
              <w:szCs w:val="24"/>
            </w:rPr>
          </w:rPrChange>
        </w:rPr>
        <w:fldChar w:fldCharType="begin"/>
      </w:r>
      <w:r w:rsidRPr="00557FEA">
        <w:rPr>
          <w:rFonts w:ascii="Arial" w:hAnsi="Arial" w:cs="Arial"/>
          <w:color w:val="000000" w:themeColor="text1"/>
          <w:sz w:val="22"/>
          <w:rPrChange w:id="544" w:author="Guo, Shicheng" w:date="2018-03-14T09:36:00Z">
            <w:rPr>
              <w:rFonts w:ascii="Times New Roman" w:hAnsi="Times New Roman" w:cs="Times New Roman"/>
              <w:color w:val="000000" w:themeColor="text1"/>
              <w:sz w:val="24"/>
              <w:szCs w:val="24"/>
            </w:rPr>
          </w:rPrChange>
        </w:rPr>
        <w:instrText xml:space="preserve"> ADDIN EN.CITE &lt;EndNote&gt;&lt;Cite&gt;&lt;Author&gt;Chalitchagorn&lt;/Author&gt;&lt;Year&gt;2004&lt;/Year&gt;&lt;RecNum&gt;261&lt;/RecNum&gt;&lt;DisplayText&gt;&lt;style font="System"&gt;[&lt;/style&gt;27&lt;style font="System"&gt;]&lt;/style&gt;&lt;/DisplayText&gt;&lt;record&gt;&lt;rec-number&gt;261&lt;/rec-number&gt;&lt;foreign-keys&gt;&lt;key app="EN" db-id="rsdtssx5de5tfqezpxppdrsutap5fp2daewr"&gt;261&lt;/key&gt;&lt;/foreign-keys&gt;&lt;ref-type name="Journal Article"&gt;17&lt;/ref-type&gt;&lt;contributors&gt;&lt;authors&gt;&lt;author&gt;Chalitchagorn, K.&lt;/author&gt;&lt;author&gt;Shuangshoti, S.&lt;/author&gt;&lt;author&gt;Hourpai, N.&lt;/author&gt;&lt;author&gt;Kongruttanachok, N.&lt;/author&gt;&lt;author&gt;Tangkijvanich, P.&lt;/author&gt;&lt;author&gt;Thong-ngam, D.&lt;/author&gt;&lt;author&gt;Voravud, N.&lt;/author&gt;&lt;author&gt;Sriuranpong, V.&lt;/author&gt;&lt;author&gt;Mutirangura, A.&lt;/author&gt;&lt;/authors&gt;&lt;/contributors&gt;&lt;auth-address&gt;Genetics Unit, Department of Anatomy, Faculty of Medicine, Chulalongkorn University, Bangkok 10330, Thailand.&lt;/auth-address&gt;&lt;titles&gt;&lt;title&gt;Distinctive pattern of LINE-1 methylation level in normal tissues and the association with carcinogenesis&lt;/title&gt;&lt;secondary-title&gt;Oncogene&lt;/secondary-title&gt;&lt;alt-title&gt;Oncogene&lt;/alt-title&gt;&lt;/titles&gt;&lt;periodical&gt;&lt;full-title&gt;Oncogene&lt;/full-title&gt;&lt;abbr-1&gt;Oncogene&lt;/abbr-1&gt;&lt;/periodical&gt;&lt;alt-periodical&gt;&lt;full-title&gt;Oncogene&lt;/full-title&gt;&lt;abbr-1&gt;Oncogene&lt;/abbr-1&gt;&lt;/alt-periodical&gt;&lt;pages&gt;8841-6&lt;/pages&gt;&lt;volume&gt;23&lt;/volume&gt;&lt;number&gt;54&lt;/number&gt;&lt;keywords&gt;&lt;keyword&gt;Base Sequence&lt;/keyword&gt;&lt;keyword&gt;Cell Transformation, Neoplastic/*genetics&lt;/keyword&gt;&lt;keyword&gt;Dna&lt;/keyword&gt;&lt;keyword&gt;*DNA Methylation&lt;/keyword&gt;&lt;keyword&gt;Female&lt;/keyword&gt;&lt;keyword&gt;Humans&lt;/keyword&gt;&lt;keyword&gt;*Long Interspersed Nucleotide Elements&lt;/keyword&gt;&lt;keyword&gt;Male&lt;/keyword&gt;&lt;keyword&gt;Molecular Sequence Data&lt;/keyword&gt;&lt;keyword&gt;Neoplasms/classification/genetics&lt;/keyword&gt;&lt;/keywords&gt;&lt;dates&gt;&lt;year&gt;2004&lt;/year&gt;&lt;pub-dates&gt;&lt;date&gt;Nov 18&lt;/date&gt;&lt;/pub-dates&gt;&lt;/dates&gt;&lt;isbn&gt;0950-9232 (Print)&amp;#xD;0950-9232 (Linking)&lt;/isbn&gt;&lt;accession-num&gt;15480421&lt;/accession-num&gt;&lt;urls&gt;&lt;related-urls&gt;&lt;url&gt;http://www.ncbi.nlm.nih.gov/pubmed/15480421&lt;/url&gt;&lt;/related-urls&gt;&lt;/urls&gt;&lt;electronic-resource-num&gt;10.1038/sj.onc.1208137&lt;/electronic-resource-num&gt;&lt;/record&gt;&lt;/Cite&gt;&lt;/EndNote&gt;</w:instrText>
      </w:r>
      <w:r w:rsidRPr="00557FEA">
        <w:rPr>
          <w:rFonts w:ascii="Arial" w:hAnsi="Arial" w:cs="Arial"/>
          <w:color w:val="000000" w:themeColor="text1"/>
          <w:sz w:val="22"/>
          <w:rPrChange w:id="545" w:author="Guo, Shicheng" w:date="2018-03-14T09:36:00Z">
            <w:rPr>
              <w:rFonts w:ascii="Times New Roman" w:hAnsi="Times New Roman" w:cs="Times New Roman"/>
              <w:color w:val="000000" w:themeColor="text1"/>
              <w:sz w:val="24"/>
              <w:szCs w:val="24"/>
            </w:rPr>
          </w:rPrChange>
        </w:rPr>
        <w:fldChar w:fldCharType="separate"/>
      </w:r>
      <w:r w:rsidRPr="00557FEA">
        <w:rPr>
          <w:rFonts w:ascii="Arial" w:eastAsia="System" w:hAnsi="Arial" w:cs="Arial"/>
          <w:noProof/>
          <w:color w:val="000000" w:themeColor="text1"/>
          <w:sz w:val="22"/>
          <w:rPrChange w:id="546"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sz w:val="22"/>
          <w:rPrChange w:id="547"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548" w:author="Guo, Shicheng" w:date="2018-03-14T09:36:00Z">
            <w:rPr/>
          </w:rPrChange>
        </w:rPr>
        <w:instrText xml:space="preserve"> HYPERLINK \l "_ENREF_27" \o "Chalitchagorn, 2004 #261" </w:instrText>
      </w:r>
      <w:r w:rsidRPr="00557FEA">
        <w:rPr>
          <w:rFonts w:ascii="Arial" w:hAnsi="Arial" w:cs="Arial"/>
          <w:sz w:val="22"/>
          <w:rPrChange w:id="549"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550" w:author="Guo, Shicheng" w:date="2018-03-14T09:36:00Z">
            <w:rPr>
              <w:rFonts w:ascii="Times New Roman" w:hAnsi="Times New Roman" w:cs="Times New Roman"/>
              <w:noProof/>
              <w:color w:val="000000" w:themeColor="text1"/>
              <w:sz w:val="24"/>
              <w:szCs w:val="24"/>
            </w:rPr>
          </w:rPrChange>
        </w:rPr>
        <w:t>27</w:t>
      </w:r>
      <w:r w:rsidRPr="00557FEA">
        <w:rPr>
          <w:rFonts w:ascii="Arial" w:hAnsi="Arial" w:cs="Arial"/>
          <w:noProof/>
          <w:color w:val="000000" w:themeColor="text1"/>
          <w:sz w:val="22"/>
          <w:rPrChange w:id="551"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552" w:author="Guo, Shicheng" w:date="2018-03-14T09:36:00Z">
            <w:rPr>
              <w:rFonts w:ascii="Times New Roman" w:eastAsia="System" w:hAnsi="Times New Roman" w:cs="Times New Roman"/>
              <w:noProof/>
              <w:color w:val="000000" w:themeColor="text1"/>
              <w:sz w:val="24"/>
              <w:szCs w:val="24"/>
            </w:rPr>
          </w:rPrChange>
        </w:rPr>
        <w:t>]</w:t>
      </w:r>
      <w:r w:rsidRPr="00557FEA">
        <w:rPr>
          <w:rFonts w:ascii="Arial" w:hAnsi="Arial" w:cs="Arial"/>
          <w:color w:val="000000" w:themeColor="text1"/>
          <w:sz w:val="22"/>
          <w:rPrChange w:id="553"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554" w:author="Guo, Shicheng" w:date="2018-03-14T09:36:00Z">
            <w:rPr>
              <w:rFonts w:ascii="Times New Roman" w:hAnsi="Times New Roman" w:cs="Times New Roman"/>
              <w:color w:val="000000" w:themeColor="text1"/>
              <w:sz w:val="24"/>
              <w:szCs w:val="24"/>
            </w:rPr>
          </w:rPrChange>
        </w:rPr>
        <w:t>, 13 sites of LINE-1, as a positive control, also showed significantly higher methylation percentage in tumor tissues than that in adjacent normal tissues, while 11 sites of ChrM , a negative control, show no difference (</w:t>
      </w:r>
      <w:ins w:id="555" w:author="Guo, Shicheng" w:date="2018-03-14T22:15:00Z">
        <w:r w:rsidR="000171DA">
          <w:rPr>
            <w:rFonts w:ascii="Arial" w:hAnsi="Arial" w:cs="Arial"/>
            <w:color w:val="000000" w:themeColor="text1"/>
            <w:sz w:val="22"/>
          </w:rPr>
          <w:t xml:space="preserve">Figure </w:t>
        </w:r>
      </w:ins>
      <w:r w:rsidRPr="00557FEA">
        <w:rPr>
          <w:rFonts w:ascii="Arial" w:hAnsi="Arial" w:cs="Arial"/>
          <w:color w:val="000000" w:themeColor="text1"/>
          <w:sz w:val="22"/>
          <w:rPrChange w:id="556" w:author="Guo, Shicheng" w:date="2018-03-14T09:36:00Z">
            <w:rPr>
              <w:rFonts w:ascii="Times New Roman" w:hAnsi="Times New Roman" w:cs="Times New Roman"/>
              <w:color w:val="000000" w:themeColor="text1"/>
              <w:sz w:val="24"/>
              <w:szCs w:val="24"/>
            </w:rPr>
          </w:rPrChange>
        </w:rPr>
        <w:t>1B, 1C, and Table 3), demonstrating the reliability and robustness of our targeted bisulfite sequencing method. The results of 14 CpG sites in 94 paired tissues were individually shown in Figure1D indicating a significant higher average methylation level in ESCC tissues. The results described above shows clearly the association of hyper-methylation of ZNF132 promoter and ESCC.</w:t>
      </w:r>
    </w:p>
    <w:p w:rsidR="00850ABF" w:rsidRDefault="00557FEA">
      <w:pPr>
        <w:snapToGrid w:val="0"/>
        <w:spacing w:line="360" w:lineRule="auto"/>
        <w:ind w:firstLineChars="200" w:firstLine="440"/>
        <w:rPr>
          <w:ins w:id="557" w:author="Guo, Shicheng" w:date="2018-03-14T09:44:00Z"/>
          <w:rFonts w:ascii="Arial" w:hAnsi="Arial" w:cs="Arial"/>
          <w:color w:val="000000" w:themeColor="text1"/>
          <w:sz w:val="22"/>
        </w:rPr>
        <w:pPrChange w:id="558" w:author="Guo, Shicheng" w:date="2018-03-14T09:36:00Z">
          <w:pPr>
            <w:snapToGrid w:val="0"/>
            <w:spacing w:line="360" w:lineRule="auto"/>
            <w:ind w:firstLineChars="200" w:firstLine="480"/>
          </w:pPr>
        </w:pPrChange>
      </w:pPr>
      <w:r w:rsidRPr="00557FEA">
        <w:rPr>
          <w:rFonts w:ascii="Arial" w:hAnsi="Arial" w:cs="Arial"/>
          <w:color w:val="000000" w:themeColor="text1"/>
          <w:sz w:val="22"/>
          <w:rPrChange w:id="559" w:author="Guo, Shicheng" w:date="2018-03-14T09:36:00Z">
            <w:rPr>
              <w:rFonts w:ascii="Times New Roman" w:hAnsi="Times New Roman" w:cs="Times New Roman"/>
              <w:color w:val="000000" w:themeColor="text1"/>
              <w:sz w:val="24"/>
              <w:szCs w:val="24"/>
            </w:rPr>
          </w:rPrChange>
        </w:rPr>
        <w:t xml:space="preserve">To examine the clinical diagnostic value of hyper-methylation of ZNF132, the methylation status was evaluated in ESCC cancer and adjacent normal samples. We </w:t>
      </w:r>
      <w:r w:rsidRPr="00557FEA">
        <w:rPr>
          <w:rFonts w:ascii="Arial" w:hAnsi="Arial" w:cs="Arial"/>
          <w:color w:val="000000" w:themeColor="text1"/>
          <w:sz w:val="22"/>
          <w:rPrChange w:id="560" w:author="Guo, Shicheng" w:date="2018-03-14T09:36:00Z">
            <w:rPr>
              <w:rFonts w:ascii="Times New Roman" w:hAnsi="Times New Roman" w:cs="Times New Roman"/>
              <w:color w:val="000000" w:themeColor="text1"/>
              <w:sz w:val="24"/>
              <w:szCs w:val="24"/>
            </w:rPr>
          </w:rPrChange>
        </w:rPr>
        <w:lastRenderedPageBreak/>
        <w:t>found the methylation was significantly increased in ESCC cancer samples compared with corresponding normal control (P-value =8.71×10</w:t>
      </w:r>
      <w:r w:rsidRPr="00557FEA">
        <w:rPr>
          <w:rFonts w:ascii="Arial" w:hAnsi="Arial" w:cs="Arial"/>
          <w:color w:val="000000" w:themeColor="text1"/>
          <w:sz w:val="22"/>
          <w:vertAlign w:val="superscript"/>
          <w:rPrChange w:id="561" w:author="Guo, Shicheng" w:date="2018-03-14T09:36:00Z">
            <w:rPr>
              <w:rFonts w:ascii="Times New Roman" w:hAnsi="Times New Roman" w:cs="Times New Roman"/>
              <w:color w:val="000000" w:themeColor="text1"/>
              <w:sz w:val="24"/>
              <w:szCs w:val="24"/>
              <w:vertAlign w:val="superscript"/>
            </w:rPr>
          </w:rPrChange>
        </w:rPr>
        <w:t>-14</w:t>
      </w:r>
      <w:r w:rsidRPr="00557FEA">
        <w:rPr>
          <w:rFonts w:ascii="Arial" w:hAnsi="Arial" w:cs="Arial"/>
          <w:color w:val="000000" w:themeColor="text1"/>
          <w:sz w:val="22"/>
          <w:rPrChange w:id="562" w:author="Guo, Shicheng" w:date="2018-03-14T09:36:00Z">
            <w:rPr>
              <w:rFonts w:ascii="Times New Roman" w:hAnsi="Times New Roman" w:cs="Times New Roman"/>
              <w:color w:val="000000" w:themeColor="text1"/>
              <w:sz w:val="24"/>
              <w:szCs w:val="24"/>
            </w:rPr>
          </w:rPrChange>
        </w:rPr>
        <w:t>). To evaluate the prediction ability, sensitivity, specificity and area under curve (AUC) were calculated with a logistic regression prediction model. As shown in Table 3 and Figure 1E, sensitivity, specificity and area under curve (AUC) are 77.53%, 80.43% and 0.83 respectively without adjustment for the risk factors of age, gender, alcohol, smoking and stage illustrating strong prediction ability.</w:t>
      </w:r>
    </w:p>
    <w:p w:rsidR="00850ABF" w:rsidRDefault="00850ABF">
      <w:pPr>
        <w:snapToGrid w:val="0"/>
        <w:spacing w:line="360" w:lineRule="auto"/>
        <w:ind w:firstLineChars="200" w:firstLine="440"/>
        <w:rPr>
          <w:rFonts w:ascii="Arial" w:hAnsi="Arial" w:cs="Arial"/>
          <w:color w:val="000000" w:themeColor="text1"/>
          <w:sz w:val="22"/>
          <w:rPrChange w:id="563" w:author="Guo, Shicheng" w:date="2018-03-14T09:36:00Z">
            <w:rPr>
              <w:rFonts w:ascii="Times New Roman" w:hAnsi="Times New Roman" w:cs="Times New Roman"/>
              <w:color w:val="000000" w:themeColor="text1"/>
              <w:sz w:val="24"/>
              <w:szCs w:val="24"/>
            </w:rPr>
          </w:rPrChange>
        </w:rPr>
        <w:pPrChange w:id="564" w:author="Guo, Shicheng" w:date="2018-03-14T09:36:00Z">
          <w:pPr>
            <w:snapToGrid w:val="0"/>
            <w:spacing w:line="360" w:lineRule="auto"/>
            <w:ind w:firstLineChars="200" w:firstLine="480"/>
          </w:pPr>
        </w:pPrChange>
      </w:pPr>
    </w:p>
    <w:p w:rsidR="00F4112F" w:rsidRPr="00E20447" w:rsidRDefault="00557FEA" w:rsidP="007A1294">
      <w:pPr>
        <w:snapToGrid w:val="0"/>
        <w:spacing w:line="360" w:lineRule="auto"/>
        <w:outlineLvl w:val="1"/>
        <w:rPr>
          <w:rFonts w:ascii="Arial" w:hAnsi="Arial" w:cs="Arial"/>
          <w:b/>
          <w:color w:val="000000" w:themeColor="text1"/>
          <w:sz w:val="22"/>
          <w:rPrChange w:id="565"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566" w:author="Guo, Shicheng" w:date="2018-03-14T09:36:00Z">
            <w:rPr>
              <w:rFonts w:ascii="Times New Roman" w:hAnsi="Times New Roman" w:cs="Times New Roman"/>
              <w:b/>
              <w:color w:val="000000" w:themeColor="text1"/>
              <w:sz w:val="24"/>
              <w:szCs w:val="24"/>
            </w:rPr>
          </w:rPrChange>
        </w:rPr>
        <w:t>Regulation of ZNF132 expression by methylation of its promoter in ESCC patients and esophagus cancer cell lines</w:t>
      </w:r>
    </w:p>
    <w:p w:rsidR="00850ABF" w:rsidRDefault="00557FEA">
      <w:pPr>
        <w:snapToGrid w:val="0"/>
        <w:spacing w:line="360" w:lineRule="auto"/>
        <w:ind w:firstLineChars="200" w:firstLine="440"/>
        <w:rPr>
          <w:rFonts w:ascii="Arial" w:hAnsi="Arial" w:cs="Arial"/>
          <w:color w:val="000000" w:themeColor="text1"/>
          <w:sz w:val="22"/>
          <w:rPrChange w:id="567" w:author="Guo, Shicheng" w:date="2018-03-14T09:36:00Z">
            <w:rPr>
              <w:rFonts w:ascii="Times New Roman" w:hAnsi="Times New Roman" w:cs="Times New Roman"/>
              <w:color w:val="000000" w:themeColor="text1"/>
              <w:sz w:val="24"/>
              <w:szCs w:val="24"/>
            </w:rPr>
          </w:rPrChange>
        </w:rPr>
        <w:pPrChange w:id="568" w:author="Guo, Shicheng" w:date="2018-03-14T09:36:00Z">
          <w:pPr>
            <w:snapToGrid w:val="0"/>
            <w:spacing w:line="360" w:lineRule="auto"/>
            <w:ind w:firstLineChars="200" w:firstLine="480"/>
          </w:pPr>
        </w:pPrChange>
      </w:pPr>
      <w:r w:rsidRPr="00557FEA">
        <w:rPr>
          <w:rFonts w:ascii="Arial" w:hAnsi="Arial" w:cs="Arial"/>
          <w:color w:val="000000" w:themeColor="text1"/>
          <w:sz w:val="22"/>
          <w:rPrChange w:id="569" w:author="Guo, Shicheng" w:date="2018-03-14T09:36:00Z">
            <w:rPr>
              <w:rFonts w:ascii="Times New Roman" w:hAnsi="Times New Roman" w:cs="Times New Roman"/>
              <w:color w:val="000000" w:themeColor="text1"/>
              <w:sz w:val="24"/>
              <w:szCs w:val="24"/>
            </w:rPr>
          </w:rPrChange>
        </w:rPr>
        <w:t>As methylation of gene promoter regions is a well-known gene expression regulation mechanism, we first examined the expression of ZNF132 in 94 pairs of tumor and adjacent control tissues from ESCC patients. Quantitative Real-time PCR was used to evaluate the expression level of ZNF132 in the samples. The results demonstrated a significantly higher level of ZNF132 expression in adjacent control tissues than that in ESCC tissues (Figure 2A), indicating that the expression profile of ZNF132 in ESCC tissues was altered as a consequence of its promoter hyper-methylation in ESCC patients.The Expression-methylation regression analysis methylation and gene expression correlation in clinical samples.The results show gene expression of ZNF132 was significantly negative correlated with DNA methylation level in cancer clinical samples (P-value=0.00284) (Figure 2B).</w:t>
      </w:r>
    </w:p>
    <w:p w:rsidR="00850ABF" w:rsidRDefault="00557FEA">
      <w:pPr>
        <w:snapToGrid w:val="0"/>
        <w:spacing w:line="360" w:lineRule="auto"/>
        <w:ind w:firstLineChars="200" w:firstLine="440"/>
        <w:rPr>
          <w:rFonts w:ascii="Arial" w:hAnsi="Arial" w:cs="Arial"/>
          <w:color w:val="000000" w:themeColor="text1"/>
          <w:sz w:val="22"/>
          <w:rPrChange w:id="570" w:author="Guo, Shicheng" w:date="2018-03-14T09:36:00Z">
            <w:rPr>
              <w:rFonts w:ascii="Times New Roman" w:hAnsi="Times New Roman" w:cs="Times New Roman"/>
              <w:color w:val="000000" w:themeColor="text1"/>
              <w:sz w:val="24"/>
              <w:szCs w:val="24"/>
            </w:rPr>
          </w:rPrChange>
        </w:rPr>
        <w:pPrChange w:id="571" w:author="Guo, Shicheng" w:date="2018-03-14T09:36:00Z">
          <w:pPr>
            <w:snapToGrid w:val="0"/>
            <w:spacing w:line="360" w:lineRule="auto"/>
            <w:ind w:firstLineChars="200" w:firstLine="480"/>
          </w:pPr>
        </w:pPrChange>
      </w:pPr>
      <w:r w:rsidRPr="00557FEA">
        <w:rPr>
          <w:rFonts w:ascii="Arial" w:hAnsi="Arial" w:cs="Arial"/>
          <w:color w:val="000000" w:themeColor="text1"/>
          <w:sz w:val="22"/>
          <w:rPrChange w:id="572" w:author="Guo, Shicheng" w:date="2018-03-14T09:36:00Z">
            <w:rPr>
              <w:rFonts w:ascii="Times New Roman" w:hAnsi="Times New Roman" w:cs="Times New Roman"/>
              <w:color w:val="000000" w:themeColor="text1"/>
              <w:sz w:val="24"/>
              <w:szCs w:val="24"/>
            </w:rPr>
          </w:rPrChange>
        </w:rPr>
        <w:t xml:space="preserve">To confirm the relation between ZNF132 methylation and its expression observed in ESCC patients tissues, two esophagus cancer cell lines (Ec-109, CaEs-17) were treated with demethylation reagent 5 Aza (5-aza-2’- deoxycytidine). ZNF132 promoter methylation levels of two lines decreased significantly after treatment (Figure 2C), and at the same time ZNF132 expression level, measured by qRT-PCR, significantly increased (Figure 2D). </w:t>
      </w:r>
    </w:p>
    <w:p w:rsidR="00F4112F" w:rsidRPr="00E20447" w:rsidRDefault="00557FEA" w:rsidP="00464DD9">
      <w:pPr>
        <w:snapToGrid w:val="0"/>
        <w:spacing w:line="360" w:lineRule="auto"/>
        <w:rPr>
          <w:rFonts w:ascii="Arial" w:hAnsi="Arial" w:cs="Arial"/>
          <w:color w:val="000000" w:themeColor="text1"/>
          <w:sz w:val="22"/>
          <w:rPrChange w:id="573" w:author="Guo, Shicheng" w:date="2018-03-14T09:36:00Z">
            <w:rPr>
              <w:rFonts w:ascii="Times New Roman" w:hAnsi="Times New Roman" w:cs="Times New Roman"/>
              <w:color w:val="000000" w:themeColor="text1"/>
              <w:sz w:val="24"/>
              <w:szCs w:val="24"/>
            </w:rPr>
          </w:rPrChange>
        </w:rPr>
      </w:pPr>
      <w:r w:rsidRPr="00557FEA">
        <w:rPr>
          <w:rFonts w:ascii="Arial" w:hAnsi="Arial" w:cs="Arial"/>
          <w:color w:val="000000" w:themeColor="text1"/>
          <w:sz w:val="22"/>
          <w:rPrChange w:id="574" w:author="Guo, Shicheng" w:date="2018-03-14T09:36:00Z">
            <w:rPr>
              <w:rFonts w:ascii="Times New Roman" w:hAnsi="Times New Roman" w:cs="Times New Roman"/>
              <w:color w:val="000000" w:themeColor="text1"/>
              <w:sz w:val="24"/>
              <w:szCs w:val="24"/>
            </w:rPr>
          </w:rPrChange>
        </w:rPr>
        <w:t>The results clearly established that methylation status of ZNF132 negatively regulates its expression. The fact that epigenetic treatment modulates ZNF expression shows its potential as a epigenetic cancer therapy.</w:t>
      </w:r>
    </w:p>
    <w:p w:rsidR="00F4112F" w:rsidRPr="00E20447" w:rsidRDefault="00557FEA" w:rsidP="007A1294">
      <w:pPr>
        <w:snapToGrid w:val="0"/>
        <w:spacing w:line="360" w:lineRule="auto"/>
        <w:outlineLvl w:val="1"/>
        <w:rPr>
          <w:rFonts w:ascii="Arial" w:hAnsi="Arial" w:cs="Arial"/>
          <w:b/>
          <w:color w:val="000000" w:themeColor="text1"/>
          <w:sz w:val="22"/>
          <w:rPrChange w:id="575"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576" w:author="Guo, Shicheng" w:date="2018-03-14T09:36:00Z">
            <w:rPr>
              <w:rFonts w:ascii="Times New Roman" w:hAnsi="Times New Roman" w:cs="Times New Roman"/>
              <w:b/>
              <w:color w:val="000000" w:themeColor="text1"/>
              <w:sz w:val="24"/>
              <w:szCs w:val="24"/>
            </w:rPr>
          </w:rPrChange>
        </w:rPr>
        <w:t>Effects of ZNF132 expression on cancer cell characteristics of esophagus cancer lines in vitro</w:t>
      </w:r>
    </w:p>
    <w:p w:rsidR="00850ABF" w:rsidRDefault="00557FEA">
      <w:pPr>
        <w:snapToGrid w:val="0"/>
        <w:spacing w:line="360" w:lineRule="auto"/>
        <w:ind w:firstLineChars="200" w:firstLine="440"/>
        <w:rPr>
          <w:rFonts w:ascii="Arial" w:hAnsi="Arial" w:cs="Arial"/>
          <w:color w:val="000000" w:themeColor="text1"/>
          <w:sz w:val="22"/>
          <w:rPrChange w:id="577" w:author="Guo, Shicheng" w:date="2018-03-14T09:36:00Z">
            <w:rPr>
              <w:rFonts w:ascii="Times New Roman" w:hAnsi="Times New Roman" w:cs="Times New Roman"/>
              <w:color w:val="000000" w:themeColor="text1"/>
              <w:sz w:val="24"/>
              <w:szCs w:val="24"/>
            </w:rPr>
          </w:rPrChange>
        </w:rPr>
        <w:pPrChange w:id="578" w:author="Guo, Shicheng" w:date="2018-03-14T09:36:00Z">
          <w:pPr>
            <w:snapToGrid w:val="0"/>
            <w:spacing w:line="360" w:lineRule="auto"/>
            <w:ind w:firstLineChars="200" w:firstLine="480"/>
          </w:pPr>
        </w:pPrChange>
      </w:pPr>
      <w:r w:rsidRPr="00557FEA">
        <w:rPr>
          <w:rFonts w:ascii="Arial" w:hAnsi="Arial" w:cs="Arial"/>
          <w:color w:val="000000" w:themeColor="text1"/>
          <w:sz w:val="22"/>
          <w:rPrChange w:id="579" w:author="Guo, Shicheng" w:date="2018-03-14T09:36:00Z">
            <w:rPr>
              <w:rFonts w:ascii="Times New Roman" w:hAnsi="Times New Roman" w:cs="Times New Roman"/>
              <w:color w:val="000000" w:themeColor="text1"/>
              <w:sz w:val="24"/>
              <w:szCs w:val="24"/>
            </w:rPr>
          </w:rPrChange>
        </w:rPr>
        <w:t xml:space="preserve">The results described above raises the possibility that ZNF132 functions as a tumor suppressor in ESCC. To determine the effects of ZNF132 protein on characters of ESCC cells we constructed pCD513B-ZNF132 plasmid and use empty pCD513B as a control. Ec-109 cells and Caes-17 cells are transfected by the plasmid pCD513B-ZNF132 or pCD513B. The effects of high expression of ZNF132 were then </w:t>
      </w:r>
      <w:r w:rsidRPr="00557FEA">
        <w:rPr>
          <w:rFonts w:ascii="Arial" w:hAnsi="Arial" w:cs="Arial"/>
          <w:color w:val="000000" w:themeColor="text1"/>
          <w:sz w:val="22"/>
          <w:rPrChange w:id="580" w:author="Guo, Shicheng" w:date="2018-03-14T09:36:00Z">
            <w:rPr>
              <w:rFonts w:ascii="Times New Roman" w:hAnsi="Times New Roman" w:cs="Times New Roman"/>
              <w:color w:val="000000" w:themeColor="text1"/>
              <w:sz w:val="24"/>
              <w:szCs w:val="24"/>
            </w:rPr>
          </w:rPrChange>
        </w:rPr>
        <w:lastRenderedPageBreak/>
        <w:t xml:space="preserve">tested on cells’ ability in growth, migration, invasion and apoptosis. Cell growth was monitored daily. Growth of pCD513B-ZNF132 cells was slower than pCD-513B cells. Starting at day 3 the growth rates between experiment and control groups became significant (Figure 3A). In Vitro Scratch Healing Experiment showed that high expression of ZNF132 in Ec-109 cells and CaEs-17 cells significantly inhibits cells healing ability(Figure 3B). The </w:t>
      </w:r>
      <w:del w:id="581" w:author="Guo, Shicheng" w:date="2018-03-14T09:40:00Z">
        <w:r w:rsidRPr="00557FEA">
          <w:rPr>
            <w:rFonts w:ascii="Arial" w:hAnsi="Arial" w:cs="Arial"/>
            <w:color w:val="000000" w:themeColor="text1"/>
            <w:sz w:val="22"/>
            <w:rPrChange w:id="582" w:author="Guo, Shicheng" w:date="2018-03-14T09:36:00Z">
              <w:rPr>
                <w:rFonts w:ascii="Times New Roman" w:hAnsi="Times New Roman" w:cs="Times New Roman"/>
                <w:color w:val="000000" w:themeColor="text1"/>
                <w:sz w:val="24"/>
                <w:szCs w:val="24"/>
              </w:rPr>
            </w:rPrChange>
          </w:rPr>
          <w:delText>abilities of the cells in migration was</w:delText>
        </w:r>
      </w:del>
      <w:ins w:id="583" w:author="Guo, Shicheng" w:date="2018-03-14T09:40:00Z">
        <w:r>
          <w:rPr>
            <w:rFonts w:ascii="Arial" w:hAnsi="Arial" w:cs="Arial"/>
            <w:color w:val="000000" w:themeColor="text1"/>
            <w:sz w:val="22"/>
          </w:rPr>
          <w:t>abilities of the cells in migration were</w:t>
        </w:r>
      </w:ins>
      <w:r w:rsidRPr="00557FEA">
        <w:rPr>
          <w:rFonts w:ascii="Arial" w:hAnsi="Arial" w:cs="Arial"/>
          <w:color w:val="000000" w:themeColor="text1"/>
          <w:sz w:val="22"/>
          <w:rPrChange w:id="584" w:author="Guo, Shicheng" w:date="2018-03-14T09:36:00Z">
            <w:rPr>
              <w:rFonts w:ascii="Times New Roman" w:hAnsi="Times New Roman" w:cs="Times New Roman"/>
              <w:color w:val="000000" w:themeColor="text1"/>
              <w:sz w:val="24"/>
              <w:szCs w:val="24"/>
            </w:rPr>
          </w:rPrChange>
        </w:rPr>
        <w:t xml:space="preserve"> also negatively affected by the presence of pCD513B-ZNF132(</w:t>
      </w:r>
      <w:r w:rsidRPr="00557FEA">
        <w:rPr>
          <w:rFonts w:ascii="Arial" w:hAnsi="Arial" w:cs="Arial"/>
          <w:color w:val="0070C0"/>
          <w:sz w:val="22"/>
          <w:rPrChange w:id="585" w:author="Guo, Shicheng" w:date="2018-03-14T09:40:00Z">
            <w:rPr>
              <w:rFonts w:ascii="Times New Roman" w:hAnsi="Times New Roman" w:cs="Times New Roman"/>
              <w:color w:val="000000" w:themeColor="text1"/>
              <w:sz w:val="24"/>
              <w:szCs w:val="24"/>
            </w:rPr>
          </w:rPrChange>
        </w:rPr>
        <w:t>Figure 3C,</w:t>
      </w:r>
      <w:del w:id="586" w:author="Guo, Shicheng" w:date="2018-03-14T09:40:00Z">
        <w:r w:rsidRPr="00557FEA">
          <w:rPr>
            <w:rFonts w:ascii="Arial" w:hAnsi="Arial" w:cs="Arial"/>
            <w:color w:val="0070C0"/>
            <w:sz w:val="22"/>
            <w:rPrChange w:id="587" w:author="Guo, Shicheng" w:date="2018-03-14T09:40:00Z">
              <w:rPr>
                <w:rFonts w:ascii="Times New Roman" w:hAnsi="Times New Roman" w:cs="Times New Roman"/>
                <w:color w:val="000000" w:themeColor="text1"/>
                <w:sz w:val="24"/>
                <w:szCs w:val="24"/>
              </w:rPr>
            </w:rPrChange>
          </w:rPr>
          <w:delText xml:space="preserve"> Figure </w:delText>
        </w:r>
      </w:del>
      <w:r w:rsidRPr="00557FEA">
        <w:rPr>
          <w:rFonts w:ascii="Arial" w:hAnsi="Arial" w:cs="Arial"/>
          <w:color w:val="0070C0"/>
          <w:sz w:val="22"/>
          <w:rPrChange w:id="588" w:author="Guo, Shicheng" w:date="2018-03-14T09:40:00Z">
            <w:rPr>
              <w:rFonts w:ascii="Times New Roman" w:hAnsi="Times New Roman" w:cs="Times New Roman"/>
              <w:color w:val="000000" w:themeColor="text1"/>
              <w:sz w:val="24"/>
              <w:szCs w:val="24"/>
            </w:rPr>
          </w:rPrChange>
        </w:rPr>
        <w:t>3D</w:t>
      </w:r>
      <w:r w:rsidRPr="00557FEA">
        <w:rPr>
          <w:rFonts w:ascii="Arial" w:hAnsi="Arial" w:cs="Arial"/>
          <w:color w:val="000000" w:themeColor="text1"/>
          <w:sz w:val="22"/>
          <w:rPrChange w:id="589" w:author="Guo, Shicheng" w:date="2018-03-14T09:36:00Z">
            <w:rPr>
              <w:rFonts w:ascii="Times New Roman" w:hAnsi="Times New Roman" w:cs="Times New Roman"/>
              <w:color w:val="000000" w:themeColor="text1"/>
              <w:sz w:val="24"/>
              <w:szCs w:val="24"/>
            </w:rPr>
          </w:rPrChange>
        </w:rPr>
        <w:t>). These results indicate that ZNF132 plays an inhibitory role in the growth, migration and invasion of esophageal squamous carcinoma cells.</w:t>
      </w:r>
    </w:p>
    <w:p w:rsidR="00850ABF" w:rsidRDefault="00557FEA">
      <w:pPr>
        <w:snapToGrid w:val="0"/>
        <w:spacing w:line="360" w:lineRule="auto"/>
        <w:ind w:firstLineChars="200" w:firstLine="440"/>
        <w:rPr>
          <w:rFonts w:ascii="Arial" w:hAnsi="Arial" w:cs="Arial"/>
          <w:color w:val="000000" w:themeColor="text1"/>
          <w:sz w:val="22"/>
          <w:rPrChange w:id="590" w:author="Guo, Shicheng" w:date="2018-03-14T09:36:00Z">
            <w:rPr>
              <w:rFonts w:ascii="Times New Roman" w:hAnsi="Times New Roman" w:cs="Times New Roman"/>
              <w:color w:val="000000" w:themeColor="text1"/>
              <w:sz w:val="24"/>
              <w:szCs w:val="24"/>
            </w:rPr>
          </w:rPrChange>
        </w:rPr>
        <w:pPrChange w:id="591" w:author="Guo, Shicheng" w:date="2018-03-14T09:36:00Z">
          <w:pPr>
            <w:snapToGrid w:val="0"/>
            <w:spacing w:line="360" w:lineRule="auto"/>
            <w:ind w:firstLineChars="200" w:firstLine="480"/>
          </w:pPr>
        </w:pPrChange>
      </w:pPr>
      <w:r w:rsidRPr="00557FEA">
        <w:rPr>
          <w:rFonts w:ascii="Arial" w:hAnsi="Arial" w:cs="Arial"/>
          <w:color w:val="000000" w:themeColor="text1"/>
          <w:sz w:val="22"/>
          <w:rPrChange w:id="592" w:author="Guo, Shicheng" w:date="2018-03-14T09:36:00Z">
            <w:rPr>
              <w:rFonts w:ascii="Times New Roman" w:hAnsi="Times New Roman" w:cs="Times New Roman"/>
              <w:color w:val="000000" w:themeColor="text1"/>
              <w:sz w:val="24"/>
              <w:szCs w:val="24"/>
            </w:rPr>
          </w:rPrChange>
        </w:rPr>
        <w:t>Besides cells abilities of growth, migration and invasion, abnormal pattern of tumor cell apoptosis also plays a role in tumor growth and metastasis. Percentage of apoptotic Ec-109 andCaes-17 cells significantly increased by high expression of ZNF132 (</w:t>
      </w:r>
      <w:r w:rsidRPr="00557FEA">
        <w:rPr>
          <w:rFonts w:ascii="Arial" w:hAnsi="Arial" w:cs="Arial"/>
          <w:color w:val="0070C0"/>
          <w:sz w:val="22"/>
          <w:rPrChange w:id="593" w:author="Guo, Shicheng" w:date="2018-03-14T09:40:00Z">
            <w:rPr>
              <w:rFonts w:ascii="Times New Roman" w:hAnsi="Times New Roman" w:cs="Times New Roman"/>
              <w:color w:val="000000" w:themeColor="text1"/>
              <w:sz w:val="24"/>
              <w:szCs w:val="24"/>
            </w:rPr>
          </w:rPrChange>
        </w:rPr>
        <w:t>Figure 3E,</w:t>
      </w:r>
      <w:del w:id="594" w:author="Guo, Shicheng" w:date="2018-03-14T09:39:00Z">
        <w:r w:rsidRPr="00557FEA">
          <w:rPr>
            <w:rFonts w:ascii="Arial" w:hAnsi="Arial" w:cs="Arial"/>
            <w:color w:val="0070C0"/>
            <w:sz w:val="22"/>
            <w:rPrChange w:id="595" w:author="Guo, Shicheng" w:date="2018-03-14T09:40:00Z">
              <w:rPr>
                <w:rFonts w:ascii="Times New Roman" w:hAnsi="Times New Roman" w:cs="Times New Roman"/>
                <w:color w:val="000000" w:themeColor="text1"/>
                <w:sz w:val="24"/>
                <w:szCs w:val="24"/>
              </w:rPr>
            </w:rPrChange>
          </w:rPr>
          <w:delText xml:space="preserve"> Figure </w:delText>
        </w:r>
      </w:del>
      <w:r w:rsidRPr="00557FEA">
        <w:rPr>
          <w:rFonts w:ascii="Arial" w:hAnsi="Arial" w:cs="Arial"/>
          <w:color w:val="0070C0"/>
          <w:sz w:val="22"/>
          <w:rPrChange w:id="596" w:author="Guo, Shicheng" w:date="2018-03-14T09:40:00Z">
            <w:rPr>
              <w:rFonts w:ascii="Times New Roman" w:hAnsi="Times New Roman" w:cs="Times New Roman"/>
              <w:color w:val="000000" w:themeColor="text1"/>
              <w:sz w:val="24"/>
              <w:szCs w:val="24"/>
            </w:rPr>
          </w:rPrChange>
        </w:rPr>
        <w:t>3F</w:t>
      </w:r>
      <w:r w:rsidRPr="00557FEA">
        <w:rPr>
          <w:rFonts w:ascii="Arial" w:hAnsi="Arial" w:cs="Arial"/>
          <w:color w:val="000000" w:themeColor="text1"/>
          <w:sz w:val="22"/>
          <w:rPrChange w:id="597" w:author="Guo, Shicheng" w:date="2018-03-14T09:36:00Z">
            <w:rPr>
              <w:rFonts w:ascii="Times New Roman" w:hAnsi="Times New Roman" w:cs="Times New Roman"/>
              <w:color w:val="000000" w:themeColor="text1"/>
              <w:sz w:val="24"/>
              <w:szCs w:val="24"/>
            </w:rPr>
          </w:rPrChange>
        </w:rPr>
        <w:t>). The results show that higher expression ZNF132 greatly reduced tumorigenecity of ESCC cells in vitro.</w:t>
      </w:r>
    </w:p>
    <w:p w:rsidR="00323C21" w:rsidRPr="00E20447" w:rsidRDefault="00557FEA" w:rsidP="007A1294">
      <w:pPr>
        <w:snapToGrid w:val="0"/>
        <w:spacing w:line="360" w:lineRule="auto"/>
        <w:outlineLvl w:val="1"/>
        <w:rPr>
          <w:rFonts w:ascii="Arial" w:hAnsi="Arial" w:cs="Arial"/>
          <w:b/>
          <w:color w:val="000000" w:themeColor="text1"/>
          <w:sz w:val="22"/>
          <w:rPrChange w:id="598"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599" w:author="Guo, Shicheng" w:date="2018-03-14T09:36:00Z">
            <w:rPr>
              <w:rFonts w:ascii="Times New Roman" w:hAnsi="Times New Roman" w:cs="Times New Roman"/>
              <w:b/>
              <w:color w:val="000000" w:themeColor="text1"/>
              <w:sz w:val="24"/>
              <w:szCs w:val="24"/>
            </w:rPr>
          </w:rPrChange>
        </w:rPr>
        <w:t>Reduction of tumorigenecity of ESCC cells by enforcing ZNF132 expression in a in vivo xenograft model</w:t>
      </w:r>
    </w:p>
    <w:p w:rsidR="00850ABF" w:rsidRDefault="00557FEA">
      <w:pPr>
        <w:snapToGrid w:val="0"/>
        <w:spacing w:line="360" w:lineRule="auto"/>
        <w:ind w:firstLineChars="200" w:firstLine="440"/>
        <w:rPr>
          <w:rFonts w:ascii="Arial" w:hAnsi="Arial" w:cs="Arial"/>
          <w:color w:val="000000" w:themeColor="text1"/>
          <w:sz w:val="22"/>
          <w:rPrChange w:id="600" w:author="Guo, Shicheng" w:date="2018-03-14T09:36:00Z">
            <w:rPr>
              <w:rFonts w:ascii="Times New Roman" w:hAnsi="Times New Roman" w:cs="Times New Roman"/>
              <w:color w:val="000000" w:themeColor="text1"/>
              <w:sz w:val="24"/>
              <w:szCs w:val="24"/>
            </w:rPr>
          </w:rPrChange>
        </w:rPr>
        <w:pPrChange w:id="601" w:author="Guo, Shicheng" w:date="2018-03-14T09:36:00Z">
          <w:pPr>
            <w:snapToGrid w:val="0"/>
            <w:spacing w:line="360" w:lineRule="auto"/>
            <w:ind w:firstLineChars="200" w:firstLine="480"/>
          </w:pPr>
        </w:pPrChange>
      </w:pPr>
      <w:r w:rsidRPr="00557FEA">
        <w:rPr>
          <w:rFonts w:ascii="Arial" w:hAnsi="Arial" w:cs="Arial"/>
          <w:color w:val="000000" w:themeColor="text1"/>
          <w:sz w:val="22"/>
          <w:rPrChange w:id="602" w:author="Guo, Shicheng" w:date="2018-03-14T09:36:00Z">
            <w:rPr>
              <w:rFonts w:ascii="Times New Roman" w:hAnsi="Times New Roman" w:cs="Times New Roman"/>
              <w:color w:val="000000" w:themeColor="text1"/>
              <w:sz w:val="24"/>
              <w:szCs w:val="24"/>
            </w:rPr>
          </w:rPrChange>
        </w:rPr>
        <w:t xml:space="preserve">To investigate whether ZNF132 gene functions as tumor suppressor also in vivo, we established a xenograft model. Ec-109 cells transfected with either the plasmid pCD513B-ZNF132or pCD513B were inoculated in to BALB/c nude mice. On day 30, the mice were sacrificed, the volumes and wet weights of the tumors were measured individually. </w:t>
      </w:r>
    </w:p>
    <w:p w:rsidR="00850ABF" w:rsidRDefault="00557FEA">
      <w:pPr>
        <w:snapToGrid w:val="0"/>
        <w:spacing w:line="360" w:lineRule="auto"/>
        <w:ind w:firstLineChars="200" w:firstLine="440"/>
        <w:rPr>
          <w:rFonts w:ascii="Arial" w:hAnsi="Arial" w:cs="Arial"/>
          <w:color w:val="000000" w:themeColor="text1"/>
          <w:sz w:val="22"/>
          <w:rPrChange w:id="603" w:author="Guo, Shicheng" w:date="2018-03-14T09:36:00Z">
            <w:rPr>
              <w:rFonts w:ascii="Times New Roman" w:hAnsi="Times New Roman" w:cs="Times New Roman"/>
              <w:color w:val="000000" w:themeColor="text1"/>
              <w:sz w:val="24"/>
              <w:szCs w:val="24"/>
            </w:rPr>
          </w:rPrChange>
        </w:rPr>
        <w:pPrChange w:id="604" w:author="Guo, Shicheng" w:date="2018-03-14T09:36:00Z">
          <w:pPr>
            <w:snapToGrid w:val="0"/>
            <w:spacing w:line="360" w:lineRule="auto"/>
            <w:ind w:firstLineChars="200" w:firstLine="480"/>
          </w:pPr>
        </w:pPrChange>
      </w:pPr>
      <w:r w:rsidRPr="00557FEA">
        <w:rPr>
          <w:rFonts w:ascii="Arial" w:hAnsi="Arial" w:cs="Arial"/>
          <w:color w:val="000000" w:themeColor="text1"/>
          <w:sz w:val="22"/>
          <w:rPrChange w:id="605" w:author="Guo, Shicheng" w:date="2018-03-14T09:36:00Z">
            <w:rPr>
              <w:rFonts w:ascii="Times New Roman" w:hAnsi="Times New Roman" w:cs="Times New Roman"/>
              <w:color w:val="000000" w:themeColor="text1"/>
              <w:sz w:val="24"/>
              <w:szCs w:val="24"/>
            </w:rPr>
          </w:rPrChange>
        </w:rPr>
        <w:t>The tumor sizes of pCD513B-ZNF132 group were visually smaller than pCD513B group (</w:t>
      </w:r>
      <w:r w:rsidRPr="00557FEA">
        <w:rPr>
          <w:rFonts w:ascii="Arial" w:hAnsi="Arial" w:cs="Arial"/>
          <w:color w:val="0070C0"/>
          <w:sz w:val="22"/>
          <w:rPrChange w:id="606" w:author="Guo, Shicheng" w:date="2018-03-14T09:39:00Z">
            <w:rPr>
              <w:rFonts w:ascii="Times New Roman" w:hAnsi="Times New Roman" w:cs="Times New Roman"/>
              <w:color w:val="000000" w:themeColor="text1"/>
              <w:sz w:val="24"/>
              <w:szCs w:val="24"/>
            </w:rPr>
          </w:rPrChange>
        </w:rPr>
        <w:t>Figure 4A</w:t>
      </w:r>
      <w:r w:rsidRPr="00557FEA">
        <w:rPr>
          <w:rFonts w:ascii="Arial" w:hAnsi="Arial" w:cs="Arial"/>
          <w:color w:val="000000" w:themeColor="text1"/>
          <w:sz w:val="22"/>
          <w:rPrChange w:id="607" w:author="Guo, Shicheng" w:date="2018-03-14T09:36:00Z">
            <w:rPr>
              <w:rFonts w:ascii="Times New Roman" w:hAnsi="Times New Roman" w:cs="Times New Roman"/>
              <w:color w:val="000000" w:themeColor="text1"/>
              <w:sz w:val="24"/>
              <w:szCs w:val="24"/>
            </w:rPr>
          </w:rPrChange>
        </w:rPr>
        <w:t>). There were significant differences in tumor volume and wet weight between experiment and control groups (</w:t>
      </w:r>
      <w:r w:rsidRPr="00557FEA">
        <w:rPr>
          <w:rFonts w:ascii="Arial" w:hAnsi="Arial" w:cs="Arial"/>
          <w:color w:val="0070C0"/>
          <w:sz w:val="22"/>
          <w:rPrChange w:id="608" w:author="Guo, Shicheng" w:date="2018-03-14T09:39:00Z">
            <w:rPr>
              <w:rFonts w:ascii="Times New Roman" w:hAnsi="Times New Roman" w:cs="Times New Roman"/>
              <w:color w:val="000000" w:themeColor="text1"/>
              <w:sz w:val="24"/>
              <w:szCs w:val="24"/>
            </w:rPr>
          </w:rPrChange>
        </w:rPr>
        <w:t xml:space="preserve">Figure 4B, </w:t>
      </w:r>
      <w:del w:id="609" w:author="Guo, Shicheng" w:date="2018-03-14T09:39:00Z">
        <w:r w:rsidRPr="00557FEA">
          <w:rPr>
            <w:rFonts w:ascii="Arial" w:hAnsi="Arial" w:cs="Arial"/>
            <w:color w:val="0070C0"/>
            <w:sz w:val="22"/>
            <w:rPrChange w:id="610" w:author="Guo, Shicheng" w:date="2018-03-14T09:39:00Z">
              <w:rPr>
                <w:rFonts w:ascii="Times New Roman" w:hAnsi="Times New Roman" w:cs="Times New Roman"/>
                <w:color w:val="000000" w:themeColor="text1"/>
                <w:sz w:val="24"/>
                <w:szCs w:val="24"/>
              </w:rPr>
            </w:rPrChange>
          </w:rPr>
          <w:delText xml:space="preserve">Figure </w:delText>
        </w:r>
      </w:del>
      <w:r w:rsidRPr="00557FEA">
        <w:rPr>
          <w:rFonts w:ascii="Arial" w:hAnsi="Arial" w:cs="Arial"/>
          <w:color w:val="0070C0"/>
          <w:sz w:val="22"/>
          <w:rPrChange w:id="611" w:author="Guo, Shicheng" w:date="2018-03-14T09:39:00Z">
            <w:rPr>
              <w:rFonts w:ascii="Times New Roman" w:hAnsi="Times New Roman" w:cs="Times New Roman"/>
              <w:color w:val="000000" w:themeColor="text1"/>
              <w:sz w:val="24"/>
              <w:szCs w:val="24"/>
            </w:rPr>
          </w:rPrChange>
        </w:rPr>
        <w:t>4C</w:t>
      </w:r>
      <w:r w:rsidRPr="00557FEA">
        <w:rPr>
          <w:rFonts w:ascii="Arial" w:hAnsi="Arial" w:cs="Arial"/>
          <w:color w:val="000000" w:themeColor="text1"/>
          <w:sz w:val="22"/>
          <w:rPrChange w:id="612" w:author="Guo, Shicheng" w:date="2018-03-14T09:36:00Z">
            <w:rPr>
              <w:rFonts w:ascii="Times New Roman" w:hAnsi="Times New Roman" w:cs="Times New Roman"/>
              <w:color w:val="000000" w:themeColor="text1"/>
              <w:sz w:val="24"/>
              <w:szCs w:val="24"/>
            </w:rPr>
          </w:rPrChange>
        </w:rPr>
        <w:t>) while there was no significant difference in body weight of mice between two groups during the experiment (</w:t>
      </w:r>
      <w:r w:rsidRPr="00557FEA">
        <w:rPr>
          <w:rFonts w:ascii="Arial" w:hAnsi="Arial" w:cs="Arial"/>
          <w:color w:val="0070C0"/>
          <w:sz w:val="22"/>
          <w:rPrChange w:id="613" w:author="Guo, Shicheng" w:date="2018-03-14T09:39:00Z">
            <w:rPr>
              <w:rFonts w:ascii="Times New Roman" w:hAnsi="Times New Roman" w:cs="Times New Roman"/>
              <w:color w:val="000000" w:themeColor="text1"/>
              <w:sz w:val="24"/>
              <w:szCs w:val="24"/>
            </w:rPr>
          </w:rPrChange>
        </w:rPr>
        <w:t>Figure 4D</w:t>
      </w:r>
      <w:r w:rsidRPr="00557FEA">
        <w:rPr>
          <w:rFonts w:ascii="Arial" w:hAnsi="Arial" w:cs="Arial"/>
          <w:color w:val="000000" w:themeColor="text1"/>
          <w:sz w:val="22"/>
          <w:rPrChange w:id="614" w:author="Guo, Shicheng" w:date="2018-03-14T09:36:00Z">
            <w:rPr>
              <w:rFonts w:ascii="Times New Roman" w:hAnsi="Times New Roman" w:cs="Times New Roman"/>
              <w:color w:val="000000" w:themeColor="text1"/>
              <w:sz w:val="24"/>
              <w:szCs w:val="24"/>
            </w:rPr>
          </w:rPrChange>
        </w:rPr>
        <w:t xml:space="preserve">). No abnormal daily food and water consumption, and other adverse effects, such as mental state and hematuria were observed. The xenograft study suggests that ZNF132 plays a role as tomor suppressor gene in preventing ESCC in vivo. </w:t>
      </w:r>
    </w:p>
    <w:p w:rsidR="00323C21" w:rsidRPr="00E20447" w:rsidRDefault="00557FEA" w:rsidP="007A1294">
      <w:pPr>
        <w:snapToGrid w:val="0"/>
        <w:spacing w:line="360" w:lineRule="auto"/>
        <w:outlineLvl w:val="1"/>
        <w:rPr>
          <w:rFonts w:ascii="Arial" w:hAnsi="Arial" w:cs="Arial"/>
          <w:b/>
          <w:color w:val="000000" w:themeColor="text1"/>
          <w:sz w:val="22"/>
          <w:rPrChange w:id="615"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616" w:author="Guo, Shicheng" w:date="2018-03-14T09:36:00Z">
            <w:rPr>
              <w:rFonts w:ascii="Times New Roman" w:hAnsi="Times New Roman" w:cs="Times New Roman"/>
              <w:b/>
              <w:color w:val="000000" w:themeColor="text1"/>
              <w:sz w:val="24"/>
              <w:szCs w:val="24"/>
            </w:rPr>
          </w:rPrChange>
        </w:rPr>
        <w:t>Methylation of sp1-binding site inhibits ZNF132 expression at transcriptional level</w:t>
      </w:r>
    </w:p>
    <w:p w:rsidR="00850ABF" w:rsidRDefault="00557FEA">
      <w:pPr>
        <w:snapToGrid w:val="0"/>
        <w:spacing w:line="360" w:lineRule="auto"/>
        <w:ind w:firstLineChars="200" w:firstLine="440"/>
        <w:rPr>
          <w:rFonts w:ascii="Arial" w:hAnsi="Arial" w:cs="Arial"/>
          <w:color w:val="000000" w:themeColor="text1"/>
          <w:sz w:val="22"/>
          <w:rPrChange w:id="617" w:author="Guo, Shicheng" w:date="2018-03-14T09:36:00Z">
            <w:rPr>
              <w:rFonts w:ascii="Times New Roman" w:hAnsi="Times New Roman" w:cs="Times New Roman"/>
              <w:color w:val="000000" w:themeColor="text1"/>
              <w:sz w:val="24"/>
              <w:szCs w:val="24"/>
            </w:rPr>
          </w:rPrChange>
        </w:rPr>
        <w:pPrChange w:id="618" w:author="Guo, Shicheng" w:date="2018-03-14T09:36:00Z">
          <w:pPr>
            <w:snapToGrid w:val="0"/>
            <w:spacing w:line="360" w:lineRule="auto"/>
            <w:ind w:firstLineChars="200" w:firstLine="480"/>
          </w:pPr>
        </w:pPrChange>
      </w:pPr>
      <w:r w:rsidRPr="00557FEA">
        <w:rPr>
          <w:rFonts w:ascii="Arial" w:hAnsi="Arial" w:cs="Arial"/>
          <w:color w:val="000000" w:themeColor="text1"/>
          <w:sz w:val="22"/>
          <w:rPrChange w:id="619" w:author="Guo, Shicheng" w:date="2018-03-14T09:36:00Z">
            <w:rPr>
              <w:rFonts w:ascii="Times New Roman" w:hAnsi="Times New Roman" w:cs="Times New Roman"/>
              <w:color w:val="000000" w:themeColor="text1"/>
              <w:sz w:val="24"/>
              <w:szCs w:val="24"/>
            </w:rPr>
          </w:rPrChange>
        </w:rPr>
        <w:t xml:space="preserve">As CpG was in silico predicted to be harbored in transcriptional activator Sp1-binding site at ZNF132 promoter, we then try to determine whether methylation of Sp1-binding site play a role in ZNF132 expression regulation. </w:t>
      </w:r>
    </w:p>
    <w:p w:rsidR="00850ABF" w:rsidRDefault="00557FEA">
      <w:pPr>
        <w:snapToGrid w:val="0"/>
        <w:spacing w:line="360" w:lineRule="auto"/>
        <w:ind w:firstLineChars="200" w:firstLine="440"/>
        <w:rPr>
          <w:rFonts w:ascii="Arial" w:hAnsi="Arial" w:cs="Arial"/>
          <w:color w:val="000000" w:themeColor="text1"/>
          <w:sz w:val="22"/>
          <w:rPrChange w:id="620" w:author="Guo, Shicheng" w:date="2018-03-14T09:36:00Z">
            <w:rPr>
              <w:rFonts w:ascii="Times New Roman" w:hAnsi="Times New Roman" w:cs="Times New Roman"/>
              <w:color w:val="000000" w:themeColor="text1"/>
              <w:sz w:val="24"/>
              <w:szCs w:val="24"/>
            </w:rPr>
          </w:rPrChange>
        </w:rPr>
        <w:pPrChange w:id="621" w:author="Guo, Shicheng" w:date="2018-03-14T09:36:00Z">
          <w:pPr>
            <w:snapToGrid w:val="0"/>
            <w:spacing w:line="360" w:lineRule="auto"/>
            <w:ind w:firstLineChars="200" w:firstLine="480"/>
          </w:pPr>
        </w:pPrChange>
      </w:pPr>
      <w:r w:rsidRPr="00557FEA">
        <w:rPr>
          <w:rFonts w:ascii="Arial" w:hAnsi="Arial" w:cs="Arial"/>
          <w:color w:val="000000" w:themeColor="text1"/>
          <w:sz w:val="22"/>
          <w:rPrChange w:id="622" w:author="Guo, Shicheng" w:date="2018-03-14T09:36:00Z">
            <w:rPr>
              <w:rFonts w:ascii="Times New Roman" w:hAnsi="Times New Roman" w:cs="Times New Roman"/>
              <w:color w:val="000000" w:themeColor="text1"/>
              <w:sz w:val="24"/>
              <w:szCs w:val="24"/>
            </w:rPr>
          </w:rPrChange>
        </w:rPr>
        <w:t xml:space="preserve">According to the published sequence of ZNF132 promoter, luciferase reporter constructs was generated and transiently transfected together with increasing doses of Sp1 expression vector into HEK293T cells. The results showed that the transcriptional activity of ZNF132 promoter were elevated with increasing doses of </w:t>
      </w:r>
      <w:r w:rsidRPr="00557FEA">
        <w:rPr>
          <w:rFonts w:ascii="Arial" w:hAnsi="Arial" w:cs="Arial"/>
          <w:color w:val="000000" w:themeColor="text1"/>
          <w:sz w:val="22"/>
          <w:rPrChange w:id="623" w:author="Guo, Shicheng" w:date="2018-03-14T09:36:00Z">
            <w:rPr>
              <w:rFonts w:ascii="Times New Roman" w:hAnsi="Times New Roman" w:cs="Times New Roman"/>
              <w:color w:val="000000" w:themeColor="text1"/>
              <w:sz w:val="24"/>
              <w:szCs w:val="24"/>
            </w:rPr>
          </w:rPrChange>
        </w:rPr>
        <w:lastRenderedPageBreak/>
        <w:t xml:space="preserve">Sp1, suggesting that the Sp1 may transcriptionally modulate ZNF132 expression (Figure 5A). </w:t>
      </w:r>
    </w:p>
    <w:p w:rsidR="00850ABF" w:rsidRDefault="00557FEA">
      <w:pPr>
        <w:snapToGrid w:val="0"/>
        <w:spacing w:line="360" w:lineRule="auto"/>
        <w:ind w:firstLineChars="200" w:firstLine="440"/>
        <w:rPr>
          <w:rFonts w:ascii="Arial" w:hAnsi="Arial" w:cs="Arial"/>
          <w:color w:val="000000" w:themeColor="text1"/>
          <w:sz w:val="22"/>
          <w:rPrChange w:id="624" w:author="Guo, Shicheng" w:date="2018-03-14T09:36:00Z">
            <w:rPr>
              <w:rFonts w:ascii="Times New Roman" w:hAnsi="Times New Roman" w:cs="Times New Roman"/>
              <w:color w:val="000000" w:themeColor="text1"/>
              <w:sz w:val="24"/>
              <w:szCs w:val="24"/>
            </w:rPr>
          </w:rPrChange>
        </w:rPr>
        <w:pPrChange w:id="625" w:author="Guo, Shicheng" w:date="2018-03-14T09:36:00Z">
          <w:pPr>
            <w:snapToGrid w:val="0"/>
            <w:spacing w:line="360" w:lineRule="auto"/>
            <w:ind w:firstLineChars="200" w:firstLine="480"/>
          </w:pPr>
        </w:pPrChange>
      </w:pPr>
      <w:r w:rsidRPr="00557FEA">
        <w:rPr>
          <w:rFonts w:ascii="Arial" w:hAnsi="Arial" w:cs="Arial"/>
          <w:color w:val="000000" w:themeColor="text1"/>
          <w:sz w:val="22"/>
          <w:rPrChange w:id="626" w:author="Guo, Shicheng" w:date="2018-03-14T09:36:00Z">
            <w:rPr>
              <w:rFonts w:ascii="Times New Roman" w:hAnsi="Times New Roman" w:cs="Times New Roman"/>
              <w:color w:val="000000" w:themeColor="text1"/>
              <w:sz w:val="24"/>
              <w:szCs w:val="24"/>
            </w:rPr>
          </w:rPrChange>
        </w:rPr>
        <w:t xml:space="preserve">To determine whether methylation of Sp1-bining site alters the transcriptional activity of ZNF132 promoter by derecruiting Sp1, we generated unmethylated luciferase reporter constructs containing the unmethylated fragments (Sp1-binding sequence). The methylated reporter construct were methylated in vitro using SssI (CpG) Methyltransferase.The results showed that the methylated Sp1-binding site dramatically led to a reduction of luciferase activity compared with the unmethylated one, suggesting that methylation of Sp1-bining site can inhibit ZNF132 transcriptional expression by interfering with the recruitment of Sp1 to ZNF132 promoter region (Figure 5B). </w:t>
      </w:r>
    </w:p>
    <w:p w:rsidR="00850ABF" w:rsidRDefault="00557FEA">
      <w:pPr>
        <w:snapToGrid w:val="0"/>
        <w:spacing w:line="360" w:lineRule="auto"/>
        <w:ind w:firstLineChars="200" w:firstLine="440"/>
        <w:rPr>
          <w:rFonts w:ascii="Arial" w:hAnsi="Arial" w:cs="Arial"/>
          <w:color w:val="000000" w:themeColor="text1"/>
          <w:sz w:val="22"/>
          <w:rPrChange w:id="627" w:author="Guo, Shicheng" w:date="2018-03-14T09:36:00Z">
            <w:rPr>
              <w:rFonts w:ascii="Times New Roman" w:hAnsi="Times New Roman" w:cs="Times New Roman"/>
              <w:color w:val="000000" w:themeColor="text1"/>
              <w:sz w:val="24"/>
              <w:szCs w:val="24"/>
            </w:rPr>
          </w:rPrChange>
        </w:rPr>
        <w:pPrChange w:id="628" w:author="Guo, Shicheng" w:date="2018-03-14T09:36:00Z">
          <w:pPr>
            <w:snapToGrid w:val="0"/>
            <w:spacing w:line="360" w:lineRule="auto"/>
            <w:ind w:firstLineChars="200" w:firstLine="480"/>
          </w:pPr>
        </w:pPrChange>
      </w:pPr>
      <w:r w:rsidRPr="00557FEA">
        <w:rPr>
          <w:rFonts w:ascii="Arial" w:hAnsi="Arial" w:cs="Arial"/>
          <w:color w:val="000000" w:themeColor="text1"/>
          <w:sz w:val="22"/>
          <w:rPrChange w:id="629" w:author="Guo, Shicheng" w:date="2018-03-14T09:36:00Z">
            <w:rPr>
              <w:rFonts w:ascii="Times New Roman" w:hAnsi="Times New Roman" w:cs="Times New Roman"/>
              <w:color w:val="000000" w:themeColor="text1"/>
              <w:sz w:val="24"/>
              <w:szCs w:val="24"/>
            </w:rPr>
          </w:rPrChange>
        </w:rPr>
        <w:t>To determine directly whether Sp1 binds to ZNF132 promoter, ChIP assay was performed. Using ChIP DNA purified from cultured cells transfected with p3×flag-Sp1 vector, the results of PCR, which ampliﬁed ZNF132 promoter region encompassing the putative Sp1-binding site, showed a clear band while no such band was seen if the cells transfected with p3×flag-cmv-10 vectors were used (Figure5C). This clearly demonstrates that Sp1 can bind to the ZNF132 promoter region in live cells cultured in vitro.</w:t>
      </w:r>
    </w:p>
    <w:p w:rsidR="00850ABF" w:rsidRDefault="00557FEA">
      <w:pPr>
        <w:snapToGrid w:val="0"/>
        <w:spacing w:line="360" w:lineRule="auto"/>
        <w:ind w:firstLineChars="200" w:firstLine="440"/>
        <w:rPr>
          <w:rFonts w:ascii="Arial" w:hAnsi="Arial" w:cs="Arial"/>
          <w:color w:val="000000" w:themeColor="text1"/>
          <w:sz w:val="22"/>
          <w:rPrChange w:id="630" w:author="Guo, Shicheng" w:date="2018-03-14T09:36:00Z">
            <w:rPr>
              <w:rFonts w:ascii="Times New Roman" w:hAnsi="Times New Roman" w:cs="Times New Roman"/>
              <w:color w:val="000000" w:themeColor="text1"/>
              <w:sz w:val="24"/>
              <w:szCs w:val="24"/>
            </w:rPr>
          </w:rPrChange>
        </w:rPr>
        <w:pPrChange w:id="631" w:author="Guo, Shicheng" w:date="2018-03-14T09:36:00Z">
          <w:pPr>
            <w:snapToGrid w:val="0"/>
            <w:spacing w:line="360" w:lineRule="auto"/>
            <w:ind w:firstLineChars="200" w:firstLine="480"/>
          </w:pPr>
        </w:pPrChange>
      </w:pPr>
      <w:r w:rsidRPr="00557FEA">
        <w:rPr>
          <w:rFonts w:ascii="Arial" w:hAnsi="Arial" w:cs="Arial"/>
          <w:color w:val="000000" w:themeColor="text1"/>
          <w:sz w:val="22"/>
          <w:rPrChange w:id="632" w:author="Guo, Shicheng" w:date="2018-03-14T09:36:00Z">
            <w:rPr>
              <w:rFonts w:ascii="Times New Roman" w:hAnsi="Times New Roman" w:cs="Times New Roman"/>
              <w:color w:val="000000" w:themeColor="text1"/>
              <w:sz w:val="24"/>
              <w:szCs w:val="24"/>
            </w:rPr>
          </w:rPrChange>
        </w:rPr>
        <w:t xml:space="preserve">The DNA pulldown assays was used to confirm transcriptional activator Sp1 could bind to promoter region of ZNF132 gene and methylation status of ZNF132 promoter negatively affects the binding. DNA pull-down assays showed that the methylated Sp1-bining site probe had weaker binding ability with Sp1 proteins compared with the unmethylated Sp1-bining site probe (Figure 5D). </w:t>
      </w:r>
    </w:p>
    <w:p w:rsidR="00850ABF" w:rsidRDefault="00557FEA">
      <w:pPr>
        <w:snapToGrid w:val="0"/>
        <w:spacing w:line="360" w:lineRule="auto"/>
        <w:ind w:firstLineChars="200" w:firstLine="440"/>
        <w:rPr>
          <w:rFonts w:ascii="Arial" w:hAnsi="Arial" w:cs="Arial"/>
          <w:color w:val="000000" w:themeColor="text1"/>
          <w:sz w:val="22"/>
          <w:rPrChange w:id="633" w:author="Guo, Shicheng" w:date="2018-03-14T09:36:00Z">
            <w:rPr>
              <w:rFonts w:ascii="Times New Roman" w:hAnsi="Times New Roman" w:cs="Times New Roman"/>
              <w:color w:val="000000" w:themeColor="text1"/>
              <w:sz w:val="24"/>
              <w:szCs w:val="24"/>
            </w:rPr>
          </w:rPrChange>
        </w:rPr>
        <w:pPrChange w:id="634" w:author="Guo, Shicheng" w:date="2018-03-14T09:36:00Z">
          <w:pPr>
            <w:snapToGrid w:val="0"/>
            <w:spacing w:line="360" w:lineRule="auto"/>
            <w:ind w:firstLineChars="200" w:firstLine="480"/>
          </w:pPr>
        </w:pPrChange>
      </w:pPr>
      <w:r w:rsidRPr="00557FEA">
        <w:rPr>
          <w:rFonts w:ascii="Arial" w:hAnsi="Arial" w:cs="Arial"/>
          <w:color w:val="000000" w:themeColor="text1"/>
          <w:sz w:val="22"/>
          <w:rPrChange w:id="635" w:author="Guo, Shicheng" w:date="2018-03-14T09:36:00Z">
            <w:rPr>
              <w:rFonts w:ascii="Times New Roman" w:hAnsi="Times New Roman" w:cs="Times New Roman"/>
              <w:color w:val="000000" w:themeColor="text1"/>
              <w:sz w:val="24"/>
              <w:szCs w:val="24"/>
            </w:rPr>
          </w:rPrChange>
        </w:rPr>
        <w:t>Combined with our results described above, the results revealed, at least in part, the mechanism underlying the association of hypermethylation of ZNF132 promoter region and ESCC. Methylation of Sp1-bining site prevents the ranscriptional activator Sp1 from binding to ZNF132 promoter, silencing ZNF132 tumor suppressor gene.</w:t>
      </w:r>
    </w:p>
    <w:p w:rsidR="00030256" w:rsidRPr="00E20447" w:rsidRDefault="00557FEA" w:rsidP="00B95604">
      <w:pPr>
        <w:snapToGrid w:val="0"/>
        <w:spacing w:line="360" w:lineRule="auto"/>
        <w:outlineLvl w:val="0"/>
        <w:rPr>
          <w:rFonts w:ascii="Arial" w:hAnsi="Arial" w:cs="Arial"/>
          <w:b/>
          <w:color w:val="000000" w:themeColor="text1"/>
          <w:sz w:val="22"/>
          <w:rPrChange w:id="636"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637" w:author="Guo, Shicheng" w:date="2018-03-14T09:36:00Z">
            <w:rPr>
              <w:rFonts w:ascii="Times New Roman" w:hAnsi="Times New Roman" w:cs="Times New Roman"/>
              <w:b/>
              <w:color w:val="000000" w:themeColor="text1"/>
              <w:sz w:val="24"/>
              <w:szCs w:val="24"/>
            </w:rPr>
          </w:rPrChange>
        </w:rPr>
        <w:t>Discussion</w:t>
      </w:r>
    </w:p>
    <w:p w:rsidR="00850ABF" w:rsidRDefault="00557FEA">
      <w:pPr>
        <w:snapToGrid w:val="0"/>
        <w:spacing w:line="360" w:lineRule="auto"/>
        <w:ind w:firstLineChars="200" w:firstLine="440"/>
        <w:rPr>
          <w:rFonts w:ascii="Arial" w:hAnsi="Arial" w:cs="Arial"/>
          <w:color w:val="000000" w:themeColor="text1"/>
          <w:sz w:val="22"/>
          <w:rPrChange w:id="638" w:author="Guo, Shicheng" w:date="2018-03-14T09:36:00Z">
            <w:rPr>
              <w:rFonts w:ascii="Times New Roman" w:hAnsi="Times New Roman" w:cs="Times New Roman"/>
              <w:color w:val="000000" w:themeColor="text1"/>
              <w:sz w:val="24"/>
              <w:szCs w:val="24"/>
            </w:rPr>
          </w:rPrChange>
        </w:rPr>
        <w:pPrChange w:id="639" w:author="Guo, Shicheng" w:date="2018-03-14T09:36:00Z">
          <w:pPr>
            <w:snapToGrid w:val="0"/>
            <w:spacing w:line="360" w:lineRule="auto"/>
            <w:ind w:firstLineChars="200" w:firstLine="480"/>
          </w:pPr>
        </w:pPrChange>
      </w:pPr>
      <w:r w:rsidRPr="00557FEA">
        <w:rPr>
          <w:rFonts w:ascii="Arial" w:hAnsi="Arial" w:cs="Arial"/>
          <w:color w:val="000000" w:themeColor="text1"/>
          <w:sz w:val="22"/>
          <w:rPrChange w:id="640" w:author="Guo, Shicheng" w:date="2018-03-14T09:36:00Z">
            <w:rPr>
              <w:rFonts w:ascii="Times New Roman" w:hAnsi="Times New Roman" w:cs="Times New Roman"/>
              <w:color w:val="000000" w:themeColor="text1"/>
              <w:sz w:val="24"/>
              <w:szCs w:val="24"/>
            </w:rPr>
          </w:rPrChange>
        </w:rPr>
        <w:t>ESCC is one of the most aggressive forms of cancer. Consumption of tobacco and alcohol are two major risk factors in ESCC carcinogenesis</w:t>
      </w:r>
      <w:r w:rsidRPr="00557FEA">
        <w:rPr>
          <w:rFonts w:ascii="Arial" w:hAnsi="Arial" w:cs="Arial"/>
          <w:color w:val="000000" w:themeColor="text1"/>
          <w:sz w:val="22"/>
          <w:rPrChange w:id="641"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PEVuZE5vdGU+PENpdGU+PEF1dGhvcj5OYXNyb2xsYWh6YWRlaDwvQXV0aG9yPjxZZWFyPjIwMDg8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</w:fldData>
        </w:fldChar>
      </w:r>
      <w:r w:rsidRPr="00557FEA">
        <w:rPr>
          <w:rFonts w:ascii="Arial" w:hAnsi="Arial" w:cs="Arial"/>
          <w:color w:val="000000" w:themeColor="text1"/>
          <w:sz w:val="22"/>
          <w:rPrChange w:id="642" w:author="Guo, Shicheng" w:date="2018-03-14T09:36:00Z">
            <w:rPr>
              <w:rFonts w:ascii="Times New Roman" w:hAnsi="Times New Roman" w:cs="Times New Roman"/>
              <w:color w:val="000000" w:themeColor="text1"/>
              <w:sz w:val="24"/>
              <w:szCs w:val="24"/>
            </w:rPr>
          </w:rPrChange>
        </w:rPr>
        <w:instrText xml:space="preserve"> ADDIN EN.CITE </w:instrText>
      </w:r>
      <w:r w:rsidRPr="00557FEA">
        <w:rPr>
          <w:rFonts w:ascii="Arial" w:hAnsi="Arial" w:cs="Arial"/>
          <w:color w:val="000000" w:themeColor="text1"/>
          <w:sz w:val="22"/>
          <w:rPrChange w:id="643"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PEVuZE5vdGU+PENpdGU+PEF1dGhvcj5OYXNyb2xsYWh6YWRlaDwvQXV0aG9yPjxZZWFyPjIwMDg8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</w:fldData>
        </w:fldChar>
      </w:r>
      <w:r w:rsidRPr="00557FEA">
        <w:rPr>
          <w:rFonts w:ascii="Arial" w:hAnsi="Arial" w:cs="Arial"/>
          <w:color w:val="000000" w:themeColor="text1"/>
          <w:sz w:val="22"/>
          <w:rPrChange w:id="644" w:author="Guo, Shicheng" w:date="2018-03-14T09:36:00Z">
            <w:rPr>
              <w:rFonts w:ascii="Times New Roman" w:hAnsi="Times New Roman" w:cs="Times New Roman"/>
              <w:color w:val="000000" w:themeColor="text1"/>
              <w:sz w:val="24"/>
              <w:szCs w:val="24"/>
            </w:rPr>
          </w:rPrChange>
        </w:rPr>
        <w:instrText xml:space="preserve"> ADDIN EN.CITE.DATA </w:instrText>
      </w:r>
      <w:r w:rsidRPr="00557FEA">
        <w:rPr>
          <w:rFonts w:ascii="Arial" w:hAnsi="Arial" w:cs="Arial"/>
          <w:color w:val="000000" w:themeColor="text1"/>
          <w:sz w:val="22"/>
          <w:rPrChange w:id="645"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646"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647"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648" w:author="Guo, Shicheng" w:date="2018-03-14T09:36:00Z">
            <w:rPr>
              <w:rFonts w:ascii="Times New Roman" w:hAnsi="Times New Roman" w:cs="Times New Roman"/>
              <w:color w:val="000000" w:themeColor="text1"/>
              <w:sz w:val="24"/>
              <w:szCs w:val="24"/>
            </w:rPr>
          </w:rPrChange>
        </w:rPr>
        <w:fldChar w:fldCharType="separate"/>
      </w:r>
      <w:r w:rsidRPr="00557FEA">
        <w:rPr>
          <w:rFonts w:ascii="Arial" w:eastAsia="System" w:hAnsi="Arial" w:cs="Arial"/>
          <w:noProof/>
          <w:color w:val="000000" w:themeColor="text1"/>
          <w:sz w:val="22"/>
          <w:rPrChange w:id="649" w:author="Guo, Shicheng" w:date="2018-03-14T09:36:00Z">
            <w:rPr>
              <w:rFonts w:ascii="System" w:eastAsia="System" w:hAnsi="Times New Roman" w:cs="Times New Roman"/>
              <w:noProof/>
              <w:color w:val="000000" w:themeColor="text1"/>
              <w:sz w:val="24"/>
              <w:szCs w:val="24"/>
            </w:rPr>
          </w:rPrChange>
        </w:rPr>
        <w:t>[</w:t>
      </w:r>
      <w:r w:rsidRPr="00557FEA">
        <w:rPr>
          <w:rFonts w:ascii="Arial" w:hAnsi="Arial" w:cs="Arial"/>
          <w:sz w:val="22"/>
          <w:rPrChange w:id="650"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651" w:author="Guo, Shicheng" w:date="2018-03-14T09:36:00Z">
            <w:rPr/>
          </w:rPrChange>
        </w:rPr>
        <w:instrText xml:space="preserve"> HYPERLINK \l "_ENREF_28" \o "Nasrollahzadeh, 2008 #190" </w:instrText>
      </w:r>
      <w:r w:rsidRPr="00557FEA">
        <w:rPr>
          <w:rFonts w:ascii="Arial" w:hAnsi="Arial" w:cs="Arial"/>
          <w:sz w:val="22"/>
          <w:rPrChange w:id="652"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653" w:author="Guo, Shicheng" w:date="2018-03-14T09:36:00Z">
            <w:rPr>
              <w:rFonts w:ascii="Times New Roman" w:hAnsi="Times New Roman" w:cs="Times New Roman"/>
              <w:noProof/>
              <w:color w:val="000000" w:themeColor="text1"/>
              <w:sz w:val="24"/>
              <w:szCs w:val="24"/>
            </w:rPr>
          </w:rPrChange>
        </w:rPr>
        <w:t>28</w:t>
      </w:r>
      <w:r w:rsidRPr="00557FEA">
        <w:rPr>
          <w:rFonts w:ascii="Arial" w:hAnsi="Arial" w:cs="Arial"/>
          <w:noProof/>
          <w:color w:val="000000" w:themeColor="text1"/>
          <w:sz w:val="22"/>
          <w:rPrChange w:id="654"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655" w:author="Guo, Shicheng" w:date="2018-03-14T09:36:00Z">
            <w:rPr>
              <w:rFonts w:ascii="System" w:eastAsia="System" w:hAnsi="Times New Roman" w:cs="Times New Roman"/>
              <w:noProof/>
              <w:color w:val="000000" w:themeColor="text1"/>
              <w:sz w:val="24"/>
              <w:szCs w:val="24"/>
            </w:rPr>
          </w:rPrChange>
        </w:rPr>
        <w:t>]</w:t>
      </w:r>
      <w:r w:rsidRPr="00557FEA">
        <w:rPr>
          <w:rFonts w:ascii="Arial" w:hAnsi="Arial" w:cs="Arial"/>
          <w:color w:val="000000" w:themeColor="text1"/>
          <w:sz w:val="22"/>
          <w:rPrChange w:id="656"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657" w:author="Guo, Shicheng" w:date="2018-03-14T09:36:00Z">
            <w:rPr>
              <w:rFonts w:ascii="Times New Roman" w:hAnsi="Times New Roman" w:cs="Times New Roman"/>
              <w:color w:val="000000" w:themeColor="text1"/>
              <w:sz w:val="24"/>
              <w:szCs w:val="24"/>
            </w:rPr>
          </w:rPrChange>
        </w:rPr>
        <w:t>. Tobacco smoking is associated with promoter region hyper-methylation in group tumor suppressor genes of human ESCC</w:t>
      </w:r>
      <w:r w:rsidRPr="00557FEA">
        <w:rPr>
          <w:rFonts w:ascii="Arial" w:hAnsi="Arial" w:cs="Arial"/>
          <w:color w:val="000000" w:themeColor="text1"/>
          <w:sz w:val="22"/>
          <w:rPrChange w:id="658"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PEVuZE5vdGU+PENpdGU+PEF1dGhvcj5Pa2E8L0F1dGhvcj48WWVhcj4yMDA5PC9ZZWFyPjxSZWNO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=
</w:fldData>
        </w:fldChar>
      </w:r>
      <w:r w:rsidRPr="00557FEA">
        <w:rPr>
          <w:rFonts w:ascii="Arial" w:hAnsi="Arial" w:cs="Arial"/>
          <w:color w:val="000000" w:themeColor="text1"/>
          <w:sz w:val="22"/>
          <w:rPrChange w:id="659" w:author="Guo, Shicheng" w:date="2018-03-14T09:36:00Z">
            <w:rPr>
              <w:rFonts w:ascii="Times New Roman" w:hAnsi="Times New Roman" w:cs="Times New Roman"/>
              <w:color w:val="000000" w:themeColor="text1"/>
              <w:sz w:val="24"/>
              <w:szCs w:val="24"/>
            </w:rPr>
          </w:rPrChange>
        </w:rPr>
        <w:instrText xml:space="preserve"> ADDIN EN.CITE </w:instrText>
      </w:r>
      <w:r w:rsidRPr="00557FEA">
        <w:rPr>
          <w:rFonts w:ascii="Arial" w:hAnsi="Arial" w:cs="Arial"/>
          <w:color w:val="000000" w:themeColor="text1"/>
          <w:sz w:val="22"/>
          <w:rPrChange w:id="660"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PEVuZE5vdGU+PENpdGU+PEF1dGhvcj5Pa2E8L0F1dGhvcj48WWVhcj4yMDA5PC9ZZWFyPjxSZWNO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=
</w:fldData>
        </w:fldChar>
      </w:r>
      <w:r w:rsidRPr="00557FEA">
        <w:rPr>
          <w:rFonts w:ascii="Arial" w:hAnsi="Arial" w:cs="Arial"/>
          <w:color w:val="000000" w:themeColor="text1"/>
          <w:sz w:val="22"/>
          <w:rPrChange w:id="661" w:author="Guo, Shicheng" w:date="2018-03-14T09:36:00Z">
            <w:rPr>
              <w:rFonts w:ascii="Times New Roman" w:hAnsi="Times New Roman" w:cs="Times New Roman"/>
              <w:color w:val="000000" w:themeColor="text1"/>
              <w:sz w:val="24"/>
              <w:szCs w:val="24"/>
            </w:rPr>
          </w:rPrChange>
        </w:rPr>
        <w:instrText xml:space="preserve"> ADDIN EN.CITE.DATA </w:instrText>
      </w:r>
      <w:r w:rsidRPr="00557FEA">
        <w:rPr>
          <w:rFonts w:ascii="Arial" w:hAnsi="Arial" w:cs="Arial"/>
          <w:color w:val="000000" w:themeColor="text1"/>
          <w:sz w:val="22"/>
          <w:rPrChange w:id="662"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663"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664"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665" w:author="Guo, Shicheng" w:date="2018-03-14T09:36:00Z">
            <w:rPr>
              <w:rFonts w:ascii="Times New Roman" w:hAnsi="Times New Roman" w:cs="Times New Roman"/>
              <w:color w:val="000000" w:themeColor="text1"/>
              <w:sz w:val="24"/>
              <w:szCs w:val="24"/>
            </w:rPr>
          </w:rPrChange>
        </w:rPr>
        <w:fldChar w:fldCharType="separate"/>
      </w:r>
      <w:r w:rsidRPr="00557FEA">
        <w:rPr>
          <w:rFonts w:ascii="Arial" w:eastAsia="System" w:hAnsi="Arial" w:cs="Arial"/>
          <w:noProof/>
          <w:color w:val="000000" w:themeColor="text1"/>
          <w:sz w:val="22"/>
          <w:rPrChange w:id="666" w:author="Guo, Shicheng" w:date="2018-03-14T09:36:00Z">
            <w:rPr>
              <w:rFonts w:ascii="System" w:eastAsia="System" w:hAnsi="Times New Roman" w:cs="Times New Roman"/>
              <w:noProof/>
              <w:color w:val="000000" w:themeColor="text1"/>
              <w:sz w:val="24"/>
              <w:szCs w:val="24"/>
            </w:rPr>
          </w:rPrChange>
        </w:rPr>
        <w:t>[</w:t>
      </w:r>
      <w:r w:rsidRPr="00557FEA">
        <w:rPr>
          <w:rFonts w:ascii="Arial" w:hAnsi="Arial" w:cs="Arial"/>
          <w:sz w:val="22"/>
          <w:rPrChange w:id="667"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668" w:author="Guo, Shicheng" w:date="2018-03-14T09:36:00Z">
            <w:rPr/>
          </w:rPrChange>
        </w:rPr>
        <w:instrText xml:space="preserve"> HYPERLINK \l "_ENREF_29" \o "Oka, 2009 #191" </w:instrText>
      </w:r>
      <w:r w:rsidRPr="00557FEA">
        <w:rPr>
          <w:rFonts w:ascii="Arial" w:hAnsi="Arial" w:cs="Arial"/>
          <w:sz w:val="22"/>
          <w:rPrChange w:id="669"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670" w:author="Guo, Shicheng" w:date="2018-03-14T09:36:00Z">
            <w:rPr>
              <w:rFonts w:ascii="Times New Roman" w:hAnsi="Times New Roman" w:cs="Times New Roman"/>
              <w:noProof/>
              <w:color w:val="000000" w:themeColor="text1"/>
              <w:sz w:val="24"/>
              <w:szCs w:val="24"/>
            </w:rPr>
          </w:rPrChange>
        </w:rPr>
        <w:t>29</w:t>
      </w:r>
      <w:r w:rsidRPr="00557FEA">
        <w:rPr>
          <w:rFonts w:ascii="Arial" w:hAnsi="Arial" w:cs="Arial"/>
          <w:noProof/>
          <w:color w:val="000000" w:themeColor="text1"/>
          <w:sz w:val="22"/>
          <w:rPrChange w:id="671"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672" w:author="Guo, Shicheng" w:date="2018-03-14T09:36:00Z">
            <w:rPr>
              <w:rFonts w:ascii="System" w:eastAsia="System" w:hAnsi="Times New Roman" w:cs="Times New Roman"/>
              <w:noProof/>
              <w:color w:val="000000" w:themeColor="text1"/>
              <w:sz w:val="24"/>
              <w:szCs w:val="24"/>
            </w:rPr>
          </w:rPrChange>
        </w:rPr>
        <w:t>]</w:t>
      </w:r>
      <w:r w:rsidRPr="00557FEA">
        <w:rPr>
          <w:rFonts w:ascii="Arial" w:hAnsi="Arial" w:cs="Arial"/>
          <w:color w:val="000000" w:themeColor="text1"/>
          <w:sz w:val="22"/>
          <w:rPrChange w:id="673"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674" w:author="Guo, Shicheng" w:date="2018-03-14T09:36:00Z">
            <w:rPr>
              <w:rFonts w:ascii="Times New Roman" w:hAnsi="Times New Roman" w:cs="Times New Roman"/>
              <w:color w:val="000000" w:themeColor="text1"/>
              <w:sz w:val="24"/>
              <w:szCs w:val="24"/>
            </w:rPr>
          </w:rPrChange>
        </w:rPr>
        <w:t>. Alcohol consumption has a stronger association with ESCC than other human cancers, and is also associated with hypermethylation of tumor suppressor gene promoter region in human esophageal cancer</w:t>
      </w:r>
      <w:r w:rsidRPr="00557FEA">
        <w:rPr>
          <w:rFonts w:ascii="Arial" w:hAnsi="Arial" w:cs="Arial"/>
          <w:color w:val="000000" w:themeColor="text1"/>
          <w:sz w:val="22"/>
          <w:rPrChange w:id="675"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PEVuZE5vdGU+PENpdGU+PEF1dGhvcj5Jc2xhbWk8L0F1dGhvcj48WWVhcj4yMDExPC9ZZWFyPjxS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</w:fldData>
        </w:fldChar>
      </w:r>
      <w:r w:rsidRPr="00557FEA">
        <w:rPr>
          <w:rFonts w:ascii="Arial" w:hAnsi="Arial" w:cs="Arial"/>
          <w:color w:val="000000" w:themeColor="text1"/>
          <w:sz w:val="22"/>
          <w:rPrChange w:id="676" w:author="Guo, Shicheng" w:date="2018-03-14T09:36:00Z">
            <w:rPr>
              <w:rFonts w:ascii="Times New Roman" w:hAnsi="Times New Roman" w:cs="Times New Roman"/>
              <w:color w:val="000000" w:themeColor="text1"/>
              <w:sz w:val="24"/>
              <w:szCs w:val="24"/>
            </w:rPr>
          </w:rPrChange>
        </w:rPr>
        <w:instrText xml:space="preserve"> ADDIN EN.CITE </w:instrText>
      </w:r>
      <w:r w:rsidRPr="00557FEA">
        <w:rPr>
          <w:rFonts w:ascii="Arial" w:hAnsi="Arial" w:cs="Arial"/>
          <w:color w:val="000000" w:themeColor="text1"/>
          <w:sz w:val="22"/>
          <w:rPrChange w:id="677"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PEVuZE5vdGU+PENpdGU+PEF1dGhvcj5Jc2xhbWk8L0F1dGhvcj48WWVhcj4yMDExPC9ZZWFyPjxS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</w:fldData>
        </w:fldChar>
      </w:r>
      <w:r w:rsidRPr="00557FEA">
        <w:rPr>
          <w:rFonts w:ascii="Arial" w:hAnsi="Arial" w:cs="Arial"/>
          <w:color w:val="000000" w:themeColor="text1"/>
          <w:sz w:val="22"/>
          <w:rPrChange w:id="678" w:author="Guo, Shicheng" w:date="2018-03-14T09:36:00Z">
            <w:rPr>
              <w:rFonts w:ascii="Times New Roman" w:hAnsi="Times New Roman" w:cs="Times New Roman"/>
              <w:color w:val="000000" w:themeColor="text1"/>
              <w:sz w:val="24"/>
              <w:szCs w:val="24"/>
            </w:rPr>
          </w:rPrChange>
        </w:rPr>
        <w:instrText xml:space="preserve"> ADDIN EN.CITE.DATA </w:instrText>
      </w:r>
      <w:r w:rsidRPr="00557FEA">
        <w:rPr>
          <w:rFonts w:ascii="Arial" w:hAnsi="Arial" w:cs="Arial"/>
          <w:color w:val="000000" w:themeColor="text1"/>
          <w:sz w:val="22"/>
          <w:rPrChange w:id="679"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680"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681"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682" w:author="Guo, Shicheng" w:date="2018-03-14T09:36:00Z">
            <w:rPr>
              <w:rFonts w:ascii="Times New Roman" w:hAnsi="Times New Roman" w:cs="Times New Roman"/>
              <w:color w:val="000000" w:themeColor="text1"/>
              <w:sz w:val="24"/>
              <w:szCs w:val="24"/>
            </w:rPr>
          </w:rPrChange>
        </w:rPr>
        <w:fldChar w:fldCharType="separate"/>
      </w:r>
      <w:r w:rsidRPr="00557FEA">
        <w:rPr>
          <w:rFonts w:ascii="Arial" w:eastAsia="System" w:hAnsi="Arial" w:cs="Arial"/>
          <w:noProof/>
          <w:color w:val="000000" w:themeColor="text1"/>
          <w:sz w:val="22"/>
          <w:rPrChange w:id="683" w:author="Guo, Shicheng" w:date="2018-03-14T09:36:00Z">
            <w:rPr>
              <w:rFonts w:ascii="System" w:eastAsia="System" w:hAnsi="Times New Roman" w:cs="Times New Roman"/>
              <w:noProof/>
              <w:color w:val="000000" w:themeColor="text1"/>
              <w:sz w:val="24"/>
              <w:szCs w:val="24"/>
            </w:rPr>
          </w:rPrChange>
        </w:rPr>
        <w:t>[</w:t>
      </w:r>
      <w:r w:rsidRPr="00557FEA">
        <w:rPr>
          <w:rFonts w:ascii="Arial" w:hAnsi="Arial" w:cs="Arial"/>
          <w:sz w:val="22"/>
          <w:rPrChange w:id="684"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685" w:author="Guo, Shicheng" w:date="2018-03-14T09:36:00Z">
            <w:rPr/>
          </w:rPrChange>
        </w:rPr>
        <w:instrText xml:space="preserve"> HYPERLINK \l "_ENREF_30" \o "Islami, 2011 #257" </w:instrText>
      </w:r>
      <w:r w:rsidRPr="00557FEA">
        <w:rPr>
          <w:rFonts w:ascii="Arial" w:hAnsi="Arial" w:cs="Arial"/>
          <w:sz w:val="22"/>
          <w:rPrChange w:id="686"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687" w:author="Guo, Shicheng" w:date="2018-03-14T09:36:00Z">
            <w:rPr>
              <w:rFonts w:ascii="Times New Roman" w:hAnsi="Times New Roman" w:cs="Times New Roman"/>
              <w:noProof/>
              <w:color w:val="000000" w:themeColor="text1"/>
              <w:sz w:val="24"/>
              <w:szCs w:val="24"/>
            </w:rPr>
          </w:rPrChange>
        </w:rPr>
        <w:t>30</w:t>
      </w:r>
      <w:r w:rsidRPr="00557FEA">
        <w:rPr>
          <w:rFonts w:ascii="Arial" w:hAnsi="Arial" w:cs="Arial"/>
          <w:noProof/>
          <w:color w:val="000000" w:themeColor="text1"/>
          <w:sz w:val="22"/>
          <w:rPrChange w:id="688"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hAnsi="Arial" w:cs="Arial"/>
          <w:noProof/>
          <w:color w:val="000000" w:themeColor="text1"/>
          <w:sz w:val="22"/>
          <w:rPrChange w:id="689" w:author="Guo, Shicheng" w:date="2018-03-14T09:36:00Z">
            <w:rPr>
              <w:rFonts w:ascii="Times New Roman" w:hAnsi="Times New Roman" w:cs="Times New Roman"/>
              <w:noProof/>
              <w:color w:val="000000" w:themeColor="text1"/>
              <w:sz w:val="24"/>
              <w:szCs w:val="24"/>
            </w:rPr>
          </w:rPrChange>
        </w:rPr>
        <w:t xml:space="preserve">, </w:t>
      </w:r>
      <w:r w:rsidRPr="00557FEA">
        <w:rPr>
          <w:rFonts w:ascii="Arial" w:hAnsi="Arial" w:cs="Arial"/>
          <w:sz w:val="22"/>
          <w:rPrChange w:id="690"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691" w:author="Guo, Shicheng" w:date="2018-03-14T09:36:00Z">
            <w:rPr/>
          </w:rPrChange>
        </w:rPr>
        <w:instrText xml:space="preserve"> HYPERLINK \l "_ENREF_31" \o "Toh, 2010 #193" </w:instrText>
      </w:r>
      <w:r w:rsidRPr="00557FEA">
        <w:rPr>
          <w:rFonts w:ascii="Arial" w:hAnsi="Arial" w:cs="Arial"/>
          <w:sz w:val="22"/>
          <w:rPrChange w:id="692"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693" w:author="Guo, Shicheng" w:date="2018-03-14T09:36:00Z">
            <w:rPr>
              <w:rFonts w:ascii="Times New Roman" w:hAnsi="Times New Roman" w:cs="Times New Roman"/>
              <w:noProof/>
              <w:color w:val="000000" w:themeColor="text1"/>
              <w:sz w:val="24"/>
              <w:szCs w:val="24"/>
            </w:rPr>
          </w:rPrChange>
        </w:rPr>
        <w:t>31</w:t>
      </w:r>
      <w:r w:rsidRPr="00557FEA">
        <w:rPr>
          <w:rFonts w:ascii="Arial" w:hAnsi="Arial" w:cs="Arial"/>
          <w:noProof/>
          <w:color w:val="000000" w:themeColor="text1"/>
          <w:sz w:val="22"/>
          <w:rPrChange w:id="694"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695" w:author="Guo, Shicheng" w:date="2018-03-14T09:36:00Z">
            <w:rPr>
              <w:rFonts w:ascii="System" w:eastAsia="System" w:hAnsi="Times New Roman" w:cs="Times New Roman"/>
              <w:noProof/>
              <w:color w:val="000000" w:themeColor="text1"/>
              <w:sz w:val="24"/>
              <w:szCs w:val="24"/>
            </w:rPr>
          </w:rPrChange>
        </w:rPr>
        <w:t>]</w:t>
      </w:r>
      <w:r w:rsidRPr="00557FEA">
        <w:rPr>
          <w:rFonts w:ascii="Arial" w:hAnsi="Arial" w:cs="Arial"/>
          <w:color w:val="000000" w:themeColor="text1"/>
          <w:sz w:val="22"/>
          <w:rPrChange w:id="696"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697" w:author="Guo, Shicheng" w:date="2018-03-14T09:36:00Z">
            <w:rPr>
              <w:rFonts w:ascii="Times New Roman" w:hAnsi="Times New Roman" w:cs="Times New Roman"/>
              <w:color w:val="000000" w:themeColor="text1"/>
              <w:sz w:val="24"/>
              <w:szCs w:val="24"/>
            </w:rPr>
          </w:rPrChange>
        </w:rPr>
        <w:t>. Increasing, but still limited number of DNA methylation markers for early detection, recurrence and prognosis have been identified in ESCC</w:t>
      </w:r>
      <w:r w:rsidRPr="00557FEA">
        <w:rPr>
          <w:rFonts w:ascii="Arial" w:hAnsi="Arial" w:cs="Arial"/>
          <w:color w:val="000000" w:themeColor="text1"/>
          <w:sz w:val="22"/>
          <w:rPrChange w:id="698"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PEVuZE5vdGU+PENpdGU+PEF1dGhvcj5BYmJhc3phZGVnYW48L0F1dGhvcj48WWVhcj4yMDA1PC9Z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</w:fldData>
        </w:fldChar>
      </w:r>
      <w:r w:rsidRPr="00557FEA">
        <w:rPr>
          <w:rFonts w:ascii="Arial" w:hAnsi="Arial" w:cs="Arial"/>
          <w:color w:val="000000" w:themeColor="text1"/>
          <w:sz w:val="22"/>
          <w:rPrChange w:id="699" w:author="Guo, Shicheng" w:date="2018-03-14T09:36:00Z">
            <w:rPr>
              <w:rFonts w:ascii="Times New Roman" w:hAnsi="Times New Roman" w:cs="Times New Roman"/>
              <w:color w:val="000000" w:themeColor="text1"/>
              <w:sz w:val="24"/>
              <w:szCs w:val="24"/>
            </w:rPr>
          </w:rPrChange>
        </w:rPr>
        <w:instrText xml:space="preserve"> ADDIN EN.CITE </w:instrText>
      </w:r>
      <w:r w:rsidRPr="00557FEA">
        <w:rPr>
          <w:rFonts w:ascii="Arial" w:hAnsi="Arial" w:cs="Arial"/>
          <w:color w:val="000000" w:themeColor="text1"/>
          <w:sz w:val="22"/>
          <w:rPrChange w:id="700"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PEVuZE5vdGU+PENpdGU+PEF1dGhvcj5BYmJhc3phZGVnYW48L0F1dGhvcj48WWVhcj4yMDA1PC9Z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</w:fldData>
        </w:fldChar>
      </w:r>
      <w:r w:rsidRPr="00557FEA">
        <w:rPr>
          <w:rFonts w:ascii="Arial" w:hAnsi="Arial" w:cs="Arial"/>
          <w:color w:val="000000" w:themeColor="text1"/>
          <w:sz w:val="22"/>
          <w:rPrChange w:id="701" w:author="Guo, Shicheng" w:date="2018-03-14T09:36:00Z">
            <w:rPr>
              <w:rFonts w:ascii="Times New Roman" w:hAnsi="Times New Roman" w:cs="Times New Roman"/>
              <w:color w:val="000000" w:themeColor="text1"/>
              <w:sz w:val="24"/>
              <w:szCs w:val="24"/>
            </w:rPr>
          </w:rPrChange>
        </w:rPr>
        <w:instrText xml:space="preserve"> ADDIN EN.CITE.DATA </w:instrText>
      </w:r>
      <w:r w:rsidRPr="00557FEA">
        <w:rPr>
          <w:rFonts w:ascii="Arial" w:hAnsi="Arial" w:cs="Arial"/>
          <w:color w:val="000000" w:themeColor="text1"/>
          <w:sz w:val="22"/>
          <w:rPrChange w:id="702"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703"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704"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705" w:author="Guo, Shicheng" w:date="2018-03-14T09:36:00Z">
            <w:rPr>
              <w:rFonts w:ascii="Times New Roman" w:hAnsi="Times New Roman" w:cs="Times New Roman"/>
              <w:color w:val="000000" w:themeColor="text1"/>
              <w:sz w:val="24"/>
              <w:szCs w:val="24"/>
            </w:rPr>
          </w:rPrChange>
        </w:rPr>
        <w:fldChar w:fldCharType="separate"/>
      </w:r>
      <w:r w:rsidRPr="00557FEA">
        <w:rPr>
          <w:rFonts w:ascii="Arial" w:eastAsia="System" w:hAnsi="Arial" w:cs="Arial"/>
          <w:noProof/>
          <w:color w:val="000000" w:themeColor="text1"/>
          <w:sz w:val="22"/>
          <w:rPrChange w:id="706" w:author="Guo, Shicheng" w:date="2018-03-14T09:36:00Z">
            <w:rPr>
              <w:rFonts w:ascii="System" w:eastAsia="System" w:hAnsi="Times New Roman" w:cs="Times New Roman"/>
              <w:noProof/>
              <w:color w:val="000000" w:themeColor="text1"/>
              <w:sz w:val="24"/>
              <w:szCs w:val="24"/>
            </w:rPr>
          </w:rPrChange>
        </w:rPr>
        <w:t>[</w:t>
      </w:r>
      <w:r w:rsidRPr="00557FEA">
        <w:rPr>
          <w:rFonts w:ascii="Arial" w:hAnsi="Arial" w:cs="Arial"/>
          <w:sz w:val="22"/>
          <w:rPrChange w:id="707"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708" w:author="Guo, Shicheng" w:date="2018-03-14T09:36:00Z">
            <w:rPr/>
          </w:rPrChange>
        </w:rPr>
        <w:instrText xml:space="preserve"> HYPERLINK \l "_ENREF_32" \o "Abbaszadegan, 2005 #259" </w:instrText>
      </w:r>
      <w:r w:rsidRPr="00557FEA">
        <w:rPr>
          <w:rFonts w:ascii="Arial" w:hAnsi="Arial" w:cs="Arial"/>
          <w:sz w:val="22"/>
          <w:rPrChange w:id="709"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710" w:author="Guo, Shicheng" w:date="2018-03-14T09:36:00Z">
            <w:rPr>
              <w:rFonts w:ascii="Times New Roman" w:hAnsi="Times New Roman" w:cs="Times New Roman"/>
              <w:noProof/>
              <w:color w:val="000000" w:themeColor="text1"/>
              <w:sz w:val="24"/>
              <w:szCs w:val="24"/>
            </w:rPr>
          </w:rPrChange>
        </w:rPr>
        <w:t>32</w:t>
      </w:r>
      <w:r w:rsidRPr="00557FEA">
        <w:rPr>
          <w:rFonts w:ascii="Arial" w:hAnsi="Arial" w:cs="Arial"/>
          <w:noProof/>
          <w:color w:val="000000" w:themeColor="text1"/>
          <w:sz w:val="22"/>
          <w:rPrChange w:id="711"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hAnsi="Arial" w:cs="Arial"/>
          <w:noProof/>
          <w:color w:val="000000" w:themeColor="text1"/>
          <w:sz w:val="22"/>
          <w:rPrChange w:id="712" w:author="Guo, Shicheng" w:date="2018-03-14T09:36:00Z">
            <w:rPr>
              <w:rFonts w:ascii="Times New Roman" w:hAnsi="Times New Roman" w:cs="Times New Roman"/>
              <w:noProof/>
              <w:color w:val="000000" w:themeColor="text1"/>
              <w:sz w:val="24"/>
              <w:szCs w:val="24"/>
            </w:rPr>
          </w:rPrChange>
        </w:rPr>
        <w:t xml:space="preserve">, </w:t>
      </w:r>
      <w:r w:rsidRPr="00557FEA">
        <w:rPr>
          <w:rFonts w:ascii="Arial" w:hAnsi="Arial" w:cs="Arial"/>
          <w:sz w:val="22"/>
          <w:rPrChange w:id="713"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714" w:author="Guo, Shicheng" w:date="2018-03-14T09:36:00Z">
            <w:rPr/>
          </w:rPrChange>
        </w:rPr>
        <w:instrText xml:space="preserve"> HYPERLINK \l "_ENREF_33" \o "Liu, 2011 #260" </w:instrText>
      </w:r>
      <w:r w:rsidRPr="00557FEA">
        <w:rPr>
          <w:rFonts w:ascii="Arial" w:hAnsi="Arial" w:cs="Arial"/>
          <w:sz w:val="22"/>
          <w:rPrChange w:id="715"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716" w:author="Guo, Shicheng" w:date="2018-03-14T09:36:00Z">
            <w:rPr>
              <w:rFonts w:ascii="Times New Roman" w:hAnsi="Times New Roman" w:cs="Times New Roman"/>
              <w:noProof/>
              <w:color w:val="000000" w:themeColor="text1"/>
              <w:sz w:val="24"/>
              <w:szCs w:val="24"/>
            </w:rPr>
          </w:rPrChange>
        </w:rPr>
        <w:t>33</w:t>
      </w:r>
      <w:r w:rsidRPr="00557FEA">
        <w:rPr>
          <w:rFonts w:ascii="Arial" w:hAnsi="Arial" w:cs="Arial"/>
          <w:noProof/>
          <w:color w:val="000000" w:themeColor="text1"/>
          <w:sz w:val="22"/>
          <w:rPrChange w:id="717"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718" w:author="Guo, Shicheng" w:date="2018-03-14T09:36:00Z">
            <w:rPr>
              <w:rFonts w:ascii="System" w:eastAsia="System" w:hAnsi="Times New Roman" w:cs="Times New Roman"/>
              <w:noProof/>
              <w:color w:val="000000" w:themeColor="text1"/>
              <w:sz w:val="24"/>
              <w:szCs w:val="24"/>
            </w:rPr>
          </w:rPrChange>
        </w:rPr>
        <w:t>]</w:t>
      </w:r>
      <w:r w:rsidRPr="00557FEA">
        <w:rPr>
          <w:rFonts w:ascii="Arial" w:hAnsi="Arial" w:cs="Arial"/>
          <w:color w:val="000000" w:themeColor="text1"/>
          <w:sz w:val="22"/>
          <w:rPrChange w:id="719"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720" w:author="Guo, Shicheng" w:date="2018-03-14T09:36:00Z">
            <w:rPr>
              <w:rFonts w:ascii="Times New Roman" w:hAnsi="Times New Roman" w:cs="Times New Roman"/>
              <w:color w:val="000000" w:themeColor="text1"/>
              <w:sz w:val="24"/>
              <w:szCs w:val="24"/>
            </w:rPr>
          </w:rPrChange>
        </w:rPr>
        <w:t xml:space="preserve">. However, there are not many studies focusing on mechanisms under which epigenetic changes in tumor </w:t>
      </w:r>
      <w:r w:rsidRPr="00557FEA">
        <w:rPr>
          <w:rFonts w:ascii="Arial" w:hAnsi="Arial" w:cs="Arial"/>
          <w:color w:val="000000" w:themeColor="text1"/>
          <w:sz w:val="22"/>
          <w:rPrChange w:id="721" w:author="Guo, Shicheng" w:date="2018-03-14T09:36:00Z">
            <w:rPr>
              <w:rFonts w:ascii="Times New Roman" w:hAnsi="Times New Roman" w:cs="Times New Roman"/>
              <w:color w:val="000000" w:themeColor="text1"/>
              <w:sz w:val="24"/>
              <w:szCs w:val="24"/>
            </w:rPr>
          </w:rPrChange>
        </w:rPr>
        <w:lastRenderedPageBreak/>
        <w:t xml:space="preserve">suppressor gene promoter regions lead to human ESCC initiation and progression. </w:t>
      </w:r>
    </w:p>
    <w:p w:rsidR="00850ABF" w:rsidRDefault="00557FEA">
      <w:pPr>
        <w:snapToGrid w:val="0"/>
        <w:spacing w:line="360" w:lineRule="auto"/>
        <w:ind w:firstLineChars="200" w:firstLine="440"/>
        <w:rPr>
          <w:rFonts w:ascii="Arial" w:hAnsi="Arial" w:cs="Arial"/>
          <w:color w:val="000000" w:themeColor="text1"/>
          <w:sz w:val="22"/>
          <w:rPrChange w:id="722" w:author="Guo, Shicheng" w:date="2018-03-14T09:36:00Z">
            <w:rPr>
              <w:rFonts w:ascii="Times New Roman" w:hAnsi="Times New Roman" w:cs="Times New Roman"/>
              <w:color w:val="000000" w:themeColor="text1"/>
              <w:sz w:val="24"/>
              <w:szCs w:val="24"/>
            </w:rPr>
          </w:rPrChange>
        </w:rPr>
        <w:pPrChange w:id="723" w:author="Guo, Shicheng" w:date="2018-03-14T09:36:00Z">
          <w:pPr>
            <w:snapToGrid w:val="0"/>
            <w:spacing w:line="360" w:lineRule="auto"/>
            <w:ind w:firstLineChars="200" w:firstLine="480"/>
          </w:pPr>
        </w:pPrChange>
      </w:pPr>
      <w:r w:rsidRPr="00557FEA">
        <w:rPr>
          <w:rFonts w:ascii="Arial" w:hAnsi="Arial" w:cs="Arial"/>
          <w:color w:val="000000" w:themeColor="text1"/>
          <w:sz w:val="22"/>
          <w:rPrChange w:id="724" w:author="Guo, Shicheng" w:date="2018-03-14T09:36:00Z">
            <w:rPr>
              <w:rFonts w:ascii="Times New Roman" w:hAnsi="Times New Roman" w:cs="Times New Roman"/>
              <w:color w:val="000000" w:themeColor="text1"/>
              <w:sz w:val="24"/>
              <w:szCs w:val="24"/>
            </w:rPr>
          </w:rPrChange>
        </w:rPr>
        <w:t xml:space="preserve">In this study we show that ZNF132 gene is silenced in ESCC tumor tissues, but not in adjacent control tissues in paired tissue samples from ESCC patients. In ESCC tumor tissue, the ZNF132 gene is hypermethylated in its promoter region. The epigenetic changes in ZNF132 in ESCC patients samples have been determined by targeted bisulfite sequencing. Methylation status of ZNF132 promoter region is significantly higher in ESCC tissue than in adjacent control tissue. ZNF132 expression at RNA level, consistent with its methylation status, is significantly lower in ESCC cells indicating possible tumor suppressor function of ZNF132. These results have led us to further explore the clinical value of hypermethylation of ZNF132 promoter. Significant association between overall survival and methylation status was observed. Logistic regression analysis revealed hypermethylated ZNF132 is strongly associated with ESCC after adjustment for age, sex, smoking and alcohol consumption. The logistic regression model was also used to evaluate the prediction ability of hypermethylation status of ZNF132 promoter. Analysis results, sensitivity, specificity and AUC without adjustment for age, sex, smoking, alcohol consumption and stage, indicate moderate prediction ability of the test. Taken together, ZNF132 hypermethylation is an independent factor to predict overall survival regardless of other risk factors, such as age, sex, or stage etc. </w:t>
      </w:r>
    </w:p>
    <w:p w:rsidR="00850ABF" w:rsidRDefault="00557FEA">
      <w:pPr>
        <w:snapToGrid w:val="0"/>
        <w:spacing w:line="360" w:lineRule="auto"/>
        <w:ind w:firstLineChars="200" w:firstLine="440"/>
        <w:rPr>
          <w:rFonts w:ascii="Arial" w:hAnsi="Arial" w:cs="Arial"/>
          <w:color w:val="000000" w:themeColor="text1"/>
          <w:sz w:val="22"/>
          <w:rPrChange w:id="725" w:author="Guo, Shicheng" w:date="2018-03-14T09:36:00Z">
            <w:rPr>
              <w:rFonts w:ascii="Times New Roman" w:hAnsi="Times New Roman" w:cs="Times New Roman"/>
              <w:color w:val="000000" w:themeColor="text1"/>
              <w:sz w:val="24"/>
              <w:szCs w:val="24"/>
            </w:rPr>
          </w:rPrChange>
        </w:rPr>
        <w:pPrChange w:id="726" w:author="Guo, Shicheng" w:date="2018-03-14T09:36:00Z">
          <w:pPr>
            <w:snapToGrid w:val="0"/>
            <w:spacing w:line="360" w:lineRule="auto"/>
            <w:ind w:firstLineChars="200" w:firstLine="480"/>
          </w:pPr>
        </w:pPrChange>
      </w:pPr>
      <w:r w:rsidRPr="00557FEA">
        <w:rPr>
          <w:rFonts w:ascii="Arial" w:hAnsi="Arial" w:cs="Arial"/>
          <w:color w:val="000000" w:themeColor="text1"/>
          <w:sz w:val="22"/>
          <w:rPrChange w:id="727" w:author="Guo, Shicheng" w:date="2018-03-14T09:36:00Z">
            <w:rPr>
              <w:rFonts w:ascii="Times New Roman" w:hAnsi="Times New Roman" w:cs="Times New Roman"/>
              <w:color w:val="000000" w:themeColor="text1"/>
              <w:sz w:val="24"/>
              <w:szCs w:val="24"/>
            </w:rPr>
          </w:rPrChange>
        </w:rPr>
        <w:t>To our knowledge so far, there have never been any studies of ZNF132 in ESCC, actually there is only one report on the role of ZNF132 in human cancer, demonstrating the significant inverse correlation between methylation level of ZNF132 and its protein expression in prostate cancer patients tissue samples</w:t>
      </w:r>
      <w:r w:rsidRPr="00557FEA">
        <w:rPr>
          <w:rFonts w:ascii="Arial" w:hAnsi="Arial" w:cs="Arial"/>
          <w:color w:val="000000" w:themeColor="text1"/>
          <w:sz w:val="22"/>
          <w:rPrChange w:id="728"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PEVuZE5vdGU+PENpdGU+PEF1dGhvcj5BYmlsZGdhYXJkPC9BdXRob3I+PFllYXI+MjAxMjwvWWVh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</w:fldData>
        </w:fldChar>
      </w:r>
      <w:r w:rsidRPr="00557FEA">
        <w:rPr>
          <w:rFonts w:ascii="Arial" w:hAnsi="Arial" w:cs="Arial"/>
          <w:color w:val="000000" w:themeColor="text1"/>
          <w:sz w:val="22"/>
          <w:rPrChange w:id="729" w:author="Guo, Shicheng" w:date="2018-03-14T09:36:00Z">
            <w:rPr>
              <w:rFonts w:ascii="Times New Roman" w:hAnsi="Times New Roman" w:cs="Times New Roman"/>
              <w:color w:val="000000" w:themeColor="text1"/>
              <w:sz w:val="24"/>
              <w:szCs w:val="24"/>
            </w:rPr>
          </w:rPrChange>
        </w:rPr>
        <w:instrText xml:space="preserve"> ADDIN EN.CITE </w:instrText>
      </w:r>
      <w:r w:rsidRPr="00557FEA">
        <w:rPr>
          <w:rFonts w:ascii="Arial" w:hAnsi="Arial" w:cs="Arial"/>
          <w:color w:val="000000" w:themeColor="text1"/>
          <w:sz w:val="22"/>
          <w:rPrChange w:id="730" w:author="Guo, Shicheng" w:date="2018-03-14T09:36:00Z">
            <w:rPr>
              <w:rFonts w:ascii="Times New Roman" w:hAnsi="Times New Roman" w:cs="Times New Roman"/>
              <w:color w:val="000000" w:themeColor="text1"/>
              <w:sz w:val="24"/>
              <w:szCs w:val="24"/>
            </w:rPr>
          </w:rPrChange>
        </w:rPr>
        <w:fldChar w:fldCharType="begin">
          <w:fldData xml:space="preserve">PEVuZE5vdGU+PENpdGU+PEF1dGhvcj5BYmlsZGdhYXJkPC9BdXRob3I+PFllYXI+MjAxMjwvWWVh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</w:fldData>
        </w:fldChar>
      </w:r>
      <w:r w:rsidRPr="00557FEA">
        <w:rPr>
          <w:rFonts w:ascii="Arial" w:hAnsi="Arial" w:cs="Arial"/>
          <w:color w:val="000000" w:themeColor="text1"/>
          <w:sz w:val="22"/>
          <w:rPrChange w:id="731" w:author="Guo, Shicheng" w:date="2018-03-14T09:36:00Z">
            <w:rPr>
              <w:rFonts w:ascii="Times New Roman" w:hAnsi="Times New Roman" w:cs="Times New Roman"/>
              <w:color w:val="000000" w:themeColor="text1"/>
              <w:sz w:val="24"/>
              <w:szCs w:val="24"/>
            </w:rPr>
          </w:rPrChange>
        </w:rPr>
        <w:instrText xml:space="preserve"> ADDIN EN.CITE.DATA </w:instrText>
      </w:r>
      <w:r w:rsidRPr="00557FEA">
        <w:rPr>
          <w:rFonts w:ascii="Arial" w:hAnsi="Arial" w:cs="Arial"/>
          <w:color w:val="000000" w:themeColor="text1"/>
          <w:sz w:val="22"/>
          <w:rPrChange w:id="732"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733"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734" w:author="Guo, Shicheng" w:date="2018-03-14T09:36:00Z">
            <w:rPr>
              <w:rFonts w:ascii="Arial" w:hAnsi="Arial" w:cs="Arial"/>
              <w:color w:val="000000" w:themeColor="text1"/>
              <w:sz w:val="22"/>
            </w:rPr>
          </w:rPrChange>
        </w:rPr>
      </w:r>
      <w:r w:rsidRPr="00557FEA">
        <w:rPr>
          <w:rFonts w:ascii="Arial" w:hAnsi="Arial" w:cs="Arial"/>
          <w:color w:val="000000" w:themeColor="text1"/>
          <w:sz w:val="22"/>
          <w:rPrChange w:id="735" w:author="Guo, Shicheng" w:date="2018-03-14T09:36:00Z">
            <w:rPr>
              <w:rFonts w:ascii="Times New Roman" w:hAnsi="Times New Roman" w:cs="Times New Roman"/>
              <w:color w:val="000000" w:themeColor="text1"/>
              <w:sz w:val="24"/>
              <w:szCs w:val="24"/>
            </w:rPr>
          </w:rPrChange>
        </w:rPr>
        <w:fldChar w:fldCharType="separate"/>
      </w:r>
      <w:r w:rsidRPr="00557FEA">
        <w:rPr>
          <w:rFonts w:ascii="Arial" w:eastAsia="System" w:hAnsi="Arial" w:cs="Arial"/>
          <w:noProof/>
          <w:color w:val="000000" w:themeColor="text1"/>
          <w:sz w:val="22"/>
          <w:rPrChange w:id="736" w:author="Guo, Shicheng" w:date="2018-03-14T09:36:00Z">
            <w:rPr>
              <w:rFonts w:ascii="System" w:eastAsia="System" w:hAnsi="Times New Roman" w:cs="Times New Roman"/>
              <w:noProof/>
              <w:color w:val="000000" w:themeColor="text1"/>
              <w:sz w:val="24"/>
              <w:szCs w:val="24"/>
            </w:rPr>
          </w:rPrChange>
        </w:rPr>
        <w:t>[</w:t>
      </w:r>
      <w:r w:rsidRPr="00557FEA">
        <w:rPr>
          <w:rFonts w:ascii="Arial" w:hAnsi="Arial" w:cs="Arial"/>
          <w:sz w:val="22"/>
          <w:rPrChange w:id="737" w:author="Guo, Shicheng" w:date="2018-03-14T09:36:00Z">
            <w:rPr>
              <w:rFonts w:ascii="Times New Roman" w:hAnsi="Times New Roman" w:cs="Times New Roman"/>
              <w:noProof/>
              <w:color w:val="000000" w:themeColor="text1"/>
              <w:sz w:val="24"/>
              <w:szCs w:val="24"/>
            </w:rPr>
          </w:rPrChange>
        </w:rPr>
        <w:fldChar w:fldCharType="begin"/>
      </w:r>
      <w:r w:rsidRPr="00557FEA">
        <w:rPr>
          <w:rFonts w:ascii="Arial" w:hAnsi="Arial" w:cs="Arial"/>
          <w:sz w:val="22"/>
          <w:rPrChange w:id="738" w:author="Guo, Shicheng" w:date="2018-03-14T09:36:00Z">
            <w:rPr/>
          </w:rPrChange>
        </w:rPr>
        <w:instrText xml:space="preserve"> HYPERLINK \l "_ENREF_17" \o "Abildgaard, 2012 #189" </w:instrText>
      </w:r>
      <w:r w:rsidRPr="00557FEA">
        <w:rPr>
          <w:rFonts w:ascii="Arial" w:hAnsi="Arial" w:cs="Arial"/>
          <w:sz w:val="22"/>
          <w:rPrChange w:id="739" w:author="Guo, Shicheng" w:date="2018-03-14T09:36:00Z">
            <w:rPr>
              <w:rFonts w:ascii="Times New Roman" w:hAnsi="Times New Roman" w:cs="Times New Roman"/>
              <w:noProof/>
              <w:color w:val="000000" w:themeColor="text1"/>
              <w:sz w:val="24"/>
              <w:szCs w:val="24"/>
            </w:rPr>
          </w:rPrChange>
        </w:rPr>
        <w:fldChar w:fldCharType="separate"/>
      </w:r>
      <w:r w:rsidRPr="00557FEA">
        <w:rPr>
          <w:rFonts w:ascii="Arial" w:hAnsi="Arial" w:cs="Arial"/>
          <w:noProof/>
          <w:color w:val="000000" w:themeColor="text1"/>
          <w:sz w:val="22"/>
          <w:rPrChange w:id="740" w:author="Guo, Shicheng" w:date="2018-03-14T09:36:00Z">
            <w:rPr>
              <w:rFonts w:ascii="Times New Roman" w:hAnsi="Times New Roman" w:cs="Times New Roman"/>
              <w:noProof/>
              <w:color w:val="000000" w:themeColor="text1"/>
              <w:sz w:val="24"/>
              <w:szCs w:val="24"/>
            </w:rPr>
          </w:rPrChange>
        </w:rPr>
        <w:t>17</w:t>
      </w:r>
      <w:r w:rsidRPr="00557FEA">
        <w:rPr>
          <w:rFonts w:ascii="Arial" w:hAnsi="Arial" w:cs="Arial"/>
          <w:noProof/>
          <w:color w:val="000000" w:themeColor="text1"/>
          <w:sz w:val="22"/>
          <w:rPrChange w:id="741" w:author="Guo, Shicheng" w:date="2018-03-14T09:36:00Z">
            <w:rPr>
              <w:rFonts w:ascii="Times New Roman" w:hAnsi="Times New Roman" w:cs="Times New Roman"/>
              <w:noProof/>
              <w:color w:val="000000" w:themeColor="text1"/>
              <w:sz w:val="24"/>
              <w:szCs w:val="24"/>
            </w:rPr>
          </w:rPrChange>
        </w:rPr>
        <w:fldChar w:fldCharType="end"/>
      </w:r>
      <w:r w:rsidRPr="00557FEA">
        <w:rPr>
          <w:rFonts w:ascii="Arial" w:eastAsia="System" w:hAnsi="Arial" w:cs="Arial"/>
          <w:noProof/>
          <w:color w:val="000000" w:themeColor="text1"/>
          <w:sz w:val="22"/>
          <w:rPrChange w:id="742" w:author="Guo, Shicheng" w:date="2018-03-14T09:36:00Z">
            <w:rPr>
              <w:rFonts w:ascii="System" w:eastAsia="System" w:hAnsi="Times New Roman" w:cs="Times New Roman"/>
              <w:noProof/>
              <w:color w:val="000000" w:themeColor="text1"/>
              <w:sz w:val="24"/>
              <w:szCs w:val="24"/>
            </w:rPr>
          </w:rPrChange>
        </w:rPr>
        <w:t>]</w:t>
      </w:r>
      <w:r w:rsidRPr="00557FEA">
        <w:rPr>
          <w:rFonts w:ascii="Arial" w:hAnsi="Arial" w:cs="Arial"/>
          <w:color w:val="000000" w:themeColor="text1"/>
          <w:sz w:val="22"/>
          <w:rPrChange w:id="743" w:author="Guo, Shicheng" w:date="2018-03-14T09:36:00Z">
            <w:rPr>
              <w:rFonts w:ascii="Times New Roman" w:hAnsi="Times New Roman" w:cs="Times New Roman"/>
              <w:color w:val="000000" w:themeColor="text1"/>
              <w:sz w:val="24"/>
              <w:szCs w:val="24"/>
            </w:rPr>
          </w:rPrChange>
        </w:rPr>
        <w:fldChar w:fldCharType="end"/>
      </w:r>
      <w:r w:rsidRPr="00557FEA">
        <w:rPr>
          <w:rFonts w:ascii="Arial" w:hAnsi="Arial" w:cs="Arial"/>
          <w:color w:val="000000" w:themeColor="text1"/>
          <w:sz w:val="22"/>
          <w:rPrChange w:id="744" w:author="Guo, Shicheng" w:date="2018-03-14T09:36:00Z">
            <w:rPr>
              <w:rFonts w:ascii="Times New Roman" w:hAnsi="Times New Roman" w:cs="Times New Roman"/>
              <w:color w:val="000000" w:themeColor="text1"/>
              <w:sz w:val="24"/>
              <w:szCs w:val="24"/>
            </w:rPr>
          </w:rPrChange>
        </w:rPr>
        <w:t xml:space="preserve">. Consistent with our study in ESCC patients, their results also illustrate that ZNF132 have the potential to be a new candidate methylation marker for prostate cancer. The role of methylation promotor and expression of ZNF132 were analysed in in vitro study with EC cell lines. Two EC cell lines showed significant decreased ZNF132 methylation accompanied by increased expression of ZNF132 after demethylation reagent 5-Aza treatments, demonstrating directly the inverse relationship between promoter methylation status and expression of ZNF132 in ESCC. The results indicate the potential of demethylation drugs as a epigenetic cancer therapy. The function of ZNF132 was then studied in ESCC lines. Overexpression of ZNF132 in ESCC cells greatly reduced the abilities of cells in in growth, migration and invasion, and significantly increased apoptotic cell death illustrating in vitro the tumor suppression function of ZNF132. The effect of ZNF132 overexpression was also studied in vivo with a nude mouse model. The tumorigenicity of EC cells with overexpressied ZNF132 is significantly reduced, therefore confirming the above in vitro results. Our </w:t>
      </w:r>
      <w:r w:rsidRPr="00557FEA">
        <w:rPr>
          <w:rFonts w:ascii="Arial" w:hAnsi="Arial" w:cs="Arial"/>
          <w:color w:val="000000" w:themeColor="text1"/>
          <w:sz w:val="22"/>
          <w:rPrChange w:id="745" w:author="Guo, Shicheng" w:date="2018-03-14T09:36:00Z">
            <w:rPr>
              <w:rFonts w:ascii="Times New Roman" w:hAnsi="Times New Roman" w:cs="Times New Roman"/>
              <w:color w:val="000000" w:themeColor="text1"/>
              <w:sz w:val="24"/>
              <w:szCs w:val="24"/>
            </w:rPr>
          </w:rPrChange>
        </w:rPr>
        <w:lastRenderedPageBreak/>
        <w:t>study is the first one to show both in vitro and in vivo the tumor suppression function of ZNF132 indicating the pathological importance of reducing ZNF132 expression by hypermethylation of its promoter region.The underlying mechanism of the effect of methylation status of ZNF132 promoter on its expression was explored. Sp1 is a transcriptional activator. CpG was in silico predicted to be harbored in Sp1-binding site at ZNF132 promoter. It was first in this study demonstrated that Sp1 can bind to promoter region of ZNF132, and then that the methylated site prevent SP1 from binding to the promoter. The mechanisms of promoter methylation effects on gene expression is very complicated. However our results imply that preventing of Sp1 binding to ZNF132 promoter region by hypermethylation may be one of the mechanisms of reduced ZNF132 expression in ESCC.</w:t>
      </w:r>
    </w:p>
    <w:p w:rsidR="00850ABF" w:rsidRDefault="00557FEA">
      <w:pPr>
        <w:snapToGrid w:val="0"/>
        <w:spacing w:line="360" w:lineRule="auto"/>
        <w:ind w:firstLineChars="200" w:firstLine="440"/>
        <w:rPr>
          <w:ins w:id="746" w:author="Windows User" w:date="2018-03-15T02:07:00Z"/>
          <w:rFonts w:ascii="Arial" w:hAnsi="Arial" w:cs="Arial" w:hint="eastAsia"/>
          <w:color w:val="000000" w:themeColor="text1"/>
          <w:sz w:val="22"/>
        </w:rPr>
        <w:pPrChange w:id="747" w:author="Guo, Shicheng" w:date="2018-03-14T09:36:00Z">
          <w:pPr>
            <w:snapToGrid w:val="0"/>
            <w:spacing w:line="360" w:lineRule="auto"/>
            <w:ind w:firstLineChars="200" w:firstLine="480"/>
          </w:pPr>
        </w:pPrChange>
      </w:pPr>
      <w:r w:rsidRPr="00557FEA">
        <w:rPr>
          <w:rFonts w:ascii="Arial" w:hAnsi="Arial" w:cs="Arial"/>
          <w:color w:val="000000" w:themeColor="text1"/>
          <w:sz w:val="22"/>
          <w:rPrChange w:id="748" w:author="Guo, Shicheng" w:date="2018-03-14T09:36:00Z">
            <w:rPr>
              <w:rFonts w:ascii="Times New Roman" w:hAnsi="Times New Roman" w:cs="Times New Roman"/>
              <w:color w:val="000000" w:themeColor="text1"/>
              <w:sz w:val="24"/>
              <w:szCs w:val="24"/>
            </w:rPr>
          </w:rPrChange>
        </w:rPr>
        <w:t>In conclusion, our study for the first time demonstrated that ZNF132 promoter is hypermethylated in ESCC tissues, but not in adjacent control tissues. The effects of the epigenetic change and expression ZNF132 on tumorigenecity of EC cell lines were investigated both in in vitro and in vivo. Preventing Sp1 from binding to ZNF132 promoter was shown to be at least one of the underlying mechanisms. Most important, the methylation status of ZNF132 promoter in ESCC patients tumor tissues is an independent prognostic factor, and has potential use as a biomarker useful in prognosis of ESCC.</w:t>
      </w:r>
    </w:p>
    <w:p w:rsidR="00850ABF" w:rsidRDefault="00850ABF">
      <w:pPr>
        <w:snapToGrid w:val="0"/>
        <w:spacing w:line="360" w:lineRule="auto"/>
        <w:ind w:firstLineChars="200" w:firstLine="440"/>
        <w:rPr>
          <w:rFonts w:ascii="Arial" w:hAnsi="Arial" w:cs="Arial"/>
          <w:color w:val="000000" w:themeColor="text1"/>
          <w:sz w:val="22"/>
          <w:rPrChange w:id="749" w:author="Guo, Shicheng" w:date="2018-03-14T09:36:00Z">
            <w:rPr>
              <w:rFonts w:ascii="Times New Roman" w:hAnsi="Times New Roman" w:cs="Times New Roman"/>
              <w:color w:val="000000" w:themeColor="text1"/>
              <w:sz w:val="24"/>
              <w:szCs w:val="24"/>
            </w:rPr>
          </w:rPrChange>
        </w:rPr>
        <w:pPrChange w:id="750" w:author="Guo, Shicheng" w:date="2018-03-14T09:36:00Z">
          <w:pPr>
            <w:snapToGrid w:val="0"/>
            <w:spacing w:line="360" w:lineRule="auto"/>
            <w:ind w:firstLineChars="200" w:firstLine="480"/>
          </w:pPr>
        </w:pPrChange>
      </w:pPr>
    </w:p>
    <w:p w:rsidR="000D7064" w:rsidRPr="00E20447" w:rsidRDefault="00557FEA" w:rsidP="00B95604">
      <w:pPr>
        <w:snapToGrid w:val="0"/>
        <w:spacing w:line="360" w:lineRule="auto"/>
        <w:outlineLvl w:val="0"/>
        <w:rPr>
          <w:rFonts w:ascii="Arial" w:hAnsi="Arial" w:cs="Arial"/>
          <w:b/>
          <w:color w:val="000000" w:themeColor="text1"/>
          <w:sz w:val="22"/>
          <w:rPrChange w:id="751"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752" w:author="Guo, Shicheng" w:date="2018-03-14T09:36:00Z">
            <w:rPr>
              <w:rFonts w:ascii="Times New Roman" w:hAnsi="Times New Roman" w:cs="Times New Roman"/>
              <w:b/>
              <w:color w:val="000000" w:themeColor="text1"/>
              <w:sz w:val="24"/>
              <w:szCs w:val="24"/>
            </w:rPr>
          </w:rPrChange>
        </w:rPr>
        <w:t>Reference</w:t>
      </w:r>
    </w:p>
    <w:p w:rsidR="00CF14EC" w:rsidRPr="00E20447" w:rsidRDefault="00557FEA" w:rsidP="00CF14EC">
      <w:pPr>
        <w:pStyle w:val="EndNoteBibliography"/>
        <w:rPr>
          <w:rFonts w:ascii="Arial" w:hAnsi="Arial" w:cs="Arial"/>
          <w:sz w:val="22"/>
          <w:rPrChange w:id="753" w:author="Guo, Shicheng" w:date="2018-03-14T09:36:00Z">
            <w:rPr>
              <w:rFonts w:ascii="Times New Roman" w:hAnsi="Times New Roman" w:cs="Times New Roman"/>
              <w:sz w:val="22"/>
              <w:szCs w:val="24"/>
            </w:rPr>
          </w:rPrChange>
        </w:rPr>
      </w:pPr>
      <w:r w:rsidRPr="00557FEA">
        <w:rPr>
          <w:rFonts w:ascii="Arial" w:hAnsi="Arial" w:cs="Arial"/>
          <w:sz w:val="22"/>
          <w:rPrChange w:id="754" w:author="Guo, Shicheng" w:date="2018-03-14T09:36:00Z">
            <w:rPr>
              <w:rFonts w:ascii="Times New Roman" w:hAnsi="Times New Roman" w:cs="Times New Roman"/>
              <w:noProof w:val="0"/>
              <w:sz w:val="22"/>
              <w:szCs w:val="24"/>
            </w:rPr>
          </w:rPrChange>
        </w:rPr>
        <w:fldChar w:fldCharType="begin"/>
      </w:r>
      <w:r w:rsidRPr="00557FEA">
        <w:rPr>
          <w:rFonts w:ascii="Arial" w:hAnsi="Arial" w:cs="Arial"/>
          <w:sz w:val="22"/>
          <w:rPrChange w:id="755" w:author="Guo, Shicheng" w:date="2018-03-14T09:36:00Z">
            <w:rPr>
              <w:rFonts w:ascii="Times New Roman" w:hAnsi="Times New Roman" w:cs="Times New Roman"/>
              <w:noProof w:val="0"/>
              <w:sz w:val="22"/>
              <w:szCs w:val="24"/>
            </w:rPr>
          </w:rPrChange>
        </w:rPr>
        <w:instrText xml:space="preserve"> ADDIN EN.REFLIST </w:instrText>
      </w:r>
      <w:r w:rsidRPr="00557FEA">
        <w:rPr>
          <w:rFonts w:ascii="Arial" w:hAnsi="Arial" w:cs="Arial"/>
          <w:sz w:val="22"/>
          <w:rPrChange w:id="756" w:author="Guo, Shicheng" w:date="2018-03-14T09:36:00Z">
            <w:rPr>
              <w:rFonts w:ascii="Times New Roman" w:hAnsi="Times New Roman" w:cs="Times New Roman"/>
              <w:noProof w:val="0"/>
              <w:sz w:val="22"/>
              <w:szCs w:val="24"/>
            </w:rPr>
          </w:rPrChange>
        </w:rPr>
        <w:fldChar w:fldCharType="end"/>
      </w:r>
      <w:bookmarkStart w:id="757" w:name="_ENREF_1"/>
      <w:r w:rsidRPr="00557FEA">
        <w:rPr>
          <w:rFonts w:ascii="Arial" w:hAnsi="Arial" w:cs="Arial"/>
          <w:sz w:val="22"/>
          <w:rPrChange w:id="758" w:author="Guo, Shicheng" w:date="2018-03-14T09:36:00Z">
            <w:rPr>
              <w:rFonts w:ascii="Times New Roman" w:hAnsi="Times New Roman" w:cs="Times New Roman"/>
              <w:noProof w:val="0"/>
              <w:sz w:val="22"/>
              <w:szCs w:val="24"/>
            </w:rPr>
          </w:rPrChange>
        </w:rPr>
        <w:t>1.</w:t>
      </w:r>
      <w:r w:rsidRPr="00557FEA">
        <w:rPr>
          <w:rFonts w:ascii="Arial" w:hAnsi="Arial" w:cs="Arial"/>
          <w:sz w:val="22"/>
          <w:rPrChange w:id="759" w:author="Guo, Shicheng" w:date="2018-03-14T09:36:00Z">
            <w:rPr>
              <w:rFonts w:ascii="Times New Roman" w:hAnsi="Times New Roman" w:cs="Times New Roman"/>
              <w:noProof w:val="0"/>
              <w:sz w:val="22"/>
              <w:szCs w:val="24"/>
            </w:rPr>
          </w:rPrChange>
        </w:rPr>
        <w:tab/>
        <w:t>Stoner GD, Gupta A. Etiology and chemoprevention of esophageal squamous cell carcinoma. Carcinogenesis. 2001;22(11):1737-46.</w:t>
      </w:r>
      <w:bookmarkEnd w:id="757"/>
    </w:p>
    <w:p w:rsidR="00CF14EC" w:rsidRPr="00E20447" w:rsidRDefault="00557FEA" w:rsidP="00CF14EC">
      <w:pPr>
        <w:pStyle w:val="EndNoteBibliography"/>
        <w:rPr>
          <w:rFonts w:ascii="Arial" w:hAnsi="Arial" w:cs="Arial"/>
          <w:sz w:val="22"/>
          <w:rPrChange w:id="760" w:author="Guo, Shicheng" w:date="2018-03-14T09:36:00Z">
            <w:rPr>
              <w:rFonts w:ascii="Times New Roman" w:hAnsi="Times New Roman" w:cs="Times New Roman"/>
              <w:sz w:val="22"/>
              <w:szCs w:val="24"/>
            </w:rPr>
          </w:rPrChange>
        </w:rPr>
      </w:pPr>
      <w:bookmarkStart w:id="761" w:name="_ENREF_2"/>
      <w:r w:rsidRPr="00557FEA">
        <w:rPr>
          <w:rFonts w:ascii="Arial" w:hAnsi="Arial" w:cs="Arial"/>
          <w:sz w:val="22"/>
          <w:rPrChange w:id="762" w:author="Guo, Shicheng" w:date="2018-03-14T09:36:00Z">
            <w:rPr>
              <w:rFonts w:ascii="Times New Roman" w:hAnsi="Times New Roman" w:cs="Times New Roman"/>
              <w:noProof w:val="0"/>
              <w:sz w:val="22"/>
              <w:szCs w:val="24"/>
            </w:rPr>
          </w:rPrChange>
        </w:rPr>
        <w:t>2.</w:t>
      </w:r>
      <w:r w:rsidRPr="00557FEA">
        <w:rPr>
          <w:rFonts w:ascii="Arial" w:hAnsi="Arial" w:cs="Arial"/>
          <w:sz w:val="22"/>
          <w:rPrChange w:id="763" w:author="Guo, Shicheng" w:date="2018-03-14T09:36:00Z">
            <w:rPr>
              <w:rFonts w:ascii="Times New Roman" w:hAnsi="Times New Roman" w:cs="Times New Roman"/>
              <w:noProof w:val="0"/>
              <w:sz w:val="22"/>
              <w:szCs w:val="24"/>
            </w:rPr>
          </w:rPrChange>
        </w:rPr>
        <w:tab/>
        <w:t>Allum WH, Stenning SP, Bancewicz J, Clark PI, Langley RE. Long-term results of a randomized trial of surgery with or without preoperative chemotherapy in esophageal cancer. J Clin Oncol. 2009;27(30):5062-7.</w:t>
      </w:r>
      <w:bookmarkEnd w:id="761"/>
    </w:p>
    <w:p w:rsidR="00CF14EC" w:rsidRPr="00E20447" w:rsidRDefault="00557FEA" w:rsidP="00CF14EC">
      <w:pPr>
        <w:pStyle w:val="EndNoteBibliography"/>
        <w:rPr>
          <w:rFonts w:ascii="Arial" w:hAnsi="Arial" w:cs="Arial"/>
          <w:sz w:val="22"/>
          <w:rPrChange w:id="764" w:author="Guo, Shicheng" w:date="2018-03-14T09:36:00Z">
            <w:rPr>
              <w:rFonts w:ascii="Times New Roman" w:hAnsi="Times New Roman" w:cs="Times New Roman"/>
              <w:sz w:val="22"/>
              <w:szCs w:val="24"/>
            </w:rPr>
          </w:rPrChange>
        </w:rPr>
      </w:pPr>
      <w:bookmarkStart w:id="765" w:name="_ENREF_3"/>
      <w:r w:rsidRPr="00557FEA">
        <w:rPr>
          <w:rFonts w:ascii="Arial" w:hAnsi="Arial" w:cs="Arial"/>
          <w:sz w:val="22"/>
          <w:rPrChange w:id="766" w:author="Guo, Shicheng" w:date="2018-03-14T09:36:00Z">
            <w:rPr>
              <w:rFonts w:ascii="Times New Roman" w:hAnsi="Times New Roman" w:cs="Times New Roman"/>
              <w:noProof w:val="0"/>
              <w:sz w:val="22"/>
              <w:szCs w:val="24"/>
            </w:rPr>
          </w:rPrChange>
        </w:rPr>
        <w:t>3.</w:t>
      </w:r>
      <w:r w:rsidRPr="00557FEA">
        <w:rPr>
          <w:rFonts w:ascii="Arial" w:hAnsi="Arial" w:cs="Arial"/>
          <w:sz w:val="22"/>
          <w:rPrChange w:id="767" w:author="Guo, Shicheng" w:date="2018-03-14T09:36:00Z">
            <w:rPr>
              <w:rFonts w:ascii="Times New Roman" w:hAnsi="Times New Roman" w:cs="Times New Roman"/>
              <w:noProof w:val="0"/>
              <w:sz w:val="22"/>
              <w:szCs w:val="24"/>
            </w:rPr>
          </w:rPrChange>
        </w:rPr>
        <w:tab/>
        <w:t>Torre LA, Bray F, Siegel RL, Ferlay J, Lortet-Tieulent J, Jemal A. Global cancer statistics, 2012. CA Cancer J Clin. 2015;65(2):87-108.</w:t>
      </w:r>
      <w:bookmarkEnd w:id="765"/>
    </w:p>
    <w:p w:rsidR="00CF14EC" w:rsidRPr="00E20447" w:rsidRDefault="00557FEA" w:rsidP="00CF14EC">
      <w:pPr>
        <w:pStyle w:val="EndNoteBibliography"/>
        <w:rPr>
          <w:rFonts w:ascii="Arial" w:hAnsi="Arial" w:cs="Arial"/>
          <w:sz w:val="22"/>
          <w:rPrChange w:id="768" w:author="Guo, Shicheng" w:date="2018-03-14T09:36:00Z">
            <w:rPr>
              <w:rFonts w:ascii="Times New Roman" w:hAnsi="Times New Roman" w:cs="Times New Roman"/>
              <w:sz w:val="22"/>
              <w:szCs w:val="24"/>
            </w:rPr>
          </w:rPrChange>
        </w:rPr>
      </w:pPr>
      <w:bookmarkStart w:id="769" w:name="_ENREF_4"/>
      <w:r w:rsidRPr="00557FEA">
        <w:rPr>
          <w:rFonts w:ascii="Arial" w:hAnsi="Arial" w:cs="Arial"/>
          <w:sz w:val="22"/>
          <w:rPrChange w:id="770" w:author="Guo, Shicheng" w:date="2018-03-14T09:36:00Z">
            <w:rPr>
              <w:rFonts w:ascii="Times New Roman" w:hAnsi="Times New Roman" w:cs="Times New Roman"/>
              <w:noProof w:val="0"/>
              <w:sz w:val="22"/>
              <w:szCs w:val="24"/>
            </w:rPr>
          </w:rPrChange>
        </w:rPr>
        <w:t>4.</w:t>
      </w:r>
      <w:r w:rsidRPr="00557FEA">
        <w:rPr>
          <w:rFonts w:ascii="Arial" w:hAnsi="Arial" w:cs="Arial"/>
          <w:sz w:val="22"/>
          <w:rPrChange w:id="771" w:author="Guo, Shicheng" w:date="2018-03-14T09:36:00Z">
            <w:rPr>
              <w:rFonts w:ascii="Times New Roman" w:hAnsi="Times New Roman" w:cs="Times New Roman"/>
              <w:noProof w:val="0"/>
              <w:sz w:val="22"/>
              <w:szCs w:val="24"/>
            </w:rPr>
          </w:rPrChange>
        </w:rPr>
        <w:tab/>
        <w:t>Yan C, Ji Y, Huang T, Yu F, Gao Y, Gu Y, et al. An esophageal adenocarcinoma susceptibility locus at 9q22 also confers risk to esophageal squamous cell carcinoma by regulating the function of BARX1. Cancer Lett. 2018;421:103-11.</w:t>
      </w:r>
      <w:bookmarkEnd w:id="769"/>
    </w:p>
    <w:p w:rsidR="00CF14EC" w:rsidRPr="00E20447" w:rsidRDefault="00557FEA" w:rsidP="00CF14EC">
      <w:pPr>
        <w:pStyle w:val="EndNoteBibliography"/>
        <w:rPr>
          <w:rFonts w:ascii="Arial" w:hAnsi="Arial" w:cs="Arial"/>
          <w:sz w:val="22"/>
          <w:rPrChange w:id="772" w:author="Guo, Shicheng" w:date="2018-03-14T09:36:00Z">
            <w:rPr>
              <w:rFonts w:ascii="Times New Roman" w:hAnsi="Times New Roman" w:cs="Times New Roman"/>
              <w:sz w:val="22"/>
              <w:szCs w:val="24"/>
            </w:rPr>
          </w:rPrChange>
        </w:rPr>
      </w:pPr>
      <w:bookmarkStart w:id="773" w:name="_ENREF_5"/>
      <w:r w:rsidRPr="00557FEA">
        <w:rPr>
          <w:rFonts w:ascii="Arial" w:hAnsi="Arial" w:cs="Arial"/>
          <w:sz w:val="22"/>
          <w:rPrChange w:id="774" w:author="Guo, Shicheng" w:date="2018-03-14T09:36:00Z">
            <w:rPr>
              <w:rFonts w:ascii="Times New Roman" w:hAnsi="Times New Roman" w:cs="Times New Roman"/>
              <w:noProof w:val="0"/>
              <w:sz w:val="22"/>
              <w:szCs w:val="24"/>
            </w:rPr>
          </w:rPrChange>
        </w:rPr>
        <w:t>5.</w:t>
      </w:r>
      <w:r w:rsidRPr="00557FEA">
        <w:rPr>
          <w:rFonts w:ascii="Arial" w:hAnsi="Arial" w:cs="Arial"/>
          <w:sz w:val="22"/>
          <w:rPrChange w:id="775" w:author="Guo, Shicheng" w:date="2018-03-14T09:36:00Z">
            <w:rPr>
              <w:rFonts w:ascii="Times New Roman" w:hAnsi="Times New Roman" w:cs="Times New Roman"/>
              <w:noProof w:val="0"/>
              <w:sz w:val="22"/>
              <w:szCs w:val="24"/>
            </w:rPr>
          </w:rPrChange>
        </w:rPr>
        <w:tab/>
        <w:t>Fichter CD, Timme S, Braun JA, Gudernatsch V, Schopflin A, Bogatyreva L, et al. EGFR, HER2 and HER3 dimerization patterns guide targeted inhibition in two histotypes of esophageal cancer. Int J Cancer. 2014;135(7):1517-30.</w:t>
      </w:r>
      <w:bookmarkEnd w:id="773"/>
    </w:p>
    <w:p w:rsidR="00CF14EC" w:rsidRPr="00E20447" w:rsidRDefault="00557FEA" w:rsidP="00CF14EC">
      <w:pPr>
        <w:pStyle w:val="EndNoteBibliography"/>
        <w:rPr>
          <w:rFonts w:ascii="Arial" w:hAnsi="Arial" w:cs="Arial"/>
          <w:sz w:val="22"/>
          <w:rPrChange w:id="776" w:author="Guo, Shicheng" w:date="2018-03-14T09:36:00Z">
            <w:rPr>
              <w:rFonts w:ascii="Times New Roman" w:hAnsi="Times New Roman" w:cs="Times New Roman"/>
              <w:sz w:val="22"/>
              <w:szCs w:val="24"/>
            </w:rPr>
          </w:rPrChange>
        </w:rPr>
      </w:pPr>
      <w:bookmarkStart w:id="777" w:name="_ENREF_6"/>
      <w:r w:rsidRPr="00557FEA">
        <w:rPr>
          <w:rFonts w:ascii="Arial" w:hAnsi="Arial" w:cs="Arial"/>
          <w:sz w:val="22"/>
          <w:rPrChange w:id="778" w:author="Guo, Shicheng" w:date="2018-03-14T09:36:00Z">
            <w:rPr>
              <w:rFonts w:ascii="Times New Roman" w:hAnsi="Times New Roman" w:cs="Times New Roman"/>
              <w:noProof w:val="0"/>
              <w:sz w:val="22"/>
              <w:szCs w:val="24"/>
            </w:rPr>
          </w:rPrChange>
        </w:rPr>
        <w:t>6.</w:t>
      </w:r>
      <w:r w:rsidRPr="00557FEA">
        <w:rPr>
          <w:rFonts w:ascii="Arial" w:hAnsi="Arial" w:cs="Arial"/>
          <w:sz w:val="22"/>
          <w:rPrChange w:id="779" w:author="Guo, Shicheng" w:date="2018-03-14T09:36:00Z">
            <w:rPr>
              <w:rFonts w:ascii="Times New Roman" w:hAnsi="Times New Roman" w:cs="Times New Roman"/>
              <w:noProof w:val="0"/>
              <w:sz w:val="22"/>
              <w:szCs w:val="24"/>
            </w:rPr>
          </w:rPrChange>
        </w:rPr>
        <w:tab/>
        <w:t>Brown LM, Devesa SS. Epidemiologic trends in esophageal and gastric cancer in the United States. Surg Oncol Clin N Am. 2002;11(2):235-56.</w:t>
      </w:r>
      <w:bookmarkEnd w:id="777"/>
    </w:p>
    <w:p w:rsidR="00CF14EC" w:rsidRPr="00E20447" w:rsidRDefault="00557FEA" w:rsidP="00CF14EC">
      <w:pPr>
        <w:pStyle w:val="EndNoteBibliography"/>
        <w:rPr>
          <w:rFonts w:ascii="Arial" w:hAnsi="Arial" w:cs="Arial"/>
          <w:sz w:val="22"/>
          <w:rPrChange w:id="780" w:author="Guo, Shicheng" w:date="2018-03-14T09:36:00Z">
            <w:rPr>
              <w:rFonts w:ascii="Times New Roman" w:hAnsi="Times New Roman" w:cs="Times New Roman"/>
              <w:sz w:val="22"/>
              <w:szCs w:val="24"/>
            </w:rPr>
          </w:rPrChange>
        </w:rPr>
      </w:pPr>
      <w:bookmarkStart w:id="781" w:name="_ENREF_7"/>
      <w:r w:rsidRPr="00557FEA">
        <w:rPr>
          <w:rFonts w:ascii="Arial" w:hAnsi="Arial" w:cs="Arial"/>
          <w:sz w:val="22"/>
          <w:rPrChange w:id="782" w:author="Guo, Shicheng" w:date="2018-03-14T09:36:00Z">
            <w:rPr>
              <w:rFonts w:ascii="Times New Roman" w:hAnsi="Times New Roman" w:cs="Times New Roman"/>
              <w:noProof w:val="0"/>
              <w:sz w:val="22"/>
              <w:szCs w:val="24"/>
            </w:rPr>
          </w:rPrChange>
        </w:rPr>
        <w:t>7.</w:t>
      </w:r>
      <w:r w:rsidRPr="00557FEA">
        <w:rPr>
          <w:rFonts w:ascii="Arial" w:hAnsi="Arial" w:cs="Arial"/>
          <w:sz w:val="22"/>
          <w:rPrChange w:id="783" w:author="Guo, Shicheng" w:date="2018-03-14T09:36:00Z">
            <w:rPr>
              <w:rFonts w:ascii="Times New Roman" w:hAnsi="Times New Roman" w:cs="Times New Roman"/>
              <w:noProof w:val="0"/>
              <w:sz w:val="22"/>
              <w:szCs w:val="24"/>
            </w:rPr>
          </w:rPrChange>
        </w:rPr>
        <w:tab/>
        <w:t>Drahos J, Ricker W, Pfeiffer RM, Cook MB. Metabolic syndrome and risk of esophageal adenocarcinoma in elderly patients in the United States: An analysis of SEER-Medicare data. Cancer. 2017;123(4):657-65.</w:t>
      </w:r>
      <w:bookmarkEnd w:id="781"/>
    </w:p>
    <w:p w:rsidR="00CF14EC" w:rsidRPr="00E20447" w:rsidRDefault="00557FEA" w:rsidP="00CF14EC">
      <w:pPr>
        <w:pStyle w:val="EndNoteBibliography"/>
        <w:rPr>
          <w:rFonts w:ascii="Arial" w:hAnsi="Arial" w:cs="Arial"/>
          <w:sz w:val="22"/>
          <w:rPrChange w:id="784" w:author="Guo, Shicheng" w:date="2018-03-14T09:36:00Z">
            <w:rPr>
              <w:rFonts w:ascii="Times New Roman" w:hAnsi="Times New Roman" w:cs="Times New Roman"/>
              <w:sz w:val="22"/>
              <w:szCs w:val="24"/>
            </w:rPr>
          </w:rPrChange>
        </w:rPr>
      </w:pPr>
      <w:bookmarkStart w:id="785" w:name="_ENREF_8"/>
      <w:r w:rsidRPr="00557FEA">
        <w:rPr>
          <w:rFonts w:ascii="Arial" w:hAnsi="Arial" w:cs="Arial"/>
          <w:sz w:val="22"/>
          <w:rPrChange w:id="786" w:author="Guo, Shicheng" w:date="2018-03-14T09:36:00Z">
            <w:rPr>
              <w:rFonts w:ascii="Times New Roman" w:hAnsi="Times New Roman" w:cs="Times New Roman"/>
              <w:noProof w:val="0"/>
              <w:sz w:val="22"/>
              <w:szCs w:val="24"/>
            </w:rPr>
          </w:rPrChange>
        </w:rPr>
        <w:t>8.</w:t>
      </w:r>
      <w:r w:rsidRPr="00557FEA">
        <w:rPr>
          <w:rFonts w:ascii="Arial" w:hAnsi="Arial" w:cs="Arial"/>
          <w:sz w:val="22"/>
          <w:rPrChange w:id="787" w:author="Guo, Shicheng" w:date="2018-03-14T09:36:00Z">
            <w:rPr>
              <w:rFonts w:ascii="Times New Roman" w:hAnsi="Times New Roman" w:cs="Times New Roman"/>
              <w:noProof w:val="0"/>
              <w:sz w:val="22"/>
              <w:szCs w:val="24"/>
            </w:rPr>
          </w:rPrChange>
        </w:rPr>
        <w:tab/>
        <w:t xml:space="preserve">He Z, Xu Z, Hang D, Guo F, Abliz A, Weiss NS, et al. Anti-HPV-E7 seropositivity </w:t>
      </w:r>
      <w:r w:rsidRPr="00557FEA">
        <w:rPr>
          <w:rFonts w:ascii="Arial" w:hAnsi="Arial" w:cs="Arial"/>
          <w:sz w:val="22"/>
          <w:rPrChange w:id="788" w:author="Guo, Shicheng" w:date="2018-03-14T09:36:00Z">
            <w:rPr>
              <w:rFonts w:ascii="Times New Roman" w:hAnsi="Times New Roman" w:cs="Times New Roman"/>
              <w:noProof w:val="0"/>
              <w:sz w:val="22"/>
              <w:szCs w:val="24"/>
            </w:rPr>
          </w:rPrChange>
        </w:rPr>
        <w:lastRenderedPageBreak/>
        <w:t>and risk of esophageal squamous cell carcinoma in a high-risk population in China. Carcinogenesis. 2014;35(4):816-21.</w:t>
      </w:r>
      <w:bookmarkEnd w:id="785"/>
    </w:p>
    <w:p w:rsidR="00CF14EC" w:rsidRPr="00E20447" w:rsidRDefault="00557FEA" w:rsidP="00CF14EC">
      <w:pPr>
        <w:pStyle w:val="EndNoteBibliography"/>
        <w:rPr>
          <w:rFonts w:ascii="Arial" w:hAnsi="Arial" w:cs="Arial"/>
          <w:sz w:val="22"/>
          <w:rPrChange w:id="789" w:author="Guo, Shicheng" w:date="2018-03-14T09:36:00Z">
            <w:rPr>
              <w:rFonts w:ascii="Times New Roman" w:hAnsi="Times New Roman" w:cs="Times New Roman"/>
              <w:sz w:val="22"/>
              <w:szCs w:val="24"/>
            </w:rPr>
          </w:rPrChange>
        </w:rPr>
      </w:pPr>
      <w:bookmarkStart w:id="790" w:name="_ENREF_9"/>
      <w:r w:rsidRPr="00557FEA">
        <w:rPr>
          <w:rFonts w:ascii="Arial" w:hAnsi="Arial" w:cs="Arial"/>
          <w:sz w:val="22"/>
          <w:rPrChange w:id="791" w:author="Guo, Shicheng" w:date="2018-03-14T09:36:00Z">
            <w:rPr>
              <w:rFonts w:ascii="Times New Roman" w:hAnsi="Times New Roman" w:cs="Times New Roman"/>
              <w:noProof w:val="0"/>
              <w:sz w:val="22"/>
              <w:szCs w:val="24"/>
            </w:rPr>
          </w:rPrChange>
        </w:rPr>
        <w:t>9.</w:t>
      </w:r>
      <w:r w:rsidRPr="00557FEA">
        <w:rPr>
          <w:rFonts w:ascii="Arial" w:hAnsi="Arial" w:cs="Arial"/>
          <w:sz w:val="22"/>
          <w:rPrChange w:id="792" w:author="Guo, Shicheng" w:date="2018-03-14T09:36:00Z">
            <w:rPr>
              <w:rFonts w:ascii="Times New Roman" w:hAnsi="Times New Roman" w:cs="Times New Roman"/>
              <w:noProof w:val="0"/>
              <w:sz w:val="22"/>
              <w:szCs w:val="24"/>
            </w:rPr>
          </w:rPrChange>
        </w:rPr>
        <w:tab/>
        <w:t>Huang FL, Yu SJ. Esophageal cancer: Risk factors, genetic association, and treatment. Asian J Surg. 2016.</w:t>
      </w:r>
      <w:bookmarkEnd w:id="790"/>
    </w:p>
    <w:p w:rsidR="00CF14EC" w:rsidRPr="00E20447" w:rsidRDefault="00557FEA" w:rsidP="00CF14EC">
      <w:pPr>
        <w:pStyle w:val="EndNoteBibliography"/>
        <w:rPr>
          <w:rFonts w:ascii="Arial" w:hAnsi="Arial" w:cs="Arial"/>
          <w:sz w:val="22"/>
          <w:rPrChange w:id="793" w:author="Guo, Shicheng" w:date="2018-03-14T09:36:00Z">
            <w:rPr>
              <w:rFonts w:ascii="Times New Roman" w:hAnsi="Times New Roman" w:cs="Times New Roman"/>
              <w:sz w:val="22"/>
              <w:szCs w:val="24"/>
            </w:rPr>
          </w:rPrChange>
        </w:rPr>
      </w:pPr>
      <w:bookmarkStart w:id="794" w:name="_ENREF_10"/>
      <w:r w:rsidRPr="00557FEA">
        <w:rPr>
          <w:rFonts w:ascii="Arial" w:hAnsi="Arial" w:cs="Arial"/>
          <w:sz w:val="22"/>
          <w:rPrChange w:id="795" w:author="Guo, Shicheng" w:date="2018-03-14T09:36:00Z">
            <w:rPr>
              <w:rFonts w:ascii="Times New Roman" w:hAnsi="Times New Roman" w:cs="Times New Roman"/>
              <w:noProof w:val="0"/>
              <w:sz w:val="22"/>
              <w:szCs w:val="24"/>
            </w:rPr>
          </w:rPrChange>
        </w:rPr>
        <w:t>10.</w:t>
      </w:r>
      <w:r w:rsidRPr="00557FEA">
        <w:rPr>
          <w:rFonts w:ascii="Arial" w:hAnsi="Arial" w:cs="Arial"/>
          <w:sz w:val="22"/>
          <w:rPrChange w:id="796" w:author="Guo, Shicheng" w:date="2018-03-14T09:36:00Z">
            <w:rPr>
              <w:rFonts w:ascii="Times New Roman" w:hAnsi="Times New Roman" w:cs="Times New Roman"/>
              <w:noProof w:val="0"/>
              <w:sz w:val="22"/>
              <w:szCs w:val="24"/>
            </w:rPr>
          </w:rPrChange>
        </w:rPr>
        <w:tab/>
        <w:t>Zhang Y. Epidemiology of esophageal cancer. World J Gastroenterol. 2013;19(34):5598-606.</w:t>
      </w:r>
      <w:bookmarkEnd w:id="794"/>
    </w:p>
    <w:p w:rsidR="00CF14EC" w:rsidRPr="00E20447" w:rsidRDefault="00557FEA" w:rsidP="00CF14EC">
      <w:pPr>
        <w:pStyle w:val="EndNoteBibliography"/>
        <w:rPr>
          <w:rFonts w:ascii="Arial" w:hAnsi="Arial" w:cs="Arial"/>
          <w:sz w:val="22"/>
          <w:rPrChange w:id="797" w:author="Guo, Shicheng" w:date="2018-03-14T09:36:00Z">
            <w:rPr>
              <w:rFonts w:ascii="Times New Roman" w:hAnsi="Times New Roman" w:cs="Times New Roman"/>
              <w:sz w:val="22"/>
              <w:szCs w:val="24"/>
            </w:rPr>
          </w:rPrChange>
        </w:rPr>
      </w:pPr>
      <w:bookmarkStart w:id="798" w:name="_ENREF_11"/>
      <w:r w:rsidRPr="00557FEA">
        <w:rPr>
          <w:rFonts w:ascii="Arial" w:hAnsi="Arial" w:cs="Arial"/>
          <w:sz w:val="22"/>
          <w:rPrChange w:id="799" w:author="Guo, Shicheng" w:date="2018-03-14T09:36:00Z">
            <w:rPr>
              <w:rFonts w:ascii="Times New Roman" w:hAnsi="Times New Roman" w:cs="Times New Roman"/>
              <w:noProof w:val="0"/>
              <w:sz w:val="22"/>
              <w:szCs w:val="24"/>
            </w:rPr>
          </w:rPrChange>
        </w:rPr>
        <w:t>11.</w:t>
      </w:r>
      <w:r w:rsidRPr="00557FEA">
        <w:rPr>
          <w:rFonts w:ascii="Arial" w:hAnsi="Arial" w:cs="Arial"/>
          <w:sz w:val="22"/>
          <w:rPrChange w:id="800" w:author="Guo, Shicheng" w:date="2018-03-14T09:36:00Z">
            <w:rPr>
              <w:rFonts w:ascii="Times New Roman" w:hAnsi="Times New Roman" w:cs="Times New Roman"/>
              <w:noProof w:val="0"/>
              <w:sz w:val="22"/>
              <w:szCs w:val="24"/>
            </w:rPr>
          </w:rPrChange>
        </w:rPr>
        <w:tab/>
        <w:t>Bell AC, Felsenfeld G. Methylation of a CTCF-dependent boundary controls imprinted expression of the Igf2 gene. Nature. 2000;405(6785):482-5.</w:t>
      </w:r>
      <w:bookmarkEnd w:id="798"/>
    </w:p>
    <w:p w:rsidR="00CF14EC" w:rsidRPr="00E20447" w:rsidRDefault="00557FEA" w:rsidP="00CF14EC">
      <w:pPr>
        <w:pStyle w:val="EndNoteBibliography"/>
        <w:rPr>
          <w:rFonts w:ascii="Arial" w:hAnsi="Arial" w:cs="Arial"/>
          <w:sz w:val="22"/>
          <w:rPrChange w:id="801" w:author="Guo, Shicheng" w:date="2018-03-14T09:36:00Z">
            <w:rPr>
              <w:rFonts w:ascii="Times New Roman" w:hAnsi="Times New Roman" w:cs="Times New Roman"/>
              <w:sz w:val="22"/>
              <w:szCs w:val="24"/>
            </w:rPr>
          </w:rPrChange>
        </w:rPr>
      </w:pPr>
      <w:bookmarkStart w:id="802" w:name="_ENREF_12"/>
      <w:r w:rsidRPr="00557FEA">
        <w:rPr>
          <w:rFonts w:ascii="Arial" w:hAnsi="Arial" w:cs="Arial"/>
          <w:sz w:val="22"/>
          <w:rPrChange w:id="803" w:author="Guo, Shicheng" w:date="2018-03-14T09:36:00Z">
            <w:rPr>
              <w:rFonts w:ascii="Times New Roman" w:hAnsi="Times New Roman" w:cs="Times New Roman"/>
              <w:noProof w:val="0"/>
              <w:sz w:val="22"/>
              <w:szCs w:val="24"/>
            </w:rPr>
          </w:rPrChange>
        </w:rPr>
        <w:t>12.</w:t>
      </w:r>
      <w:r w:rsidRPr="00557FEA">
        <w:rPr>
          <w:rFonts w:ascii="Arial" w:hAnsi="Arial" w:cs="Arial"/>
          <w:sz w:val="22"/>
          <w:rPrChange w:id="804" w:author="Guo, Shicheng" w:date="2018-03-14T09:36:00Z">
            <w:rPr>
              <w:rFonts w:ascii="Times New Roman" w:hAnsi="Times New Roman" w:cs="Times New Roman"/>
              <w:noProof w:val="0"/>
              <w:sz w:val="22"/>
              <w:szCs w:val="24"/>
            </w:rPr>
          </w:rPrChange>
        </w:rPr>
        <w:tab/>
        <w:t>Asokan GS, Jeelani S, Gnanasundaram N. Promoter hypermethylation profile of tumour suppressor genes in oral leukoplakia and oral squamous cell carcinoma. J Clin Diagn Res. 2014;8(10):ZC09-12.</w:t>
      </w:r>
      <w:bookmarkEnd w:id="802"/>
    </w:p>
    <w:p w:rsidR="00CF14EC" w:rsidRPr="00E20447" w:rsidRDefault="00557FEA" w:rsidP="00CF14EC">
      <w:pPr>
        <w:pStyle w:val="EndNoteBibliography"/>
        <w:rPr>
          <w:rFonts w:ascii="Arial" w:hAnsi="Arial" w:cs="Arial"/>
          <w:sz w:val="22"/>
          <w:rPrChange w:id="805" w:author="Guo, Shicheng" w:date="2018-03-14T09:36:00Z">
            <w:rPr>
              <w:rFonts w:ascii="Times New Roman" w:hAnsi="Times New Roman" w:cs="Times New Roman"/>
              <w:sz w:val="22"/>
              <w:szCs w:val="24"/>
            </w:rPr>
          </w:rPrChange>
        </w:rPr>
      </w:pPr>
      <w:bookmarkStart w:id="806" w:name="_ENREF_13"/>
      <w:r w:rsidRPr="00557FEA">
        <w:rPr>
          <w:rFonts w:ascii="Arial" w:hAnsi="Arial" w:cs="Arial"/>
          <w:sz w:val="22"/>
          <w:rPrChange w:id="807" w:author="Guo, Shicheng" w:date="2018-03-14T09:36:00Z">
            <w:rPr>
              <w:rFonts w:ascii="Times New Roman" w:hAnsi="Times New Roman" w:cs="Times New Roman"/>
              <w:noProof w:val="0"/>
              <w:sz w:val="22"/>
              <w:szCs w:val="24"/>
            </w:rPr>
          </w:rPrChange>
        </w:rPr>
        <w:t>13.</w:t>
      </w:r>
      <w:r w:rsidRPr="00557FEA">
        <w:rPr>
          <w:rFonts w:ascii="Arial" w:hAnsi="Arial" w:cs="Arial"/>
          <w:sz w:val="22"/>
          <w:rPrChange w:id="808" w:author="Guo, Shicheng" w:date="2018-03-14T09:36:00Z">
            <w:rPr>
              <w:rFonts w:ascii="Times New Roman" w:hAnsi="Times New Roman" w:cs="Times New Roman"/>
              <w:noProof w:val="0"/>
              <w:sz w:val="22"/>
              <w:szCs w:val="24"/>
            </w:rPr>
          </w:rPrChange>
        </w:rPr>
        <w:tab/>
        <w:t>Nunna S, Reinhardt R, Ragozin S, Jeltsch A. Targeted methylation of the epithelial cell adhesion molecule (EpCAM) promoter to silence its expression in ovarian cancer cells. PLoS One. 2014;9(1):e87703.</w:t>
      </w:r>
      <w:bookmarkEnd w:id="806"/>
    </w:p>
    <w:p w:rsidR="00CF14EC" w:rsidRPr="00E20447" w:rsidRDefault="00557FEA" w:rsidP="00CF14EC">
      <w:pPr>
        <w:pStyle w:val="EndNoteBibliography"/>
        <w:rPr>
          <w:rFonts w:ascii="Arial" w:hAnsi="Arial" w:cs="Arial"/>
          <w:sz w:val="22"/>
          <w:rPrChange w:id="809" w:author="Guo, Shicheng" w:date="2018-03-14T09:36:00Z">
            <w:rPr>
              <w:rFonts w:ascii="Times New Roman" w:hAnsi="Times New Roman" w:cs="Times New Roman"/>
              <w:sz w:val="22"/>
              <w:szCs w:val="24"/>
            </w:rPr>
          </w:rPrChange>
        </w:rPr>
      </w:pPr>
      <w:bookmarkStart w:id="810" w:name="_ENREF_14"/>
      <w:r w:rsidRPr="00557FEA">
        <w:rPr>
          <w:rFonts w:ascii="Arial" w:hAnsi="Arial" w:cs="Arial"/>
          <w:sz w:val="22"/>
          <w:rPrChange w:id="811" w:author="Guo, Shicheng" w:date="2018-03-14T09:36:00Z">
            <w:rPr>
              <w:rFonts w:ascii="Times New Roman" w:hAnsi="Times New Roman" w:cs="Times New Roman"/>
              <w:noProof w:val="0"/>
              <w:sz w:val="22"/>
              <w:szCs w:val="24"/>
            </w:rPr>
          </w:rPrChange>
        </w:rPr>
        <w:t>14.</w:t>
      </w:r>
      <w:r w:rsidRPr="00557FEA">
        <w:rPr>
          <w:rFonts w:ascii="Arial" w:hAnsi="Arial" w:cs="Arial"/>
          <w:sz w:val="22"/>
          <w:rPrChange w:id="812" w:author="Guo, Shicheng" w:date="2018-03-14T09:36:00Z">
            <w:rPr>
              <w:rFonts w:ascii="Times New Roman" w:hAnsi="Times New Roman" w:cs="Times New Roman"/>
              <w:noProof w:val="0"/>
              <w:sz w:val="22"/>
              <w:szCs w:val="24"/>
            </w:rPr>
          </w:rPrChange>
        </w:rPr>
        <w:tab/>
        <w:t>Kulis M, Esteller M. DNA methylation and cancer. Adv Genet. 2010;70:27-56.</w:t>
      </w:r>
      <w:bookmarkEnd w:id="810"/>
    </w:p>
    <w:p w:rsidR="00CF14EC" w:rsidRPr="00E20447" w:rsidRDefault="00557FEA" w:rsidP="00CF14EC">
      <w:pPr>
        <w:pStyle w:val="EndNoteBibliography"/>
        <w:rPr>
          <w:rFonts w:ascii="Arial" w:hAnsi="Arial" w:cs="Arial"/>
          <w:sz w:val="22"/>
          <w:rPrChange w:id="813" w:author="Guo, Shicheng" w:date="2018-03-14T09:36:00Z">
            <w:rPr>
              <w:rFonts w:ascii="Times New Roman" w:hAnsi="Times New Roman" w:cs="Times New Roman"/>
              <w:sz w:val="22"/>
              <w:szCs w:val="24"/>
            </w:rPr>
          </w:rPrChange>
        </w:rPr>
      </w:pPr>
      <w:bookmarkStart w:id="814" w:name="_ENREF_15"/>
      <w:r w:rsidRPr="00557FEA">
        <w:rPr>
          <w:rFonts w:ascii="Arial" w:hAnsi="Arial" w:cs="Arial"/>
          <w:sz w:val="22"/>
          <w:rPrChange w:id="815" w:author="Guo, Shicheng" w:date="2018-03-14T09:36:00Z">
            <w:rPr>
              <w:rFonts w:ascii="Times New Roman" w:hAnsi="Times New Roman" w:cs="Times New Roman"/>
              <w:noProof w:val="0"/>
              <w:sz w:val="22"/>
              <w:szCs w:val="24"/>
            </w:rPr>
          </w:rPrChange>
        </w:rPr>
        <w:t>15.</w:t>
      </w:r>
      <w:r w:rsidRPr="00557FEA">
        <w:rPr>
          <w:rFonts w:ascii="Arial" w:hAnsi="Arial" w:cs="Arial"/>
          <w:sz w:val="22"/>
          <w:rPrChange w:id="816" w:author="Guo, Shicheng" w:date="2018-03-14T09:36:00Z">
            <w:rPr>
              <w:rFonts w:ascii="Times New Roman" w:hAnsi="Times New Roman" w:cs="Times New Roman"/>
              <w:noProof w:val="0"/>
              <w:sz w:val="22"/>
              <w:szCs w:val="24"/>
            </w:rPr>
          </w:rPrChange>
        </w:rPr>
        <w:tab/>
        <w:t>Tommerup N, Vissing H. Isolation and fine mapping of 16 novel human zinc finger-encoding cDNAs identify putative candidate genes for developmental and malignant disorders. Genomics. 1995;27(2):259-64.</w:t>
      </w:r>
      <w:bookmarkEnd w:id="814"/>
    </w:p>
    <w:p w:rsidR="00CF14EC" w:rsidRPr="00E20447" w:rsidRDefault="00557FEA" w:rsidP="00CF14EC">
      <w:pPr>
        <w:pStyle w:val="EndNoteBibliography"/>
        <w:rPr>
          <w:rFonts w:ascii="Arial" w:hAnsi="Arial" w:cs="Arial"/>
          <w:sz w:val="22"/>
          <w:rPrChange w:id="817" w:author="Guo, Shicheng" w:date="2018-03-14T09:36:00Z">
            <w:rPr>
              <w:rFonts w:ascii="Times New Roman" w:hAnsi="Times New Roman" w:cs="Times New Roman"/>
              <w:sz w:val="22"/>
              <w:szCs w:val="24"/>
            </w:rPr>
          </w:rPrChange>
        </w:rPr>
      </w:pPr>
      <w:bookmarkStart w:id="818" w:name="_ENREF_16"/>
      <w:r w:rsidRPr="00557FEA">
        <w:rPr>
          <w:rFonts w:ascii="Arial" w:hAnsi="Arial" w:cs="Arial"/>
          <w:sz w:val="22"/>
          <w:rPrChange w:id="819" w:author="Guo, Shicheng" w:date="2018-03-14T09:36:00Z">
            <w:rPr>
              <w:rFonts w:ascii="Times New Roman" w:hAnsi="Times New Roman" w:cs="Times New Roman"/>
              <w:noProof w:val="0"/>
              <w:sz w:val="22"/>
              <w:szCs w:val="24"/>
            </w:rPr>
          </w:rPrChange>
        </w:rPr>
        <w:t>16.</w:t>
      </w:r>
      <w:r w:rsidRPr="00557FEA">
        <w:rPr>
          <w:rFonts w:ascii="Arial" w:hAnsi="Arial" w:cs="Arial"/>
          <w:sz w:val="22"/>
          <w:rPrChange w:id="820" w:author="Guo, Shicheng" w:date="2018-03-14T09:36:00Z">
            <w:rPr>
              <w:rFonts w:ascii="Times New Roman" w:hAnsi="Times New Roman" w:cs="Times New Roman"/>
              <w:noProof w:val="0"/>
              <w:sz w:val="22"/>
              <w:szCs w:val="24"/>
            </w:rPr>
          </w:rPrChange>
        </w:rPr>
        <w:tab/>
        <w:t>Hajra KM, Chen DY, Fearon ER. The SLUG zinc-finger protein represses E-cadherin in breast cancer. Cancer Res. 2002;62(6):1613-8.</w:t>
      </w:r>
      <w:bookmarkEnd w:id="818"/>
    </w:p>
    <w:p w:rsidR="00CF14EC" w:rsidRPr="00E20447" w:rsidRDefault="00557FEA" w:rsidP="00CF14EC">
      <w:pPr>
        <w:pStyle w:val="EndNoteBibliography"/>
        <w:rPr>
          <w:rFonts w:ascii="Arial" w:hAnsi="Arial" w:cs="Arial"/>
          <w:sz w:val="22"/>
          <w:rPrChange w:id="821" w:author="Guo, Shicheng" w:date="2018-03-14T09:36:00Z">
            <w:rPr>
              <w:rFonts w:ascii="Times New Roman" w:hAnsi="Times New Roman" w:cs="Times New Roman"/>
              <w:sz w:val="22"/>
              <w:szCs w:val="24"/>
            </w:rPr>
          </w:rPrChange>
        </w:rPr>
      </w:pPr>
      <w:bookmarkStart w:id="822" w:name="_ENREF_17"/>
      <w:r w:rsidRPr="00557FEA">
        <w:rPr>
          <w:rFonts w:ascii="Arial" w:hAnsi="Arial" w:cs="Arial"/>
          <w:sz w:val="22"/>
          <w:rPrChange w:id="823" w:author="Guo, Shicheng" w:date="2018-03-14T09:36:00Z">
            <w:rPr>
              <w:rFonts w:ascii="Times New Roman" w:hAnsi="Times New Roman" w:cs="Times New Roman"/>
              <w:noProof w:val="0"/>
              <w:sz w:val="22"/>
              <w:szCs w:val="24"/>
            </w:rPr>
          </w:rPrChange>
        </w:rPr>
        <w:t>17.</w:t>
      </w:r>
      <w:r w:rsidRPr="00557FEA">
        <w:rPr>
          <w:rFonts w:ascii="Arial" w:hAnsi="Arial" w:cs="Arial"/>
          <w:sz w:val="22"/>
          <w:rPrChange w:id="824" w:author="Guo, Shicheng" w:date="2018-03-14T09:36:00Z">
            <w:rPr>
              <w:rFonts w:ascii="Times New Roman" w:hAnsi="Times New Roman" w:cs="Times New Roman"/>
              <w:noProof w:val="0"/>
              <w:sz w:val="22"/>
              <w:szCs w:val="24"/>
            </w:rPr>
          </w:rPrChange>
        </w:rPr>
        <w:tab/>
        <w:t>Abildgaard MO, Borre M, Mortensen MM, Ulhoi BP, Torring N, Wild P, et al. Downregulation of zinc finger protein 132 in prostate cancer is associated with aberrant promoter hypermethylation and poor prognosis. Int J Cancer. 2012;130(4):885-95.</w:t>
      </w:r>
      <w:bookmarkEnd w:id="822"/>
    </w:p>
    <w:p w:rsidR="00CF14EC" w:rsidRPr="00E20447" w:rsidRDefault="00557FEA" w:rsidP="00CF14EC">
      <w:pPr>
        <w:pStyle w:val="EndNoteBibliography"/>
        <w:rPr>
          <w:rFonts w:ascii="Arial" w:hAnsi="Arial" w:cs="Arial"/>
          <w:sz w:val="22"/>
          <w:rPrChange w:id="825" w:author="Guo, Shicheng" w:date="2018-03-14T09:36:00Z">
            <w:rPr>
              <w:rFonts w:ascii="Times New Roman" w:hAnsi="Times New Roman" w:cs="Times New Roman"/>
              <w:sz w:val="22"/>
              <w:szCs w:val="24"/>
            </w:rPr>
          </w:rPrChange>
        </w:rPr>
      </w:pPr>
      <w:bookmarkStart w:id="826" w:name="_ENREF_18"/>
      <w:r w:rsidRPr="00557FEA">
        <w:rPr>
          <w:rFonts w:ascii="Arial" w:hAnsi="Arial" w:cs="Arial"/>
          <w:sz w:val="22"/>
          <w:rPrChange w:id="827" w:author="Guo, Shicheng" w:date="2018-03-14T09:36:00Z">
            <w:rPr>
              <w:rFonts w:ascii="Times New Roman" w:hAnsi="Times New Roman" w:cs="Times New Roman"/>
              <w:noProof w:val="0"/>
              <w:sz w:val="22"/>
              <w:szCs w:val="24"/>
            </w:rPr>
          </w:rPrChange>
        </w:rPr>
        <w:t>18.</w:t>
      </w:r>
      <w:r w:rsidRPr="00557FEA">
        <w:rPr>
          <w:rFonts w:ascii="Arial" w:hAnsi="Arial" w:cs="Arial"/>
          <w:sz w:val="22"/>
          <w:rPrChange w:id="828" w:author="Guo, Shicheng" w:date="2018-03-14T09:36:00Z">
            <w:rPr>
              <w:rFonts w:ascii="Times New Roman" w:hAnsi="Times New Roman" w:cs="Times New Roman"/>
              <w:noProof w:val="0"/>
              <w:sz w:val="22"/>
              <w:szCs w:val="24"/>
            </w:rPr>
          </w:rPrChange>
        </w:rPr>
        <w:tab/>
        <w:t>Lee YK, Park UH, Kim EJ, Hwang JT, Jeong JC, Um SJ. Tumor antigen PRAME is up-regulated by MZF1 in cooperation with DNA hypomethylation in melanoma cells. Cancer Lett. 2017;403:144-51.</w:t>
      </w:r>
      <w:bookmarkEnd w:id="826"/>
    </w:p>
    <w:p w:rsidR="00CF14EC" w:rsidRPr="00E20447" w:rsidRDefault="00557FEA" w:rsidP="00CF14EC">
      <w:pPr>
        <w:pStyle w:val="EndNoteBibliography"/>
        <w:rPr>
          <w:rFonts w:ascii="Arial" w:hAnsi="Arial" w:cs="Arial"/>
          <w:sz w:val="22"/>
          <w:rPrChange w:id="829" w:author="Guo, Shicheng" w:date="2018-03-14T09:36:00Z">
            <w:rPr>
              <w:rFonts w:ascii="Times New Roman" w:hAnsi="Times New Roman" w:cs="Times New Roman"/>
              <w:sz w:val="22"/>
              <w:szCs w:val="24"/>
            </w:rPr>
          </w:rPrChange>
        </w:rPr>
      </w:pPr>
      <w:bookmarkStart w:id="830" w:name="_ENREF_19"/>
      <w:r w:rsidRPr="00557FEA">
        <w:rPr>
          <w:rFonts w:ascii="Arial" w:hAnsi="Arial" w:cs="Arial"/>
          <w:sz w:val="22"/>
          <w:rPrChange w:id="831" w:author="Guo, Shicheng" w:date="2018-03-14T09:36:00Z">
            <w:rPr>
              <w:rFonts w:ascii="Times New Roman" w:hAnsi="Times New Roman" w:cs="Times New Roman"/>
              <w:noProof w:val="0"/>
              <w:sz w:val="22"/>
              <w:szCs w:val="24"/>
            </w:rPr>
          </w:rPrChange>
        </w:rPr>
        <w:t>19.</w:t>
      </w:r>
      <w:r w:rsidRPr="00557FEA">
        <w:rPr>
          <w:rFonts w:ascii="Arial" w:hAnsi="Arial" w:cs="Arial"/>
          <w:sz w:val="22"/>
          <w:rPrChange w:id="832" w:author="Guo, Shicheng" w:date="2018-03-14T09:36:00Z">
            <w:rPr>
              <w:rFonts w:ascii="Times New Roman" w:hAnsi="Times New Roman" w:cs="Times New Roman"/>
              <w:noProof w:val="0"/>
              <w:sz w:val="22"/>
              <w:szCs w:val="24"/>
            </w:rPr>
          </w:rPrChange>
        </w:rPr>
        <w:tab/>
        <w:t>Oka M, Meacham AM, Hamazaki T, Rodic N, Chang LJ, Terada N. De novo DNA methyltransferases Dnmt3a and Dnmt3b primarily mediate the cytotoxic effect of 5-aza-2'-deoxycytidine. Oncogene. 2005;24(19):3091-9.</w:t>
      </w:r>
      <w:bookmarkEnd w:id="830"/>
    </w:p>
    <w:p w:rsidR="00CF14EC" w:rsidRPr="00E20447" w:rsidRDefault="00557FEA" w:rsidP="00CF14EC">
      <w:pPr>
        <w:pStyle w:val="EndNoteBibliography"/>
        <w:rPr>
          <w:rFonts w:ascii="Arial" w:hAnsi="Arial" w:cs="Arial"/>
          <w:sz w:val="22"/>
          <w:rPrChange w:id="833" w:author="Guo, Shicheng" w:date="2018-03-14T09:36:00Z">
            <w:rPr>
              <w:rFonts w:ascii="Times New Roman" w:hAnsi="Times New Roman" w:cs="Times New Roman"/>
              <w:sz w:val="22"/>
              <w:szCs w:val="24"/>
            </w:rPr>
          </w:rPrChange>
        </w:rPr>
      </w:pPr>
      <w:bookmarkStart w:id="834" w:name="_ENREF_20"/>
      <w:r w:rsidRPr="00557FEA">
        <w:rPr>
          <w:rFonts w:ascii="Arial" w:hAnsi="Arial" w:cs="Arial"/>
          <w:sz w:val="22"/>
          <w:rPrChange w:id="835" w:author="Guo, Shicheng" w:date="2018-03-14T09:36:00Z">
            <w:rPr>
              <w:rFonts w:ascii="Times New Roman" w:hAnsi="Times New Roman" w:cs="Times New Roman"/>
              <w:noProof w:val="0"/>
              <w:sz w:val="22"/>
              <w:szCs w:val="24"/>
            </w:rPr>
          </w:rPrChange>
        </w:rPr>
        <w:t>20.</w:t>
      </w:r>
      <w:r w:rsidRPr="00557FEA">
        <w:rPr>
          <w:rFonts w:ascii="Arial" w:hAnsi="Arial" w:cs="Arial"/>
          <w:sz w:val="22"/>
          <w:rPrChange w:id="836" w:author="Guo, Shicheng" w:date="2018-03-14T09:36:00Z">
            <w:rPr>
              <w:rFonts w:ascii="Times New Roman" w:hAnsi="Times New Roman" w:cs="Times New Roman"/>
              <w:noProof w:val="0"/>
              <w:sz w:val="22"/>
              <w:szCs w:val="24"/>
            </w:rPr>
          </w:rPrChange>
        </w:rPr>
        <w:tab/>
        <w:t>Zhang R, Feng X, Zhan M, Huang C, Chen K, Tang X, et al. Transcription Factor Sp1 Promotes the Expression of Porcine ROCK1 Gene. Int J Mol Sci. 2016;17(1).</w:t>
      </w:r>
      <w:bookmarkEnd w:id="834"/>
    </w:p>
    <w:p w:rsidR="00CF14EC" w:rsidRPr="00E20447" w:rsidRDefault="00557FEA" w:rsidP="00CF14EC">
      <w:pPr>
        <w:pStyle w:val="EndNoteBibliography"/>
        <w:rPr>
          <w:rFonts w:ascii="Arial" w:hAnsi="Arial" w:cs="Arial"/>
          <w:sz w:val="22"/>
          <w:rPrChange w:id="837" w:author="Guo, Shicheng" w:date="2018-03-14T09:36:00Z">
            <w:rPr>
              <w:rFonts w:ascii="Times New Roman" w:hAnsi="Times New Roman" w:cs="Times New Roman"/>
              <w:sz w:val="22"/>
              <w:szCs w:val="24"/>
            </w:rPr>
          </w:rPrChange>
        </w:rPr>
      </w:pPr>
      <w:bookmarkStart w:id="838" w:name="_ENREF_21"/>
      <w:r w:rsidRPr="00557FEA">
        <w:rPr>
          <w:rFonts w:ascii="Arial" w:hAnsi="Arial" w:cs="Arial"/>
          <w:sz w:val="22"/>
          <w:rPrChange w:id="839" w:author="Guo, Shicheng" w:date="2018-03-14T09:36:00Z">
            <w:rPr>
              <w:rFonts w:ascii="Times New Roman" w:hAnsi="Times New Roman" w:cs="Times New Roman"/>
              <w:noProof w:val="0"/>
              <w:sz w:val="22"/>
              <w:szCs w:val="24"/>
            </w:rPr>
          </w:rPrChange>
        </w:rPr>
        <w:t>21.</w:t>
      </w:r>
      <w:r w:rsidRPr="00557FEA">
        <w:rPr>
          <w:rFonts w:ascii="Arial" w:hAnsi="Arial" w:cs="Arial"/>
          <w:sz w:val="22"/>
          <w:rPrChange w:id="840" w:author="Guo, Shicheng" w:date="2018-03-14T09:36:00Z">
            <w:rPr>
              <w:rFonts w:ascii="Times New Roman" w:hAnsi="Times New Roman" w:cs="Times New Roman"/>
              <w:noProof w:val="0"/>
              <w:sz w:val="22"/>
              <w:szCs w:val="24"/>
            </w:rPr>
          </w:rPrChange>
        </w:rPr>
        <w:tab/>
        <w:t>Milne TA, Briggs SD, Brock HW, Martin ME, Gibbs D, Allis CD, et al. MLL targets SET domain methyltransferase activity to Hox gene promoters. Mol Cell. 2002;10(5):1107-17.</w:t>
      </w:r>
      <w:bookmarkEnd w:id="838"/>
    </w:p>
    <w:p w:rsidR="00CF14EC" w:rsidRPr="00E20447" w:rsidRDefault="00557FEA" w:rsidP="00CF14EC">
      <w:pPr>
        <w:pStyle w:val="EndNoteBibliography"/>
        <w:rPr>
          <w:rFonts w:ascii="Arial" w:hAnsi="Arial" w:cs="Arial"/>
          <w:sz w:val="22"/>
          <w:rPrChange w:id="841" w:author="Guo, Shicheng" w:date="2018-03-14T09:36:00Z">
            <w:rPr>
              <w:rFonts w:ascii="Times New Roman" w:hAnsi="Times New Roman" w:cs="Times New Roman"/>
              <w:sz w:val="22"/>
              <w:szCs w:val="24"/>
            </w:rPr>
          </w:rPrChange>
        </w:rPr>
      </w:pPr>
      <w:bookmarkStart w:id="842" w:name="_ENREF_22"/>
      <w:r w:rsidRPr="00557FEA">
        <w:rPr>
          <w:rFonts w:ascii="Arial" w:hAnsi="Arial" w:cs="Arial"/>
          <w:sz w:val="22"/>
          <w:rPrChange w:id="843" w:author="Guo, Shicheng" w:date="2018-03-14T09:36:00Z">
            <w:rPr>
              <w:rFonts w:ascii="Times New Roman" w:hAnsi="Times New Roman" w:cs="Times New Roman"/>
              <w:noProof w:val="0"/>
              <w:sz w:val="22"/>
              <w:szCs w:val="24"/>
            </w:rPr>
          </w:rPrChange>
        </w:rPr>
        <w:t>22.</w:t>
      </w:r>
      <w:r w:rsidRPr="00557FEA">
        <w:rPr>
          <w:rFonts w:ascii="Arial" w:hAnsi="Arial" w:cs="Arial"/>
          <w:sz w:val="22"/>
          <w:rPrChange w:id="844" w:author="Guo, Shicheng" w:date="2018-03-14T09:36:00Z">
            <w:rPr>
              <w:rFonts w:ascii="Times New Roman" w:hAnsi="Times New Roman" w:cs="Times New Roman"/>
              <w:noProof w:val="0"/>
              <w:sz w:val="22"/>
              <w:szCs w:val="24"/>
            </w:rPr>
          </w:rPrChange>
        </w:rPr>
        <w:tab/>
        <w:t>Hug BA, Ahmed N, Robbins JA, Lazar MA. A chromatin immunoprecipitation screen reveals protein kinase Cbeta as a direct RUNX1 target gene. J Biol Chem. 2004;279(2):825-30.</w:t>
      </w:r>
      <w:bookmarkEnd w:id="842"/>
    </w:p>
    <w:p w:rsidR="00CF14EC" w:rsidRPr="00E20447" w:rsidRDefault="00557FEA" w:rsidP="00CF14EC">
      <w:pPr>
        <w:pStyle w:val="EndNoteBibliography"/>
        <w:rPr>
          <w:rFonts w:ascii="Arial" w:hAnsi="Arial" w:cs="Arial"/>
          <w:sz w:val="22"/>
          <w:rPrChange w:id="845" w:author="Guo, Shicheng" w:date="2018-03-14T09:36:00Z">
            <w:rPr>
              <w:rFonts w:ascii="Times New Roman" w:hAnsi="Times New Roman" w:cs="Times New Roman"/>
              <w:sz w:val="22"/>
              <w:szCs w:val="24"/>
            </w:rPr>
          </w:rPrChange>
        </w:rPr>
      </w:pPr>
      <w:bookmarkStart w:id="846" w:name="_ENREF_23"/>
      <w:r w:rsidRPr="00557FEA">
        <w:rPr>
          <w:rFonts w:ascii="Arial" w:hAnsi="Arial" w:cs="Arial"/>
          <w:sz w:val="22"/>
          <w:rPrChange w:id="847" w:author="Guo, Shicheng" w:date="2018-03-14T09:36:00Z">
            <w:rPr>
              <w:rFonts w:ascii="Times New Roman" w:hAnsi="Times New Roman" w:cs="Times New Roman"/>
              <w:noProof w:val="0"/>
              <w:sz w:val="22"/>
              <w:szCs w:val="24"/>
            </w:rPr>
          </w:rPrChange>
        </w:rPr>
        <w:t>23.</w:t>
      </w:r>
      <w:r w:rsidRPr="00557FEA">
        <w:rPr>
          <w:rFonts w:ascii="Arial" w:hAnsi="Arial" w:cs="Arial"/>
          <w:sz w:val="22"/>
          <w:rPrChange w:id="848" w:author="Guo, Shicheng" w:date="2018-03-14T09:36:00Z">
            <w:rPr>
              <w:rFonts w:ascii="Times New Roman" w:hAnsi="Times New Roman" w:cs="Times New Roman"/>
              <w:noProof w:val="0"/>
              <w:sz w:val="22"/>
              <w:szCs w:val="24"/>
            </w:rPr>
          </w:rPrChange>
        </w:rPr>
        <w:tab/>
        <w:t>Audebert M, Salles B, Calsou P. Involvement of poly(ADP-ribose) polymerase-1 and XRCC1/DNA ligase III in an alternative route for DNA double-strand breaks rejoining. J Biol Chem. 2004;279(53):55117-26.</w:t>
      </w:r>
      <w:bookmarkEnd w:id="846"/>
    </w:p>
    <w:p w:rsidR="00CF14EC" w:rsidRPr="00E20447" w:rsidRDefault="00557FEA" w:rsidP="00CF14EC">
      <w:pPr>
        <w:pStyle w:val="EndNoteBibliography"/>
        <w:rPr>
          <w:rFonts w:ascii="Arial" w:hAnsi="Arial" w:cs="Arial"/>
          <w:sz w:val="22"/>
          <w:rPrChange w:id="849" w:author="Guo, Shicheng" w:date="2018-03-14T09:36:00Z">
            <w:rPr>
              <w:rFonts w:ascii="Times New Roman" w:hAnsi="Times New Roman" w:cs="Times New Roman"/>
              <w:sz w:val="22"/>
              <w:szCs w:val="24"/>
            </w:rPr>
          </w:rPrChange>
        </w:rPr>
      </w:pPr>
      <w:bookmarkStart w:id="850" w:name="_ENREF_24"/>
      <w:r w:rsidRPr="00557FEA">
        <w:rPr>
          <w:rFonts w:ascii="Arial" w:hAnsi="Arial" w:cs="Arial"/>
          <w:sz w:val="22"/>
          <w:rPrChange w:id="851" w:author="Guo, Shicheng" w:date="2018-03-14T09:36:00Z">
            <w:rPr>
              <w:rFonts w:ascii="Times New Roman" w:hAnsi="Times New Roman" w:cs="Times New Roman"/>
              <w:noProof w:val="0"/>
              <w:sz w:val="22"/>
              <w:szCs w:val="24"/>
            </w:rPr>
          </w:rPrChange>
        </w:rPr>
        <w:t>24.</w:t>
      </w:r>
      <w:r w:rsidRPr="00557FEA">
        <w:rPr>
          <w:rFonts w:ascii="Arial" w:hAnsi="Arial" w:cs="Arial"/>
          <w:sz w:val="22"/>
          <w:rPrChange w:id="852" w:author="Guo, Shicheng" w:date="2018-03-14T09:36:00Z">
            <w:rPr>
              <w:rFonts w:ascii="Times New Roman" w:hAnsi="Times New Roman" w:cs="Times New Roman"/>
              <w:noProof w:val="0"/>
              <w:sz w:val="22"/>
              <w:szCs w:val="24"/>
            </w:rPr>
          </w:rPrChange>
        </w:rPr>
        <w:tab/>
        <w:t>Takaoka A, Wang Z, Choi MK, Yanai H, Negishi H, Ban T, et al. DAI (DLM-1/ZBP1) is a cytosolic DNA sensor and an activator of innate immune response. Nature. 2007;448(7152):501-5.</w:t>
      </w:r>
      <w:bookmarkEnd w:id="850"/>
    </w:p>
    <w:p w:rsidR="00CF14EC" w:rsidRPr="00E20447" w:rsidRDefault="00557FEA" w:rsidP="00CF14EC">
      <w:pPr>
        <w:pStyle w:val="EndNoteBibliography"/>
        <w:rPr>
          <w:rFonts w:ascii="Arial" w:hAnsi="Arial" w:cs="Arial"/>
          <w:sz w:val="22"/>
          <w:rPrChange w:id="853" w:author="Guo, Shicheng" w:date="2018-03-14T09:36:00Z">
            <w:rPr>
              <w:rFonts w:ascii="Times New Roman" w:hAnsi="Times New Roman" w:cs="Times New Roman"/>
              <w:sz w:val="22"/>
              <w:szCs w:val="24"/>
            </w:rPr>
          </w:rPrChange>
        </w:rPr>
      </w:pPr>
      <w:bookmarkStart w:id="854" w:name="_ENREF_25"/>
      <w:r w:rsidRPr="00557FEA">
        <w:rPr>
          <w:rFonts w:ascii="Arial" w:hAnsi="Arial" w:cs="Arial"/>
          <w:sz w:val="22"/>
          <w:rPrChange w:id="855" w:author="Guo, Shicheng" w:date="2018-03-14T09:36:00Z">
            <w:rPr>
              <w:rFonts w:ascii="Times New Roman" w:hAnsi="Times New Roman" w:cs="Times New Roman"/>
              <w:noProof w:val="0"/>
              <w:sz w:val="22"/>
              <w:szCs w:val="24"/>
            </w:rPr>
          </w:rPrChange>
        </w:rPr>
        <w:lastRenderedPageBreak/>
        <w:t>25.</w:t>
      </w:r>
      <w:r w:rsidRPr="00557FEA">
        <w:rPr>
          <w:rFonts w:ascii="Arial" w:hAnsi="Arial" w:cs="Arial"/>
          <w:sz w:val="22"/>
          <w:rPrChange w:id="856" w:author="Guo, Shicheng" w:date="2018-03-14T09:36:00Z">
            <w:rPr>
              <w:rFonts w:ascii="Times New Roman" w:hAnsi="Times New Roman" w:cs="Times New Roman"/>
              <w:noProof w:val="0"/>
              <w:sz w:val="22"/>
              <w:szCs w:val="24"/>
            </w:rPr>
          </w:rPrChange>
        </w:rPr>
        <w:tab/>
        <w:t>Tran DH, Shishido Y, Chung SP, Trinh HT, Yorita K, Sakai T, et al. Identification of DNA-binding proteins that interact with the 5'-flanking region of the human D-amino acid oxidase gene by pull-down assay coupled with two-dimensional gel electrophoresis and mass spectrometry. J Pharm Biomed Anal. 2015;116:94-100.</w:t>
      </w:r>
      <w:bookmarkEnd w:id="854"/>
    </w:p>
    <w:p w:rsidR="00CF14EC" w:rsidRPr="00E20447" w:rsidRDefault="00557FEA" w:rsidP="00CF14EC">
      <w:pPr>
        <w:pStyle w:val="EndNoteBibliography"/>
        <w:rPr>
          <w:rFonts w:ascii="Arial" w:hAnsi="Arial" w:cs="Arial"/>
          <w:sz w:val="22"/>
          <w:rPrChange w:id="857" w:author="Guo, Shicheng" w:date="2018-03-14T09:36:00Z">
            <w:rPr>
              <w:rFonts w:ascii="Times New Roman" w:hAnsi="Times New Roman" w:cs="Times New Roman"/>
              <w:sz w:val="22"/>
              <w:szCs w:val="24"/>
            </w:rPr>
          </w:rPrChange>
        </w:rPr>
      </w:pPr>
      <w:bookmarkStart w:id="858" w:name="_ENREF_26"/>
      <w:r w:rsidRPr="00557FEA">
        <w:rPr>
          <w:rFonts w:ascii="Arial" w:hAnsi="Arial" w:cs="Arial"/>
          <w:sz w:val="22"/>
          <w:rPrChange w:id="859" w:author="Guo, Shicheng" w:date="2018-03-14T09:36:00Z">
            <w:rPr>
              <w:rFonts w:ascii="Times New Roman" w:hAnsi="Times New Roman" w:cs="Times New Roman"/>
              <w:noProof w:val="0"/>
              <w:sz w:val="22"/>
              <w:szCs w:val="24"/>
            </w:rPr>
          </w:rPrChange>
        </w:rPr>
        <w:t>26.</w:t>
      </w:r>
      <w:r w:rsidRPr="00557FEA">
        <w:rPr>
          <w:rFonts w:ascii="Arial" w:hAnsi="Arial" w:cs="Arial"/>
          <w:sz w:val="22"/>
          <w:rPrChange w:id="860" w:author="Guo, Shicheng" w:date="2018-03-14T09:36:00Z">
            <w:rPr>
              <w:rFonts w:ascii="Times New Roman" w:hAnsi="Times New Roman" w:cs="Times New Roman"/>
              <w:noProof w:val="0"/>
              <w:sz w:val="22"/>
              <w:szCs w:val="24"/>
            </w:rPr>
          </w:rPrChange>
        </w:rPr>
        <w:tab/>
        <w:t>Wang C, Tao H, Cheng L, Liu Z. Near-infrared light induced in vivo photodynamic therapy of cancer based on upconversion nanoparticles. Biomaterials. 2011;32(26):6145-54.</w:t>
      </w:r>
      <w:bookmarkEnd w:id="858"/>
    </w:p>
    <w:p w:rsidR="00CF14EC" w:rsidRPr="00E20447" w:rsidRDefault="00557FEA" w:rsidP="00CF14EC">
      <w:pPr>
        <w:pStyle w:val="EndNoteBibliography"/>
        <w:rPr>
          <w:rFonts w:ascii="Arial" w:hAnsi="Arial" w:cs="Arial"/>
          <w:sz w:val="22"/>
          <w:rPrChange w:id="861" w:author="Guo, Shicheng" w:date="2018-03-14T09:36:00Z">
            <w:rPr>
              <w:rFonts w:ascii="Times New Roman" w:hAnsi="Times New Roman" w:cs="Times New Roman"/>
              <w:sz w:val="22"/>
              <w:szCs w:val="24"/>
            </w:rPr>
          </w:rPrChange>
        </w:rPr>
      </w:pPr>
      <w:bookmarkStart w:id="862" w:name="_ENREF_27"/>
      <w:r w:rsidRPr="00557FEA">
        <w:rPr>
          <w:rFonts w:ascii="Arial" w:hAnsi="Arial" w:cs="Arial"/>
          <w:sz w:val="22"/>
          <w:rPrChange w:id="863" w:author="Guo, Shicheng" w:date="2018-03-14T09:36:00Z">
            <w:rPr>
              <w:rFonts w:ascii="Times New Roman" w:hAnsi="Times New Roman" w:cs="Times New Roman"/>
              <w:noProof w:val="0"/>
              <w:sz w:val="22"/>
              <w:szCs w:val="24"/>
            </w:rPr>
          </w:rPrChange>
        </w:rPr>
        <w:t>27.</w:t>
      </w:r>
      <w:r w:rsidRPr="00557FEA">
        <w:rPr>
          <w:rFonts w:ascii="Arial" w:hAnsi="Arial" w:cs="Arial"/>
          <w:sz w:val="22"/>
          <w:rPrChange w:id="864" w:author="Guo, Shicheng" w:date="2018-03-14T09:36:00Z">
            <w:rPr>
              <w:rFonts w:ascii="Times New Roman" w:hAnsi="Times New Roman" w:cs="Times New Roman"/>
              <w:noProof w:val="0"/>
              <w:sz w:val="22"/>
              <w:szCs w:val="24"/>
            </w:rPr>
          </w:rPrChange>
        </w:rPr>
        <w:tab/>
        <w:t>Chalitchagorn K, Shuangshoti S, Hourpai N, Kongruttanachok N, Tangkijvanich P, Thong-ngam D, et al. Distinctive pattern of LINE-1 methylation level in normal tissues and the association with carcinogenesis. Oncogene. 2004;23(54):8841-6.</w:t>
      </w:r>
      <w:bookmarkEnd w:id="862"/>
    </w:p>
    <w:p w:rsidR="00CF14EC" w:rsidRPr="00E20447" w:rsidRDefault="00557FEA" w:rsidP="00CF14EC">
      <w:pPr>
        <w:pStyle w:val="EndNoteBibliography"/>
        <w:rPr>
          <w:rFonts w:ascii="Arial" w:hAnsi="Arial" w:cs="Arial"/>
          <w:sz w:val="22"/>
          <w:rPrChange w:id="865" w:author="Guo, Shicheng" w:date="2018-03-14T09:36:00Z">
            <w:rPr>
              <w:rFonts w:ascii="Times New Roman" w:hAnsi="Times New Roman" w:cs="Times New Roman"/>
              <w:sz w:val="22"/>
              <w:szCs w:val="24"/>
            </w:rPr>
          </w:rPrChange>
        </w:rPr>
      </w:pPr>
      <w:bookmarkStart w:id="866" w:name="_ENREF_28"/>
      <w:r w:rsidRPr="00557FEA">
        <w:rPr>
          <w:rFonts w:ascii="Arial" w:hAnsi="Arial" w:cs="Arial"/>
          <w:sz w:val="22"/>
          <w:rPrChange w:id="867" w:author="Guo, Shicheng" w:date="2018-03-14T09:36:00Z">
            <w:rPr>
              <w:rFonts w:ascii="Times New Roman" w:hAnsi="Times New Roman" w:cs="Times New Roman"/>
              <w:noProof w:val="0"/>
              <w:sz w:val="22"/>
              <w:szCs w:val="24"/>
            </w:rPr>
          </w:rPrChange>
        </w:rPr>
        <w:t>28.</w:t>
      </w:r>
      <w:r w:rsidRPr="00557FEA">
        <w:rPr>
          <w:rFonts w:ascii="Arial" w:hAnsi="Arial" w:cs="Arial"/>
          <w:sz w:val="22"/>
          <w:rPrChange w:id="868" w:author="Guo, Shicheng" w:date="2018-03-14T09:36:00Z">
            <w:rPr>
              <w:rFonts w:ascii="Times New Roman" w:hAnsi="Times New Roman" w:cs="Times New Roman"/>
              <w:noProof w:val="0"/>
              <w:sz w:val="22"/>
              <w:szCs w:val="24"/>
            </w:rPr>
          </w:rPrChange>
        </w:rPr>
        <w:tab/>
        <w:t>Nasrollahzadeh D, Kamangar F, Aghcheli K, Sotoudeh M, Islami F, Abnet CC, et al. Opium, tobacco, and alcohol use in relation to oesophageal squamous cell carcinoma in a high-risk area of Iran. Br J Cancer. 2008;98(11):1857-63.</w:t>
      </w:r>
      <w:bookmarkEnd w:id="866"/>
    </w:p>
    <w:p w:rsidR="00CF14EC" w:rsidRPr="00E20447" w:rsidRDefault="00557FEA" w:rsidP="00CF14EC">
      <w:pPr>
        <w:pStyle w:val="EndNoteBibliography"/>
        <w:rPr>
          <w:rFonts w:ascii="Arial" w:hAnsi="Arial" w:cs="Arial"/>
          <w:sz w:val="22"/>
          <w:rPrChange w:id="869" w:author="Guo, Shicheng" w:date="2018-03-14T09:36:00Z">
            <w:rPr>
              <w:rFonts w:ascii="Times New Roman" w:hAnsi="Times New Roman" w:cs="Times New Roman"/>
              <w:sz w:val="22"/>
              <w:szCs w:val="24"/>
            </w:rPr>
          </w:rPrChange>
        </w:rPr>
      </w:pPr>
      <w:bookmarkStart w:id="870" w:name="_ENREF_29"/>
      <w:r w:rsidRPr="00557FEA">
        <w:rPr>
          <w:rFonts w:ascii="Arial" w:hAnsi="Arial" w:cs="Arial"/>
          <w:sz w:val="22"/>
          <w:rPrChange w:id="871" w:author="Guo, Shicheng" w:date="2018-03-14T09:36:00Z">
            <w:rPr>
              <w:rFonts w:ascii="Times New Roman" w:hAnsi="Times New Roman" w:cs="Times New Roman"/>
              <w:noProof w:val="0"/>
              <w:sz w:val="22"/>
              <w:szCs w:val="24"/>
            </w:rPr>
          </w:rPrChange>
        </w:rPr>
        <w:t>29.</w:t>
      </w:r>
      <w:r w:rsidRPr="00557FEA">
        <w:rPr>
          <w:rFonts w:ascii="Arial" w:hAnsi="Arial" w:cs="Arial"/>
          <w:sz w:val="22"/>
          <w:rPrChange w:id="872" w:author="Guo, Shicheng" w:date="2018-03-14T09:36:00Z">
            <w:rPr>
              <w:rFonts w:ascii="Times New Roman" w:hAnsi="Times New Roman" w:cs="Times New Roman"/>
              <w:noProof w:val="0"/>
              <w:sz w:val="22"/>
              <w:szCs w:val="24"/>
            </w:rPr>
          </w:rPrChange>
        </w:rPr>
        <w:tab/>
        <w:t>Oka D, Yamashita S, Tomioka T, Nakanishi Y, Kato H, Kaminishi M, et al. The presence of aberrant DNA methylation in noncancerous esophageal mucosae in association with smoking history: a target for risk diagnosis and prevention of esophageal cancers. Cancer. 2009;115(15):3412-26.</w:t>
      </w:r>
      <w:bookmarkEnd w:id="870"/>
    </w:p>
    <w:p w:rsidR="00CF14EC" w:rsidRPr="00E20447" w:rsidRDefault="00557FEA" w:rsidP="00CF14EC">
      <w:pPr>
        <w:pStyle w:val="EndNoteBibliography"/>
        <w:rPr>
          <w:rFonts w:ascii="Arial" w:hAnsi="Arial" w:cs="Arial"/>
          <w:sz w:val="22"/>
          <w:rPrChange w:id="873" w:author="Guo, Shicheng" w:date="2018-03-14T09:36:00Z">
            <w:rPr>
              <w:rFonts w:ascii="Times New Roman" w:hAnsi="Times New Roman" w:cs="Times New Roman"/>
              <w:sz w:val="22"/>
              <w:szCs w:val="24"/>
            </w:rPr>
          </w:rPrChange>
        </w:rPr>
      </w:pPr>
      <w:bookmarkStart w:id="874" w:name="_ENREF_30"/>
      <w:r w:rsidRPr="00557FEA">
        <w:rPr>
          <w:rFonts w:ascii="Arial" w:hAnsi="Arial" w:cs="Arial"/>
          <w:sz w:val="22"/>
          <w:rPrChange w:id="875" w:author="Guo, Shicheng" w:date="2018-03-14T09:36:00Z">
            <w:rPr>
              <w:rFonts w:ascii="Times New Roman" w:hAnsi="Times New Roman" w:cs="Times New Roman"/>
              <w:noProof w:val="0"/>
              <w:sz w:val="22"/>
              <w:szCs w:val="24"/>
            </w:rPr>
          </w:rPrChange>
        </w:rPr>
        <w:t>30.</w:t>
      </w:r>
      <w:r w:rsidRPr="00557FEA">
        <w:rPr>
          <w:rFonts w:ascii="Arial" w:hAnsi="Arial" w:cs="Arial"/>
          <w:sz w:val="22"/>
          <w:rPrChange w:id="876" w:author="Guo, Shicheng" w:date="2018-03-14T09:36:00Z">
            <w:rPr>
              <w:rFonts w:ascii="Times New Roman" w:hAnsi="Times New Roman" w:cs="Times New Roman"/>
              <w:noProof w:val="0"/>
              <w:sz w:val="22"/>
              <w:szCs w:val="24"/>
            </w:rPr>
          </w:rPrChange>
        </w:rPr>
        <w:tab/>
        <w:t>Islami F, Fedirko V, Tramacere I, Bagnardi V, Jenab M, Scotti L, et al. Alcohol drinking and esophageal squamous cell carcinoma with focus on light-drinkers and never-smokers: a systematic review and meta-analysis. Int J Cancer. 2011;129(10):2473-84.</w:t>
      </w:r>
      <w:bookmarkEnd w:id="874"/>
    </w:p>
    <w:p w:rsidR="00CF14EC" w:rsidRPr="00E20447" w:rsidRDefault="00557FEA" w:rsidP="00CF14EC">
      <w:pPr>
        <w:pStyle w:val="EndNoteBibliography"/>
        <w:rPr>
          <w:rFonts w:ascii="Arial" w:hAnsi="Arial" w:cs="Arial"/>
          <w:sz w:val="22"/>
          <w:rPrChange w:id="877" w:author="Guo, Shicheng" w:date="2018-03-14T09:36:00Z">
            <w:rPr>
              <w:rFonts w:ascii="Times New Roman" w:hAnsi="Times New Roman" w:cs="Times New Roman"/>
              <w:sz w:val="22"/>
              <w:szCs w:val="24"/>
            </w:rPr>
          </w:rPrChange>
        </w:rPr>
      </w:pPr>
      <w:bookmarkStart w:id="878" w:name="_ENREF_31"/>
      <w:r w:rsidRPr="00557FEA">
        <w:rPr>
          <w:rFonts w:ascii="Arial" w:hAnsi="Arial" w:cs="Arial"/>
          <w:sz w:val="22"/>
          <w:rPrChange w:id="879" w:author="Guo, Shicheng" w:date="2018-03-14T09:36:00Z">
            <w:rPr>
              <w:rFonts w:ascii="Times New Roman" w:hAnsi="Times New Roman" w:cs="Times New Roman"/>
              <w:noProof w:val="0"/>
              <w:sz w:val="22"/>
              <w:szCs w:val="24"/>
            </w:rPr>
          </w:rPrChange>
        </w:rPr>
        <w:t>31.</w:t>
      </w:r>
      <w:r w:rsidRPr="00557FEA">
        <w:rPr>
          <w:rFonts w:ascii="Arial" w:hAnsi="Arial" w:cs="Arial"/>
          <w:sz w:val="22"/>
          <w:rPrChange w:id="880" w:author="Guo, Shicheng" w:date="2018-03-14T09:36:00Z">
            <w:rPr>
              <w:rFonts w:ascii="Times New Roman" w:hAnsi="Times New Roman" w:cs="Times New Roman"/>
              <w:noProof w:val="0"/>
              <w:sz w:val="22"/>
              <w:szCs w:val="24"/>
            </w:rPr>
          </w:rPrChange>
        </w:rPr>
        <w:tab/>
        <w:t>Toh Y, Oki E, Ohgaki K, Sakamoto Y, Ito S, Egashira A, et al. Alcohol drinking, cigarette smoking, and the development of squamous cell carcinoma of the esophagus: molecular mechanisms of carcinogenesis. Int J Clin Oncol. 2010;15(2):135-44.</w:t>
      </w:r>
      <w:bookmarkEnd w:id="878"/>
    </w:p>
    <w:p w:rsidR="00CF14EC" w:rsidRPr="00E20447" w:rsidRDefault="00557FEA" w:rsidP="00CF14EC">
      <w:pPr>
        <w:pStyle w:val="EndNoteBibliography"/>
        <w:rPr>
          <w:rFonts w:ascii="Arial" w:hAnsi="Arial" w:cs="Arial"/>
          <w:sz w:val="22"/>
          <w:rPrChange w:id="881" w:author="Guo, Shicheng" w:date="2018-03-14T09:36:00Z">
            <w:rPr>
              <w:rFonts w:ascii="Times New Roman" w:hAnsi="Times New Roman" w:cs="Times New Roman"/>
              <w:sz w:val="22"/>
              <w:szCs w:val="24"/>
            </w:rPr>
          </w:rPrChange>
        </w:rPr>
      </w:pPr>
      <w:bookmarkStart w:id="882" w:name="_ENREF_32"/>
      <w:r w:rsidRPr="00557FEA">
        <w:rPr>
          <w:rFonts w:ascii="Arial" w:hAnsi="Arial" w:cs="Arial"/>
          <w:sz w:val="22"/>
          <w:rPrChange w:id="883" w:author="Guo, Shicheng" w:date="2018-03-14T09:36:00Z">
            <w:rPr>
              <w:rFonts w:ascii="Times New Roman" w:hAnsi="Times New Roman" w:cs="Times New Roman"/>
              <w:noProof w:val="0"/>
              <w:sz w:val="22"/>
              <w:szCs w:val="24"/>
            </w:rPr>
          </w:rPrChange>
        </w:rPr>
        <w:t>32.</w:t>
      </w:r>
      <w:r w:rsidRPr="00557FEA">
        <w:rPr>
          <w:rFonts w:ascii="Arial" w:hAnsi="Arial" w:cs="Arial"/>
          <w:sz w:val="22"/>
          <w:rPrChange w:id="884" w:author="Guo, Shicheng" w:date="2018-03-14T09:36:00Z">
            <w:rPr>
              <w:rFonts w:ascii="Times New Roman" w:hAnsi="Times New Roman" w:cs="Times New Roman"/>
              <w:noProof w:val="0"/>
              <w:sz w:val="22"/>
              <w:szCs w:val="24"/>
            </w:rPr>
          </w:rPrChange>
        </w:rPr>
        <w:tab/>
        <w:t>Abbaszadegan MR, Raziee HR, Ghafarzadegan K, Shakeri MT, Afsharnezhad S, Ghavamnasiry MR. Aberrant p16 methylation, a possible epigenetic risk factor in familial esophageal squamous cell carcinoma. Int J Gastrointest Cancer. 2005;36(1):47-54.</w:t>
      </w:r>
      <w:bookmarkEnd w:id="882"/>
    </w:p>
    <w:p w:rsidR="00CF14EC" w:rsidRPr="00E20447" w:rsidRDefault="00557FEA" w:rsidP="00CF14EC">
      <w:pPr>
        <w:pStyle w:val="EndNoteBibliography"/>
        <w:rPr>
          <w:rFonts w:ascii="Arial" w:hAnsi="Arial" w:cs="Arial"/>
          <w:sz w:val="22"/>
          <w:rPrChange w:id="885" w:author="Guo, Shicheng" w:date="2018-03-14T09:36:00Z">
            <w:rPr>
              <w:rFonts w:ascii="Times New Roman" w:hAnsi="Times New Roman" w:cs="Times New Roman"/>
              <w:sz w:val="22"/>
              <w:szCs w:val="24"/>
            </w:rPr>
          </w:rPrChange>
        </w:rPr>
      </w:pPr>
      <w:bookmarkStart w:id="886" w:name="_ENREF_33"/>
      <w:r w:rsidRPr="00557FEA">
        <w:rPr>
          <w:rFonts w:ascii="Arial" w:hAnsi="Arial" w:cs="Arial"/>
          <w:sz w:val="22"/>
          <w:rPrChange w:id="887" w:author="Guo, Shicheng" w:date="2018-03-14T09:36:00Z">
            <w:rPr>
              <w:rFonts w:ascii="Times New Roman" w:hAnsi="Times New Roman" w:cs="Times New Roman"/>
              <w:noProof w:val="0"/>
              <w:sz w:val="22"/>
              <w:szCs w:val="24"/>
            </w:rPr>
          </w:rPrChange>
        </w:rPr>
        <w:t>33.</w:t>
      </w:r>
      <w:r w:rsidRPr="00557FEA">
        <w:rPr>
          <w:rFonts w:ascii="Arial" w:hAnsi="Arial" w:cs="Arial"/>
          <w:sz w:val="22"/>
          <w:rPrChange w:id="888" w:author="Guo, Shicheng" w:date="2018-03-14T09:36:00Z">
            <w:rPr>
              <w:rFonts w:ascii="Times New Roman" w:hAnsi="Times New Roman" w:cs="Times New Roman"/>
              <w:noProof w:val="0"/>
              <w:sz w:val="22"/>
              <w:szCs w:val="24"/>
            </w:rPr>
          </w:rPrChange>
        </w:rPr>
        <w:tab/>
        <w:t>Liu JB, Qiang FL, Dong J, Cai J, Zhou SH, Shi MX, et al. Plasma DNA methylation of Wnt antagonists predicts recurrence of esophageal squamous cell carcinoma. World J Gastroenterol. 2011;17(44):4917-21.</w:t>
      </w:r>
      <w:bookmarkEnd w:id="886"/>
    </w:p>
    <w:p w:rsidR="00850ABF" w:rsidRDefault="00850ABF" w:rsidP="0096429A">
      <w:pPr>
        <w:rPr>
          <w:ins w:id="889" w:author="Windows User" w:date="2018-03-15T02:06:00Z"/>
          <w:rFonts w:hint="eastAsia"/>
        </w:rPr>
        <w:pPrChange w:id="890" w:author="Windows User" w:date="2018-03-15T02:10:00Z">
          <w:pPr>
            <w:snapToGrid w:val="0"/>
            <w:spacing w:line="360" w:lineRule="auto"/>
            <w:outlineLvl w:val="0"/>
          </w:pPr>
        </w:pPrChange>
      </w:pPr>
    </w:p>
    <w:p w:rsidR="00030256" w:rsidRPr="00E20447" w:rsidRDefault="00557FEA" w:rsidP="00B95604">
      <w:pPr>
        <w:snapToGrid w:val="0"/>
        <w:spacing w:line="360" w:lineRule="auto"/>
        <w:outlineLvl w:val="0"/>
        <w:rPr>
          <w:rFonts w:ascii="Arial" w:hAnsi="Arial" w:cs="Arial"/>
          <w:b/>
          <w:color w:val="000000" w:themeColor="text1"/>
          <w:sz w:val="22"/>
          <w:rPrChange w:id="891"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892" w:author="Guo, Shicheng" w:date="2018-03-14T09:36:00Z">
            <w:rPr>
              <w:rFonts w:ascii="Times New Roman" w:hAnsi="Times New Roman" w:cs="Times New Roman"/>
              <w:b/>
              <w:color w:val="000000" w:themeColor="text1"/>
              <w:sz w:val="24"/>
              <w:szCs w:val="24"/>
            </w:rPr>
          </w:rPrChange>
        </w:rPr>
        <w:t>Acknowledgments</w:t>
      </w:r>
    </w:p>
    <w:p w:rsidR="00030256" w:rsidRPr="00E20447" w:rsidRDefault="00557FEA" w:rsidP="00B95604">
      <w:pPr>
        <w:snapToGrid w:val="0"/>
        <w:spacing w:line="360" w:lineRule="auto"/>
        <w:outlineLvl w:val="0"/>
        <w:rPr>
          <w:rFonts w:ascii="Arial" w:hAnsi="Arial" w:cs="Arial"/>
          <w:b/>
          <w:color w:val="000000" w:themeColor="text1"/>
          <w:sz w:val="22"/>
          <w:rPrChange w:id="893"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894" w:author="Guo, Shicheng" w:date="2018-03-14T09:36:00Z">
            <w:rPr>
              <w:rFonts w:ascii="Times New Roman" w:hAnsi="Times New Roman" w:cs="Times New Roman"/>
              <w:b/>
              <w:color w:val="000000" w:themeColor="text1"/>
              <w:sz w:val="24"/>
              <w:szCs w:val="24"/>
            </w:rPr>
          </w:rPrChange>
        </w:rPr>
        <w:t>Conflict of interest:</w:t>
      </w:r>
    </w:p>
    <w:p w:rsidR="00030256" w:rsidRDefault="00557FEA" w:rsidP="003B3C37">
      <w:pPr>
        <w:spacing w:line="360" w:lineRule="auto"/>
        <w:jc w:val="left"/>
        <w:rPr>
          <w:ins w:id="895" w:author="Windows User" w:date="2018-03-15T02:06:00Z"/>
          <w:rFonts w:ascii="Arial" w:hAnsi="Arial" w:cs="Arial" w:hint="eastAsia"/>
          <w:color w:val="000000" w:themeColor="text1"/>
          <w:sz w:val="22"/>
        </w:rPr>
      </w:pPr>
      <w:r w:rsidRPr="00557FEA">
        <w:rPr>
          <w:rFonts w:ascii="Arial" w:hAnsi="Arial" w:cs="Arial"/>
          <w:color w:val="000000" w:themeColor="text1"/>
          <w:sz w:val="22"/>
          <w:rPrChange w:id="896" w:author="Guo, Shicheng" w:date="2018-03-14T09:36:00Z">
            <w:rPr>
              <w:rFonts w:ascii="Times New Roman" w:hAnsi="Times New Roman" w:cs="Times New Roman"/>
              <w:color w:val="000000" w:themeColor="text1"/>
              <w:sz w:val="24"/>
              <w:szCs w:val="24"/>
            </w:rPr>
          </w:rPrChange>
        </w:rPr>
        <w:t>The authors declare no potential conflict of interest.</w:t>
      </w:r>
    </w:p>
    <w:p w:rsidR="00850ABF" w:rsidRDefault="00850ABF" w:rsidP="0096429A">
      <w:pPr>
        <w:rPr>
          <w:ins w:id="897" w:author="Windows User" w:date="2018-03-15T02:06:00Z"/>
          <w:rFonts w:hint="eastAsia"/>
        </w:rPr>
        <w:pPrChange w:id="898" w:author="Windows User" w:date="2018-03-15T02:10:00Z">
          <w:pPr>
            <w:spacing w:line="360" w:lineRule="auto"/>
            <w:jc w:val="left"/>
          </w:pPr>
        </w:pPrChange>
      </w:pPr>
    </w:p>
    <w:p w:rsidR="00850ABF" w:rsidRDefault="00850ABF" w:rsidP="0096429A">
      <w:pPr>
        <w:rPr>
          <w:ins w:id="899" w:author="Windows User" w:date="2018-03-15T02:06:00Z"/>
          <w:rFonts w:hint="eastAsia"/>
        </w:rPr>
        <w:pPrChange w:id="900" w:author="Windows User" w:date="2018-03-15T02:10:00Z">
          <w:pPr>
            <w:spacing w:line="360" w:lineRule="auto"/>
            <w:jc w:val="left"/>
          </w:pPr>
        </w:pPrChange>
      </w:pPr>
    </w:p>
    <w:p w:rsidR="00850ABF" w:rsidRDefault="00850ABF" w:rsidP="0096429A">
      <w:pPr>
        <w:rPr>
          <w:ins w:id="901" w:author="Windows User" w:date="2018-03-15T02:06:00Z"/>
          <w:rFonts w:hint="eastAsia"/>
        </w:rPr>
        <w:pPrChange w:id="902" w:author="Windows User" w:date="2018-03-15T02:10:00Z">
          <w:pPr>
            <w:spacing w:line="360" w:lineRule="auto"/>
            <w:jc w:val="left"/>
          </w:pPr>
        </w:pPrChange>
      </w:pPr>
    </w:p>
    <w:p w:rsidR="00850ABF" w:rsidRDefault="00850ABF" w:rsidP="0096429A">
      <w:pPr>
        <w:rPr>
          <w:ins w:id="903" w:author="Windows User" w:date="2018-03-15T02:10:00Z"/>
          <w:rFonts w:hint="eastAsia"/>
        </w:rPr>
        <w:pPrChange w:id="904" w:author="Windows User" w:date="2018-03-15T02:10:00Z">
          <w:pPr>
            <w:spacing w:line="360" w:lineRule="auto"/>
            <w:jc w:val="left"/>
          </w:pPr>
        </w:pPrChange>
      </w:pPr>
    </w:p>
    <w:p w:rsidR="0096429A" w:rsidRDefault="0096429A" w:rsidP="0096429A">
      <w:pPr>
        <w:rPr>
          <w:ins w:id="905" w:author="Windows User" w:date="2018-03-15T02:10:00Z"/>
          <w:rFonts w:hint="eastAsia"/>
        </w:rPr>
        <w:pPrChange w:id="906" w:author="Windows User" w:date="2018-03-15T02:10:00Z">
          <w:pPr>
            <w:spacing w:line="360" w:lineRule="auto"/>
            <w:jc w:val="left"/>
          </w:pPr>
        </w:pPrChange>
      </w:pPr>
    </w:p>
    <w:p w:rsidR="0096429A" w:rsidRDefault="0096429A" w:rsidP="0096429A">
      <w:pPr>
        <w:rPr>
          <w:ins w:id="907" w:author="Windows User" w:date="2018-03-15T02:06:00Z"/>
          <w:rFonts w:hint="eastAsia"/>
        </w:rPr>
        <w:pPrChange w:id="908" w:author="Windows User" w:date="2018-03-15T02:10:00Z">
          <w:pPr>
            <w:spacing w:line="360" w:lineRule="auto"/>
            <w:jc w:val="left"/>
          </w:pPr>
        </w:pPrChange>
      </w:pPr>
    </w:p>
    <w:p w:rsidR="00850ABF" w:rsidRDefault="00850ABF" w:rsidP="0096429A">
      <w:pPr>
        <w:rPr>
          <w:ins w:id="909" w:author="Windows User" w:date="2018-03-15T02:06:00Z"/>
          <w:rFonts w:hint="eastAsia"/>
        </w:rPr>
        <w:pPrChange w:id="910" w:author="Windows User" w:date="2018-03-15T02:10:00Z">
          <w:pPr>
            <w:spacing w:line="360" w:lineRule="auto"/>
            <w:jc w:val="left"/>
          </w:pPr>
        </w:pPrChange>
      </w:pPr>
    </w:p>
    <w:p w:rsidR="00850ABF" w:rsidRPr="00E20447" w:rsidDel="00850ABF" w:rsidRDefault="00850ABF" w:rsidP="003B3C37">
      <w:pPr>
        <w:spacing w:line="360" w:lineRule="auto"/>
        <w:jc w:val="left"/>
        <w:rPr>
          <w:del w:id="911" w:author="Windows User" w:date="2018-03-15T02:07:00Z"/>
          <w:rFonts w:ascii="Arial" w:hAnsi="Arial" w:cs="Arial"/>
          <w:color w:val="000000" w:themeColor="text1"/>
          <w:sz w:val="22"/>
          <w:rPrChange w:id="912" w:author="Guo, Shicheng" w:date="2018-03-14T09:36:00Z">
            <w:rPr>
              <w:del w:id="913" w:author="Windows User" w:date="2018-03-15T02:07:00Z"/>
              <w:rFonts w:ascii="Times New Roman" w:hAnsi="Times New Roman" w:cs="Times New Roman"/>
              <w:color w:val="000000" w:themeColor="text1"/>
              <w:sz w:val="24"/>
              <w:szCs w:val="24"/>
            </w:rPr>
          </w:rPrChange>
        </w:rPr>
      </w:pPr>
    </w:p>
    <w:p w:rsidR="00030256" w:rsidRPr="00E20447" w:rsidRDefault="00557FEA" w:rsidP="00B95604">
      <w:pPr>
        <w:snapToGrid w:val="0"/>
        <w:spacing w:line="360" w:lineRule="auto"/>
        <w:outlineLvl w:val="0"/>
        <w:rPr>
          <w:rFonts w:ascii="Arial" w:hAnsi="Arial" w:cs="Arial"/>
          <w:b/>
          <w:color w:val="000000" w:themeColor="text1"/>
          <w:sz w:val="22"/>
          <w:rPrChange w:id="914" w:author="Guo, Shicheng" w:date="2018-03-14T09:36:00Z">
            <w:rPr>
              <w:rFonts w:ascii="Times New Roman" w:hAnsi="Times New Roman" w:cs="Times New Roman"/>
              <w:b/>
              <w:color w:val="000000" w:themeColor="text1"/>
              <w:sz w:val="24"/>
              <w:szCs w:val="24"/>
            </w:rPr>
          </w:rPrChange>
        </w:rPr>
      </w:pPr>
      <w:r w:rsidRPr="0096429A">
        <w:rPr>
          <w:rFonts w:ascii="Arial" w:hAnsi="Arial" w:cs="Arial"/>
          <w:b/>
          <w:color w:val="000000" w:themeColor="text1"/>
          <w:sz w:val="22"/>
          <w:highlight w:val="yellow"/>
          <w:rPrChange w:id="915" w:author="Windows User" w:date="2018-03-15T02:08:00Z">
            <w:rPr>
              <w:rFonts w:ascii="Times New Roman" w:hAnsi="Times New Roman" w:cs="Times New Roman"/>
              <w:b/>
              <w:color w:val="000000" w:themeColor="text1"/>
              <w:sz w:val="24"/>
              <w:szCs w:val="24"/>
            </w:rPr>
          </w:rPrChange>
        </w:rPr>
        <w:t>Table 1. Clinical Characteristics of the Study Population</w:t>
      </w:r>
    </w:p>
    <w:tbl>
      <w:tblPr>
        <w:tblStyle w:val="a5"/>
        <w:tblW w:w="8591" w:type="dxa"/>
        <w:tblLook w:val="04A0"/>
        <w:tblPrChange w:id="916" w:author="Windows User" w:date="2018-03-15T02:07:00Z">
          <w:tblPr>
            <w:tblStyle w:val="a5"/>
            <w:tblW w:w="0" w:type="auto"/>
            <w:tblLook w:val="04A0"/>
          </w:tblPr>
        </w:tblPrChange>
      </w:tblPr>
      <w:tblGrid>
        <w:gridCol w:w="2863"/>
        <w:gridCol w:w="1533"/>
        <w:gridCol w:w="1331"/>
        <w:gridCol w:w="2864"/>
        <w:tblGridChange w:id="917">
          <w:tblGrid>
            <w:gridCol w:w="2840"/>
            <w:gridCol w:w="1521"/>
            <w:gridCol w:w="1320"/>
            <w:gridCol w:w="2841"/>
          </w:tblGrid>
        </w:tblGridChange>
      </w:tblGrid>
      <w:tr w:rsidR="00031205" w:rsidRPr="00E20447" w:rsidTr="00850ABF">
        <w:trPr>
          <w:trHeight w:val="1031"/>
        </w:trPr>
        <w:tc>
          <w:tcPr>
            <w:tcW w:w="2863" w:type="dxa"/>
            <w:tcBorders>
              <w:left w:val="nil"/>
              <w:bottom w:val="single" w:sz="4" w:space="0" w:color="auto"/>
              <w:right w:val="nil"/>
            </w:tcBorders>
            <w:tcPrChange w:id="918" w:author="Windows User" w:date="2018-03-15T02:07:00Z">
              <w:tcPr>
                <w:tcW w:w="2840" w:type="dxa"/>
                <w:tcBorders>
                  <w:left w:val="nil"/>
                  <w:bottom w:val="single" w:sz="4" w:space="0" w:color="auto"/>
                  <w:right w:val="nil"/>
                </w:tcBorders>
              </w:tcPr>
            </w:tcPrChange>
          </w:tcPr>
          <w:p w:rsidR="00031205" w:rsidRPr="00E20447" w:rsidRDefault="00557FEA" w:rsidP="00E33CE4">
            <w:pPr>
              <w:rPr>
                <w:rFonts w:ascii="Arial" w:hAnsi="Arial" w:cs="Arial"/>
                <w:color w:val="000000"/>
                <w:sz w:val="22"/>
                <w:szCs w:val="22"/>
                <w:rPrChange w:id="919"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920" w:author="Guo, Shicheng" w:date="2018-03-14T09:36:00Z">
                  <w:rPr>
                    <w:color w:val="000000"/>
                    <w:sz w:val="22"/>
                  </w:rPr>
                </w:rPrChange>
              </w:rPr>
              <w:t>characteristics</w:t>
            </w:r>
          </w:p>
        </w:tc>
        <w:tc>
          <w:tcPr>
            <w:tcW w:w="1533" w:type="dxa"/>
            <w:tcBorders>
              <w:left w:val="nil"/>
              <w:bottom w:val="single" w:sz="4" w:space="0" w:color="auto"/>
              <w:right w:val="nil"/>
            </w:tcBorders>
            <w:tcPrChange w:id="921" w:author="Windows User" w:date="2018-03-15T02:07:00Z">
              <w:tcPr>
                <w:tcW w:w="1521" w:type="dxa"/>
                <w:tcBorders>
                  <w:left w:val="nil"/>
                  <w:bottom w:val="single" w:sz="4" w:space="0" w:color="auto"/>
                  <w:right w:val="nil"/>
                </w:tcBorders>
              </w:tcPr>
            </w:tcPrChange>
          </w:tcPr>
          <w:p w:rsidR="00031205" w:rsidRPr="00E20447" w:rsidRDefault="00031205" w:rsidP="00E33CE4">
            <w:pPr>
              <w:keepNext/>
              <w:keepLines/>
              <w:spacing w:before="260" w:after="260" w:line="416" w:lineRule="auto"/>
              <w:rPr>
                <w:rFonts w:ascii="Arial" w:hAnsi="Arial" w:cs="Arial"/>
                <w:color w:val="000000"/>
                <w:sz w:val="22"/>
                <w:szCs w:val="22"/>
                <w:rPrChange w:id="922" w:author="Guo, Shicheng" w:date="2018-03-14T09:36:00Z">
                  <w:rPr>
                    <w:rFonts w:asciiTheme="minorHAnsi" w:eastAsiaTheme="minorEastAsia" w:hAnsiTheme="minorHAnsi" w:cstheme="minorBidi"/>
                    <w:b/>
                    <w:bCs/>
                    <w:color w:val="000000"/>
                    <w:kern w:val="2"/>
                    <w:sz w:val="22"/>
                    <w:szCs w:val="22"/>
                  </w:rPr>
                </w:rPrChange>
              </w:rPr>
            </w:pPr>
          </w:p>
        </w:tc>
        <w:tc>
          <w:tcPr>
            <w:tcW w:w="4194" w:type="dxa"/>
            <w:gridSpan w:val="2"/>
            <w:tcBorders>
              <w:left w:val="nil"/>
              <w:bottom w:val="single" w:sz="4" w:space="0" w:color="auto"/>
              <w:right w:val="nil"/>
            </w:tcBorders>
            <w:tcPrChange w:id="923" w:author="Windows User" w:date="2018-03-15T02:07:00Z">
              <w:tcPr>
                <w:tcW w:w="4161" w:type="dxa"/>
                <w:gridSpan w:val="2"/>
                <w:tcBorders>
                  <w:left w:val="nil"/>
                  <w:bottom w:val="single" w:sz="4" w:space="0" w:color="auto"/>
                  <w:right w:val="nil"/>
                </w:tcBorders>
              </w:tcPr>
            </w:tcPrChange>
          </w:tcPr>
          <w:p w:rsidR="00031205" w:rsidRPr="00E20447" w:rsidRDefault="00557FEA" w:rsidP="00141A2C">
            <w:pPr>
              <w:rPr>
                <w:rFonts w:ascii="Arial" w:hAnsi="Arial" w:cs="Arial"/>
                <w:color w:val="000000"/>
                <w:sz w:val="22"/>
                <w:szCs w:val="22"/>
                <w:rPrChange w:id="924"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925" w:author="Guo, Shicheng" w:date="2018-03-14T09:36:00Z">
                  <w:rPr>
                    <w:color w:val="000000"/>
                    <w:sz w:val="22"/>
                  </w:rPr>
                </w:rPrChange>
              </w:rPr>
              <w:t>Patient distribution</w:t>
            </w:r>
          </w:p>
        </w:tc>
      </w:tr>
      <w:tr w:rsidR="00031205" w:rsidRPr="00E20447" w:rsidTr="00850ABF">
        <w:trPr>
          <w:trHeight w:val="1031"/>
        </w:trPr>
        <w:tc>
          <w:tcPr>
            <w:tcW w:w="2863" w:type="dxa"/>
            <w:tcBorders>
              <w:left w:val="nil"/>
              <w:bottom w:val="nil"/>
              <w:right w:val="nil"/>
            </w:tcBorders>
            <w:tcPrChange w:id="926" w:author="Windows User" w:date="2018-03-15T02:07:00Z">
              <w:tcPr>
                <w:tcW w:w="2840" w:type="dxa"/>
                <w:tcBorders>
                  <w:left w:val="nil"/>
                  <w:bottom w:val="nil"/>
                  <w:right w:val="nil"/>
                </w:tcBorders>
              </w:tcPr>
            </w:tcPrChange>
          </w:tcPr>
          <w:p w:rsidR="00031205" w:rsidRPr="00E20447" w:rsidRDefault="00031205" w:rsidP="00E33CE4">
            <w:pPr>
              <w:keepNext/>
              <w:keepLines/>
              <w:spacing w:before="260" w:after="260" w:line="416" w:lineRule="auto"/>
              <w:rPr>
                <w:rFonts w:ascii="Arial" w:hAnsi="Arial" w:cs="Arial"/>
                <w:color w:val="000000"/>
                <w:sz w:val="22"/>
                <w:szCs w:val="22"/>
                <w:rPrChange w:id="927" w:author="Guo, Shicheng" w:date="2018-03-14T09:36:00Z">
                  <w:rPr>
                    <w:rFonts w:asciiTheme="minorHAnsi" w:eastAsiaTheme="minorEastAsia" w:hAnsiTheme="minorHAnsi" w:cstheme="minorBidi"/>
                    <w:b/>
                    <w:bCs/>
                    <w:color w:val="000000"/>
                    <w:kern w:val="2"/>
                    <w:sz w:val="22"/>
                    <w:szCs w:val="22"/>
                  </w:rPr>
                </w:rPrChange>
              </w:rPr>
            </w:pPr>
          </w:p>
        </w:tc>
        <w:tc>
          <w:tcPr>
            <w:tcW w:w="2864" w:type="dxa"/>
            <w:gridSpan w:val="2"/>
            <w:tcBorders>
              <w:left w:val="nil"/>
              <w:bottom w:val="nil"/>
              <w:right w:val="nil"/>
            </w:tcBorders>
            <w:tcPrChange w:id="928" w:author="Windows User" w:date="2018-03-15T02:07:00Z">
              <w:tcPr>
                <w:tcW w:w="2841" w:type="dxa"/>
                <w:gridSpan w:val="2"/>
                <w:tcBorders>
                  <w:left w:val="nil"/>
                  <w:bottom w:val="nil"/>
                  <w:right w:val="nil"/>
                </w:tcBorders>
              </w:tcPr>
            </w:tcPrChange>
          </w:tcPr>
          <w:p w:rsidR="00031205" w:rsidRPr="00E20447" w:rsidRDefault="00557FEA" w:rsidP="00E33CE4">
            <w:pPr>
              <w:rPr>
                <w:rFonts w:ascii="Arial" w:hAnsi="Arial" w:cs="Arial"/>
                <w:color w:val="000000"/>
                <w:sz w:val="22"/>
                <w:szCs w:val="22"/>
                <w:rPrChange w:id="929"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930" w:author="Guo, Shicheng" w:date="2018-03-14T09:36:00Z">
                  <w:rPr>
                    <w:color w:val="000000"/>
                    <w:sz w:val="22"/>
                  </w:rPr>
                </w:rPrChange>
              </w:rPr>
              <w:t>N=94</w:t>
            </w:r>
          </w:p>
        </w:tc>
        <w:tc>
          <w:tcPr>
            <w:tcW w:w="2864" w:type="dxa"/>
            <w:tcBorders>
              <w:left w:val="nil"/>
              <w:bottom w:val="nil"/>
              <w:right w:val="nil"/>
            </w:tcBorders>
            <w:tcPrChange w:id="931" w:author="Windows User" w:date="2018-03-15T02:07:00Z">
              <w:tcPr>
                <w:tcW w:w="2841" w:type="dxa"/>
                <w:tcBorders>
                  <w:left w:val="nil"/>
                  <w:bottom w:val="nil"/>
                  <w:right w:val="nil"/>
                </w:tcBorders>
              </w:tcPr>
            </w:tcPrChange>
          </w:tcPr>
          <w:p w:rsidR="00031205" w:rsidRPr="00E20447" w:rsidRDefault="00557FEA" w:rsidP="00E33CE4">
            <w:pPr>
              <w:rPr>
                <w:rFonts w:ascii="Arial" w:hAnsi="Arial" w:cs="Arial"/>
                <w:color w:val="000000"/>
                <w:sz w:val="22"/>
                <w:szCs w:val="22"/>
                <w:rPrChange w:id="932"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933" w:author="Guo, Shicheng" w:date="2018-03-14T09:36:00Z">
                  <w:rPr>
                    <w:color w:val="000000"/>
                    <w:sz w:val="22"/>
                  </w:rPr>
                </w:rPrChange>
              </w:rPr>
              <w:t>%</w:t>
            </w:r>
          </w:p>
        </w:tc>
      </w:tr>
      <w:tr w:rsidR="00031205" w:rsidRPr="00E20447" w:rsidTr="00850ABF">
        <w:trPr>
          <w:trHeight w:val="1031"/>
        </w:trPr>
        <w:tc>
          <w:tcPr>
            <w:tcW w:w="2863" w:type="dxa"/>
            <w:tcBorders>
              <w:top w:val="nil"/>
              <w:left w:val="nil"/>
              <w:bottom w:val="nil"/>
              <w:right w:val="nil"/>
            </w:tcBorders>
            <w:tcPrChange w:id="934" w:author="Windows User" w:date="2018-03-15T02:07:00Z">
              <w:tcPr>
                <w:tcW w:w="2840"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935"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936" w:author="Guo, Shicheng" w:date="2018-03-14T09:36:00Z">
                  <w:rPr>
                    <w:color w:val="000000"/>
                    <w:sz w:val="22"/>
                  </w:rPr>
                </w:rPrChange>
              </w:rPr>
              <w:t>Age(years)</w:t>
            </w:r>
          </w:p>
        </w:tc>
        <w:tc>
          <w:tcPr>
            <w:tcW w:w="2864" w:type="dxa"/>
            <w:gridSpan w:val="2"/>
            <w:tcBorders>
              <w:top w:val="nil"/>
              <w:left w:val="nil"/>
              <w:bottom w:val="nil"/>
              <w:right w:val="nil"/>
            </w:tcBorders>
            <w:tcPrChange w:id="937" w:author="Windows User" w:date="2018-03-15T02:07:00Z">
              <w:tcPr>
                <w:tcW w:w="2841" w:type="dxa"/>
                <w:gridSpan w:val="2"/>
                <w:tcBorders>
                  <w:top w:val="nil"/>
                  <w:left w:val="nil"/>
                  <w:bottom w:val="nil"/>
                  <w:right w:val="nil"/>
                </w:tcBorders>
              </w:tcPr>
            </w:tcPrChange>
          </w:tcPr>
          <w:p w:rsidR="00031205" w:rsidRPr="00E20447" w:rsidRDefault="00031205" w:rsidP="00E33CE4">
            <w:pPr>
              <w:keepNext/>
              <w:keepLines/>
              <w:spacing w:before="260" w:after="260" w:line="416" w:lineRule="auto"/>
              <w:rPr>
                <w:rFonts w:ascii="Arial" w:hAnsi="Arial" w:cs="Arial"/>
                <w:color w:val="000000"/>
                <w:sz w:val="22"/>
                <w:szCs w:val="22"/>
                <w:rPrChange w:id="938" w:author="Guo, Shicheng" w:date="2018-03-14T09:36:00Z">
                  <w:rPr>
                    <w:rFonts w:asciiTheme="minorHAnsi" w:eastAsiaTheme="minorEastAsia" w:hAnsiTheme="minorHAnsi" w:cstheme="minorBidi"/>
                    <w:b/>
                    <w:bCs/>
                    <w:color w:val="000000"/>
                    <w:kern w:val="2"/>
                    <w:sz w:val="22"/>
                    <w:szCs w:val="22"/>
                  </w:rPr>
                </w:rPrChange>
              </w:rPr>
            </w:pPr>
          </w:p>
        </w:tc>
        <w:tc>
          <w:tcPr>
            <w:tcW w:w="2864" w:type="dxa"/>
            <w:tcBorders>
              <w:top w:val="nil"/>
              <w:left w:val="nil"/>
              <w:bottom w:val="nil"/>
              <w:right w:val="nil"/>
            </w:tcBorders>
            <w:tcPrChange w:id="939" w:author="Windows User" w:date="2018-03-15T02:07:00Z">
              <w:tcPr>
                <w:tcW w:w="2841" w:type="dxa"/>
                <w:tcBorders>
                  <w:top w:val="nil"/>
                  <w:left w:val="nil"/>
                  <w:bottom w:val="nil"/>
                  <w:right w:val="nil"/>
                </w:tcBorders>
              </w:tcPr>
            </w:tcPrChange>
          </w:tcPr>
          <w:p w:rsidR="00031205" w:rsidRPr="00E20447" w:rsidRDefault="00031205" w:rsidP="00E33CE4">
            <w:pPr>
              <w:keepNext/>
              <w:keepLines/>
              <w:spacing w:before="260" w:after="260" w:line="416" w:lineRule="auto"/>
              <w:rPr>
                <w:rFonts w:ascii="Arial" w:hAnsi="Arial" w:cs="Arial"/>
                <w:color w:val="000000"/>
                <w:sz w:val="22"/>
                <w:szCs w:val="22"/>
                <w:rPrChange w:id="940" w:author="Guo, Shicheng" w:date="2018-03-14T09:36:00Z">
                  <w:rPr>
                    <w:rFonts w:asciiTheme="minorHAnsi" w:eastAsiaTheme="minorEastAsia" w:hAnsiTheme="minorHAnsi" w:cstheme="minorBidi"/>
                    <w:b/>
                    <w:bCs/>
                    <w:color w:val="000000"/>
                    <w:kern w:val="2"/>
                    <w:sz w:val="22"/>
                    <w:szCs w:val="22"/>
                  </w:rPr>
                </w:rPrChange>
              </w:rPr>
            </w:pPr>
          </w:p>
        </w:tc>
      </w:tr>
      <w:tr w:rsidR="00031205" w:rsidRPr="00E20447" w:rsidTr="00850ABF">
        <w:trPr>
          <w:trHeight w:val="303"/>
        </w:trPr>
        <w:tc>
          <w:tcPr>
            <w:tcW w:w="2863" w:type="dxa"/>
            <w:tcBorders>
              <w:top w:val="nil"/>
              <w:left w:val="nil"/>
              <w:bottom w:val="nil"/>
              <w:right w:val="nil"/>
            </w:tcBorders>
            <w:tcPrChange w:id="941" w:author="Windows User" w:date="2018-03-15T02:07:00Z">
              <w:tcPr>
                <w:tcW w:w="2840"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942"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943" w:author="Guo, Shicheng" w:date="2018-03-14T09:36:00Z">
                  <w:rPr>
                    <w:color w:val="000000"/>
                    <w:sz w:val="22"/>
                  </w:rPr>
                </w:rPrChange>
              </w:rPr>
              <w:t>&lt;60</w:t>
            </w:r>
          </w:p>
        </w:tc>
        <w:tc>
          <w:tcPr>
            <w:tcW w:w="2864" w:type="dxa"/>
            <w:gridSpan w:val="2"/>
            <w:tcBorders>
              <w:top w:val="nil"/>
              <w:left w:val="nil"/>
              <w:bottom w:val="nil"/>
              <w:right w:val="nil"/>
            </w:tcBorders>
            <w:tcPrChange w:id="944" w:author="Windows User" w:date="2018-03-15T02:07:00Z">
              <w:tcPr>
                <w:tcW w:w="2841" w:type="dxa"/>
                <w:gridSpan w:val="2"/>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945"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946" w:author="Guo, Shicheng" w:date="2018-03-14T09:36:00Z">
                  <w:rPr>
                    <w:color w:val="000000"/>
                    <w:sz w:val="22"/>
                  </w:rPr>
                </w:rPrChange>
              </w:rPr>
              <w:t>31</w:t>
            </w:r>
          </w:p>
        </w:tc>
        <w:tc>
          <w:tcPr>
            <w:tcW w:w="2864" w:type="dxa"/>
            <w:tcBorders>
              <w:top w:val="nil"/>
              <w:left w:val="nil"/>
              <w:bottom w:val="nil"/>
              <w:right w:val="nil"/>
            </w:tcBorders>
            <w:tcPrChange w:id="947" w:author="Windows User" w:date="2018-03-15T02:07:00Z">
              <w:tcPr>
                <w:tcW w:w="2841"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948"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949" w:author="Guo, Shicheng" w:date="2018-03-14T09:36:00Z">
                  <w:rPr>
                    <w:color w:val="000000"/>
                    <w:sz w:val="22"/>
                  </w:rPr>
                </w:rPrChange>
              </w:rPr>
              <w:t>33.0</w:t>
            </w:r>
          </w:p>
        </w:tc>
      </w:tr>
      <w:tr w:rsidR="00031205" w:rsidRPr="00E20447" w:rsidTr="00850ABF">
        <w:trPr>
          <w:trHeight w:val="303"/>
        </w:trPr>
        <w:tc>
          <w:tcPr>
            <w:tcW w:w="2863" w:type="dxa"/>
            <w:tcBorders>
              <w:top w:val="nil"/>
              <w:left w:val="nil"/>
              <w:bottom w:val="nil"/>
              <w:right w:val="nil"/>
            </w:tcBorders>
            <w:tcPrChange w:id="950" w:author="Windows User" w:date="2018-03-15T02:07:00Z">
              <w:tcPr>
                <w:tcW w:w="2840"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951"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hint="eastAsia"/>
                <w:color w:val="000000"/>
                <w:sz w:val="22"/>
                <w:rPrChange w:id="952" w:author="Guo, Shicheng" w:date="2018-03-14T09:36:00Z">
                  <w:rPr>
                    <w:rFonts w:hint="eastAsia"/>
                    <w:color w:val="000000"/>
                    <w:sz w:val="22"/>
                  </w:rPr>
                </w:rPrChange>
              </w:rPr>
              <w:t>≥</w:t>
            </w:r>
            <w:r w:rsidRPr="00557FEA">
              <w:rPr>
                <w:rFonts w:ascii="Arial" w:hAnsi="Arial" w:cs="Arial" w:hint="eastAsia"/>
                <w:color w:val="000000"/>
                <w:sz w:val="22"/>
                <w:rPrChange w:id="953" w:author="Guo, Shicheng" w:date="2018-03-14T09:36:00Z">
                  <w:rPr>
                    <w:rFonts w:hint="eastAsia"/>
                    <w:color w:val="000000"/>
                    <w:sz w:val="22"/>
                  </w:rPr>
                </w:rPrChange>
              </w:rPr>
              <w:t>60</w:t>
            </w:r>
          </w:p>
        </w:tc>
        <w:tc>
          <w:tcPr>
            <w:tcW w:w="2864" w:type="dxa"/>
            <w:gridSpan w:val="2"/>
            <w:tcBorders>
              <w:top w:val="nil"/>
              <w:left w:val="nil"/>
              <w:bottom w:val="nil"/>
              <w:right w:val="nil"/>
            </w:tcBorders>
            <w:tcPrChange w:id="954" w:author="Windows User" w:date="2018-03-15T02:07:00Z">
              <w:tcPr>
                <w:tcW w:w="2841" w:type="dxa"/>
                <w:gridSpan w:val="2"/>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955"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956" w:author="Guo, Shicheng" w:date="2018-03-14T09:36:00Z">
                  <w:rPr>
                    <w:color w:val="000000"/>
                    <w:sz w:val="22"/>
                  </w:rPr>
                </w:rPrChange>
              </w:rPr>
              <w:t>63</w:t>
            </w:r>
          </w:p>
        </w:tc>
        <w:tc>
          <w:tcPr>
            <w:tcW w:w="2864" w:type="dxa"/>
            <w:tcBorders>
              <w:top w:val="nil"/>
              <w:left w:val="nil"/>
              <w:bottom w:val="nil"/>
              <w:right w:val="nil"/>
            </w:tcBorders>
            <w:tcPrChange w:id="957" w:author="Windows User" w:date="2018-03-15T02:07:00Z">
              <w:tcPr>
                <w:tcW w:w="2841"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958"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959" w:author="Guo, Shicheng" w:date="2018-03-14T09:36:00Z">
                  <w:rPr>
                    <w:color w:val="000000"/>
                    <w:sz w:val="22"/>
                  </w:rPr>
                </w:rPrChange>
              </w:rPr>
              <w:t>67.0</w:t>
            </w:r>
          </w:p>
        </w:tc>
      </w:tr>
      <w:tr w:rsidR="00031205" w:rsidRPr="00E20447" w:rsidTr="00850ABF">
        <w:trPr>
          <w:trHeight w:val="1031"/>
        </w:trPr>
        <w:tc>
          <w:tcPr>
            <w:tcW w:w="2863" w:type="dxa"/>
            <w:tcBorders>
              <w:top w:val="nil"/>
              <w:left w:val="nil"/>
              <w:bottom w:val="nil"/>
              <w:right w:val="nil"/>
            </w:tcBorders>
            <w:tcPrChange w:id="960" w:author="Windows User" w:date="2018-03-15T02:07:00Z">
              <w:tcPr>
                <w:tcW w:w="2840"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961"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962" w:author="Guo, Shicheng" w:date="2018-03-14T09:36:00Z">
                  <w:rPr>
                    <w:color w:val="000000"/>
                    <w:sz w:val="22"/>
                  </w:rPr>
                </w:rPrChange>
              </w:rPr>
              <w:t>Age(mean ±SD)</w:t>
            </w:r>
          </w:p>
        </w:tc>
        <w:tc>
          <w:tcPr>
            <w:tcW w:w="2864" w:type="dxa"/>
            <w:gridSpan w:val="2"/>
            <w:tcBorders>
              <w:top w:val="nil"/>
              <w:left w:val="nil"/>
              <w:bottom w:val="nil"/>
              <w:right w:val="nil"/>
            </w:tcBorders>
            <w:tcPrChange w:id="963" w:author="Windows User" w:date="2018-03-15T02:07:00Z">
              <w:tcPr>
                <w:tcW w:w="2841" w:type="dxa"/>
                <w:gridSpan w:val="2"/>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964"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965" w:author="Guo, Shicheng" w:date="2018-03-14T09:36:00Z">
                  <w:rPr>
                    <w:color w:val="000000"/>
                    <w:sz w:val="22"/>
                  </w:rPr>
                </w:rPrChange>
              </w:rPr>
              <w:t>63.31 ±8.55</w:t>
            </w:r>
          </w:p>
        </w:tc>
        <w:tc>
          <w:tcPr>
            <w:tcW w:w="2864" w:type="dxa"/>
            <w:tcBorders>
              <w:top w:val="nil"/>
              <w:left w:val="nil"/>
              <w:bottom w:val="nil"/>
              <w:right w:val="nil"/>
            </w:tcBorders>
            <w:tcPrChange w:id="966" w:author="Windows User" w:date="2018-03-15T02:07:00Z">
              <w:tcPr>
                <w:tcW w:w="2841" w:type="dxa"/>
                <w:tcBorders>
                  <w:top w:val="nil"/>
                  <w:left w:val="nil"/>
                  <w:bottom w:val="nil"/>
                  <w:right w:val="nil"/>
                </w:tcBorders>
              </w:tcPr>
            </w:tcPrChange>
          </w:tcPr>
          <w:p w:rsidR="00031205" w:rsidRPr="00E20447" w:rsidRDefault="00031205" w:rsidP="00E33CE4">
            <w:pPr>
              <w:keepNext/>
              <w:keepLines/>
              <w:spacing w:before="260" w:after="260" w:line="416" w:lineRule="auto"/>
              <w:rPr>
                <w:rFonts w:ascii="Arial" w:hAnsi="Arial" w:cs="Arial"/>
                <w:color w:val="000000"/>
                <w:sz w:val="22"/>
                <w:szCs w:val="22"/>
                <w:rPrChange w:id="967" w:author="Guo, Shicheng" w:date="2018-03-14T09:36:00Z">
                  <w:rPr>
                    <w:rFonts w:asciiTheme="minorHAnsi" w:eastAsiaTheme="minorEastAsia" w:hAnsiTheme="minorHAnsi" w:cstheme="minorBidi"/>
                    <w:b/>
                    <w:bCs/>
                    <w:color w:val="000000"/>
                    <w:kern w:val="2"/>
                    <w:sz w:val="22"/>
                    <w:szCs w:val="22"/>
                  </w:rPr>
                </w:rPrChange>
              </w:rPr>
            </w:pPr>
          </w:p>
        </w:tc>
      </w:tr>
      <w:tr w:rsidR="00031205" w:rsidRPr="00E20447" w:rsidTr="00850ABF">
        <w:trPr>
          <w:trHeight w:val="1031"/>
        </w:trPr>
        <w:tc>
          <w:tcPr>
            <w:tcW w:w="2863" w:type="dxa"/>
            <w:tcBorders>
              <w:top w:val="nil"/>
              <w:left w:val="nil"/>
              <w:bottom w:val="nil"/>
              <w:right w:val="nil"/>
            </w:tcBorders>
            <w:tcPrChange w:id="968" w:author="Windows User" w:date="2018-03-15T02:07:00Z">
              <w:tcPr>
                <w:tcW w:w="2840"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969"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970" w:author="Guo, Shicheng" w:date="2018-03-14T09:36:00Z">
                  <w:rPr>
                    <w:color w:val="000000"/>
                    <w:sz w:val="22"/>
                  </w:rPr>
                </w:rPrChange>
              </w:rPr>
              <w:t>Gender(n)</w:t>
            </w:r>
          </w:p>
        </w:tc>
        <w:tc>
          <w:tcPr>
            <w:tcW w:w="2864" w:type="dxa"/>
            <w:gridSpan w:val="2"/>
            <w:tcBorders>
              <w:top w:val="nil"/>
              <w:left w:val="nil"/>
              <w:bottom w:val="nil"/>
              <w:right w:val="nil"/>
            </w:tcBorders>
            <w:tcPrChange w:id="971" w:author="Windows User" w:date="2018-03-15T02:07:00Z">
              <w:tcPr>
                <w:tcW w:w="2841" w:type="dxa"/>
                <w:gridSpan w:val="2"/>
                <w:tcBorders>
                  <w:top w:val="nil"/>
                  <w:left w:val="nil"/>
                  <w:bottom w:val="nil"/>
                  <w:right w:val="nil"/>
                </w:tcBorders>
              </w:tcPr>
            </w:tcPrChange>
          </w:tcPr>
          <w:p w:rsidR="00031205" w:rsidRPr="00E20447" w:rsidRDefault="00031205" w:rsidP="00E33CE4">
            <w:pPr>
              <w:keepNext/>
              <w:keepLines/>
              <w:spacing w:before="260" w:after="260" w:line="416" w:lineRule="auto"/>
              <w:rPr>
                <w:rFonts w:ascii="Arial" w:hAnsi="Arial" w:cs="Arial"/>
                <w:color w:val="000000"/>
                <w:sz w:val="22"/>
                <w:szCs w:val="22"/>
                <w:rPrChange w:id="972" w:author="Guo, Shicheng" w:date="2018-03-14T09:36:00Z">
                  <w:rPr>
                    <w:rFonts w:asciiTheme="minorHAnsi" w:eastAsiaTheme="minorEastAsia" w:hAnsiTheme="minorHAnsi" w:cstheme="minorBidi"/>
                    <w:b/>
                    <w:bCs/>
                    <w:color w:val="000000"/>
                    <w:kern w:val="2"/>
                    <w:sz w:val="22"/>
                    <w:szCs w:val="22"/>
                  </w:rPr>
                </w:rPrChange>
              </w:rPr>
            </w:pPr>
          </w:p>
        </w:tc>
        <w:tc>
          <w:tcPr>
            <w:tcW w:w="2864" w:type="dxa"/>
            <w:tcBorders>
              <w:top w:val="nil"/>
              <w:left w:val="nil"/>
              <w:bottom w:val="nil"/>
              <w:right w:val="nil"/>
            </w:tcBorders>
            <w:tcPrChange w:id="973" w:author="Windows User" w:date="2018-03-15T02:07:00Z">
              <w:tcPr>
                <w:tcW w:w="2841" w:type="dxa"/>
                <w:tcBorders>
                  <w:top w:val="nil"/>
                  <w:left w:val="nil"/>
                  <w:bottom w:val="nil"/>
                  <w:right w:val="nil"/>
                </w:tcBorders>
              </w:tcPr>
            </w:tcPrChange>
          </w:tcPr>
          <w:p w:rsidR="00031205" w:rsidRPr="00E20447" w:rsidRDefault="00031205" w:rsidP="00E33CE4">
            <w:pPr>
              <w:keepNext/>
              <w:keepLines/>
              <w:spacing w:before="260" w:after="260" w:line="416" w:lineRule="auto"/>
              <w:rPr>
                <w:rFonts w:ascii="Arial" w:hAnsi="Arial" w:cs="Arial"/>
                <w:color w:val="000000"/>
                <w:sz w:val="22"/>
                <w:szCs w:val="22"/>
                <w:rPrChange w:id="974" w:author="Guo, Shicheng" w:date="2018-03-14T09:36:00Z">
                  <w:rPr>
                    <w:rFonts w:asciiTheme="minorHAnsi" w:eastAsiaTheme="minorEastAsia" w:hAnsiTheme="minorHAnsi" w:cstheme="minorBidi"/>
                    <w:b/>
                    <w:bCs/>
                    <w:color w:val="000000"/>
                    <w:kern w:val="2"/>
                    <w:sz w:val="22"/>
                    <w:szCs w:val="22"/>
                  </w:rPr>
                </w:rPrChange>
              </w:rPr>
            </w:pPr>
          </w:p>
        </w:tc>
      </w:tr>
      <w:tr w:rsidR="00031205" w:rsidRPr="00E20447" w:rsidTr="00850ABF">
        <w:trPr>
          <w:trHeight w:val="303"/>
        </w:trPr>
        <w:tc>
          <w:tcPr>
            <w:tcW w:w="2863" w:type="dxa"/>
            <w:tcBorders>
              <w:top w:val="nil"/>
              <w:left w:val="nil"/>
              <w:bottom w:val="nil"/>
              <w:right w:val="nil"/>
            </w:tcBorders>
            <w:tcPrChange w:id="975" w:author="Windows User" w:date="2018-03-15T02:07:00Z">
              <w:tcPr>
                <w:tcW w:w="2840"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976"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977" w:author="Guo, Shicheng" w:date="2018-03-14T09:36:00Z">
                  <w:rPr>
                    <w:color w:val="000000"/>
                    <w:sz w:val="22"/>
                  </w:rPr>
                </w:rPrChange>
              </w:rPr>
              <w:t>Male</w:t>
            </w:r>
          </w:p>
        </w:tc>
        <w:tc>
          <w:tcPr>
            <w:tcW w:w="2864" w:type="dxa"/>
            <w:gridSpan w:val="2"/>
            <w:tcBorders>
              <w:top w:val="nil"/>
              <w:left w:val="nil"/>
              <w:bottom w:val="nil"/>
              <w:right w:val="nil"/>
            </w:tcBorders>
            <w:tcPrChange w:id="978" w:author="Windows User" w:date="2018-03-15T02:07:00Z">
              <w:tcPr>
                <w:tcW w:w="2841" w:type="dxa"/>
                <w:gridSpan w:val="2"/>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979"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980" w:author="Guo, Shicheng" w:date="2018-03-14T09:36:00Z">
                  <w:rPr>
                    <w:color w:val="000000"/>
                    <w:sz w:val="22"/>
                  </w:rPr>
                </w:rPrChange>
              </w:rPr>
              <w:t>69</w:t>
            </w:r>
          </w:p>
        </w:tc>
        <w:tc>
          <w:tcPr>
            <w:tcW w:w="2864" w:type="dxa"/>
            <w:tcBorders>
              <w:top w:val="nil"/>
              <w:left w:val="nil"/>
              <w:bottom w:val="nil"/>
              <w:right w:val="nil"/>
            </w:tcBorders>
            <w:tcPrChange w:id="981" w:author="Windows User" w:date="2018-03-15T02:07:00Z">
              <w:tcPr>
                <w:tcW w:w="2841"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982"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983" w:author="Guo, Shicheng" w:date="2018-03-14T09:36:00Z">
                  <w:rPr>
                    <w:color w:val="000000"/>
                    <w:sz w:val="22"/>
                  </w:rPr>
                </w:rPrChange>
              </w:rPr>
              <w:t>73.4</w:t>
            </w:r>
          </w:p>
        </w:tc>
      </w:tr>
      <w:tr w:rsidR="00031205" w:rsidRPr="00E20447" w:rsidTr="00850ABF">
        <w:trPr>
          <w:trHeight w:val="303"/>
        </w:trPr>
        <w:tc>
          <w:tcPr>
            <w:tcW w:w="2863" w:type="dxa"/>
            <w:tcBorders>
              <w:top w:val="nil"/>
              <w:left w:val="nil"/>
              <w:bottom w:val="nil"/>
              <w:right w:val="nil"/>
            </w:tcBorders>
            <w:tcPrChange w:id="984" w:author="Windows User" w:date="2018-03-15T02:07:00Z">
              <w:tcPr>
                <w:tcW w:w="2840"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985"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986" w:author="Guo, Shicheng" w:date="2018-03-14T09:36:00Z">
                  <w:rPr>
                    <w:color w:val="000000"/>
                    <w:sz w:val="22"/>
                  </w:rPr>
                </w:rPrChange>
              </w:rPr>
              <w:t>Female</w:t>
            </w:r>
          </w:p>
        </w:tc>
        <w:tc>
          <w:tcPr>
            <w:tcW w:w="2864" w:type="dxa"/>
            <w:gridSpan w:val="2"/>
            <w:tcBorders>
              <w:top w:val="nil"/>
              <w:left w:val="nil"/>
              <w:bottom w:val="nil"/>
              <w:right w:val="nil"/>
            </w:tcBorders>
            <w:tcPrChange w:id="987" w:author="Windows User" w:date="2018-03-15T02:07:00Z">
              <w:tcPr>
                <w:tcW w:w="2841" w:type="dxa"/>
                <w:gridSpan w:val="2"/>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988"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989" w:author="Guo, Shicheng" w:date="2018-03-14T09:36:00Z">
                  <w:rPr>
                    <w:color w:val="000000"/>
                    <w:sz w:val="22"/>
                  </w:rPr>
                </w:rPrChange>
              </w:rPr>
              <w:t>25</w:t>
            </w:r>
          </w:p>
        </w:tc>
        <w:tc>
          <w:tcPr>
            <w:tcW w:w="2864" w:type="dxa"/>
            <w:tcBorders>
              <w:top w:val="nil"/>
              <w:left w:val="nil"/>
              <w:bottom w:val="nil"/>
              <w:right w:val="nil"/>
            </w:tcBorders>
            <w:tcPrChange w:id="990" w:author="Windows User" w:date="2018-03-15T02:07:00Z">
              <w:tcPr>
                <w:tcW w:w="2841"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991"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992" w:author="Guo, Shicheng" w:date="2018-03-14T09:36:00Z">
                  <w:rPr>
                    <w:color w:val="000000"/>
                    <w:sz w:val="22"/>
                  </w:rPr>
                </w:rPrChange>
              </w:rPr>
              <w:t>26.6</w:t>
            </w:r>
          </w:p>
        </w:tc>
      </w:tr>
      <w:tr w:rsidR="00031205" w:rsidRPr="00E20447" w:rsidTr="00850ABF">
        <w:trPr>
          <w:trHeight w:val="1031"/>
        </w:trPr>
        <w:tc>
          <w:tcPr>
            <w:tcW w:w="2863" w:type="dxa"/>
            <w:tcBorders>
              <w:top w:val="nil"/>
              <w:left w:val="nil"/>
              <w:bottom w:val="nil"/>
              <w:right w:val="nil"/>
            </w:tcBorders>
            <w:tcPrChange w:id="993" w:author="Windows User" w:date="2018-03-15T02:07:00Z">
              <w:tcPr>
                <w:tcW w:w="2840"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994"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995" w:author="Guo, Shicheng" w:date="2018-03-14T09:36:00Z">
                  <w:rPr>
                    <w:color w:val="000000"/>
                    <w:sz w:val="22"/>
                  </w:rPr>
                </w:rPrChange>
              </w:rPr>
              <w:t>Drinking</w:t>
            </w:r>
          </w:p>
        </w:tc>
        <w:tc>
          <w:tcPr>
            <w:tcW w:w="2864" w:type="dxa"/>
            <w:gridSpan w:val="2"/>
            <w:tcBorders>
              <w:top w:val="nil"/>
              <w:left w:val="nil"/>
              <w:bottom w:val="nil"/>
              <w:right w:val="nil"/>
            </w:tcBorders>
            <w:tcPrChange w:id="996" w:author="Windows User" w:date="2018-03-15T02:07:00Z">
              <w:tcPr>
                <w:tcW w:w="2841" w:type="dxa"/>
                <w:gridSpan w:val="2"/>
                <w:tcBorders>
                  <w:top w:val="nil"/>
                  <w:left w:val="nil"/>
                  <w:bottom w:val="nil"/>
                  <w:right w:val="nil"/>
                </w:tcBorders>
              </w:tcPr>
            </w:tcPrChange>
          </w:tcPr>
          <w:p w:rsidR="00031205" w:rsidRPr="00E20447" w:rsidRDefault="00031205" w:rsidP="00E33CE4">
            <w:pPr>
              <w:keepNext/>
              <w:keepLines/>
              <w:spacing w:before="260" w:after="260" w:line="416" w:lineRule="auto"/>
              <w:rPr>
                <w:rFonts w:ascii="Arial" w:hAnsi="Arial" w:cs="Arial"/>
                <w:color w:val="000000"/>
                <w:sz w:val="22"/>
                <w:szCs w:val="22"/>
                <w:rPrChange w:id="997" w:author="Guo, Shicheng" w:date="2018-03-14T09:36:00Z">
                  <w:rPr>
                    <w:rFonts w:asciiTheme="minorHAnsi" w:eastAsiaTheme="minorEastAsia" w:hAnsiTheme="minorHAnsi" w:cstheme="minorBidi"/>
                    <w:b/>
                    <w:bCs/>
                    <w:color w:val="000000"/>
                    <w:kern w:val="2"/>
                    <w:sz w:val="22"/>
                    <w:szCs w:val="22"/>
                  </w:rPr>
                </w:rPrChange>
              </w:rPr>
            </w:pPr>
          </w:p>
        </w:tc>
        <w:tc>
          <w:tcPr>
            <w:tcW w:w="2864" w:type="dxa"/>
            <w:tcBorders>
              <w:top w:val="nil"/>
              <w:left w:val="nil"/>
              <w:bottom w:val="nil"/>
              <w:right w:val="nil"/>
            </w:tcBorders>
            <w:tcPrChange w:id="998" w:author="Windows User" w:date="2018-03-15T02:07:00Z">
              <w:tcPr>
                <w:tcW w:w="2841" w:type="dxa"/>
                <w:tcBorders>
                  <w:top w:val="nil"/>
                  <w:left w:val="nil"/>
                  <w:bottom w:val="nil"/>
                  <w:right w:val="nil"/>
                </w:tcBorders>
              </w:tcPr>
            </w:tcPrChange>
          </w:tcPr>
          <w:p w:rsidR="00031205" w:rsidRPr="00E20447" w:rsidRDefault="00031205" w:rsidP="00E33CE4">
            <w:pPr>
              <w:keepNext/>
              <w:keepLines/>
              <w:spacing w:before="260" w:after="260" w:line="416" w:lineRule="auto"/>
              <w:rPr>
                <w:rFonts w:ascii="Arial" w:hAnsi="Arial" w:cs="Arial"/>
                <w:color w:val="000000"/>
                <w:sz w:val="22"/>
                <w:szCs w:val="22"/>
                <w:rPrChange w:id="999" w:author="Guo, Shicheng" w:date="2018-03-14T09:36:00Z">
                  <w:rPr>
                    <w:rFonts w:asciiTheme="minorHAnsi" w:eastAsiaTheme="minorEastAsia" w:hAnsiTheme="minorHAnsi" w:cstheme="minorBidi"/>
                    <w:b/>
                    <w:bCs/>
                    <w:color w:val="000000"/>
                    <w:kern w:val="2"/>
                    <w:sz w:val="22"/>
                    <w:szCs w:val="22"/>
                  </w:rPr>
                </w:rPrChange>
              </w:rPr>
            </w:pPr>
          </w:p>
        </w:tc>
      </w:tr>
      <w:tr w:rsidR="00031205" w:rsidRPr="00E20447" w:rsidTr="00850ABF">
        <w:trPr>
          <w:trHeight w:val="303"/>
        </w:trPr>
        <w:tc>
          <w:tcPr>
            <w:tcW w:w="2863" w:type="dxa"/>
            <w:tcBorders>
              <w:top w:val="nil"/>
              <w:left w:val="nil"/>
              <w:bottom w:val="nil"/>
              <w:right w:val="nil"/>
            </w:tcBorders>
            <w:tcPrChange w:id="1000" w:author="Windows User" w:date="2018-03-15T02:07:00Z">
              <w:tcPr>
                <w:tcW w:w="2840"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01"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02" w:author="Guo, Shicheng" w:date="2018-03-14T09:36:00Z">
                  <w:rPr>
                    <w:color w:val="000000"/>
                    <w:sz w:val="22"/>
                  </w:rPr>
                </w:rPrChange>
              </w:rPr>
              <w:t>Yes</w:t>
            </w:r>
          </w:p>
        </w:tc>
        <w:tc>
          <w:tcPr>
            <w:tcW w:w="2864" w:type="dxa"/>
            <w:gridSpan w:val="2"/>
            <w:tcBorders>
              <w:top w:val="nil"/>
              <w:left w:val="nil"/>
              <w:bottom w:val="nil"/>
              <w:right w:val="nil"/>
            </w:tcBorders>
            <w:tcPrChange w:id="1003" w:author="Windows User" w:date="2018-03-15T02:07:00Z">
              <w:tcPr>
                <w:tcW w:w="2841" w:type="dxa"/>
                <w:gridSpan w:val="2"/>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04"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05" w:author="Guo, Shicheng" w:date="2018-03-14T09:36:00Z">
                  <w:rPr>
                    <w:color w:val="000000"/>
                    <w:sz w:val="22"/>
                  </w:rPr>
                </w:rPrChange>
              </w:rPr>
              <w:t>35</w:t>
            </w:r>
          </w:p>
        </w:tc>
        <w:tc>
          <w:tcPr>
            <w:tcW w:w="2864" w:type="dxa"/>
            <w:tcBorders>
              <w:top w:val="nil"/>
              <w:left w:val="nil"/>
              <w:bottom w:val="nil"/>
              <w:right w:val="nil"/>
            </w:tcBorders>
            <w:tcPrChange w:id="1006" w:author="Windows User" w:date="2018-03-15T02:07:00Z">
              <w:tcPr>
                <w:tcW w:w="2841"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07"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08" w:author="Guo, Shicheng" w:date="2018-03-14T09:36:00Z">
                  <w:rPr>
                    <w:color w:val="000000"/>
                    <w:sz w:val="22"/>
                  </w:rPr>
                </w:rPrChange>
              </w:rPr>
              <w:t>37.2</w:t>
            </w:r>
          </w:p>
        </w:tc>
      </w:tr>
      <w:tr w:rsidR="00031205" w:rsidRPr="00E20447" w:rsidTr="00850ABF">
        <w:trPr>
          <w:trHeight w:val="303"/>
        </w:trPr>
        <w:tc>
          <w:tcPr>
            <w:tcW w:w="2863" w:type="dxa"/>
            <w:tcBorders>
              <w:top w:val="nil"/>
              <w:left w:val="nil"/>
              <w:bottom w:val="nil"/>
              <w:right w:val="nil"/>
            </w:tcBorders>
            <w:tcPrChange w:id="1009" w:author="Windows User" w:date="2018-03-15T02:07:00Z">
              <w:tcPr>
                <w:tcW w:w="2840"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10"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11" w:author="Guo, Shicheng" w:date="2018-03-14T09:36:00Z">
                  <w:rPr>
                    <w:color w:val="000000"/>
                    <w:sz w:val="22"/>
                  </w:rPr>
                </w:rPrChange>
              </w:rPr>
              <w:t>No</w:t>
            </w:r>
          </w:p>
        </w:tc>
        <w:tc>
          <w:tcPr>
            <w:tcW w:w="2864" w:type="dxa"/>
            <w:gridSpan w:val="2"/>
            <w:tcBorders>
              <w:top w:val="nil"/>
              <w:left w:val="nil"/>
              <w:bottom w:val="nil"/>
              <w:right w:val="nil"/>
            </w:tcBorders>
            <w:tcPrChange w:id="1012" w:author="Windows User" w:date="2018-03-15T02:07:00Z">
              <w:tcPr>
                <w:tcW w:w="2841" w:type="dxa"/>
                <w:gridSpan w:val="2"/>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13"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14" w:author="Guo, Shicheng" w:date="2018-03-14T09:36:00Z">
                  <w:rPr>
                    <w:color w:val="000000"/>
                    <w:sz w:val="22"/>
                  </w:rPr>
                </w:rPrChange>
              </w:rPr>
              <w:t>57</w:t>
            </w:r>
          </w:p>
        </w:tc>
        <w:tc>
          <w:tcPr>
            <w:tcW w:w="2864" w:type="dxa"/>
            <w:tcBorders>
              <w:top w:val="nil"/>
              <w:left w:val="nil"/>
              <w:bottom w:val="nil"/>
              <w:right w:val="nil"/>
            </w:tcBorders>
            <w:tcPrChange w:id="1015" w:author="Windows User" w:date="2018-03-15T02:07:00Z">
              <w:tcPr>
                <w:tcW w:w="2841"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16"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17" w:author="Guo, Shicheng" w:date="2018-03-14T09:36:00Z">
                  <w:rPr>
                    <w:color w:val="000000"/>
                    <w:sz w:val="22"/>
                  </w:rPr>
                </w:rPrChange>
              </w:rPr>
              <w:t>60.6</w:t>
            </w:r>
          </w:p>
        </w:tc>
      </w:tr>
      <w:tr w:rsidR="00031205" w:rsidRPr="00E20447" w:rsidTr="00850ABF">
        <w:trPr>
          <w:trHeight w:val="303"/>
        </w:trPr>
        <w:tc>
          <w:tcPr>
            <w:tcW w:w="2863" w:type="dxa"/>
            <w:tcBorders>
              <w:top w:val="nil"/>
              <w:left w:val="nil"/>
              <w:bottom w:val="nil"/>
              <w:right w:val="nil"/>
            </w:tcBorders>
            <w:tcPrChange w:id="1018" w:author="Windows User" w:date="2018-03-15T02:07:00Z">
              <w:tcPr>
                <w:tcW w:w="2840"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19"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20" w:author="Guo, Shicheng" w:date="2018-03-14T09:36:00Z">
                  <w:rPr>
                    <w:color w:val="000000"/>
                    <w:sz w:val="22"/>
                  </w:rPr>
                </w:rPrChange>
              </w:rPr>
              <w:t>Unknown</w:t>
            </w:r>
          </w:p>
        </w:tc>
        <w:tc>
          <w:tcPr>
            <w:tcW w:w="2864" w:type="dxa"/>
            <w:gridSpan w:val="2"/>
            <w:tcBorders>
              <w:top w:val="nil"/>
              <w:left w:val="nil"/>
              <w:bottom w:val="nil"/>
              <w:right w:val="nil"/>
            </w:tcBorders>
            <w:tcPrChange w:id="1021" w:author="Windows User" w:date="2018-03-15T02:07:00Z">
              <w:tcPr>
                <w:tcW w:w="2841" w:type="dxa"/>
                <w:gridSpan w:val="2"/>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22"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23" w:author="Guo, Shicheng" w:date="2018-03-14T09:36:00Z">
                  <w:rPr>
                    <w:color w:val="000000"/>
                    <w:sz w:val="22"/>
                  </w:rPr>
                </w:rPrChange>
              </w:rPr>
              <w:t>2</w:t>
            </w:r>
          </w:p>
        </w:tc>
        <w:tc>
          <w:tcPr>
            <w:tcW w:w="2864" w:type="dxa"/>
            <w:tcBorders>
              <w:top w:val="nil"/>
              <w:left w:val="nil"/>
              <w:bottom w:val="nil"/>
              <w:right w:val="nil"/>
            </w:tcBorders>
            <w:tcPrChange w:id="1024" w:author="Windows User" w:date="2018-03-15T02:07:00Z">
              <w:tcPr>
                <w:tcW w:w="2841"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25"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26" w:author="Guo, Shicheng" w:date="2018-03-14T09:36:00Z">
                  <w:rPr>
                    <w:color w:val="000000"/>
                    <w:sz w:val="22"/>
                  </w:rPr>
                </w:rPrChange>
              </w:rPr>
              <w:t>2.2</w:t>
            </w:r>
          </w:p>
        </w:tc>
      </w:tr>
      <w:tr w:rsidR="00031205" w:rsidRPr="00E20447" w:rsidTr="00850ABF">
        <w:trPr>
          <w:trHeight w:val="1031"/>
        </w:trPr>
        <w:tc>
          <w:tcPr>
            <w:tcW w:w="2863" w:type="dxa"/>
            <w:tcBorders>
              <w:top w:val="nil"/>
              <w:left w:val="nil"/>
              <w:bottom w:val="nil"/>
              <w:right w:val="nil"/>
            </w:tcBorders>
            <w:tcPrChange w:id="1027" w:author="Windows User" w:date="2018-03-15T02:07:00Z">
              <w:tcPr>
                <w:tcW w:w="2840"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28"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29" w:author="Guo, Shicheng" w:date="2018-03-14T09:36:00Z">
                  <w:rPr>
                    <w:color w:val="000000"/>
                    <w:sz w:val="22"/>
                  </w:rPr>
                </w:rPrChange>
              </w:rPr>
              <w:t>Smoking</w:t>
            </w:r>
          </w:p>
        </w:tc>
        <w:tc>
          <w:tcPr>
            <w:tcW w:w="2864" w:type="dxa"/>
            <w:gridSpan w:val="2"/>
            <w:tcBorders>
              <w:top w:val="nil"/>
              <w:left w:val="nil"/>
              <w:bottom w:val="nil"/>
              <w:right w:val="nil"/>
            </w:tcBorders>
            <w:tcPrChange w:id="1030" w:author="Windows User" w:date="2018-03-15T02:07:00Z">
              <w:tcPr>
                <w:tcW w:w="2841" w:type="dxa"/>
                <w:gridSpan w:val="2"/>
                <w:tcBorders>
                  <w:top w:val="nil"/>
                  <w:left w:val="nil"/>
                  <w:bottom w:val="nil"/>
                  <w:right w:val="nil"/>
                </w:tcBorders>
              </w:tcPr>
            </w:tcPrChange>
          </w:tcPr>
          <w:p w:rsidR="00031205" w:rsidRPr="00E20447" w:rsidRDefault="00031205" w:rsidP="00E33CE4">
            <w:pPr>
              <w:keepNext/>
              <w:keepLines/>
              <w:spacing w:before="260" w:after="260" w:line="416" w:lineRule="auto"/>
              <w:rPr>
                <w:rFonts w:ascii="Arial" w:hAnsi="Arial" w:cs="Arial"/>
                <w:color w:val="000000"/>
                <w:sz w:val="22"/>
                <w:szCs w:val="22"/>
                <w:rPrChange w:id="1031" w:author="Guo, Shicheng" w:date="2018-03-14T09:36:00Z">
                  <w:rPr>
                    <w:rFonts w:asciiTheme="minorHAnsi" w:eastAsiaTheme="minorEastAsia" w:hAnsiTheme="minorHAnsi" w:cstheme="minorBidi"/>
                    <w:b/>
                    <w:bCs/>
                    <w:color w:val="000000"/>
                    <w:kern w:val="2"/>
                    <w:sz w:val="22"/>
                    <w:szCs w:val="22"/>
                  </w:rPr>
                </w:rPrChange>
              </w:rPr>
            </w:pPr>
          </w:p>
        </w:tc>
        <w:tc>
          <w:tcPr>
            <w:tcW w:w="2864" w:type="dxa"/>
            <w:tcBorders>
              <w:top w:val="nil"/>
              <w:left w:val="nil"/>
              <w:bottom w:val="nil"/>
              <w:right w:val="nil"/>
            </w:tcBorders>
            <w:tcPrChange w:id="1032" w:author="Windows User" w:date="2018-03-15T02:07:00Z">
              <w:tcPr>
                <w:tcW w:w="2841" w:type="dxa"/>
                <w:tcBorders>
                  <w:top w:val="nil"/>
                  <w:left w:val="nil"/>
                  <w:bottom w:val="nil"/>
                  <w:right w:val="nil"/>
                </w:tcBorders>
              </w:tcPr>
            </w:tcPrChange>
          </w:tcPr>
          <w:p w:rsidR="00031205" w:rsidRPr="00E20447" w:rsidRDefault="00031205" w:rsidP="00E33CE4">
            <w:pPr>
              <w:keepNext/>
              <w:keepLines/>
              <w:spacing w:before="260" w:after="260" w:line="416" w:lineRule="auto"/>
              <w:rPr>
                <w:rFonts w:ascii="Arial" w:hAnsi="Arial" w:cs="Arial"/>
                <w:color w:val="000000"/>
                <w:sz w:val="22"/>
                <w:szCs w:val="22"/>
                <w:rPrChange w:id="1033" w:author="Guo, Shicheng" w:date="2018-03-14T09:36:00Z">
                  <w:rPr>
                    <w:rFonts w:asciiTheme="minorHAnsi" w:eastAsiaTheme="minorEastAsia" w:hAnsiTheme="minorHAnsi" w:cstheme="minorBidi"/>
                    <w:b/>
                    <w:bCs/>
                    <w:color w:val="000000"/>
                    <w:kern w:val="2"/>
                    <w:sz w:val="22"/>
                    <w:szCs w:val="22"/>
                  </w:rPr>
                </w:rPrChange>
              </w:rPr>
            </w:pPr>
          </w:p>
        </w:tc>
      </w:tr>
      <w:tr w:rsidR="00031205" w:rsidRPr="00E20447" w:rsidTr="00850ABF">
        <w:trPr>
          <w:trHeight w:val="303"/>
        </w:trPr>
        <w:tc>
          <w:tcPr>
            <w:tcW w:w="2863" w:type="dxa"/>
            <w:tcBorders>
              <w:top w:val="nil"/>
              <w:left w:val="nil"/>
              <w:bottom w:val="nil"/>
              <w:right w:val="nil"/>
            </w:tcBorders>
            <w:tcPrChange w:id="1034" w:author="Windows User" w:date="2018-03-15T02:07:00Z">
              <w:tcPr>
                <w:tcW w:w="2840"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35"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36" w:author="Guo, Shicheng" w:date="2018-03-14T09:36:00Z">
                  <w:rPr>
                    <w:color w:val="000000"/>
                    <w:sz w:val="22"/>
                  </w:rPr>
                </w:rPrChange>
              </w:rPr>
              <w:t>Yes</w:t>
            </w:r>
          </w:p>
        </w:tc>
        <w:tc>
          <w:tcPr>
            <w:tcW w:w="2864" w:type="dxa"/>
            <w:gridSpan w:val="2"/>
            <w:tcBorders>
              <w:top w:val="nil"/>
              <w:left w:val="nil"/>
              <w:bottom w:val="nil"/>
              <w:right w:val="nil"/>
            </w:tcBorders>
            <w:tcPrChange w:id="1037" w:author="Windows User" w:date="2018-03-15T02:07:00Z">
              <w:tcPr>
                <w:tcW w:w="2841" w:type="dxa"/>
                <w:gridSpan w:val="2"/>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38"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39" w:author="Guo, Shicheng" w:date="2018-03-14T09:36:00Z">
                  <w:rPr>
                    <w:color w:val="000000"/>
                    <w:sz w:val="22"/>
                  </w:rPr>
                </w:rPrChange>
              </w:rPr>
              <w:t>58</w:t>
            </w:r>
          </w:p>
        </w:tc>
        <w:tc>
          <w:tcPr>
            <w:tcW w:w="2864" w:type="dxa"/>
            <w:tcBorders>
              <w:top w:val="nil"/>
              <w:left w:val="nil"/>
              <w:bottom w:val="nil"/>
              <w:right w:val="nil"/>
            </w:tcBorders>
            <w:tcPrChange w:id="1040" w:author="Windows User" w:date="2018-03-15T02:07:00Z">
              <w:tcPr>
                <w:tcW w:w="2841"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41"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42" w:author="Guo, Shicheng" w:date="2018-03-14T09:36:00Z">
                  <w:rPr>
                    <w:color w:val="000000"/>
                    <w:sz w:val="22"/>
                  </w:rPr>
                </w:rPrChange>
              </w:rPr>
              <w:t>61.7</w:t>
            </w:r>
          </w:p>
        </w:tc>
      </w:tr>
      <w:tr w:rsidR="00031205" w:rsidRPr="00E20447" w:rsidTr="00850ABF">
        <w:trPr>
          <w:trHeight w:val="303"/>
        </w:trPr>
        <w:tc>
          <w:tcPr>
            <w:tcW w:w="2863" w:type="dxa"/>
            <w:tcBorders>
              <w:top w:val="nil"/>
              <w:left w:val="nil"/>
              <w:bottom w:val="nil"/>
              <w:right w:val="nil"/>
            </w:tcBorders>
            <w:tcPrChange w:id="1043" w:author="Windows User" w:date="2018-03-15T02:07:00Z">
              <w:tcPr>
                <w:tcW w:w="2840"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44"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45" w:author="Guo, Shicheng" w:date="2018-03-14T09:36:00Z">
                  <w:rPr>
                    <w:color w:val="000000"/>
                    <w:sz w:val="22"/>
                  </w:rPr>
                </w:rPrChange>
              </w:rPr>
              <w:t>No</w:t>
            </w:r>
          </w:p>
        </w:tc>
        <w:tc>
          <w:tcPr>
            <w:tcW w:w="2864" w:type="dxa"/>
            <w:gridSpan w:val="2"/>
            <w:tcBorders>
              <w:top w:val="nil"/>
              <w:left w:val="nil"/>
              <w:bottom w:val="nil"/>
              <w:right w:val="nil"/>
            </w:tcBorders>
            <w:tcPrChange w:id="1046" w:author="Windows User" w:date="2018-03-15T02:07:00Z">
              <w:tcPr>
                <w:tcW w:w="2841" w:type="dxa"/>
                <w:gridSpan w:val="2"/>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47"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48" w:author="Guo, Shicheng" w:date="2018-03-14T09:36:00Z">
                  <w:rPr>
                    <w:color w:val="000000"/>
                    <w:sz w:val="22"/>
                  </w:rPr>
                </w:rPrChange>
              </w:rPr>
              <w:t>36</w:t>
            </w:r>
          </w:p>
        </w:tc>
        <w:tc>
          <w:tcPr>
            <w:tcW w:w="2864" w:type="dxa"/>
            <w:tcBorders>
              <w:top w:val="nil"/>
              <w:left w:val="nil"/>
              <w:bottom w:val="nil"/>
              <w:right w:val="nil"/>
            </w:tcBorders>
            <w:tcPrChange w:id="1049" w:author="Windows User" w:date="2018-03-15T02:07:00Z">
              <w:tcPr>
                <w:tcW w:w="2841"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50"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51" w:author="Guo, Shicheng" w:date="2018-03-14T09:36:00Z">
                  <w:rPr>
                    <w:color w:val="000000"/>
                    <w:sz w:val="22"/>
                  </w:rPr>
                </w:rPrChange>
              </w:rPr>
              <w:t>38.3</w:t>
            </w:r>
          </w:p>
        </w:tc>
      </w:tr>
      <w:tr w:rsidR="00031205" w:rsidRPr="00E20447" w:rsidTr="00850ABF">
        <w:trPr>
          <w:trHeight w:val="1031"/>
        </w:trPr>
        <w:tc>
          <w:tcPr>
            <w:tcW w:w="2863" w:type="dxa"/>
            <w:tcBorders>
              <w:top w:val="nil"/>
              <w:left w:val="nil"/>
              <w:bottom w:val="nil"/>
              <w:right w:val="nil"/>
            </w:tcBorders>
            <w:tcPrChange w:id="1052" w:author="Windows User" w:date="2018-03-15T02:07:00Z">
              <w:tcPr>
                <w:tcW w:w="2840"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53"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54" w:author="Guo, Shicheng" w:date="2018-03-14T09:36:00Z">
                  <w:rPr>
                    <w:color w:val="000000"/>
                    <w:sz w:val="22"/>
                  </w:rPr>
                </w:rPrChange>
              </w:rPr>
              <w:t>Stage</w:t>
            </w:r>
          </w:p>
        </w:tc>
        <w:tc>
          <w:tcPr>
            <w:tcW w:w="2864" w:type="dxa"/>
            <w:gridSpan w:val="2"/>
            <w:tcBorders>
              <w:top w:val="nil"/>
              <w:left w:val="nil"/>
              <w:bottom w:val="nil"/>
              <w:right w:val="nil"/>
            </w:tcBorders>
            <w:tcPrChange w:id="1055" w:author="Windows User" w:date="2018-03-15T02:07:00Z">
              <w:tcPr>
                <w:tcW w:w="2841" w:type="dxa"/>
                <w:gridSpan w:val="2"/>
                <w:tcBorders>
                  <w:top w:val="nil"/>
                  <w:left w:val="nil"/>
                  <w:bottom w:val="nil"/>
                  <w:right w:val="nil"/>
                </w:tcBorders>
              </w:tcPr>
            </w:tcPrChange>
          </w:tcPr>
          <w:p w:rsidR="00031205" w:rsidRPr="00E20447" w:rsidRDefault="00031205" w:rsidP="00E33CE4">
            <w:pPr>
              <w:keepNext/>
              <w:keepLines/>
              <w:spacing w:before="260" w:after="260" w:line="416" w:lineRule="auto"/>
              <w:rPr>
                <w:rFonts w:ascii="Arial" w:hAnsi="Arial" w:cs="Arial"/>
                <w:color w:val="000000"/>
                <w:sz w:val="22"/>
                <w:szCs w:val="22"/>
                <w:rPrChange w:id="1056" w:author="Guo, Shicheng" w:date="2018-03-14T09:36:00Z">
                  <w:rPr>
                    <w:rFonts w:asciiTheme="minorHAnsi" w:eastAsiaTheme="minorEastAsia" w:hAnsiTheme="minorHAnsi" w:cstheme="minorBidi"/>
                    <w:b/>
                    <w:bCs/>
                    <w:color w:val="000000"/>
                    <w:kern w:val="2"/>
                    <w:sz w:val="22"/>
                    <w:szCs w:val="22"/>
                  </w:rPr>
                </w:rPrChange>
              </w:rPr>
            </w:pPr>
          </w:p>
        </w:tc>
        <w:tc>
          <w:tcPr>
            <w:tcW w:w="2864" w:type="dxa"/>
            <w:tcBorders>
              <w:top w:val="nil"/>
              <w:left w:val="nil"/>
              <w:bottom w:val="nil"/>
              <w:right w:val="nil"/>
            </w:tcBorders>
            <w:tcPrChange w:id="1057" w:author="Windows User" w:date="2018-03-15T02:07:00Z">
              <w:tcPr>
                <w:tcW w:w="2841" w:type="dxa"/>
                <w:tcBorders>
                  <w:top w:val="nil"/>
                  <w:left w:val="nil"/>
                  <w:bottom w:val="nil"/>
                  <w:right w:val="nil"/>
                </w:tcBorders>
              </w:tcPr>
            </w:tcPrChange>
          </w:tcPr>
          <w:p w:rsidR="00031205" w:rsidRPr="00E20447" w:rsidRDefault="00031205" w:rsidP="00E33CE4">
            <w:pPr>
              <w:keepNext/>
              <w:keepLines/>
              <w:spacing w:before="260" w:after="260" w:line="416" w:lineRule="auto"/>
              <w:rPr>
                <w:rFonts w:ascii="Arial" w:hAnsi="Arial" w:cs="Arial"/>
                <w:color w:val="000000"/>
                <w:sz w:val="22"/>
                <w:szCs w:val="22"/>
                <w:rPrChange w:id="1058" w:author="Guo, Shicheng" w:date="2018-03-14T09:36:00Z">
                  <w:rPr>
                    <w:rFonts w:asciiTheme="minorHAnsi" w:eastAsiaTheme="minorEastAsia" w:hAnsiTheme="minorHAnsi" w:cstheme="minorBidi"/>
                    <w:b/>
                    <w:bCs/>
                    <w:color w:val="000000"/>
                    <w:kern w:val="2"/>
                    <w:sz w:val="22"/>
                    <w:szCs w:val="22"/>
                  </w:rPr>
                </w:rPrChange>
              </w:rPr>
            </w:pPr>
          </w:p>
        </w:tc>
      </w:tr>
      <w:tr w:rsidR="00031205" w:rsidRPr="00E20447" w:rsidTr="00850ABF">
        <w:trPr>
          <w:trHeight w:val="303"/>
        </w:trPr>
        <w:tc>
          <w:tcPr>
            <w:tcW w:w="2863" w:type="dxa"/>
            <w:tcBorders>
              <w:top w:val="nil"/>
              <w:left w:val="nil"/>
              <w:bottom w:val="nil"/>
              <w:right w:val="nil"/>
            </w:tcBorders>
            <w:tcPrChange w:id="1059" w:author="Windows User" w:date="2018-03-15T02:07:00Z">
              <w:tcPr>
                <w:tcW w:w="2840"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60"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61" w:author="Guo, Shicheng" w:date="2018-03-14T09:36:00Z">
                  <w:rPr>
                    <w:color w:val="000000"/>
                    <w:sz w:val="22"/>
                  </w:rPr>
                </w:rPrChange>
              </w:rPr>
              <w:t>0-II</w:t>
            </w:r>
          </w:p>
        </w:tc>
        <w:tc>
          <w:tcPr>
            <w:tcW w:w="2864" w:type="dxa"/>
            <w:gridSpan w:val="2"/>
            <w:tcBorders>
              <w:top w:val="nil"/>
              <w:left w:val="nil"/>
              <w:bottom w:val="nil"/>
              <w:right w:val="nil"/>
            </w:tcBorders>
            <w:tcPrChange w:id="1062" w:author="Windows User" w:date="2018-03-15T02:07:00Z">
              <w:tcPr>
                <w:tcW w:w="2841" w:type="dxa"/>
                <w:gridSpan w:val="2"/>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63"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64" w:author="Guo, Shicheng" w:date="2018-03-14T09:36:00Z">
                  <w:rPr>
                    <w:color w:val="000000"/>
                    <w:sz w:val="22"/>
                  </w:rPr>
                </w:rPrChange>
              </w:rPr>
              <w:t>46</w:t>
            </w:r>
          </w:p>
        </w:tc>
        <w:tc>
          <w:tcPr>
            <w:tcW w:w="2864" w:type="dxa"/>
            <w:tcBorders>
              <w:top w:val="nil"/>
              <w:left w:val="nil"/>
              <w:bottom w:val="nil"/>
              <w:right w:val="nil"/>
            </w:tcBorders>
            <w:tcPrChange w:id="1065" w:author="Windows User" w:date="2018-03-15T02:07:00Z">
              <w:tcPr>
                <w:tcW w:w="2841"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66"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67" w:author="Guo, Shicheng" w:date="2018-03-14T09:36:00Z">
                  <w:rPr>
                    <w:color w:val="000000"/>
                    <w:sz w:val="22"/>
                  </w:rPr>
                </w:rPrChange>
              </w:rPr>
              <w:t>48.9</w:t>
            </w:r>
          </w:p>
        </w:tc>
      </w:tr>
      <w:tr w:rsidR="00031205" w:rsidRPr="00E20447" w:rsidTr="00850ABF">
        <w:trPr>
          <w:trHeight w:val="303"/>
        </w:trPr>
        <w:tc>
          <w:tcPr>
            <w:tcW w:w="2863" w:type="dxa"/>
            <w:tcBorders>
              <w:top w:val="nil"/>
              <w:left w:val="nil"/>
              <w:bottom w:val="nil"/>
              <w:right w:val="nil"/>
            </w:tcBorders>
            <w:tcPrChange w:id="1068" w:author="Windows User" w:date="2018-03-15T02:07:00Z">
              <w:tcPr>
                <w:tcW w:w="2840"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69"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70" w:author="Guo, Shicheng" w:date="2018-03-14T09:36:00Z">
                  <w:rPr>
                    <w:color w:val="000000"/>
                    <w:sz w:val="22"/>
                  </w:rPr>
                </w:rPrChange>
              </w:rPr>
              <w:t>III-IV</w:t>
            </w:r>
          </w:p>
        </w:tc>
        <w:tc>
          <w:tcPr>
            <w:tcW w:w="2864" w:type="dxa"/>
            <w:gridSpan w:val="2"/>
            <w:tcBorders>
              <w:top w:val="nil"/>
              <w:left w:val="nil"/>
              <w:bottom w:val="nil"/>
              <w:right w:val="nil"/>
            </w:tcBorders>
            <w:tcPrChange w:id="1071" w:author="Windows User" w:date="2018-03-15T02:07:00Z">
              <w:tcPr>
                <w:tcW w:w="2841" w:type="dxa"/>
                <w:gridSpan w:val="2"/>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72"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73" w:author="Guo, Shicheng" w:date="2018-03-14T09:36:00Z">
                  <w:rPr>
                    <w:color w:val="000000"/>
                    <w:sz w:val="22"/>
                  </w:rPr>
                </w:rPrChange>
              </w:rPr>
              <w:t>46</w:t>
            </w:r>
          </w:p>
        </w:tc>
        <w:tc>
          <w:tcPr>
            <w:tcW w:w="2864" w:type="dxa"/>
            <w:tcBorders>
              <w:top w:val="nil"/>
              <w:left w:val="nil"/>
              <w:bottom w:val="nil"/>
              <w:right w:val="nil"/>
            </w:tcBorders>
            <w:tcPrChange w:id="1074" w:author="Windows User" w:date="2018-03-15T02:07:00Z">
              <w:tcPr>
                <w:tcW w:w="2841" w:type="dxa"/>
                <w:tcBorders>
                  <w:top w:val="nil"/>
                  <w:left w:val="nil"/>
                  <w:bottom w:val="nil"/>
                  <w:right w:val="nil"/>
                </w:tcBorders>
              </w:tcPr>
            </w:tcPrChange>
          </w:tcPr>
          <w:p w:rsidR="00031205" w:rsidRPr="00E20447" w:rsidRDefault="00557FEA" w:rsidP="00E33CE4">
            <w:pPr>
              <w:rPr>
                <w:rFonts w:ascii="Arial" w:hAnsi="Arial" w:cs="Arial"/>
                <w:color w:val="000000"/>
                <w:sz w:val="22"/>
                <w:szCs w:val="22"/>
                <w:rPrChange w:id="1075"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76" w:author="Guo, Shicheng" w:date="2018-03-14T09:36:00Z">
                  <w:rPr>
                    <w:color w:val="000000"/>
                    <w:sz w:val="22"/>
                  </w:rPr>
                </w:rPrChange>
              </w:rPr>
              <w:t>48.9</w:t>
            </w:r>
          </w:p>
        </w:tc>
      </w:tr>
      <w:tr w:rsidR="00031205" w:rsidRPr="00E20447" w:rsidTr="00850ABF">
        <w:trPr>
          <w:trHeight w:val="303"/>
        </w:trPr>
        <w:tc>
          <w:tcPr>
            <w:tcW w:w="2863" w:type="dxa"/>
            <w:tcBorders>
              <w:top w:val="nil"/>
              <w:left w:val="nil"/>
              <w:bottom w:val="single" w:sz="4" w:space="0" w:color="auto"/>
              <w:right w:val="nil"/>
            </w:tcBorders>
            <w:tcPrChange w:id="1077" w:author="Windows User" w:date="2018-03-15T02:07:00Z">
              <w:tcPr>
                <w:tcW w:w="2840" w:type="dxa"/>
                <w:tcBorders>
                  <w:top w:val="nil"/>
                  <w:left w:val="nil"/>
                  <w:bottom w:val="single" w:sz="4" w:space="0" w:color="auto"/>
                  <w:right w:val="nil"/>
                </w:tcBorders>
              </w:tcPr>
            </w:tcPrChange>
          </w:tcPr>
          <w:p w:rsidR="00031205" w:rsidRPr="00E20447" w:rsidRDefault="00557FEA" w:rsidP="00E33CE4">
            <w:pPr>
              <w:rPr>
                <w:rFonts w:ascii="Arial" w:hAnsi="Arial" w:cs="Arial"/>
                <w:color w:val="000000"/>
                <w:sz w:val="22"/>
                <w:szCs w:val="22"/>
                <w:rPrChange w:id="1078"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79" w:author="Guo, Shicheng" w:date="2018-03-14T09:36:00Z">
                  <w:rPr>
                    <w:color w:val="000000"/>
                    <w:sz w:val="22"/>
                  </w:rPr>
                </w:rPrChange>
              </w:rPr>
              <w:t>Unknown</w:t>
            </w:r>
          </w:p>
        </w:tc>
        <w:tc>
          <w:tcPr>
            <w:tcW w:w="2864" w:type="dxa"/>
            <w:gridSpan w:val="2"/>
            <w:tcBorders>
              <w:top w:val="nil"/>
              <w:left w:val="nil"/>
              <w:bottom w:val="single" w:sz="4" w:space="0" w:color="auto"/>
              <w:right w:val="nil"/>
            </w:tcBorders>
            <w:tcPrChange w:id="1080" w:author="Windows User" w:date="2018-03-15T02:07:00Z">
              <w:tcPr>
                <w:tcW w:w="2841" w:type="dxa"/>
                <w:gridSpan w:val="2"/>
                <w:tcBorders>
                  <w:top w:val="nil"/>
                  <w:left w:val="nil"/>
                  <w:bottom w:val="single" w:sz="4" w:space="0" w:color="auto"/>
                  <w:right w:val="nil"/>
                </w:tcBorders>
              </w:tcPr>
            </w:tcPrChange>
          </w:tcPr>
          <w:p w:rsidR="00031205" w:rsidRPr="00E20447" w:rsidRDefault="00557FEA" w:rsidP="00E33CE4">
            <w:pPr>
              <w:rPr>
                <w:rFonts w:ascii="Arial" w:hAnsi="Arial" w:cs="Arial"/>
                <w:color w:val="000000"/>
                <w:sz w:val="22"/>
                <w:szCs w:val="22"/>
                <w:rPrChange w:id="1081"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82" w:author="Guo, Shicheng" w:date="2018-03-14T09:36:00Z">
                  <w:rPr>
                    <w:color w:val="000000"/>
                    <w:sz w:val="22"/>
                  </w:rPr>
                </w:rPrChange>
              </w:rPr>
              <w:t>2</w:t>
            </w:r>
          </w:p>
        </w:tc>
        <w:tc>
          <w:tcPr>
            <w:tcW w:w="2864" w:type="dxa"/>
            <w:tcBorders>
              <w:top w:val="nil"/>
              <w:left w:val="nil"/>
              <w:bottom w:val="single" w:sz="4" w:space="0" w:color="auto"/>
              <w:right w:val="nil"/>
            </w:tcBorders>
            <w:tcPrChange w:id="1083" w:author="Windows User" w:date="2018-03-15T02:07:00Z">
              <w:tcPr>
                <w:tcW w:w="2841" w:type="dxa"/>
                <w:tcBorders>
                  <w:top w:val="nil"/>
                  <w:left w:val="nil"/>
                  <w:bottom w:val="single" w:sz="4" w:space="0" w:color="auto"/>
                  <w:right w:val="nil"/>
                </w:tcBorders>
              </w:tcPr>
            </w:tcPrChange>
          </w:tcPr>
          <w:p w:rsidR="00031205" w:rsidRPr="00E20447" w:rsidRDefault="00557FEA" w:rsidP="00E33CE4">
            <w:pPr>
              <w:rPr>
                <w:rFonts w:ascii="Arial" w:hAnsi="Arial" w:cs="Arial"/>
                <w:color w:val="000000"/>
                <w:sz w:val="22"/>
                <w:szCs w:val="22"/>
                <w:rPrChange w:id="1084" w:author="Guo, Shicheng" w:date="2018-03-14T09:36:00Z">
                  <w:rPr>
                    <w:rFonts w:asciiTheme="minorHAnsi" w:eastAsiaTheme="minorEastAsia" w:hAnsiTheme="minorHAnsi" w:cstheme="minorBidi"/>
                    <w:color w:val="000000"/>
                    <w:kern w:val="2"/>
                    <w:sz w:val="22"/>
                    <w:szCs w:val="22"/>
                  </w:rPr>
                </w:rPrChange>
              </w:rPr>
            </w:pPr>
            <w:r w:rsidRPr="00557FEA">
              <w:rPr>
                <w:rFonts w:ascii="Arial" w:hAnsi="Arial" w:cs="Arial"/>
                <w:color w:val="000000"/>
                <w:sz w:val="22"/>
                <w:rPrChange w:id="1085" w:author="Guo, Shicheng" w:date="2018-03-14T09:36:00Z">
                  <w:rPr>
                    <w:color w:val="000000"/>
                    <w:sz w:val="22"/>
                  </w:rPr>
                </w:rPrChange>
              </w:rPr>
              <w:t>2.2</w:t>
            </w:r>
          </w:p>
        </w:tc>
      </w:tr>
    </w:tbl>
    <w:p w:rsidR="00850ABF" w:rsidRDefault="00850ABF" w:rsidP="0096429A">
      <w:pPr>
        <w:rPr>
          <w:ins w:id="1086" w:author="Windows User" w:date="2018-03-15T02:07:00Z"/>
          <w:rFonts w:hint="eastAsia"/>
        </w:rPr>
        <w:pPrChange w:id="1087" w:author="Windows User" w:date="2018-03-15T02:09:00Z">
          <w:pPr>
            <w:snapToGrid w:val="0"/>
            <w:spacing w:line="360" w:lineRule="auto"/>
            <w:outlineLvl w:val="0"/>
          </w:pPr>
        </w:pPrChange>
      </w:pPr>
    </w:p>
    <w:p w:rsidR="00850ABF" w:rsidRDefault="00850ABF" w:rsidP="0096429A">
      <w:pPr>
        <w:rPr>
          <w:ins w:id="1088" w:author="Windows User" w:date="2018-03-15T02:07:00Z"/>
          <w:rFonts w:hint="eastAsia"/>
        </w:rPr>
        <w:pPrChange w:id="1089" w:author="Windows User" w:date="2018-03-15T02:09:00Z">
          <w:pPr>
            <w:snapToGrid w:val="0"/>
            <w:spacing w:line="360" w:lineRule="auto"/>
            <w:outlineLvl w:val="0"/>
          </w:pPr>
        </w:pPrChange>
      </w:pPr>
    </w:p>
    <w:p w:rsidR="00850ABF" w:rsidRDefault="00850ABF" w:rsidP="0096429A">
      <w:pPr>
        <w:rPr>
          <w:ins w:id="1090" w:author="Windows User" w:date="2018-03-15T02:09:00Z"/>
          <w:rFonts w:hint="eastAsia"/>
        </w:rPr>
        <w:pPrChange w:id="1091" w:author="Windows User" w:date="2018-03-15T02:09:00Z">
          <w:pPr>
            <w:snapToGrid w:val="0"/>
            <w:spacing w:line="360" w:lineRule="auto"/>
            <w:outlineLvl w:val="0"/>
          </w:pPr>
        </w:pPrChange>
      </w:pPr>
    </w:p>
    <w:p w:rsidR="0096429A" w:rsidRDefault="0096429A" w:rsidP="0096429A">
      <w:pPr>
        <w:rPr>
          <w:ins w:id="1092" w:author="Windows User" w:date="2018-03-15T02:07:00Z"/>
          <w:rFonts w:hint="eastAsia"/>
        </w:rPr>
        <w:pPrChange w:id="1093" w:author="Windows User" w:date="2018-03-15T02:09:00Z">
          <w:pPr>
            <w:snapToGrid w:val="0"/>
            <w:spacing w:line="360" w:lineRule="auto"/>
            <w:outlineLvl w:val="0"/>
          </w:pPr>
        </w:pPrChange>
      </w:pPr>
    </w:p>
    <w:p w:rsidR="001F5BC3" w:rsidRPr="00E20447" w:rsidRDefault="00557FEA" w:rsidP="00B95604">
      <w:pPr>
        <w:snapToGrid w:val="0"/>
        <w:spacing w:line="360" w:lineRule="auto"/>
        <w:outlineLvl w:val="0"/>
        <w:rPr>
          <w:rFonts w:ascii="Arial" w:hAnsi="Arial" w:cs="Arial"/>
          <w:b/>
          <w:color w:val="000000" w:themeColor="text1"/>
          <w:sz w:val="22"/>
          <w:rPrChange w:id="1094"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1095" w:author="Guo, Shicheng" w:date="2018-03-14T09:36:00Z">
            <w:rPr>
              <w:rFonts w:ascii="Times New Roman" w:hAnsi="Times New Roman" w:cs="Times New Roman"/>
              <w:b/>
              <w:color w:val="000000" w:themeColor="text1"/>
              <w:sz w:val="24"/>
              <w:szCs w:val="24"/>
            </w:rPr>
          </w:rPrChange>
        </w:rPr>
        <w:lastRenderedPageBreak/>
        <w:t>Table 2</w:t>
      </w:r>
      <w:r w:rsidRPr="00557FEA">
        <w:rPr>
          <w:rFonts w:ascii="Arial" w:hAnsi="Arial" w:cs="Arial" w:hint="eastAsia"/>
          <w:b/>
          <w:color w:val="000000" w:themeColor="text1"/>
          <w:sz w:val="22"/>
          <w:rPrChange w:id="1096" w:author="Guo, Shicheng" w:date="2018-03-14T09:36:00Z">
            <w:rPr>
              <w:rFonts w:ascii="Times New Roman" w:hAnsi="Times New Roman" w:cs="Times New Roman" w:hint="eastAsia"/>
              <w:b/>
              <w:color w:val="000000" w:themeColor="text1"/>
              <w:sz w:val="24"/>
              <w:szCs w:val="24"/>
            </w:rPr>
          </w:rPrChange>
        </w:rPr>
        <w:t>：</w:t>
      </w:r>
      <w:r w:rsidRPr="00557FEA">
        <w:rPr>
          <w:rFonts w:ascii="Arial" w:hAnsi="Arial" w:cs="Arial"/>
          <w:b/>
          <w:color w:val="000000" w:themeColor="text1"/>
          <w:sz w:val="22"/>
          <w:rPrChange w:id="1097" w:author="Guo, Shicheng" w:date="2018-03-14T09:36:00Z">
            <w:rPr>
              <w:rFonts w:ascii="Times New Roman" w:hAnsi="Times New Roman" w:cs="Times New Roman"/>
              <w:b/>
              <w:color w:val="000000" w:themeColor="text1"/>
              <w:sz w:val="24"/>
              <w:szCs w:val="24"/>
            </w:rPr>
          </w:rPrChange>
        </w:rPr>
        <w:t>Sequences of primers used in this study</w:t>
      </w:r>
    </w:p>
    <w:tbl>
      <w:tblPr>
        <w:tblStyle w:val="a5"/>
        <w:tblW w:w="10065" w:type="dxa"/>
        <w:tblInd w:w="-885" w:type="dxa"/>
        <w:tblLook w:val="04A0"/>
      </w:tblPr>
      <w:tblGrid>
        <w:gridCol w:w="1713"/>
        <w:gridCol w:w="2135"/>
        <w:gridCol w:w="4934"/>
        <w:gridCol w:w="1283"/>
      </w:tblGrid>
      <w:tr w:rsidR="001F5BC3" w:rsidRPr="00E20447" w:rsidTr="00FB1A8C">
        <w:tc>
          <w:tcPr>
            <w:tcW w:w="1713" w:type="dxa"/>
            <w:tcBorders>
              <w:left w:val="nil"/>
              <w:bottom w:val="single" w:sz="4" w:space="0" w:color="auto"/>
              <w:right w:val="nil"/>
            </w:tcBorders>
          </w:tcPr>
          <w:p w:rsidR="001F5BC3" w:rsidRPr="00E20447" w:rsidRDefault="00557FEA" w:rsidP="00E33CE4">
            <w:pPr>
              <w:rPr>
                <w:rFonts w:ascii="Arial" w:hAnsi="Arial" w:cs="Arial"/>
                <w:color w:val="000000" w:themeColor="text1"/>
                <w:sz w:val="22"/>
                <w:szCs w:val="22"/>
                <w:rPrChange w:id="1098"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099" w:author="Guo, Shicheng" w:date="2018-03-14T09:36:00Z">
                  <w:rPr>
                    <w:color w:val="000000" w:themeColor="text1"/>
                    <w:sz w:val="22"/>
                  </w:rPr>
                </w:rPrChange>
              </w:rPr>
              <w:t>Primer</w:t>
            </w:r>
          </w:p>
        </w:tc>
        <w:tc>
          <w:tcPr>
            <w:tcW w:w="2135" w:type="dxa"/>
            <w:tcBorders>
              <w:left w:val="nil"/>
              <w:bottom w:val="single" w:sz="4" w:space="0" w:color="auto"/>
              <w:right w:val="nil"/>
            </w:tcBorders>
          </w:tcPr>
          <w:p w:rsidR="001F5BC3" w:rsidRPr="00E20447" w:rsidRDefault="00557FEA" w:rsidP="00E33CE4">
            <w:pPr>
              <w:rPr>
                <w:rFonts w:ascii="Arial" w:hAnsi="Arial" w:cs="Arial"/>
                <w:color w:val="000000" w:themeColor="text1"/>
                <w:sz w:val="22"/>
                <w:szCs w:val="22"/>
                <w:rPrChange w:id="1100"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01" w:author="Guo, Shicheng" w:date="2018-03-14T09:36:00Z">
                  <w:rPr>
                    <w:color w:val="000000" w:themeColor="text1"/>
                    <w:sz w:val="22"/>
                  </w:rPr>
                </w:rPrChange>
              </w:rPr>
              <w:t>Target</w:t>
            </w:r>
          </w:p>
        </w:tc>
        <w:tc>
          <w:tcPr>
            <w:tcW w:w="4934" w:type="dxa"/>
            <w:tcBorders>
              <w:left w:val="nil"/>
              <w:bottom w:val="single" w:sz="4" w:space="0" w:color="auto"/>
              <w:right w:val="nil"/>
            </w:tcBorders>
          </w:tcPr>
          <w:p w:rsidR="001F5BC3" w:rsidRPr="00E20447" w:rsidRDefault="00557FEA" w:rsidP="00E33CE4">
            <w:pPr>
              <w:rPr>
                <w:rFonts w:ascii="Arial" w:hAnsi="Arial" w:cs="Arial"/>
                <w:color w:val="000000" w:themeColor="text1"/>
                <w:sz w:val="22"/>
                <w:szCs w:val="22"/>
                <w:rPrChange w:id="1102"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03" w:author="Guo, Shicheng" w:date="2018-03-14T09:36:00Z">
                  <w:rPr>
                    <w:color w:val="000000" w:themeColor="text1"/>
                    <w:sz w:val="22"/>
                  </w:rPr>
                </w:rPrChange>
              </w:rPr>
              <w:t>Sequence, 5’-3’</w:t>
            </w:r>
          </w:p>
        </w:tc>
        <w:tc>
          <w:tcPr>
            <w:tcW w:w="1283" w:type="dxa"/>
            <w:tcBorders>
              <w:left w:val="nil"/>
              <w:bottom w:val="single" w:sz="4" w:space="0" w:color="auto"/>
              <w:right w:val="nil"/>
            </w:tcBorders>
          </w:tcPr>
          <w:p w:rsidR="001F5BC3" w:rsidRPr="00E20447" w:rsidRDefault="00557FEA" w:rsidP="00E33CE4">
            <w:pPr>
              <w:rPr>
                <w:rFonts w:ascii="Arial" w:hAnsi="Arial" w:cs="Arial"/>
                <w:color w:val="000000" w:themeColor="text1"/>
                <w:sz w:val="22"/>
                <w:szCs w:val="22"/>
                <w:rPrChange w:id="1104"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05" w:author="Guo, Shicheng" w:date="2018-03-14T09:36:00Z">
                  <w:rPr>
                    <w:color w:val="000000" w:themeColor="text1"/>
                    <w:sz w:val="22"/>
                  </w:rPr>
                </w:rPrChange>
              </w:rPr>
              <w:t>Use</w:t>
            </w:r>
          </w:p>
        </w:tc>
      </w:tr>
      <w:tr w:rsidR="001F5BC3" w:rsidRPr="00E20447" w:rsidTr="00FB1A8C">
        <w:tc>
          <w:tcPr>
            <w:tcW w:w="1713" w:type="dxa"/>
            <w:tcBorders>
              <w:top w:val="single" w:sz="4" w:space="0" w:color="auto"/>
              <w:left w:val="nil"/>
              <w:bottom w:val="nil"/>
              <w:right w:val="nil"/>
            </w:tcBorders>
          </w:tcPr>
          <w:p w:rsidR="001F5BC3" w:rsidRPr="00E20447" w:rsidRDefault="00557FEA" w:rsidP="00E33CE4">
            <w:pPr>
              <w:rPr>
                <w:rFonts w:ascii="Arial" w:hAnsi="Arial" w:cs="Arial"/>
                <w:color w:val="000000" w:themeColor="text1"/>
                <w:sz w:val="22"/>
                <w:szCs w:val="22"/>
                <w:rPrChange w:id="1106"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07" w:author="Guo, Shicheng" w:date="2018-03-14T09:36:00Z">
                  <w:rPr>
                    <w:color w:val="000000" w:themeColor="text1"/>
                    <w:sz w:val="22"/>
                  </w:rPr>
                </w:rPrChange>
              </w:rPr>
              <w:t>ZNF132 F</w:t>
            </w:r>
          </w:p>
        </w:tc>
        <w:tc>
          <w:tcPr>
            <w:tcW w:w="2135" w:type="dxa"/>
            <w:tcBorders>
              <w:top w:val="single" w:sz="4" w:space="0" w:color="auto"/>
              <w:left w:val="nil"/>
              <w:bottom w:val="nil"/>
              <w:right w:val="nil"/>
            </w:tcBorders>
          </w:tcPr>
          <w:p w:rsidR="001F5BC3" w:rsidRPr="00E20447" w:rsidRDefault="00557FEA" w:rsidP="00E33CE4">
            <w:pPr>
              <w:rPr>
                <w:rFonts w:ascii="Arial" w:hAnsi="Arial" w:cs="Arial"/>
                <w:color w:val="000000" w:themeColor="text1"/>
                <w:sz w:val="22"/>
                <w:szCs w:val="22"/>
                <w:rPrChange w:id="1108"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09" w:author="Guo, Shicheng" w:date="2018-03-14T09:36:00Z">
                  <w:rPr>
                    <w:color w:val="000000" w:themeColor="text1"/>
                    <w:sz w:val="22"/>
                  </w:rPr>
                </w:rPrChange>
              </w:rPr>
              <w:t>Coding region</w:t>
            </w:r>
          </w:p>
        </w:tc>
        <w:tc>
          <w:tcPr>
            <w:tcW w:w="4934" w:type="dxa"/>
            <w:tcBorders>
              <w:top w:val="single" w:sz="4" w:space="0" w:color="auto"/>
              <w:left w:val="nil"/>
              <w:bottom w:val="nil"/>
              <w:right w:val="nil"/>
            </w:tcBorders>
          </w:tcPr>
          <w:p w:rsidR="001F5BC3" w:rsidRPr="00E20447" w:rsidRDefault="00557FEA" w:rsidP="00E33CE4">
            <w:pPr>
              <w:rPr>
                <w:rFonts w:ascii="Arial" w:hAnsi="Arial" w:cs="Arial"/>
                <w:color w:val="000000" w:themeColor="text1"/>
                <w:sz w:val="22"/>
                <w:szCs w:val="22"/>
                <w:rPrChange w:id="1110"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11" w:author="Guo, Shicheng" w:date="2018-03-14T09:36:00Z">
                  <w:rPr>
                    <w:color w:val="000000" w:themeColor="text1"/>
                    <w:sz w:val="22"/>
                  </w:rPr>
                </w:rPrChange>
              </w:rPr>
              <w:t>GTCATTGAGAGGCGGGACT</w:t>
            </w:r>
          </w:p>
        </w:tc>
        <w:tc>
          <w:tcPr>
            <w:tcW w:w="1283" w:type="dxa"/>
            <w:tcBorders>
              <w:top w:val="single" w:sz="4" w:space="0" w:color="auto"/>
              <w:left w:val="nil"/>
              <w:bottom w:val="nil"/>
              <w:right w:val="nil"/>
            </w:tcBorders>
          </w:tcPr>
          <w:p w:rsidR="001F5BC3" w:rsidRPr="00E20447" w:rsidRDefault="00557FEA" w:rsidP="00E33CE4">
            <w:pPr>
              <w:rPr>
                <w:rFonts w:ascii="Arial" w:hAnsi="Arial" w:cs="Arial"/>
                <w:color w:val="000000" w:themeColor="text1"/>
                <w:sz w:val="22"/>
                <w:szCs w:val="22"/>
                <w:rPrChange w:id="1112"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13" w:author="Guo, Shicheng" w:date="2018-03-14T09:36:00Z">
                  <w:rPr>
                    <w:color w:val="000000" w:themeColor="text1"/>
                    <w:sz w:val="22"/>
                  </w:rPr>
                </w:rPrChange>
              </w:rPr>
              <w:t>qPCR</w:t>
            </w:r>
          </w:p>
        </w:tc>
      </w:tr>
      <w:tr w:rsidR="001F5BC3" w:rsidRPr="00E20447" w:rsidTr="00FB1A8C">
        <w:tc>
          <w:tcPr>
            <w:tcW w:w="1713"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14"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15" w:author="Guo, Shicheng" w:date="2018-03-14T09:36:00Z">
                  <w:rPr>
                    <w:color w:val="000000" w:themeColor="text1"/>
                    <w:sz w:val="22"/>
                  </w:rPr>
                </w:rPrChange>
              </w:rPr>
              <w:t>ZNF132 R</w:t>
            </w:r>
          </w:p>
        </w:tc>
        <w:tc>
          <w:tcPr>
            <w:tcW w:w="2135"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16"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17" w:author="Guo, Shicheng" w:date="2018-03-14T09:36:00Z">
                  <w:rPr>
                    <w:color w:val="000000" w:themeColor="text1"/>
                    <w:sz w:val="22"/>
                  </w:rPr>
                </w:rPrChange>
              </w:rPr>
              <w:t>Coding region</w:t>
            </w:r>
          </w:p>
        </w:tc>
        <w:tc>
          <w:tcPr>
            <w:tcW w:w="4934"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18"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19" w:author="Guo, Shicheng" w:date="2018-03-14T09:36:00Z">
                  <w:rPr>
                    <w:color w:val="000000" w:themeColor="text1"/>
                    <w:sz w:val="22"/>
                  </w:rPr>
                </w:rPrChange>
              </w:rPr>
              <w:t>TCGGGAACACCTTGGCTCAT</w:t>
            </w:r>
          </w:p>
        </w:tc>
        <w:tc>
          <w:tcPr>
            <w:tcW w:w="1283"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20"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21" w:author="Guo, Shicheng" w:date="2018-03-14T09:36:00Z">
                  <w:rPr>
                    <w:color w:val="000000" w:themeColor="text1"/>
                    <w:sz w:val="22"/>
                  </w:rPr>
                </w:rPrChange>
              </w:rPr>
              <w:t>qPCR</w:t>
            </w:r>
          </w:p>
        </w:tc>
      </w:tr>
      <w:tr w:rsidR="001F5BC3" w:rsidRPr="00E20447" w:rsidTr="00FB1A8C">
        <w:tc>
          <w:tcPr>
            <w:tcW w:w="1713"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22"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23" w:author="Guo, Shicheng" w:date="2018-03-14T09:36:00Z">
                  <w:rPr>
                    <w:color w:val="000000" w:themeColor="text1"/>
                    <w:sz w:val="22"/>
                  </w:rPr>
                </w:rPrChange>
              </w:rPr>
              <w:t xml:space="preserve">ZNF132 </w:t>
            </w:r>
            <w:r w:rsidRPr="00557FEA">
              <w:rPr>
                <w:rFonts w:ascii="Arial" w:hAnsi="Arial" w:cs="Arial"/>
                <w:noProof/>
                <w:color w:val="000000" w:themeColor="text1"/>
                <w:sz w:val="22"/>
                <w:rPrChange w:id="1124" w:author="Guo, Shicheng" w:date="2018-03-14T09:36:00Z">
                  <w:rPr>
                    <w:noProof/>
                    <w:color w:val="000000" w:themeColor="text1"/>
                    <w:sz w:val="22"/>
                  </w:rPr>
                </w:rPrChange>
              </w:rPr>
              <w:t>Xba I</w:t>
            </w:r>
          </w:p>
        </w:tc>
        <w:tc>
          <w:tcPr>
            <w:tcW w:w="2135"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25"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26" w:author="Guo, Shicheng" w:date="2018-03-14T09:36:00Z">
                  <w:rPr>
                    <w:color w:val="000000" w:themeColor="text1"/>
                    <w:sz w:val="22"/>
                  </w:rPr>
                </w:rPrChange>
              </w:rPr>
              <w:t>CDS sequence</w:t>
            </w:r>
          </w:p>
        </w:tc>
        <w:tc>
          <w:tcPr>
            <w:tcW w:w="4934"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27"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28" w:author="Guo, Shicheng" w:date="2018-03-14T09:36:00Z">
                  <w:rPr>
                    <w:color w:val="000000" w:themeColor="text1"/>
                    <w:sz w:val="22"/>
                  </w:rPr>
                </w:rPrChange>
              </w:rPr>
              <w:t>GCTCTAGAATGGCCCTGCCCAGC</w:t>
            </w:r>
          </w:p>
        </w:tc>
        <w:tc>
          <w:tcPr>
            <w:tcW w:w="1283"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29"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30" w:author="Guo, Shicheng" w:date="2018-03-14T09:36:00Z">
                  <w:rPr>
                    <w:color w:val="000000" w:themeColor="text1"/>
                    <w:sz w:val="22"/>
                  </w:rPr>
                </w:rPrChange>
              </w:rPr>
              <w:t>PCR</w:t>
            </w:r>
          </w:p>
        </w:tc>
      </w:tr>
      <w:tr w:rsidR="001F5BC3" w:rsidRPr="00E20447" w:rsidTr="00FB1A8C">
        <w:tc>
          <w:tcPr>
            <w:tcW w:w="1713"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31"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32" w:author="Guo, Shicheng" w:date="2018-03-14T09:36:00Z">
                  <w:rPr>
                    <w:color w:val="000000" w:themeColor="text1"/>
                    <w:sz w:val="22"/>
                  </w:rPr>
                </w:rPrChange>
              </w:rPr>
              <w:t xml:space="preserve">ZNF132 </w:t>
            </w:r>
            <w:r w:rsidRPr="00557FEA">
              <w:rPr>
                <w:rFonts w:ascii="Arial" w:hAnsi="Arial" w:cs="Arial"/>
                <w:noProof/>
                <w:color w:val="000000" w:themeColor="text1"/>
                <w:sz w:val="22"/>
                <w:rPrChange w:id="1133" w:author="Guo, Shicheng" w:date="2018-03-14T09:36:00Z">
                  <w:rPr>
                    <w:noProof/>
                    <w:color w:val="000000" w:themeColor="text1"/>
                    <w:sz w:val="22"/>
                  </w:rPr>
                </w:rPrChange>
              </w:rPr>
              <w:t>Not I</w:t>
            </w:r>
          </w:p>
        </w:tc>
        <w:tc>
          <w:tcPr>
            <w:tcW w:w="2135"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34"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35" w:author="Guo, Shicheng" w:date="2018-03-14T09:36:00Z">
                  <w:rPr>
                    <w:color w:val="000000" w:themeColor="text1"/>
                    <w:sz w:val="22"/>
                  </w:rPr>
                </w:rPrChange>
              </w:rPr>
              <w:t>CDS sequence</w:t>
            </w:r>
          </w:p>
        </w:tc>
        <w:tc>
          <w:tcPr>
            <w:tcW w:w="4934"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36"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37" w:author="Guo, Shicheng" w:date="2018-03-14T09:36:00Z">
                  <w:rPr>
                    <w:color w:val="000000" w:themeColor="text1"/>
                    <w:sz w:val="22"/>
                  </w:rPr>
                </w:rPrChange>
              </w:rPr>
              <w:t>ATAAGAATGCGGCCGCTCAGGTATGAATCTT</w:t>
            </w:r>
          </w:p>
        </w:tc>
        <w:tc>
          <w:tcPr>
            <w:tcW w:w="1283"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38"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39" w:author="Guo, Shicheng" w:date="2018-03-14T09:36:00Z">
                  <w:rPr>
                    <w:color w:val="000000" w:themeColor="text1"/>
                    <w:sz w:val="22"/>
                  </w:rPr>
                </w:rPrChange>
              </w:rPr>
              <w:t>PCR</w:t>
            </w:r>
          </w:p>
        </w:tc>
      </w:tr>
      <w:tr w:rsidR="001F5BC3" w:rsidRPr="00E20447" w:rsidTr="00FB1A8C">
        <w:tc>
          <w:tcPr>
            <w:tcW w:w="1713"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40"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41" w:author="Guo, Shicheng" w:date="2018-03-14T09:36:00Z">
                  <w:rPr>
                    <w:color w:val="000000" w:themeColor="text1"/>
                    <w:sz w:val="22"/>
                  </w:rPr>
                </w:rPrChange>
              </w:rPr>
              <w:t>GAPDH F</w:t>
            </w:r>
          </w:p>
        </w:tc>
        <w:tc>
          <w:tcPr>
            <w:tcW w:w="2135"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42"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43" w:author="Guo, Shicheng" w:date="2018-03-14T09:36:00Z">
                  <w:rPr>
                    <w:color w:val="000000" w:themeColor="text1"/>
                    <w:sz w:val="22"/>
                  </w:rPr>
                </w:rPrChange>
              </w:rPr>
              <w:t>Coding region</w:t>
            </w:r>
          </w:p>
        </w:tc>
        <w:tc>
          <w:tcPr>
            <w:tcW w:w="4934"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44"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45" w:author="Guo, Shicheng" w:date="2018-03-14T09:36:00Z">
                  <w:rPr>
                    <w:color w:val="000000" w:themeColor="text1"/>
                    <w:sz w:val="22"/>
                  </w:rPr>
                </w:rPrChange>
              </w:rPr>
              <w:t>GAAGGTGAAGGTCGGAGTC</w:t>
            </w:r>
          </w:p>
        </w:tc>
        <w:tc>
          <w:tcPr>
            <w:tcW w:w="1283"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46"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47" w:author="Guo, Shicheng" w:date="2018-03-14T09:36:00Z">
                  <w:rPr>
                    <w:color w:val="000000" w:themeColor="text1"/>
                    <w:sz w:val="22"/>
                  </w:rPr>
                </w:rPrChange>
              </w:rPr>
              <w:t>qPCR</w:t>
            </w:r>
          </w:p>
        </w:tc>
      </w:tr>
      <w:tr w:rsidR="001F5BC3" w:rsidRPr="00E20447" w:rsidTr="00FB1A8C">
        <w:tc>
          <w:tcPr>
            <w:tcW w:w="1713"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48"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49" w:author="Guo, Shicheng" w:date="2018-03-14T09:36:00Z">
                  <w:rPr>
                    <w:color w:val="000000" w:themeColor="text1"/>
                    <w:sz w:val="22"/>
                  </w:rPr>
                </w:rPrChange>
              </w:rPr>
              <w:t>GAPDH R</w:t>
            </w:r>
          </w:p>
        </w:tc>
        <w:tc>
          <w:tcPr>
            <w:tcW w:w="2135"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50"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51" w:author="Guo, Shicheng" w:date="2018-03-14T09:36:00Z">
                  <w:rPr>
                    <w:color w:val="000000" w:themeColor="text1"/>
                    <w:sz w:val="22"/>
                  </w:rPr>
                </w:rPrChange>
              </w:rPr>
              <w:t>Coding region</w:t>
            </w:r>
          </w:p>
        </w:tc>
        <w:tc>
          <w:tcPr>
            <w:tcW w:w="4934"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52"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53" w:author="Guo, Shicheng" w:date="2018-03-14T09:36:00Z">
                  <w:rPr>
                    <w:color w:val="000000" w:themeColor="text1"/>
                    <w:sz w:val="22"/>
                  </w:rPr>
                </w:rPrChange>
              </w:rPr>
              <w:t>GAAGATGGTGATGGGATTTC</w:t>
            </w:r>
          </w:p>
        </w:tc>
        <w:tc>
          <w:tcPr>
            <w:tcW w:w="1283"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54"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55" w:author="Guo, Shicheng" w:date="2018-03-14T09:36:00Z">
                  <w:rPr>
                    <w:color w:val="000000" w:themeColor="text1"/>
                    <w:sz w:val="22"/>
                  </w:rPr>
                </w:rPrChange>
              </w:rPr>
              <w:t>qPCR</w:t>
            </w:r>
          </w:p>
        </w:tc>
      </w:tr>
      <w:tr w:rsidR="001F5BC3" w:rsidRPr="00E20447" w:rsidTr="00FB1A8C">
        <w:tc>
          <w:tcPr>
            <w:tcW w:w="1713"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56"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57" w:author="Guo, Shicheng" w:date="2018-03-14T09:36:00Z">
                  <w:rPr>
                    <w:color w:val="000000" w:themeColor="text1"/>
                    <w:sz w:val="22"/>
                  </w:rPr>
                </w:rPrChange>
              </w:rPr>
              <w:t>ZNF132 F</w:t>
            </w:r>
          </w:p>
        </w:tc>
        <w:tc>
          <w:tcPr>
            <w:tcW w:w="2135"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58"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59" w:author="Guo, Shicheng" w:date="2018-03-14T09:36:00Z">
                  <w:rPr>
                    <w:color w:val="000000" w:themeColor="text1"/>
                    <w:sz w:val="22"/>
                  </w:rPr>
                </w:rPrChange>
              </w:rPr>
              <w:t>Promoter region</w:t>
            </w:r>
          </w:p>
        </w:tc>
        <w:tc>
          <w:tcPr>
            <w:tcW w:w="4934"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60"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61" w:author="Guo, Shicheng" w:date="2018-03-14T09:36:00Z">
                  <w:rPr>
                    <w:color w:val="000000" w:themeColor="text1"/>
                    <w:sz w:val="22"/>
                  </w:rPr>
                </w:rPrChange>
              </w:rPr>
              <w:t>GGTGTTTTAGGGTTGGTTATTGG</w:t>
            </w:r>
          </w:p>
        </w:tc>
        <w:tc>
          <w:tcPr>
            <w:tcW w:w="1283"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62"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63" w:author="Guo, Shicheng" w:date="2018-03-14T09:36:00Z">
                  <w:rPr>
                    <w:color w:val="000000" w:themeColor="text1"/>
                    <w:sz w:val="22"/>
                  </w:rPr>
                </w:rPrChange>
              </w:rPr>
              <w:t>BSP</w:t>
            </w:r>
          </w:p>
        </w:tc>
      </w:tr>
      <w:tr w:rsidR="001F5BC3" w:rsidRPr="00E20447" w:rsidTr="00FB1A8C">
        <w:tc>
          <w:tcPr>
            <w:tcW w:w="1713"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64"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65" w:author="Guo, Shicheng" w:date="2018-03-14T09:36:00Z">
                  <w:rPr>
                    <w:color w:val="000000" w:themeColor="text1"/>
                    <w:sz w:val="22"/>
                  </w:rPr>
                </w:rPrChange>
              </w:rPr>
              <w:t>ZNF132 R</w:t>
            </w:r>
          </w:p>
        </w:tc>
        <w:tc>
          <w:tcPr>
            <w:tcW w:w="2135"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66"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67" w:author="Guo, Shicheng" w:date="2018-03-14T09:36:00Z">
                  <w:rPr>
                    <w:color w:val="000000" w:themeColor="text1"/>
                    <w:sz w:val="22"/>
                  </w:rPr>
                </w:rPrChange>
              </w:rPr>
              <w:t>Promoter region</w:t>
            </w:r>
          </w:p>
        </w:tc>
        <w:tc>
          <w:tcPr>
            <w:tcW w:w="4934"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68"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69" w:author="Guo, Shicheng" w:date="2018-03-14T09:36:00Z">
                  <w:rPr>
                    <w:color w:val="000000" w:themeColor="text1"/>
                    <w:sz w:val="22"/>
                  </w:rPr>
                </w:rPrChange>
              </w:rPr>
              <w:t>TACCTTCCTCRCTCCTATTTCCATAA</w:t>
            </w:r>
          </w:p>
        </w:tc>
        <w:tc>
          <w:tcPr>
            <w:tcW w:w="1283"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70"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71" w:author="Guo, Shicheng" w:date="2018-03-14T09:36:00Z">
                  <w:rPr>
                    <w:color w:val="000000" w:themeColor="text1"/>
                    <w:sz w:val="22"/>
                  </w:rPr>
                </w:rPrChange>
              </w:rPr>
              <w:t>BSP</w:t>
            </w:r>
          </w:p>
        </w:tc>
      </w:tr>
      <w:tr w:rsidR="001F5BC3" w:rsidRPr="00E20447" w:rsidTr="00FB1A8C">
        <w:tc>
          <w:tcPr>
            <w:tcW w:w="1713"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72"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73" w:author="Guo, Shicheng" w:date="2018-03-14T09:36:00Z">
                  <w:rPr>
                    <w:color w:val="000000" w:themeColor="text1"/>
                    <w:sz w:val="22"/>
                  </w:rPr>
                </w:rPrChange>
              </w:rPr>
              <w:t>LINE-1 F</w:t>
            </w:r>
          </w:p>
        </w:tc>
        <w:tc>
          <w:tcPr>
            <w:tcW w:w="2135"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74"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75" w:author="Guo, Shicheng" w:date="2018-03-14T09:36:00Z">
                  <w:rPr>
                    <w:color w:val="000000" w:themeColor="text1"/>
                    <w:sz w:val="22"/>
                  </w:rPr>
                </w:rPrChange>
              </w:rPr>
              <w:t>Positive control</w:t>
            </w:r>
          </w:p>
        </w:tc>
        <w:tc>
          <w:tcPr>
            <w:tcW w:w="4934" w:type="dxa"/>
            <w:tcBorders>
              <w:top w:val="nil"/>
              <w:left w:val="nil"/>
              <w:bottom w:val="nil"/>
              <w:right w:val="nil"/>
            </w:tcBorders>
            <w:vAlign w:val="center"/>
          </w:tcPr>
          <w:p w:rsidR="001F5BC3" w:rsidRPr="00E20447" w:rsidRDefault="00557FEA" w:rsidP="00E33CE4">
            <w:pPr>
              <w:rPr>
                <w:rFonts w:ascii="Arial" w:hAnsi="Arial" w:cs="Arial"/>
                <w:color w:val="000000" w:themeColor="text1"/>
                <w:sz w:val="22"/>
                <w:szCs w:val="22"/>
                <w:rPrChange w:id="1176"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77" w:author="Guo, Shicheng" w:date="2018-03-14T09:36:00Z">
                  <w:rPr>
                    <w:color w:val="000000" w:themeColor="text1"/>
                    <w:sz w:val="22"/>
                  </w:rPr>
                </w:rPrChange>
              </w:rPr>
              <w:t>AGTAGGGYGAGGTATTGTTTTATTTG</w:t>
            </w:r>
          </w:p>
        </w:tc>
        <w:tc>
          <w:tcPr>
            <w:tcW w:w="1283"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78"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79" w:author="Guo, Shicheng" w:date="2018-03-14T09:36:00Z">
                  <w:rPr>
                    <w:color w:val="000000" w:themeColor="text1"/>
                    <w:sz w:val="22"/>
                  </w:rPr>
                </w:rPrChange>
              </w:rPr>
              <w:t>BSP</w:t>
            </w:r>
          </w:p>
        </w:tc>
      </w:tr>
      <w:tr w:rsidR="001F5BC3" w:rsidRPr="00E20447" w:rsidTr="00FB1A8C">
        <w:tc>
          <w:tcPr>
            <w:tcW w:w="1713"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80"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81" w:author="Guo, Shicheng" w:date="2018-03-14T09:36:00Z">
                  <w:rPr>
                    <w:color w:val="000000" w:themeColor="text1"/>
                    <w:sz w:val="22"/>
                  </w:rPr>
                </w:rPrChange>
              </w:rPr>
              <w:t>LINE-1 R</w:t>
            </w:r>
          </w:p>
        </w:tc>
        <w:tc>
          <w:tcPr>
            <w:tcW w:w="2135"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82"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83" w:author="Guo, Shicheng" w:date="2018-03-14T09:36:00Z">
                  <w:rPr>
                    <w:color w:val="000000" w:themeColor="text1"/>
                    <w:sz w:val="22"/>
                  </w:rPr>
                </w:rPrChange>
              </w:rPr>
              <w:t>Positive control</w:t>
            </w:r>
          </w:p>
        </w:tc>
        <w:tc>
          <w:tcPr>
            <w:tcW w:w="4934" w:type="dxa"/>
            <w:tcBorders>
              <w:top w:val="nil"/>
              <w:left w:val="nil"/>
              <w:bottom w:val="nil"/>
              <w:right w:val="nil"/>
            </w:tcBorders>
            <w:vAlign w:val="center"/>
          </w:tcPr>
          <w:p w:rsidR="001F5BC3" w:rsidRPr="00E20447" w:rsidRDefault="00557FEA" w:rsidP="00E33CE4">
            <w:pPr>
              <w:rPr>
                <w:rFonts w:ascii="Arial" w:hAnsi="Arial" w:cs="Arial"/>
                <w:color w:val="000000" w:themeColor="text1"/>
                <w:sz w:val="22"/>
                <w:szCs w:val="22"/>
                <w:rPrChange w:id="1184"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85" w:author="Guo, Shicheng" w:date="2018-03-14T09:36:00Z">
                  <w:rPr>
                    <w:color w:val="000000" w:themeColor="text1"/>
                    <w:sz w:val="22"/>
                  </w:rPr>
                </w:rPrChange>
              </w:rPr>
              <w:t>AAACTACTATACTAACAATCAACARAATTCC</w:t>
            </w:r>
          </w:p>
        </w:tc>
        <w:tc>
          <w:tcPr>
            <w:tcW w:w="1283"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86"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87" w:author="Guo, Shicheng" w:date="2018-03-14T09:36:00Z">
                  <w:rPr>
                    <w:color w:val="000000" w:themeColor="text1"/>
                    <w:sz w:val="22"/>
                  </w:rPr>
                </w:rPrChange>
              </w:rPr>
              <w:t>BSP</w:t>
            </w:r>
          </w:p>
        </w:tc>
      </w:tr>
      <w:tr w:rsidR="001F5BC3" w:rsidRPr="00E20447" w:rsidTr="00FB1A8C">
        <w:tc>
          <w:tcPr>
            <w:tcW w:w="1713"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88"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89" w:author="Guo, Shicheng" w:date="2018-03-14T09:36:00Z">
                  <w:rPr>
                    <w:color w:val="000000" w:themeColor="text1"/>
                    <w:sz w:val="22"/>
                  </w:rPr>
                </w:rPrChange>
              </w:rPr>
              <w:t>ChrM F</w:t>
            </w:r>
          </w:p>
        </w:tc>
        <w:tc>
          <w:tcPr>
            <w:tcW w:w="2135"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90"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91" w:author="Guo, Shicheng" w:date="2018-03-14T09:36:00Z">
                  <w:rPr>
                    <w:color w:val="000000" w:themeColor="text1"/>
                    <w:sz w:val="22"/>
                  </w:rPr>
                </w:rPrChange>
              </w:rPr>
              <w:t>Negtive control</w:t>
            </w:r>
          </w:p>
        </w:tc>
        <w:tc>
          <w:tcPr>
            <w:tcW w:w="4934"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92"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93" w:author="Guo, Shicheng" w:date="2018-03-14T09:36:00Z">
                  <w:rPr>
                    <w:color w:val="000000" w:themeColor="text1"/>
                    <w:sz w:val="22"/>
                  </w:rPr>
                </w:rPrChange>
              </w:rPr>
              <w:t>TGTGTGGAAAGTGGTTGTGTAGATATT</w:t>
            </w:r>
          </w:p>
        </w:tc>
        <w:tc>
          <w:tcPr>
            <w:tcW w:w="1283" w:type="dxa"/>
            <w:tcBorders>
              <w:top w:val="nil"/>
              <w:left w:val="nil"/>
              <w:bottom w:val="nil"/>
              <w:right w:val="nil"/>
            </w:tcBorders>
          </w:tcPr>
          <w:p w:rsidR="001F5BC3" w:rsidRPr="00E20447" w:rsidRDefault="00557FEA" w:rsidP="00E33CE4">
            <w:pPr>
              <w:rPr>
                <w:rFonts w:ascii="Arial" w:hAnsi="Arial" w:cs="Arial"/>
                <w:color w:val="000000" w:themeColor="text1"/>
                <w:sz w:val="22"/>
                <w:szCs w:val="22"/>
                <w:rPrChange w:id="1194"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95" w:author="Guo, Shicheng" w:date="2018-03-14T09:36:00Z">
                  <w:rPr>
                    <w:color w:val="000000" w:themeColor="text1"/>
                    <w:sz w:val="22"/>
                  </w:rPr>
                </w:rPrChange>
              </w:rPr>
              <w:t>BSP</w:t>
            </w:r>
          </w:p>
        </w:tc>
      </w:tr>
      <w:tr w:rsidR="001F5BC3" w:rsidRPr="00E20447" w:rsidTr="00FB1A8C">
        <w:tc>
          <w:tcPr>
            <w:tcW w:w="1713" w:type="dxa"/>
            <w:tcBorders>
              <w:top w:val="nil"/>
              <w:left w:val="nil"/>
              <w:bottom w:val="single" w:sz="4" w:space="0" w:color="auto"/>
              <w:right w:val="nil"/>
            </w:tcBorders>
          </w:tcPr>
          <w:p w:rsidR="001F5BC3" w:rsidRPr="00E20447" w:rsidRDefault="00557FEA" w:rsidP="00E33CE4">
            <w:pPr>
              <w:rPr>
                <w:rFonts w:ascii="Arial" w:hAnsi="Arial" w:cs="Arial"/>
                <w:color w:val="000000" w:themeColor="text1"/>
                <w:sz w:val="22"/>
                <w:szCs w:val="22"/>
                <w:rPrChange w:id="1196"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97" w:author="Guo, Shicheng" w:date="2018-03-14T09:36:00Z">
                  <w:rPr>
                    <w:color w:val="000000" w:themeColor="text1"/>
                    <w:sz w:val="22"/>
                  </w:rPr>
                </w:rPrChange>
              </w:rPr>
              <w:t>ChrM R</w:t>
            </w:r>
          </w:p>
        </w:tc>
        <w:tc>
          <w:tcPr>
            <w:tcW w:w="2135" w:type="dxa"/>
            <w:tcBorders>
              <w:top w:val="nil"/>
              <w:left w:val="nil"/>
              <w:bottom w:val="single" w:sz="4" w:space="0" w:color="auto"/>
              <w:right w:val="nil"/>
            </w:tcBorders>
          </w:tcPr>
          <w:p w:rsidR="001F5BC3" w:rsidRPr="00E20447" w:rsidRDefault="00557FEA" w:rsidP="00E33CE4">
            <w:pPr>
              <w:rPr>
                <w:rFonts w:ascii="Arial" w:hAnsi="Arial" w:cs="Arial"/>
                <w:color w:val="000000" w:themeColor="text1"/>
                <w:sz w:val="22"/>
                <w:szCs w:val="22"/>
                <w:rPrChange w:id="1198"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199" w:author="Guo, Shicheng" w:date="2018-03-14T09:36:00Z">
                  <w:rPr>
                    <w:color w:val="000000" w:themeColor="text1"/>
                    <w:sz w:val="22"/>
                  </w:rPr>
                </w:rPrChange>
              </w:rPr>
              <w:t>Negtive control</w:t>
            </w:r>
          </w:p>
        </w:tc>
        <w:tc>
          <w:tcPr>
            <w:tcW w:w="4934" w:type="dxa"/>
            <w:tcBorders>
              <w:top w:val="nil"/>
              <w:left w:val="nil"/>
              <w:bottom w:val="single" w:sz="4" w:space="0" w:color="auto"/>
              <w:right w:val="nil"/>
            </w:tcBorders>
          </w:tcPr>
          <w:p w:rsidR="001F5BC3" w:rsidRPr="00E20447" w:rsidRDefault="00557FEA" w:rsidP="00E33CE4">
            <w:pPr>
              <w:rPr>
                <w:rFonts w:ascii="Arial" w:hAnsi="Arial" w:cs="Arial"/>
                <w:color w:val="000000" w:themeColor="text1"/>
                <w:sz w:val="22"/>
                <w:szCs w:val="22"/>
                <w:rPrChange w:id="1200"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201" w:author="Guo, Shicheng" w:date="2018-03-14T09:36:00Z">
                  <w:rPr>
                    <w:color w:val="000000" w:themeColor="text1"/>
                    <w:sz w:val="22"/>
                  </w:rPr>
                </w:rPrChange>
              </w:rPr>
              <w:t>AATCACAAATCTATCACCCTATTAACCA</w:t>
            </w:r>
          </w:p>
        </w:tc>
        <w:tc>
          <w:tcPr>
            <w:tcW w:w="1283" w:type="dxa"/>
            <w:tcBorders>
              <w:top w:val="nil"/>
              <w:left w:val="nil"/>
              <w:bottom w:val="single" w:sz="4" w:space="0" w:color="auto"/>
              <w:right w:val="nil"/>
            </w:tcBorders>
          </w:tcPr>
          <w:p w:rsidR="001F5BC3" w:rsidRPr="00E20447" w:rsidRDefault="00557FEA" w:rsidP="00E33CE4">
            <w:pPr>
              <w:rPr>
                <w:rFonts w:ascii="Arial" w:hAnsi="Arial" w:cs="Arial"/>
                <w:color w:val="000000" w:themeColor="text1"/>
                <w:sz w:val="22"/>
                <w:szCs w:val="22"/>
                <w:rPrChange w:id="1202" w:author="Guo, Shicheng" w:date="2018-03-14T09:36:00Z">
                  <w:rPr>
                    <w:rFonts w:asciiTheme="minorHAnsi" w:eastAsiaTheme="minorEastAsia" w:hAnsiTheme="minorHAnsi" w:cstheme="minorBidi"/>
                    <w:color w:val="000000" w:themeColor="text1"/>
                    <w:kern w:val="2"/>
                    <w:sz w:val="22"/>
                    <w:szCs w:val="22"/>
                  </w:rPr>
                </w:rPrChange>
              </w:rPr>
            </w:pPr>
            <w:r w:rsidRPr="00557FEA">
              <w:rPr>
                <w:rFonts w:ascii="Arial" w:hAnsi="Arial" w:cs="Arial"/>
                <w:color w:val="000000" w:themeColor="text1"/>
                <w:sz w:val="22"/>
                <w:rPrChange w:id="1203" w:author="Guo, Shicheng" w:date="2018-03-14T09:36:00Z">
                  <w:rPr>
                    <w:color w:val="000000" w:themeColor="text1"/>
                    <w:sz w:val="22"/>
                  </w:rPr>
                </w:rPrChange>
              </w:rPr>
              <w:t>BSP</w:t>
            </w:r>
          </w:p>
        </w:tc>
      </w:tr>
    </w:tbl>
    <w:p w:rsidR="0096429A" w:rsidRDefault="0096429A" w:rsidP="0096429A">
      <w:pPr>
        <w:rPr>
          <w:ins w:id="1204" w:author="Windows User" w:date="2018-03-15T02:08:00Z"/>
          <w:rFonts w:hint="eastAsia"/>
        </w:rPr>
        <w:pPrChange w:id="1205" w:author="Windows User" w:date="2018-03-15T02:09:00Z">
          <w:pPr>
            <w:snapToGrid w:val="0"/>
            <w:spacing w:line="360" w:lineRule="auto"/>
            <w:outlineLvl w:val="0"/>
          </w:pPr>
        </w:pPrChange>
      </w:pPr>
    </w:p>
    <w:p w:rsidR="0096429A" w:rsidRDefault="0096429A" w:rsidP="0096429A">
      <w:pPr>
        <w:rPr>
          <w:ins w:id="1206" w:author="Windows User" w:date="2018-03-15T02:08:00Z"/>
          <w:rFonts w:hint="eastAsia"/>
        </w:rPr>
        <w:pPrChange w:id="1207" w:author="Windows User" w:date="2018-03-15T02:09:00Z">
          <w:pPr>
            <w:snapToGrid w:val="0"/>
            <w:spacing w:line="360" w:lineRule="auto"/>
            <w:outlineLvl w:val="0"/>
          </w:pPr>
        </w:pPrChange>
      </w:pPr>
    </w:p>
    <w:p w:rsidR="0096429A" w:rsidRDefault="0096429A" w:rsidP="0096429A">
      <w:pPr>
        <w:rPr>
          <w:ins w:id="1208" w:author="Windows User" w:date="2018-03-15T02:08:00Z"/>
          <w:rFonts w:hint="eastAsia"/>
        </w:rPr>
        <w:pPrChange w:id="1209" w:author="Windows User" w:date="2018-03-15T02:09:00Z">
          <w:pPr>
            <w:snapToGrid w:val="0"/>
            <w:spacing w:line="360" w:lineRule="auto"/>
            <w:outlineLvl w:val="0"/>
          </w:pPr>
        </w:pPrChange>
      </w:pPr>
    </w:p>
    <w:p w:rsidR="0096429A" w:rsidRDefault="0096429A" w:rsidP="0096429A">
      <w:pPr>
        <w:rPr>
          <w:ins w:id="1210" w:author="Windows User" w:date="2018-03-15T02:08:00Z"/>
          <w:rFonts w:hint="eastAsia"/>
        </w:rPr>
        <w:pPrChange w:id="1211" w:author="Windows User" w:date="2018-03-15T02:09:00Z">
          <w:pPr>
            <w:snapToGrid w:val="0"/>
            <w:spacing w:line="360" w:lineRule="auto"/>
            <w:outlineLvl w:val="0"/>
          </w:pPr>
        </w:pPrChange>
      </w:pPr>
    </w:p>
    <w:p w:rsidR="0096429A" w:rsidRDefault="0096429A" w:rsidP="0096429A">
      <w:pPr>
        <w:rPr>
          <w:ins w:id="1212" w:author="Windows User" w:date="2018-03-15T02:08:00Z"/>
          <w:rFonts w:hint="eastAsia"/>
        </w:rPr>
        <w:pPrChange w:id="1213" w:author="Windows User" w:date="2018-03-15T02:09:00Z">
          <w:pPr>
            <w:snapToGrid w:val="0"/>
            <w:spacing w:line="360" w:lineRule="auto"/>
            <w:outlineLvl w:val="0"/>
          </w:pPr>
        </w:pPrChange>
      </w:pPr>
    </w:p>
    <w:p w:rsidR="0096429A" w:rsidRDefault="0096429A" w:rsidP="0096429A">
      <w:pPr>
        <w:rPr>
          <w:ins w:id="1214" w:author="Windows User" w:date="2018-03-15T02:08:00Z"/>
          <w:rFonts w:hint="eastAsia"/>
        </w:rPr>
        <w:pPrChange w:id="1215" w:author="Windows User" w:date="2018-03-15T02:09:00Z">
          <w:pPr>
            <w:snapToGrid w:val="0"/>
            <w:spacing w:line="360" w:lineRule="auto"/>
            <w:outlineLvl w:val="0"/>
          </w:pPr>
        </w:pPrChange>
      </w:pPr>
    </w:p>
    <w:p w:rsidR="0096429A" w:rsidRDefault="0096429A" w:rsidP="0096429A">
      <w:pPr>
        <w:rPr>
          <w:ins w:id="1216" w:author="Windows User" w:date="2018-03-15T02:08:00Z"/>
          <w:rFonts w:hint="eastAsia"/>
        </w:rPr>
        <w:pPrChange w:id="1217" w:author="Windows User" w:date="2018-03-15T02:09:00Z">
          <w:pPr>
            <w:snapToGrid w:val="0"/>
            <w:spacing w:line="360" w:lineRule="auto"/>
            <w:outlineLvl w:val="0"/>
          </w:pPr>
        </w:pPrChange>
      </w:pPr>
    </w:p>
    <w:p w:rsidR="0096429A" w:rsidRDefault="0096429A" w:rsidP="0096429A">
      <w:pPr>
        <w:rPr>
          <w:ins w:id="1218" w:author="Windows User" w:date="2018-03-15T02:08:00Z"/>
          <w:rFonts w:hint="eastAsia"/>
        </w:rPr>
        <w:pPrChange w:id="1219" w:author="Windows User" w:date="2018-03-15T02:09:00Z">
          <w:pPr>
            <w:snapToGrid w:val="0"/>
            <w:spacing w:line="360" w:lineRule="auto"/>
            <w:outlineLvl w:val="0"/>
          </w:pPr>
        </w:pPrChange>
      </w:pPr>
    </w:p>
    <w:p w:rsidR="0096429A" w:rsidRDefault="0096429A" w:rsidP="0096429A">
      <w:pPr>
        <w:rPr>
          <w:ins w:id="1220" w:author="Windows User" w:date="2018-03-15T02:08:00Z"/>
          <w:rFonts w:hint="eastAsia"/>
        </w:rPr>
        <w:pPrChange w:id="1221" w:author="Windows User" w:date="2018-03-15T02:09:00Z">
          <w:pPr>
            <w:snapToGrid w:val="0"/>
            <w:spacing w:line="360" w:lineRule="auto"/>
            <w:outlineLvl w:val="0"/>
          </w:pPr>
        </w:pPrChange>
      </w:pPr>
    </w:p>
    <w:p w:rsidR="0096429A" w:rsidRDefault="0096429A" w:rsidP="0096429A">
      <w:pPr>
        <w:rPr>
          <w:ins w:id="1222" w:author="Windows User" w:date="2018-03-15T02:08:00Z"/>
          <w:rFonts w:hint="eastAsia"/>
        </w:rPr>
        <w:pPrChange w:id="1223" w:author="Windows User" w:date="2018-03-15T02:09:00Z">
          <w:pPr>
            <w:snapToGrid w:val="0"/>
            <w:spacing w:line="360" w:lineRule="auto"/>
            <w:outlineLvl w:val="0"/>
          </w:pPr>
        </w:pPrChange>
      </w:pPr>
    </w:p>
    <w:p w:rsidR="0096429A" w:rsidRDefault="0096429A" w:rsidP="0096429A">
      <w:pPr>
        <w:rPr>
          <w:ins w:id="1224" w:author="Windows User" w:date="2018-03-15T02:08:00Z"/>
          <w:rFonts w:hint="eastAsia"/>
        </w:rPr>
        <w:pPrChange w:id="1225" w:author="Windows User" w:date="2018-03-15T02:09:00Z">
          <w:pPr>
            <w:snapToGrid w:val="0"/>
            <w:spacing w:line="360" w:lineRule="auto"/>
            <w:outlineLvl w:val="0"/>
          </w:pPr>
        </w:pPrChange>
      </w:pPr>
    </w:p>
    <w:p w:rsidR="0096429A" w:rsidRDefault="0096429A" w:rsidP="0096429A">
      <w:pPr>
        <w:rPr>
          <w:ins w:id="1226" w:author="Windows User" w:date="2018-03-15T02:08:00Z"/>
          <w:rFonts w:hint="eastAsia"/>
        </w:rPr>
        <w:pPrChange w:id="1227" w:author="Windows User" w:date="2018-03-15T02:09:00Z">
          <w:pPr>
            <w:snapToGrid w:val="0"/>
            <w:spacing w:line="360" w:lineRule="auto"/>
            <w:outlineLvl w:val="0"/>
          </w:pPr>
        </w:pPrChange>
      </w:pPr>
    </w:p>
    <w:p w:rsidR="0096429A" w:rsidRDefault="0096429A" w:rsidP="0096429A">
      <w:pPr>
        <w:rPr>
          <w:ins w:id="1228" w:author="Windows User" w:date="2018-03-15T02:08:00Z"/>
          <w:rFonts w:hint="eastAsia"/>
        </w:rPr>
        <w:pPrChange w:id="1229" w:author="Windows User" w:date="2018-03-15T02:09:00Z">
          <w:pPr>
            <w:snapToGrid w:val="0"/>
            <w:spacing w:line="360" w:lineRule="auto"/>
            <w:outlineLvl w:val="0"/>
          </w:pPr>
        </w:pPrChange>
      </w:pPr>
    </w:p>
    <w:p w:rsidR="0096429A" w:rsidRDefault="0096429A" w:rsidP="0096429A">
      <w:pPr>
        <w:rPr>
          <w:ins w:id="1230" w:author="Windows User" w:date="2018-03-15T02:08:00Z"/>
          <w:rFonts w:hint="eastAsia"/>
        </w:rPr>
        <w:pPrChange w:id="1231" w:author="Windows User" w:date="2018-03-15T02:09:00Z">
          <w:pPr>
            <w:snapToGrid w:val="0"/>
            <w:spacing w:line="360" w:lineRule="auto"/>
            <w:outlineLvl w:val="0"/>
          </w:pPr>
        </w:pPrChange>
      </w:pPr>
    </w:p>
    <w:p w:rsidR="0096429A" w:rsidRDefault="0096429A" w:rsidP="0096429A">
      <w:pPr>
        <w:rPr>
          <w:ins w:id="1232" w:author="Windows User" w:date="2018-03-15T02:08:00Z"/>
          <w:rFonts w:hint="eastAsia"/>
        </w:rPr>
        <w:pPrChange w:id="1233" w:author="Windows User" w:date="2018-03-15T02:09:00Z">
          <w:pPr>
            <w:snapToGrid w:val="0"/>
            <w:spacing w:line="360" w:lineRule="auto"/>
            <w:outlineLvl w:val="0"/>
          </w:pPr>
        </w:pPrChange>
      </w:pPr>
    </w:p>
    <w:p w:rsidR="0096429A" w:rsidRDefault="0096429A" w:rsidP="0096429A">
      <w:pPr>
        <w:rPr>
          <w:ins w:id="1234" w:author="Windows User" w:date="2018-03-15T02:08:00Z"/>
          <w:rFonts w:hint="eastAsia"/>
        </w:rPr>
        <w:pPrChange w:id="1235" w:author="Windows User" w:date="2018-03-15T02:09:00Z">
          <w:pPr>
            <w:snapToGrid w:val="0"/>
            <w:spacing w:line="360" w:lineRule="auto"/>
            <w:outlineLvl w:val="0"/>
          </w:pPr>
        </w:pPrChange>
      </w:pPr>
    </w:p>
    <w:p w:rsidR="0096429A" w:rsidRDefault="0096429A" w:rsidP="0096429A">
      <w:pPr>
        <w:rPr>
          <w:ins w:id="1236" w:author="Windows User" w:date="2018-03-15T02:08:00Z"/>
          <w:rFonts w:hint="eastAsia"/>
        </w:rPr>
        <w:pPrChange w:id="1237" w:author="Windows User" w:date="2018-03-15T02:09:00Z">
          <w:pPr>
            <w:snapToGrid w:val="0"/>
            <w:spacing w:line="360" w:lineRule="auto"/>
            <w:outlineLvl w:val="0"/>
          </w:pPr>
        </w:pPrChange>
      </w:pPr>
    </w:p>
    <w:p w:rsidR="0096429A" w:rsidRDefault="0096429A" w:rsidP="0096429A">
      <w:pPr>
        <w:rPr>
          <w:ins w:id="1238" w:author="Windows User" w:date="2018-03-15T02:08:00Z"/>
          <w:rFonts w:hint="eastAsia"/>
        </w:rPr>
        <w:pPrChange w:id="1239" w:author="Windows User" w:date="2018-03-15T02:09:00Z">
          <w:pPr>
            <w:snapToGrid w:val="0"/>
            <w:spacing w:line="360" w:lineRule="auto"/>
            <w:outlineLvl w:val="0"/>
          </w:pPr>
        </w:pPrChange>
      </w:pPr>
    </w:p>
    <w:p w:rsidR="0096429A" w:rsidRDefault="0096429A" w:rsidP="0096429A">
      <w:pPr>
        <w:rPr>
          <w:ins w:id="1240" w:author="Windows User" w:date="2018-03-15T02:08:00Z"/>
          <w:rFonts w:hint="eastAsia"/>
        </w:rPr>
        <w:pPrChange w:id="1241" w:author="Windows User" w:date="2018-03-15T02:09:00Z">
          <w:pPr>
            <w:snapToGrid w:val="0"/>
            <w:spacing w:line="360" w:lineRule="auto"/>
            <w:outlineLvl w:val="0"/>
          </w:pPr>
        </w:pPrChange>
      </w:pPr>
    </w:p>
    <w:p w:rsidR="0096429A" w:rsidRDefault="0096429A" w:rsidP="0096429A">
      <w:pPr>
        <w:rPr>
          <w:ins w:id="1242" w:author="Windows User" w:date="2018-03-15T02:08:00Z"/>
          <w:rFonts w:hint="eastAsia"/>
        </w:rPr>
        <w:pPrChange w:id="1243" w:author="Windows User" w:date="2018-03-15T02:09:00Z">
          <w:pPr>
            <w:snapToGrid w:val="0"/>
            <w:spacing w:line="360" w:lineRule="auto"/>
            <w:outlineLvl w:val="0"/>
          </w:pPr>
        </w:pPrChange>
      </w:pPr>
    </w:p>
    <w:p w:rsidR="0096429A" w:rsidRDefault="0096429A" w:rsidP="0096429A">
      <w:pPr>
        <w:rPr>
          <w:ins w:id="1244" w:author="Windows User" w:date="2018-03-15T02:08:00Z"/>
          <w:rFonts w:hint="eastAsia"/>
        </w:rPr>
        <w:pPrChange w:id="1245" w:author="Windows User" w:date="2018-03-15T02:09:00Z">
          <w:pPr>
            <w:snapToGrid w:val="0"/>
            <w:spacing w:line="360" w:lineRule="auto"/>
            <w:outlineLvl w:val="0"/>
          </w:pPr>
        </w:pPrChange>
      </w:pPr>
    </w:p>
    <w:p w:rsidR="0096429A" w:rsidRDefault="0096429A" w:rsidP="0096429A">
      <w:pPr>
        <w:rPr>
          <w:ins w:id="1246" w:author="Windows User" w:date="2018-03-15T02:08:00Z"/>
          <w:rFonts w:hint="eastAsia"/>
        </w:rPr>
        <w:pPrChange w:id="1247" w:author="Windows User" w:date="2018-03-15T02:09:00Z">
          <w:pPr>
            <w:snapToGrid w:val="0"/>
            <w:spacing w:line="360" w:lineRule="auto"/>
            <w:outlineLvl w:val="0"/>
          </w:pPr>
        </w:pPrChange>
      </w:pPr>
    </w:p>
    <w:p w:rsidR="0096429A" w:rsidRDefault="0096429A" w:rsidP="0096429A">
      <w:pPr>
        <w:rPr>
          <w:ins w:id="1248" w:author="Windows User" w:date="2018-03-15T02:09:00Z"/>
          <w:rFonts w:hint="eastAsia"/>
        </w:rPr>
        <w:pPrChange w:id="1249" w:author="Windows User" w:date="2018-03-15T02:09:00Z">
          <w:pPr>
            <w:snapToGrid w:val="0"/>
            <w:spacing w:line="360" w:lineRule="auto"/>
            <w:outlineLvl w:val="0"/>
          </w:pPr>
        </w:pPrChange>
      </w:pPr>
    </w:p>
    <w:p w:rsidR="0096429A" w:rsidRDefault="0096429A" w:rsidP="0096429A">
      <w:pPr>
        <w:rPr>
          <w:ins w:id="1250" w:author="Windows User" w:date="2018-03-15T02:09:00Z"/>
          <w:rFonts w:hint="eastAsia"/>
        </w:rPr>
        <w:pPrChange w:id="1251" w:author="Windows User" w:date="2018-03-15T02:09:00Z">
          <w:pPr>
            <w:snapToGrid w:val="0"/>
            <w:spacing w:line="360" w:lineRule="auto"/>
            <w:outlineLvl w:val="0"/>
          </w:pPr>
        </w:pPrChange>
      </w:pPr>
    </w:p>
    <w:p w:rsidR="0096429A" w:rsidRDefault="0096429A" w:rsidP="0096429A">
      <w:pPr>
        <w:rPr>
          <w:ins w:id="1252" w:author="Windows User" w:date="2018-03-15T02:09:00Z"/>
          <w:rFonts w:hint="eastAsia"/>
        </w:rPr>
        <w:pPrChange w:id="1253" w:author="Windows User" w:date="2018-03-15T02:09:00Z">
          <w:pPr>
            <w:snapToGrid w:val="0"/>
            <w:spacing w:line="360" w:lineRule="auto"/>
            <w:outlineLvl w:val="0"/>
          </w:pPr>
        </w:pPrChange>
      </w:pPr>
    </w:p>
    <w:p w:rsidR="0096429A" w:rsidRDefault="0096429A" w:rsidP="0096429A">
      <w:pPr>
        <w:rPr>
          <w:ins w:id="1254" w:author="Windows User" w:date="2018-03-15T02:09:00Z"/>
          <w:rFonts w:hint="eastAsia"/>
        </w:rPr>
        <w:pPrChange w:id="1255" w:author="Windows User" w:date="2018-03-15T02:09:00Z">
          <w:pPr>
            <w:snapToGrid w:val="0"/>
            <w:spacing w:line="360" w:lineRule="auto"/>
            <w:outlineLvl w:val="0"/>
          </w:pPr>
        </w:pPrChange>
      </w:pPr>
    </w:p>
    <w:p w:rsidR="0096429A" w:rsidRDefault="0096429A" w:rsidP="0096429A">
      <w:pPr>
        <w:rPr>
          <w:ins w:id="1256" w:author="Windows User" w:date="2018-03-15T02:09:00Z"/>
          <w:rFonts w:hint="eastAsia"/>
        </w:rPr>
        <w:pPrChange w:id="1257" w:author="Windows User" w:date="2018-03-15T02:09:00Z">
          <w:pPr>
            <w:snapToGrid w:val="0"/>
            <w:spacing w:line="360" w:lineRule="auto"/>
            <w:outlineLvl w:val="0"/>
          </w:pPr>
        </w:pPrChange>
      </w:pPr>
    </w:p>
    <w:p w:rsidR="0096429A" w:rsidRDefault="0096429A" w:rsidP="0096429A">
      <w:pPr>
        <w:rPr>
          <w:ins w:id="1258" w:author="Windows User" w:date="2018-03-15T02:08:00Z"/>
          <w:rFonts w:hint="eastAsia"/>
        </w:rPr>
        <w:pPrChange w:id="1259" w:author="Windows User" w:date="2018-03-15T02:09:00Z">
          <w:pPr>
            <w:snapToGrid w:val="0"/>
            <w:spacing w:line="360" w:lineRule="auto"/>
            <w:outlineLvl w:val="0"/>
          </w:pPr>
        </w:pPrChange>
      </w:pPr>
    </w:p>
    <w:p w:rsidR="0096429A" w:rsidRDefault="0096429A" w:rsidP="0096429A">
      <w:pPr>
        <w:rPr>
          <w:ins w:id="1260" w:author="Windows User" w:date="2018-03-15T02:08:00Z"/>
          <w:rFonts w:hint="eastAsia"/>
        </w:rPr>
        <w:pPrChange w:id="1261" w:author="Windows User" w:date="2018-03-15T02:09:00Z">
          <w:pPr>
            <w:snapToGrid w:val="0"/>
            <w:spacing w:line="360" w:lineRule="auto"/>
            <w:outlineLvl w:val="0"/>
          </w:pPr>
        </w:pPrChange>
      </w:pPr>
    </w:p>
    <w:p w:rsidR="0096429A" w:rsidRDefault="0096429A" w:rsidP="0096429A">
      <w:pPr>
        <w:rPr>
          <w:ins w:id="1262" w:author="Windows User" w:date="2018-03-15T02:08:00Z"/>
          <w:rFonts w:hint="eastAsia"/>
        </w:rPr>
        <w:pPrChange w:id="1263" w:author="Windows User" w:date="2018-03-15T02:09:00Z">
          <w:pPr>
            <w:snapToGrid w:val="0"/>
            <w:spacing w:line="360" w:lineRule="auto"/>
            <w:outlineLvl w:val="0"/>
          </w:pPr>
        </w:pPrChange>
      </w:pPr>
    </w:p>
    <w:p w:rsidR="001F5BC3" w:rsidRPr="00E20447" w:rsidRDefault="00557FEA" w:rsidP="00B95604">
      <w:pPr>
        <w:snapToGrid w:val="0"/>
        <w:spacing w:line="360" w:lineRule="auto"/>
        <w:outlineLvl w:val="0"/>
        <w:rPr>
          <w:rFonts w:ascii="Arial" w:hAnsi="Arial" w:cs="Arial"/>
          <w:b/>
          <w:color w:val="000000" w:themeColor="text1"/>
          <w:sz w:val="22"/>
          <w:rPrChange w:id="1264"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1265" w:author="Guo, Shicheng" w:date="2018-03-14T09:36:00Z">
            <w:rPr>
              <w:rFonts w:ascii="Times New Roman" w:hAnsi="Times New Roman" w:cs="Times New Roman"/>
              <w:b/>
              <w:color w:val="000000" w:themeColor="text1"/>
              <w:sz w:val="24"/>
              <w:szCs w:val="24"/>
            </w:rPr>
          </w:rPrChange>
        </w:rPr>
        <w:lastRenderedPageBreak/>
        <w:t>Table 3 The methylation of ZNF132 gene and control gene in ESCC</w:t>
      </w:r>
    </w:p>
    <w:tbl>
      <w:tblPr>
        <w:tblW w:w="11426" w:type="dxa"/>
        <w:jc w:val="center"/>
        <w:tblInd w:w="-1739" w:type="dxa"/>
        <w:tblBorders>
          <w:top w:val="single" w:sz="4" w:space="0" w:color="auto"/>
          <w:bottom w:val="single" w:sz="4" w:space="0" w:color="auto"/>
          <w:insideH w:val="single" w:sz="4" w:space="0" w:color="auto"/>
          <w:insideV w:val="single" w:sz="4" w:space="0" w:color="auto"/>
        </w:tblBorders>
        <w:tblLayout w:type="fixed"/>
        <w:tblLook w:val="04A0"/>
      </w:tblPr>
      <w:tblGrid>
        <w:gridCol w:w="1077"/>
        <w:gridCol w:w="1135"/>
        <w:gridCol w:w="1333"/>
        <w:gridCol w:w="1276"/>
        <w:gridCol w:w="1701"/>
        <w:gridCol w:w="1275"/>
        <w:gridCol w:w="1134"/>
        <w:gridCol w:w="1134"/>
        <w:gridCol w:w="1361"/>
      </w:tblGrid>
      <w:tr w:rsidR="001F5BC3" w:rsidRPr="00E20447" w:rsidTr="00FB1A8C">
        <w:trPr>
          <w:trHeight w:val="1588"/>
          <w:jc w:val="center"/>
        </w:trPr>
        <w:tc>
          <w:tcPr>
            <w:tcW w:w="1077" w:type="dxa"/>
            <w:tcBorders>
              <w:bottom w:val="single" w:sz="4" w:space="0" w:color="auto"/>
              <w:right w:val="nil"/>
            </w:tcBorders>
            <w:vAlign w:val="center"/>
          </w:tcPr>
          <w:p w:rsidR="001F5BC3" w:rsidRPr="00E20447" w:rsidRDefault="00557FEA" w:rsidP="00E33CE4">
            <w:pPr>
              <w:rPr>
                <w:rFonts w:ascii="Arial" w:hAnsi="Arial" w:cs="Arial"/>
                <w:color w:val="000000" w:themeColor="text1"/>
                <w:sz w:val="22"/>
                <w:rPrChange w:id="1266" w:author="Guo, Shicheng" w:date="2018-03-14T09:36:00Z">
                  <w:rPr>
                    <w:rFonts w:ascii="Times New Roman" w:hAnsi="Times New Roman" w:cs="Times New Roman"/>
                    <w:color w:val="000000" w:themeColor="text1"/>
                    <w:sz w:val="22"/>
                  </w:rPr>
                </w:rPrChange>
              </w:rPr>
            </w:pPr>
            <w:r w:rsidRPr="00557FEA">
              <w:rPr>
                <w:rFonts w:ascii="Arial" w:hAnsi="Arial" w:cs="Arial"/>
                <w:color w:val="000000" w:themeColor="text1"/>
                <w:sz w:val="22"/>
                <w:rPrChange w:id="1267" w:author="Guo, Shicheng" w:date="2018-03-14T09:36:00Z">
                  <w:rPr>
                    <w:rFonts w:ascii="Times New Roman" w:hAnsi="Times New Roman" w:cs="Times New Roman"/>
                    <w:color w:val="000000" w:themeColor="text1"/>
                    <w:sz w:val="22"/>
                  </w:rPr>
                </w:rPrChange>
              </w:rPr>
              <w:t>Gene name</w:t>
            </w:r>
          </w:p>
        </w:tc>
        <w:tc>
          <w:tcPr>
            <w:tcW w:w="1135" w:type="dxa"/>
            <w:tcBorders>
              <w:left w:val="nil"/>
              <w:bottom w:val="single" w:sz="4" w:space="0" w:color="auto"/>
              <w:right w:val="nil"/>
            </w:tcBorders>
            <w:vAlign w:val="center"/>
          </w:tcPr>
          <w:p w:rsidR="001F5BC3" w:rsidRPr="00E20447" w:rsidRDefault="00557FEA" w:rsidP="00E33CE4">
            <w:pPr>
              <w:widowControl/>
              <w:jc w:val="center"/>
              <w:textAlignment w:val="center"/>
              <w:rPr>
                <w:rFonts w:ascii="Arial" w:hAnsi="Arial" w:cs="Arial"/>
                <w:color w:val="000000" w:themeColor="text1"/>
                <w:sz w:val="22"/>
                <w:rPrChange w:id="1268" w:author="Guo, Shicheng" w:date="2018-03-14T09:36:00Z">
                  <w:rPr>
                    <w:rFonts w:ascii="Times New Roman" w:hAnsi="Times New Roman" w:cs="Times New Roman"/>
                    <w:color w:val="000000" w:themeColor="text1"/>
                    <w:sz w:val="22"/>
                  </w:rPr>
                </w:rPrChange>
              </w:rPr>
            </w:pPr>
            <w:r w:rsidRPr="00557FEA">
              <w:rPr>
                <w:rFonts w:ascii="Arial" w:hAnsi="Arial" w:cs="Arial"/>
                <w:color w:val="000000" w:themeColor="text1"/>
                <w:kern w:val="0"/>
                <w:sz w:val="22"/>
                <w:lang/>
                <w:rPrChange w:id="1269" w:author="Guo, Shicheng" w:date="2018-03-14T09:36:00Z">
                  <w:rPr>
                    <w:rFonts w:ascii="Times New Roman" w:hAnsi="Times New Roman" w:cs="Times New Roman"/>
                    <w:color w:val="000000" w:themeColor="text1"/>
                    <w:kern w:val="0"/>
                    <w:sz w:val="22"/>
                    <w:lang/>
                  </w:rPr>
                </w:rPrChange>
              </w:rPr>
              <w:t>Mean</w:t>
            </w:r>
            <w:r w:rsidRPr="00557FEA">
              <w:rPr>
                <w:rFonts w:ascii="Arial" w:hAnsi="Arial" w:cs="Arial" w:hint="eastAsia"/>
                <w:color w:val="000000" w:themeColor="text1"/>
                <w:kern w:val="0"/>
                <w:sz w:val="22"/>
                <w:lang/>
                <w:rPrChange w:id="1270" w:author="Guo, Shicheng" w:date="2018-03-14T09:36:00Z">
                  <w:rPr>
                    <w:rFonts w:ascii="Times New Roman" w:hAnsi="Times New Roman" w:cs="Times New Roman" w:hint="eastAsia"/>
                    <w:color w:val="000000" w:themeColor="text1"/>
                    <w:kern w:val="0"/>
                    <w:sz w:val="22"/>
                    <w:lang/>
                  </w:rPr>
                </w:rPrChange>
              </w:rPr>
              <w:t>（</w:t>
            </w:r>
            <w:r w:rsidRPr="00557FEA">
              <w:rPr>
                <w:rFonts w:ascii="Arial" w:hAnsi="Arial" w:cs="Arial"/>
                <w:color w:val="000000" w:themeColor="text1"/>
                <w:kern w:val="0"/>
                <w:sz w:val="22"/>
                <w:lang/>
                <w:rPrChange w:id="1271" w:author="Guo, Shicheng" w:date="2018-03-14T09:36:00Z">
                  <w:rPr>
                    <w:rFonts w:ascii="Times New Roman" w:hAnsi="Times New Roman" w:cs="Times New Roman"/>
                    <w:color w:val="000000" w:themeColor="text1"/>
                    <w:kern w:val="0"/>
                    <w:sz w:val="22"/>
                    <w:lang/>
                  </w:rPr>
                </w:rPrChange>
              </w:rPr>
              <w:t>Case</w:t>
            </w:r>
            <w:r w:rsidRPr="00557FEA">
              <w:rPr>
                <w:rFonts w:ascii="Arial" w:hAnsi="Arial" w:cs="Arial" w:hint="eastAsia"/>
                <w:color w:val="000000" w:themeColor="text1"/>
                <w:kern w:val="0"/>
                <w:sz w:val="22"/>
                <w:lang/>
                <w:rPrChange w:id="1272" w:author="Guo, Shicheng" w:date="2018-03-14T09:36:00Z">
                  <w:rPr>
                    <w:rFonts w:ascii="Times New Roman" w:hAnsi="Times New Roman" w:cs="Times New Roman" w:hint="eastAsia"/>
                    <w:color w:val="000000" w:themeColor="text1"/>
                    <w:kern w:val="0"/>
                    <w:sz w:val="22"/>
                    <w:lang/>
                  </w:rPr>
                </w:rPrChange>
              </w:rPr>
              <w:t>）</w:t>
            </w:r>
          </w:p>
        </w:tc>
        <w:tc>
          <w:tcPr>
            <w:tcW w:w="1333" w:type="dxa"/>
            <w:tcBorders>
              <w:left w:val="nil"/>
              <w:bottom w:val="single" w:sz="4" w:space="0" w:color="auto"/>
              <w:right w:val="nil"/>
            </w:tcBorders>
            <w:vAlign w:val="center"/>
          </w:tcPr>
          <w:p w:rsidR="001F5BC3" w:rsidRPr="00E20447" w:rsidRDefault="00557FEA" w:rsidP="00E33CE4">
            <w:pPr>
              <w:widowControl/>
              <w:jc w:val="center"/>
              <w:textAlignment w:val="center"/>
              <w:rPr>
                <w:rFonts w:ascii="Arial" w:hAnsi="Arial" w:cs="Arial"/>
                <w:color w:val="000000" w:themeColor="text1"/>
                <w:sz w:val="22"/>
                <w:rPrChange w:id="1273" w:author="Guo, Shicheng" w:date="2018-03-14T09:36:00Z">
                  <w:rPr>
                    <w:rFonts w:ascii="Times New Roman" w:hAnsi="Times New Roman" w:cs="Times New Roman"/>
                    <w:color w:val="000000" w:themeColor="text1"/>
                    <w:sz w:val="22"/>
                  </w:rPr>
                </w:rPrChange>
              </w:rPr>
            </w:pPr>
            <w:r w:rsidRPr="00557FEA">
              <w:rPr>
                <w:rFonts w:ascii="Arial" w:hAnsi="Arial" w:cs="Arial"/>
                <w:color w:val="000000" w:themeColor="text1"/>
                <w:kern w:val="0"/>
                <w:sz w:val="22"/>
                <w:lang/>
                <w:rPrChange w:id="1274" w:author="Guo, Shicheng" w:date="2018-03-14T09:36:00Z">
                  <w:rPr>
                    <w:rFonts w:ascii="Times New Roman" w:hAnsi="Times New Roman" w:cs="Times New Roman"/>
                    <w:color w:val="000000" w:themeColor="text1"/>
                    <w:kern w:val="0"/>
                    <w:sz w:val="22"/>
                    <w:lang/>
                  </w:rPr>
                </w:rPrChange>
              </w:rPr>
              <w:t>Mean</w:t>
            </w:r>
            <w:r w:rsidRPr="00557FEA">
              <w:rPr>
                <w:rFonts w:ascii="Arial" w:hAnsi="Arial" w:cs="Arial" w:hint="eastAsia"/>
                <w:color w:val="000000" w:themeColor="text1"/>
                <w:kern w:val="0"/>
                <w:sz w:val="22"/>
                <w:lang/>
                <w:rPrChange w:id="1275" w:author="Guo, Shicheng" w:date="2018-03-14T09:36:00Z">
                  <w:rPr>
                    <w:rFonts w:ascii="Times New Roman" w:hAnsi="Times New Roman" w:cs="Times New Roman" w:hint="eastAsia"/>
                    <w:color w:val="000000" w:themeColor="text1"/>
                    <w:kern w:val="0"/>
                    <w:sz w:val="22"/>
                    <w:lang/>
                  </w:rPr>
                </w:rPrChange>
              </w:rPr>
              <w:t>（</w:t>
            </w:r>
            <w:r w:rsidRPr="00557FEA">
              <w:rPr>
                <w:rFonts w:ascii="Arial" w:hAnsi="Arial" w:cs="Arial"/>
                <w:color w:val="000000" w:themeColor="text1"/>
                <w:kern w:val="0"/>
                <w:sz w:val="22"/>
                <w:lang/>
                <w:rPrChange w:id="1276" w:author="Guo, Shicheng" w:date="2018-03-14T09:36:00Z">
                  <w:rPr>
                    <w:rFonts w:ascii="Times New Roman" w:hAnsi="Times New Roman" w:cs="Times New Roman"/>
                    <w:color w:val="000000" w:themeColor="text1"/>
                    <w:kern w:val="0"/>
                    <w:sz w:val="22"/>
                    <w:lang/>
                  </w:rPr>
                </w:rPrChange>
              </w:rPr>
              <w:t>Control</w:t>
            </w:r>
            <w:r w:rsidRPr="00557FEA">
              <w:rPr>
                <w:rFonts w:ascii="Arial" w:hAnsi="Arial" w:cs="Arial" w:hint="eastAsia"/>
                <w:color w:val="000000" w:themeColor="text1"/>
                <w:kern w:val="0"/>
                <w:sz w:val="22"/>
                <w:lang/>
                <w:rPrChange w:id="1277" w:author="Guo, Shicheng" w:date="2018-03-14T09:36:00Z">
                  <w:rPr>
                    <w:rFonts w:ascii="Times New Roman" w:hAnsi="Times New Roman" w:cs="Times New Roman" w:hint="eastAsia"/>
                    <w:color w:val="000000" w:themeColor="text1"/>
                    <w:kern w:val="0"/>
                    <w:sz w:val="22"/>
                    <w:lang/>
                  </w:rPr>
                </w:rPrChange>
              </w:rPr>
              <w:t>）</w:t>
            </w:r>
          </w:p>
        </w:tc>
        <w:tc>
          <w:tcPr>
            <w:tcW w:w="1276" w:type="dxa"/>
            <w:tcBorders>
              <w:left w:val="nil"/>
              <w:bottom w:val="single" w:sz="4" w:space="0" w:color="auto"/>
              <w:right w:val="nil"/>
            </w:tcBorders>
            <w:vAlign w:val="center"/>
          </w:tcPr>
          <w:p w:rsidR="001F5BC3" w:rsidRPr="00E20447" w:rsidRDefault="00557FEA" w:rsidP="00E33CE4">
            <w:pPr>
              <w:widowControl/>
              <w:jc w:val="center"/>
              <w:textAlignment w:val="center"/>
              <w:rPr>
                <w:rFonts w:ascii="Arial" w:hAnsi="Arial" w:cs="Arial"/>
                <w:color w:val="000000" w:themeColor="text1"/>
                <w:sz w:val="22"/>
                <w:rPrChange w:id="1278" w:author="Guo, Shicheng" w:date="2018-03-14T09:36:00Z">
                  <w:rPr>
                    <w:rFonts w:ascii="Times New Roman" w:hAnsi="Times New Roman" w:cs="Times New Roman"/>
                    <w:color w:val="000000" w:themeColor="text1"/>
                    <w:sz w:val="22"/>
                  </w:rPr>
                </w:rPrChange>
              </w:rPr>
            </w:pPr>
            <w:r w:rsidRPr="00557FEA">
              <w:rPr>
                <w:rFonts w:ascii="Arial" w:hAnsi="Arial" w:cs="Arial"/>
                <w:color w:val="000000" w:themeColor="text1"/>
                <w:kern w:val="0"/>
                <w:sz w:val="22"/>
                <w:lang/>
                <w:rPrChange w:id="1279" w:author="Guo, Shicheng" w:date="2018-03-14T09:36:00Z">
                  <w:rPr>
                    <w:rFonts w:ascii="Times New Roman" w:hAnsi="Times New Roman" w:cs="Times New Roman"/>
                    <w:color w:val="000000" w:themeColor="text1"/>
                    <w:kern w:val="0"/>
                    <w:sz w:val="22"/>
                    <w:lang/>
                  </w:rPr>
                </w:rPrChange>
              </w:rPr>
              <w:t>P value</w:t>
            </w:r>
            <w:r w:rsidRPr="00557FEA">
              <w:rPr>
                <w:rFonts w:ascii="Arial" w:hAnsi="Arial" w:cs="Arial"/>
                <w:color w:val="000000" w:themeColor="text1"/>
                <w:kern w:val="0"/>
                <w:sz w:val="22"/>
                <w:vertAlign w:val="superscript"/>
                <w:lang/>
                <w:rPrChange w:id="1280" w:author="Guo, Shicheng" w:date="2018-03-14T09:36:00Z">
                  <w:rPr>
                    <w:rFonts w:ascii="Times New Roman" w:hAnsi="Times New Roman" w:cs="Times New Roman"/>
                    <w:color w:val="000000" w:themeColor="text1"/>
                    <w:kern w:val="0"/>
                    <w:sz w:val="22"/>
                    <w:vertAlign w:val="superscript"/>
                    <w:lang/>
                  </w:rPr>
                </w:rPrChange>
              </w:rPr>
              <w:t>a</w:t>
            </w:r>
          </w:p>
        </w:tc>
        <w:tc>
          <w:tcPr>
            <w:tcW w:w="1701" w:type="dxa"/>
            <w:tcBorders>
              <w:left w:val="nil"/>
              <w:bottom w:val="single" w:sz="4" w:space="0" w:color="auto"/>
              <w:right w:val="nil"/>
            </w:tcBorders>
            <w:vAlign w:val="center"/>
          </w:tcPr>
          <w:p w:rsidR="001F5BC3" w:rsidRPr="00E20447" w:rsidRDefault="00557FEA" w:rsidP="00E33CE4">
            <w:pPr>
              <w:jc w:val="center"/>
              <w:rPr>
                <w:rFonts w:ascii="Arial" w:hAnsi="Arial" w:cs="Arial"/>
                <w:color w:val="000000" w:themeColor="text1"/>
                <w:sz w:val="22"/>
                <w:rPrChange w:id="1281" w:author="Guo, Shicheng" w:date="2018-03-14T09:36:00Z">
                  <w:rPr>
                    <w:rFonts w:ascii="Times New Roman" w:hAnsi="Times New Roman" w:cs="Times New Roman"/>
                    <w:color w:val="000000" w:themeColor="text1"/>
                    <w:sz w:val="22"/>
                  </w:rPr>
                </w:rPrChange>
              </w:rPr>
            </w:pPr>
            <w:r w:rsidRPr="00557FEA">
              <w:rPr>
                <w:rFonts w:ascii="Arial" w:hAnsi="Arial" w:cs="Arial"/>
                <w:color w:val="000000" w:themeColor="text1"/>
                <w:sz w:val="22"/>
                <w:rPrChange w:id="1282" w:author="Guo, Shicheng" w:date="2018-03-14T09:36:00Z">
                  <w:rPr>
                    <w:rFonts w:ascii="Times New Roman" w:hAnsi="Times New Roman" w:cs="Times New Roman"/>
                    <w:color w:val="000000" w:themeColor="text1"/>
                    <w:sz w:val="22"/>
                  </w:rPr>
                </w:rPrChange>
              </w:rPr>
              <w:t>OR</w:t>
            </w:r>
            <w:r w:rsidRPr="00557FEA">
              <w:rPr>
                <w:rFonts w:ascii="Arial" w:hAnsi="Arial" w:cs="Arial" w:hint="eastAsia"/>
                <w:color w:val="000000" w:themeColor="text1"/>
                <w:sz w:val="22"/>
                <w:rPrChange w:id="1283" w:author="Guo, Shicheng" w:date="2018-03-14T09:36:00Z">
                  <w:rPr>
                    <w:rFonts w:ascii="Times New Roman" w:hAnsi="Times New Roman" w:cs="Times New Roman" w:hint="eastAsia"/>
                    <w:color w:val="000000" w:themeColor="text1"/>
                    <w:sz w:val="22"/>
                  </w:rPr>
                </w:rPrChange>
              </w:rPr>
              <w:t>（</w:t>
            </w:r>
            <w:r w:rsidRPr="00557FEA">
              <w:rPr>
                <w:rFonts w:ascii="Arial" w:hAnsi="Arial" w:cs="Arial"/>
                <w:color w:val="000000" w:themeColor="text1"/>
                <w:sz w:val="22"/>
                <w:rPrChange w:id="1284" w:author="Guo, Shicheng" w:date="2018-03-14T09:36:00Z">
                  <w:rPr>
                    <w:rFonts w:ascii="Times New Roman" w:hAnsi="Times New Roman" w:cs="Times New Roman"/>
                    <w:color w:val="000000" w:themeColor="text1"/>
                    <w:sz w:val="22"/>
                  </w:rPr>
                </w:rPrChange>
              </w:rPr>
              <w:t>95%CI</w:t>
            </w:r>
            <w:r w:rsidRPr="00557FEA">
              <w:rPr>
                <w:rFonts w:ascii="Arial" w:hAnsi="Arial" w:cs="Arial" w:hint="eastAsia"/>
                <w:color w:val="000000" w:themeColor="text1"/>
                <w:sz w:val="22"/>
                <w:rPrChange w:id="1285" w:author="Guo, Shicheng" w:date="2018-03-14T09:36:00Z">
                  <w:rPr>
                    <w:rFonts w:ascii="Times New Roman" w:hAnsi="Times New Roman" w:cs="Times New Roman" w:hint="eastAsia"/>
                    <w:color w:val="000000" w:themeColor="text1"/>
                    <w:sz w:val="22"/>
                  </w:rPr>
                </w:rPrChange>
              </w:rPr>
              <w:t>）</w:t>
            </w:r>
          </w:p>
        </w:tc>
        <w:tc>
          <w:tcPr>
            <w:tcW w:w="1275" w:type="dxa"/>
            <w:tcBorders>
              <w:left w:val="nil"/>
              <w:bottom w:val="single" w:sz="4" w:space="0" w:color="auto"/>
              <w:right w:val="nil"/>
            </w:tcBorders>
            <w:vAlign w:val="center"/>
          </w:tcPr>
          <w:p w:rsidR="001F5BC3" w:rsidRPr="00E20447" w:rsidRDefault="00557FEA" w:rsidP="00E33CE4">
            <w:pPr>
              <w:jc w:val="center"/>
              <w:rPr>
                <w:rFonts w:ascii="Arial" w:hAnsi="Arial" w:cs="Arial"/>
                <w:color w:val="000000" w:themeColor="text1"/>
                <w:sz w:val="22"/>
                <w:rPrChange w:id="1286" w:author="Guo, Shicheng" w:date="2018-03-14T09:36:00Z">
                  <w:rPr>
                    <w:rFonts w:ascii="Times New Roman" w:hAnsi="Times New Roman" w:cs="Times New Roman"/>
                    <w:color w:val="000000" w:themeColor="text1"/>
                    <w:sz w:val="22"/>
                  </w:rPr>
                </w:rPrChange>
              </w:rPr>
            </w:pPr>
            <w:r w:rsidRPr="00557FEA">
              <w:rPr>
                <w:rFonts w:ascii="Arial" w:hAnsi="Arial" w:cs="Arial"/>
                <w:color w:val="000000" w:themeColor="text1"/>
                <w:kern w:val="0"/>
                <w:sz w:val="22"/>
                <w:lang/>
                <w:rPrChange w:id="1287" w:author="Guo, Shicheng" w:date="2018-03-14T09:36:00Z">
                  <w:rPr>
                    <w:rFonts w:ascii="Times New Roman" w:hAnsi="Times New Roman" w:cs="Times New Roman"/>
                    <w:color w:val="000000" w:themeColor="text1"/>
                    <w:kern w:val="0"/>
                    <w:sz w:val="22"/>
                    <w:lang/>
                  </w:rPr>
                </w:rPrChange>
              </w:rPr>
              <w:t>P value</w:t>
            </w:r>
            <w:r w:rsidRPr="00557FEA">
              <w:rPr>
                <w:rFonts w:ascii="Arial" w:hAnsi="Arial" w:cs="Arial"/>
                <w:color w:val="000000" w:themeColor="text1"/>
                <w:kern w:val="0"/>
                <w:sz w:val="22"/>
                <w:vertAlign w:val="superscript"/>
                <w:lang/>
                <w:rPrChange w:id="1288" w:author="Guo, Shicheng" w:date="2018-03-14T09:36:00Z">
                  <w:rPr>
                    <w:rFonts w:ascii="Times New Roman" w:hAnsi="Times New Roman" w:cs="Times New Roman"/>
                    <w:color w:val="000000" w:themeColor="text1"/>
                    <w:kern w:val="0"/>
                    <w:sz w:val="22"/>
                    <w:vertAlign w:val="superscript"/>
                    <w:lang/>
                  </w:rPr>
                </w:rPrChange>
              </w:rPr>
              <w:t>b</w:t>
            </w:r>
          </w:p>
        </w:tc>
        <w:tc>
          <w:tcPr>
            <w:tcW w:w="1134" w:type="dxa"/>
            <w:tcBorders>
              <w:left w:val="nil"/>
              <w:bottom w:val="single" w:sz="4" w:space="0" w:color="auto"/>
              <w:right w:val="nil"/>
            </w:tcBorders>
            <w:vAlign w:val="center"/>
          </w:tcPr>
          <w:p w:rsidR="001F5BC3" w:rsidRPr="00E20447" w:rsidRDefault="00557FEA" w:rsidP="00E33CE4">
            <w:pPr>
              <w:widowControl/>
              <w:jc w:val="left"/>
              <w:textAlignment w:val="center"/>
              <w:rPr>
                <w:rFonts w:ascii="Arial" w:hAnsi="Arial" w:cs="Arial"/>
                <w:color w:val="000000" w:themeColor="text1"/>
                <w:kern w:val="0"/>
                <w:sz w:val="22"/>
                <w:lang/>
                <w:rPrChange w:id="1289" w:author="Guo, Shicheng" w:date="2018-03-14T09:36:00Z">
                  <w:rPr>
                    <w:rFonts w:ascii="Times New Roman" w:hAnsi="Times New Roman" w:cs="Times New Roman"/>
                    <w:color w:val="000000" w:themeColor="text1"/>
                    <w:kern w:val="0"/>
                    <w:sz w:val="22"/>
                    <w:lang/>
                  </w:rPr>
                </w:rPrChange>
              </w:rPr>
            </w:pPr>
            <w:r w:rsidRPr="00557FEA">
              <w:rPr>
                <w:rFonts w:ascii="Arial" w:hAnsi="Arial" w:cs="Arial"/>
                <w:color w:val="000000" w:themeColor="text1"/>
                <w:kern w:val="0"/>
                <w:sz w:val="22"/>
                <w:lang/>
                <w:rPrChange w:id="1290" w:author="Guo, Shicheng" w:date="2018-03-14T09:36:00Z">
                  <w:rPr>
                    <w:rFonts w:ascii="Times New Roman" w:hAnsi="Times New Roman" w:cs="Times New Roman"/>
                    <w:color w:val="000000" w:themeColor="text1"/>
                    <w:kern w:val="0"/>
                    <w:sz w:val="22"/>
                    <w:lang/>
                  </w:rPr>
                </w:rPrChange>
              </w:rPr>
              <w:t>Sensitivity</w:t>
            </w:r>
          </w:p>
        </w:tc>
        <w:tc>
          <w:tcPr>
            <w:tcW w:w="1134" w:type="dxa"/>
            <w:tcBorders>
              <w:left w:val="nil"/>
              <w:bottom w:val="single" w:sz="4" w:space="0" w:color="auto"/>
              <w:right w:val="nil"/>
            </w:tcBorders>
            <w:vAlign w:val="center"/>
          </w:tcPr>
          <w:p w:rsidR="001F5BC3" w:rsidRPr="00E20447" w:rsidRDefault="00557FEA" w:rsidP="00E33CE4">
            <w:pPr>
              <w:widowControl/>
              <w:jc w:val="left"/>
              <w:textAlignment w:val="center"/>
              <w:rPr>
                <w:rFonts w:ascii="Arial" w:hAnsi="Arial" w:cs="Arial"/>
                <w:color w:val="000000" w:themeColor="text1"/>
                <w:kern w:val="0"/>
                <w:sz w:val="22"/>
                <w:lang/>
                <w:rPrChange w:id="1291" w:author="Guo, Shicheng" w:date="2018-03-14T09:36:00Z">
                  <w:rPr>
                    <w:rFonts w:ascii="Times New Roman" w:hAnsi="Times New Roman" w:cs="Times New Roman"/>
                    <w:color w:val="000000" w:themeColor="text1"/>
                    <w:kern w:val="0"/>
                    <w:sz w:val="22"/>
                    <w:lang/>
                  </w:rPr>
                </w:rPrChange>
              </w:rPr>
            </w:pPr>
            <w:r w:rsidRPr="00557FEA">
              <w:rPr>
                <w:rFonts w:ascii="Arial" w:hAnsi="Arial" w:cs="Arial"/>
                <w:color w:val="000000" w:themeColor="text1"/>
                <w:kern w:val="0"/>
                <w:sz w:val="22"/>
                <w:lang/>
                <w:rPrChange w:id="1292" w:author="Guo, Shicheng" w:date="2018-03-14T09:36:00Z">
                  <w:rPr>
                    <w:rFonts w:ascii="Times New Roman" w:hAnsi="Times New Roman" w:cs="Times New Roman"/>
                    <w:color w:val="000000" w:themeColor="text1"/>
                    <w:kern w:val="0"/>
                    <w:sz w:val="22"/>
                    <w:lang/>
                  </w:rPr>
                </w:rPrChange>
              </w:rPr>
              <w:t>Specificity</w:t>
            </w:r>
          </w:p>
        </w:tc>
        <w:tc>
          <w:tcPr>
            <w:tcW w:w="1361" w:type="dxa"/>
            <w:tcBorders>
              <w:left w:val="nil"/>
              <w:bottom w:val="single" w:sz="4" w:space="0" w:color="auto"/>
              <w:right w:val="nil"/>
            </w:tcBorders>
            <w:vAlign w:val="center"/>
          </w:tcPr>
          <w:p w:rsidR="001F5BC3" w:rsidRPr="00E20447" w:rsidRDefault="00557FEA" w:rsidP="00E33CE4">
            <w:pPr>
              <w:widowControl/>
              <w:jc w:val="left"/>
              <w:textAlignment w:val="center"/>
              <w:rPr>
                <w:rFonts w:ascii="Arial" w:hAnsi="Arial" w:cs="Arial"/>
                <w:color w:val="000000" w:themeColor="text1"/>
                <w:kern w:val="0"/>
                <w:sz w:val="22"/>
                <w:lang/>
                <w:rPrChange w:id="1293" w:author="Guo, Shicheng" w:date="2018-03-14T09:36:00Z">
                  <w:rPr>
                    <w:rFonts w:ascii="Times New Roman" w:hAnsi="Times New Roman" w:cs="Times New Roman"/>
                    <w:color w:val="000000" w:themeColor="text1"/>
                    <w:kern w:val="0"/>
                    <w:sz w:val="22"/>
                    <w:lang/>
                  </w:rPr>
                </w:rPrChange>
              </w:rPr>
            </w:pPr>
            <w:r w:rsidRPr="00557FEA">
              <w:rPr>
                <w:rFonts w:ascii="Arial" w:hAnsi="Arial" w:cs="Arial"/>
                <w:color w:val="000000" w:themeColor="text1"/>
                <w:sz w:val="22"/>
                <w:rPrChange w:id="1294" w:author="Guo, Shicheng" w:date="2018-03-14T09:36:00Z">
                  <w:rPr>
                    <w:rFonts w:ascii="Times New Roman" w:hAnsi="Times New Roman" w:cs="Times New Roman"/>
                    <w:color w:val="000000" w:themeColor="text1"/>
                    <w:sz w:val="22"/>
                  </w:rPr>
                </w:rPrChange>
              </w:rPr>
              <w:t>Area Under Curve</w:t>
            </w:r>
            <w:r w:rsidRPr="00557FEA">
              <w:rPr>
                <w:rFonts w:ascii="Arial" w:hAnsi="Arial" w:cs="Arial" w:hint="eastAsia"/>
                <w:color w:val="000000" w:themeColor="text1"/>
                <w:sz w:val="22"/>
                <w:rPrChange w:id="1295" w:author="Guo, Shicheng" w:date="2018-03-14T09:36:00Z">
                  <w:rPr>
                    <w:rFonts w:ascii="Times New Roman" w:hAnsi="Times New Roman" w:cs="Times New Roman" w:hint="eastAsia"/>
                    <w:color w:val="000000" w:themeColor="text1"/>
                    <w:sz w:val="22"/>
                  </w:rPr>
                </w:rPrChange>
              </w:rPr>
              <w:t>（</w:t>
            </w:r>
            <w:r w:rsidRPr="00557FEA">
              <w:rPr>
                <w:rFonts w:ascii="Arial" w:hAnsi="Arial" w:cs="Arial"/>
                <w:color w:val="000000" w:themeColor="text1"/>
                <w:sz w:val="22"/>
                <w:rPrChange w:id="1296" w:author="Guo, Shicheng" w:date="2018-03-14T09:36:00Z">
                  <w:rPr>
                    <w:rFonts w:ascii="Times New Roman" w:hAnsi="Times New Roman" w:cs="Times New Roman"/>
                    <w:color w:val="000000" w:themeColor="text1"/>
                    <w:sz w:val="22"/>
                  </w:rPr>
                </w:rPrChange>
              </w:rPr>
              <w:t>AUC</w:t>
            </w:r>
            <w:r w:rsidRPr="00557FEA">
              <w:rPr>
                <w:rFonts w:ascii="Arial" w:hAnsi="Arial" w:cs="Arial" w:hint="eastAsia"/>
                <w:color w:val="000000" w:themeColor="text1"/>
                <w:sz w:val="22"/>
                <w:rPrChange w:id="1297" w:author="Guo, Shicheng" w:date="2018-03-14T09:36:00Z">
                  <w:rPr>
                    <w:rFonts w:ascii="Times New Roman" w:hAnsi="Times New Roman" w:cs="Times New Roman" w:hint="eastAsia"/>
                    <w:color w:val="000000" w:themeColor="text1"/>
                    <w:sz w:val="22"/>
                  </w:rPr>
                </w:rPrChange>
              </w:rPr>
              <w:t>）</w:t>
            </w:r>
          </w:p>
        </w:tc>
      </w:tr>
      <w:tr w:rsidR="001F5BC3" w:rsidRPr="00E20447" w:rsidTr="00FB1A8C">
        <w:trPr>
          <w:trHeight w:val="1065"/>
          <w:jc w:val="center"/>
        </w:trPr>
        <w:tc>
          <w:tcPr>
            <w:tcW w:w="1077" w:type="dxa"/>
            <w:tcBorders>
              <w:bottom w:val="nil"/>
              <w:right w:val="nil"/>
            </w:tcBorders>
            <w:vAlign w:val="center"/>
          </w:tcPr>
          <w:p w:rsidR="001F5BC3" w:rsidRPr="00E20447" w:rsidRDefault="00557FEA" w:rsidP="00E33CE4">
            <w:pPr>
              <w:widowControl/>
              <w:jc w:val="left"/>
              <w:textAlignment w:val="center"/>
              <w:rPr>
                <w:rFonts w:ascii="Arial" w:hAnsi="Arial" w:cs="Arial"/>
                <w:color w:val="000000" w:themeColor="text1"/>
                <w:sz w:val="22"/>
                <w:rPrChange w:id="1298" w:author="Guo, Shicheng" w:date="2018-03-14T09:36:00Z">
                  <w:rPr>
                    <w:rFonts w:ascii="Times New Roman" w:hAnsi="Times New Roman" w:cs="Times New Roman"/>
                    <w:color w:val="000000" w:themeColor="text1"/>
                    <w:sz w:val="22"/>
                  </w:rPr>
                </w:rPrChange>
              </w:rPr>
            </w:pPr>
            <w:r w:rsidRPr="00557FEA">
              <w:rPr>
                <w:rFonts w:ascii="Arial" w:hAnsi="Arial" w:cs="Arial"/>
                <w:color w:val="000000" w:themeColor="text1"/>
                <w:kern w:val="0"/>
                <w:sz w:val="22"/>
                <w:lang/>
                <w:rPrChange w:id="1299" w:author="Guo, Shicheng" w:date="2018-03-14T09:36:00Z">
                  <w:rPr>
                    <w:rFonts w:ascii="Times New Roman" w:hAnsi="Times New Roman" w:cs="Times New Roman"/>
                    <w:color w:val="000000" w:themeColor="text1"/>
                    <w:kern w:val="0"/>
                    <w:sz w:val="22"/>
                    <w:lang/>
                  </w:rPr>
                </w:rPrChange>
              </w:rPr>
              <w:t>ZNF132</w:t>
            </w:r>
          </w:p>
        </w:tc>
        <w:tc>
          <w:tcPr>
            <w:tcW w:w="1135" w:type="dxa"/>
            <w:tcBorders>
              <w:left w:val="nil"/>
              <w:bottom w:val="nil"/>
              <w:right w:val="nil"/>
            </w:tcBorders>
            <w:vAlign w:val="center"/>
          </w:tcPr>
          <w:p w:rsidR="001F5BC3" w:rsidRPr="00E20447" w:rsidRDefault="00557FEA" w:rsidP="00E33CE4">
            <w:pPr>
              <w:widowControl/>
              <w:jc w:val="left"/>
              <w:textAlignment w:val="center"/>
              <w:rPr>
                <w:rFonts w:ascii="Arial" w:hAnsi="Arial" w:cs="Arial"/>
                <w:color w:val="000000" w:themeColor="text1"/>
                <w:sz w:val="22"/>
                <w:rPrChange w:id="1300" w:author="Guo, Shicheng" w:date="2018-03-14T09:36:00Z">
                  <w:rPr>
                    <w:rFonts w:ascii="Times New Roman" w:hAnsi="Times New Roman" w:cs="Times New Roman"/>
                    <w:color w:val="000000" w:themeColor="text1"/>
                    <w:sz w:val="22"/>
                  </w:rPr>
                </w:rPrChange>
              </w:rPr>
            </w:pPr>
            <w:r w:rsidRPr="00557FEA">
              <w:rPr>
                <w:rFonts w:ascii="Arial" w:hAnsi="Arial" w:cs="Arial"/>
                <w:color w:val="000000" w:themeColor="text1"/>
                <w:kern w:val="0"/>
                <w:sz w:val="22"/>
                <w:lang/>
                <w:rPrChange w:id="1301" w:author="Guo, Shicheng" w:date="2018-03-14T09:36:00Z">
                  <w:rPr>
                    <w:rFonts w:ascii="Times New Roman" w:hAnsi="Times New Roman" w:cs="Times New Roman"/>
                    <w:color w:val="000000" w:themeColor="text1"/>
                    <w:kern w:val="0"/>
                    <w:sz w:val="22"/>
                    <w:lang/>
                  </w:rPr>
                </w:rPrChange>
              </w:rPr>
              <w:t>0.40</w:t>
            </w:r>
          </w:p>
        </w:tc>
        <w:tc>
          <w:tcPr>
            <w:tcW w:w="1333" w:type="dxa"/>
            <w:tcBorders>
              <w:left w:val="nil"/>
              <w:bottom w:val="nil"/>
              <w:right w:val="nil"/>
            </w:tcBorders>
            <w:vAlign w:val="center"/>
          </w:tcPr>
          <w:p w:rsidR="001F5BC3" w:rsidRPr="00E20447" w:rsidRDefault="00557FEA" w:rsidP="00E33CE4">
            <w:pPr>
              <w:widowControl/>
              <w:jc w:val="left"/>
              <w:textAlignment w:val="center"/>
              <w:rPr>
                <w:rFonts w:ascii="Arial" w:hAnsi="Arial" w:cs="Arial"/>
                <w:color w:val="000000" w:themeColor="text1"/>
                <w:sz w:val="22"/>
                <w:rPrChange w:id="1302" w:author="Guo, Shicheng" w:date="2018-03-14T09:36:00Z">
                  <w:rPr>
                    <w:rFonts w:ascii="Times New Roman" w:hAnsi="Times New Roman" w:cs="Times New Roman"/>
                    <w:color w:val="000000" w:themeColor="text1"/>
                    <w:sz w:val="22"/>
                  </w:rPr>
                </w:rPrChange>
              </w:rPr>
            </w:pPr>
            <w:r w:rsidRPr="00557FEA">
              <w:rPr>
                <w:rFonts w:ascii="Arial" w:hAnsi="Arial" w:cs="Arial"/>
                <w:color w:val="000000" w:themeColor="text1"/>
                <w:kern w:val="0"/>
                <w:sz w:val="22"/>
                <w:lang/>
                <w:rPrChange w:id="1303" w:author="Guo, Shicheng" w:date="2018-03-14T09:36:00Z">
                  <w:rPr>
                    <w:rFonts w:ascii="Times New Roman" w:hAnsi="Times New Roman" w:cs="Times New Roman"/>
                    <w:color w:val="000000" w:themeColor="text1"/>
                    <w:kern w:val="0"/>
                    <w:sz w:val="22"/>
                    <w:lang/>
                  </w:rPr>
                </w:rPrChange>
              </w:rPr>
              <w:t>0.16</w:t>
            </w:r>
          </w:p>
        </w:tc>
        <w:tc>
          <w:tcPr>
            <w:tcW w:w="1276" w:type="dxa"/>
            <w:tcBorders>
              <w:left w:val="nil"/>
              <w:bottom w:val="nil"/>
              <w:right w:val="nil"/>
            </w:tcBorders>
            <w:vAlign w:val="center"/>
          </w:tcPr>
          <w:p w:rsidR="001F5BC3" w:rsidRPr="00E20447" w:rsidRDefault="00557FEA" w:rsidP="00E33CE4">
            <w:pPr>
              <w:widowControl/>
              <w:jc w:val="left"/>
              <w:textAlignment w:val="center"/>
              <w:rPr>
                <w:rFonts w:ascii="Arial" w:hAnsi="Arial" w:cs="Arial"/>
                <w:color w:val="000000" w:themeColor="text1"/>
                <w:sz w:val="22"/>
                <w:rPrChange w:id="1304" w:author="Guo, Shicheng" w:date="2018-03-14T09:36:00Z">
                  <w:rPr>
                    <w:rFonts w:ascii="Times New Roman" w:hAnsi="Times New Roman" w:cs="Times New Roman"/>
                    <w:color w:val="000000" w:themeColor="text1"/>
                    <w:sz w:val="22"/>
                  </w:rPr>
                </w:rPrChange>
              </w:rPr>
            </w:pPr>
            <w:r w:rsidRPr="00557FEA">
              <w:rPr>
                <w:rFonts w:ascii="Arial" w:hAnsi="Arial" w:cs="Arial"/>
                <w:color w:val="000000" w:themeColor="text1"/>
                <w:kern w:val="0"/>
                <w:sz w:val="22"/>
                <w:lang/>
                <w:rPrChange w:id="1305" w:author="Guo, Shicheng" w:date="2018-03-14T09:36:00Z">
                  <w:rPr>
                    <w:rFonts w:ascii="Times New Roman" w:hAnsi="Times New Roman" w:cs="Times New Roman"/>
                    <w:color w:val="000000" w:themeColor="text1"/>
                    <w:kern w:val="0"/>
                    <w:sz w:val="22"/>
                    <w:lang/>
                  </w:rPr>
                </w:rPrChange>
              </w:rPr>
              <w:t>8.71×10</w:t>
            </w:r>
            <w:r w:rsidRPr="00557FEA">
              <w:rPr>
                <w:rFonts w:ascii="Arial" w:hAnsi="Arial" w:cs="Arial"/>
                <w:color w:val="000000" w:themeColor="text1"/>
                <w:kern w:val="0"/>
                <w:sz w:val="22"/>
                <w:vertAlign w:val="superscript"/>
                <w:lang/>
                <w:rPrChange w:id="1306" w:author="Guo, Shicheng" w:date="2018-03-14T09:36:00Z">
                  <w:rPr>
                    <w:rFonts w:ascii="Times New Roman" w:hAnsi="Times New Roman" w:cs="Times New Roman"/>
                    <w:color w:val="000000" w:themeColor="text1"/>
                    <w:kern w:val="0"/>
                    <w:sz w:val="22"/>
                    <w:vertAlign w:val="superscript"/>
                    <w:lang/>
                  </w:rPr>
                </w:rPrChange>
              </w:rPr>
              <w:t>-14</w:t>
            </w:r>
          </w:p>
        </w:tc>
        <w:tc>
          <w:tcPr>
            <w:tcW w:w="1701" w:type="dxa"/>
            <w:tcBorders>
              <w:left w:val="nil"/>
              <w:bottom w:val="nil"/>
              <w:right w:val="nil"/>
            </w:tcBorders>
            <w:vAlign w:val="center"/>
          </w:tcPr>
          <w:p w:rsidR="001F5BC3" w:rsidRPr="00E20447" w:rsidRDefault="00557FEA" w:rsidP="00E33CE4">
            <w:pPr>
              <w:widowControl/>
              <w:jc w:val="left"/>
              <w:textAlignment w:val="center"/>
              <w:rPr>
                <w:rFonts w:ascii="Arial" w:hAnsi="Arial" w:cs="Arial"/>
                <w:color w:val="000000" w:themeColor="text1"/>
                <w:sz w:val="22"/>
                <w:rPrChange w:id="1307" w:author="Guo, Shicheng" w:date="2018-03-14T09:36:00Z">
                  <w:rPr>
                    <w:rFonts w:ascii="Times New Roman" w:hAnsi="Times New Roman" w:cs="Times New Roman"/>
                    <w:color w:val="000000" w:themeColor="text1"/>
                    <w:sz w:val="22"/>
                  </w:rPr>
                </w:rPrChange>
              </w:rPr>
            </w:pPr>
            <w:r w:rsidRPr="00557FEA">
              <w:rPr>
                <w:rFonts w:ascii="Arial" w:hAnsi="Arial" w:cs="Arial"/>
                <w:color w:val="000000" w:themeColor="text1"/>
                <w:kern w:val="0"/>
                <w:sz w:val="22"/>
                <w:lang/>
                <w:rPrChange w:id="1308" w:author="Guo, Shicheng" w:date="2018-03-14T09:36:00Z">
                  <w:rPr>
                    <w:rFonts w:ascii="Times New Roman" w:hAnsi="Times New Roman" w:cs="Times New Roman"/>
                    <w:color w:val="000000" w:themeColor="text1"/>
                    <w:kern w:val="0"/>
                    <w:sz w:val="22"/>
                    <w:lang/>
                  </w:rPr>
                </w:rPrChange>
              </w:rPr>
              <w:t>3.53</w:t>
            </w:r>
            <w:r w:rsidRPr="00557FEA">
              <w:rPr>
                <w:rFonts w:ascii="Arial" w:hAnsi="Arial" w:cs="Arial" w:hint="eastAsia"/>
                <w:color w:val="000000" w:themeColor="text1"/>
                <w:kern w:val="0"/>
                <w:sz w:val="22"/>
                <w:lang/>
                <w:rPrChange w:id="1309" w:author="Guo, Shicheng" w:date="2018-03-14T09:36:00Z">
                  <w:rPr>
                    <w:rFonts w:ascii="Times New Roman" w:hAnsi="Times New Roman" w:cs="Times New Roman" w:hint="eastAsia"/>
                    <w:color w:val="000000" w:themeColor="text1"/>
                    <w:kern w:val="0"/>
                    <w:sz w:val="22"/>
                    <w:lang/>
                  </w:rPr>
                </w:rPrChange>
              </w:rPr>
              <w:t>（</w:t>
            </w:r>
            <w:r w:rsidRPr="00557FEA">
              <w:rPr>
                <w:rFonts w:ascii="Arial" w:hAnsi="Arial" w:cs="Arial"/>
                <w:color w:val="000000" w:themeColor="text1"/>
                <w:kern w:val="0"/>
                <w:sz w:val="22"/>
                <w:lang/>
                <w:rPrChange w:id="1310" w:author="Guo, Shicheng" w:date="2018-03-14T09:36:00Z">
                  <w:rPr>
                    <w:rFonts w:ascii="Times New Roman" w:hAnsi="Times New Roman" w:cs="Times New Roman"/>
                    <w:color w:val="000000" w:themeColor="text1"/>
                    <w:kern w:val="0"/>
                    <w:sz w:val="22"/>
                    <w:lang/>
                  </w:rPr>
                </w:rPrChange>
              </w:rPr>
              <w:t>2.51,4.74</w:t>
            </w:r>
            <w:r w:rsidRPr="00557FEA">
              <w:rPr>
                <w:rFonts w:ascii="Arial" w:hAnsi="Arial" w:cs="Arial" w:hint="eastAsia"/>
                <w:color w:val="000000" w:themeColor="text1"/>
                <w:kern w:val="0"/>
                <w:sz w:val="22"/>
                <w:lang/>
                <w:rPrChange w:id="1311" w:author="Guo, Shicheng" w:date="2018-03-14T09:36:00Z">
                  <w:rPr>
                    <w:rFonts w:ascii="Times New Roman" w:hAnsi="Times New Roman" w:cs="Times New Roman" w:hint="eastAsia"/>
                    <w:color w:val="000000" w:themeColor="text1"/>
                    <w:kern w:val="0"/>
                    <w:sz w:val="22"/>
                    <w:lang/>
                  </w:rPr>
                </w:rPrChange>
              </w:rPr>
              <w:t>）</w:t>
            </w:r>
          </w:p>
        </w:tc>
        <w:tc>
          <w:tcPr>
            <w:tcW w:w="1275" w:type="dxa"/>
            <w:tcBorders>
              <w:left w:val="nil"/>
              <w:bottom w:val="nil"/>
              <w:right w:val="nil"/>
            </w:tcBorders>
            <w:vAlign w:val="center"/>
          </w:tcPr>
          <w:p w:rsidR="001F5BC3" w:rsidRPr="00E20447" w:rsidRDefault="00557FEA" w:rsidP="00E33CE4">
            <w:pPr>
              <w:widowControl/>
              <w:jc w:val="left"/>
              <w:textAlignment w:val="center"/>
              <w:rPr>
                <w:rFonts w:ascii="Arial" w:hAnsi="Arial" w:cs="Arial"/>
                <w:color w:val="000000" w:themeColor="text1"/>
                <w:kern w:val="0"/>
                <w:sz w:val="22"/>
                <w:lang/>
                <w:rPrChange w:id="1312" w:author="Guo, Shicheng" w:date="2018-03-14T09:36:00Z">
                  <w:rPr>
                    <w:rFonts w:ascii="Times New Roman" w:hAnsi="Times New Roman" w:cs="Times New Roman"/>
                    <w:color w:val="000000" w:themeColor="text1"/>
                    <w:kern w:val="0"/>
                    <w:sz w:val="22"/>
                    <w:lang/>
                  </w:rPr>
                </w:rPrChange>
              </w:rPr>
            </w:pPr>
            <w:r w:rsidRPr="00557FEA">
              <w:rPr>
                <w:rFonts w:ascii="Arial" w:hAnsi="Arial" w:cs="Arial"/>
                <w:color w:val="000000" w:themeColor="text1"/>
                <w:kern w:val="0"/>
                <w:sz w:val="22"/>
                <w:lang/>
                <w:rPrChange w:id="1313" w:author="Guo, Shicheng" w:date="2018-03-14T09:36:00Z">
                  <w:rPr>
                    <w:rFonts w:ascii="Times New Roman" w:hAnsi="Times New Roman" w:cs="Times New Roman"/>
                    <w:color w:val="000000" w:themeColor="text1"/>
                    <w:kern w:val="0"/>
                    <w:sz w:val="22"/>
                    <w:lang/>
                  </w:rPr>
                </w:rPrChange>
              </w:rPr>
              <w:t>2.36×10</w:t>
            </w:r>
            <w:r w:rsidRPr="00557FEA">
              <w:rPr>
                <w:rFonts w:ascii="Arial" w:hAnsi="Arial" w:cs="Arial"/>
                <w:color w:val="000000" w:themeColor="text1"/>
                <w:kern w:val="0"/>
                <w:sz w:val="22"/>
                <w:vertAlign w:val="superscript"/>
                <w:lang/>
                <w:rPrChange w:id="1314" w:author="Guo, Shicheng" w:date="2018-03-14T09:36:00Z">
                  <w:rPr>
                    <w:rFonts w:ascii="Times New Roman" w:hAnsi="Times New Roman" w:cs="Times New Roman"/>
                    <w:color w:val="000000" w:themeColor="text1"/>
                    <w:kern w:val="0"/>
                    <w:sz w:val="22"/>
                    <w:vertAlign w:val="superscript"/>
                    <w:lang/>
                  </w:rPr>
                </w:rPrChange>
              </w:rPr>
              <w:t>-</w:t>
            </w:r>
            <w:del w:id="1315" w:author="Windows User" w:date="2018-03-15T02:10:00Z">
              <w:r w:rsidRPr="00557FEA" w:rsidDel="0096429A">
                <w:rPr>
                  <w:rFonts w:ascii="Arial" w:hAnsi="Arial" w:cs="Arial"/>
                  <w:color w:val="000000" w:themeColor="text1"/>
                  <w:kern w:val="0"/>
                  <w:sz w:val="22"/>
                  <w:vertAlign w:val="superscript"/>
                  <w:lang/>
                  <w:rPrChange w:id="1316" w:author="Guo, Shicheng" w:date="2018-03-14T09:36:00Z">
                    <w:rPr>
                      <w:rFonts w:ascii="Times New Roman" w:hAnsi="Times New Roman" w:cs="Times New Roman"/>
                      <w:color w:val="000000" w:themeColor="text1"/>
                      <w:kern w:val="0"/>
                      <w:sz w:val="22"/>
                      <w:vertAlign w:val="superscript"/>
                      <w:lang/>
                    </w:rPr>
                  </w:rPrChange>
                </w:rPr>
                <w:delText>0</w:delText>
              </w:r>
            </w:del>
            <w:r w:rsidRPr="00557FEA">
              <w:rPr>
                <w:rFonts w:ascii="Arial" w:hAnsi="Arial" w:cs="Arial"/>
                <w:color w:val="000000" w:themeColor="text1"/>
                <w:kern w:val="0"/>
                <w:sz w:val="22"/>
                <w:vertAlign w:val="superscript"/>
                <w:lang/>
                <w:rPrChange w:id="1317" w:author="Guo, Shicheng" w:date="2018-03-14T09:36:00Z">
                  <w:rPr>
                    <w:rFonts w:ascii="Times New Roman" w:hAnsi="Times New Roman" w:cs="Times New Roman"/>
                    <w:color w:val="000000" w:themeColor="text1"/>
                    <w:kern w:val="0"/>
                    <w:sz w:val="22"/>
                    <w:vertAlign w:val="superscript"/>
                    <w:lang/>
                  </w:rPr>
                </w:rPrChange>
              </w:rPr>
              <w:t>9</w:t>
            </w:r>
          </w:p>
        </w:tc>
        <w:tc>
          <w:tcPr>
            <w:tcW w:w="1134" w:type="dxa"/>
            <w:tcBorders>
              <w:left w:val="nil"/>
              <w:bottom w:val="nil"/>
              <w:right w:val="nil"/>
            </w:tcBorders>
            <w:vAlign w:val="center"/>
          </w:tcPr>
          <w:p w:rsidR="001F5BC3" w:rsidRPr="00E20447" w:rsidRDefault="00557FEA" w:rsidP="00E33CE4">
            <w:pPr>
              <w:widowControl/>
              <w:jc w:val="left"/>
              <w:textAlignment w:val="center"/>
              <w:rPr>
                <w:rFonts w:ascii="Arial" w:hAnsi="Arial" w:cs="Arial"/>
                <w:color w:val="000000" w:themeColor="text1"/>
                <w:kern w:val="0"/>
                <w:sz w:val="22"/>
                <w:lang/>
                <w:rPrChange w:id="1318" w:author="Guo, Shicheng" w:date="2018-03-14T09:36:00Z">
                  <w:rPr>
                    <w:rFonts w:ascii="Times New Roman" w:hAnsi="Times New Roman" w:cs="Times New Roman"/>
                    <w:color w:val="000000" w:themeColor="text1"/>
                    <w:kern w:val="0"/>
                    <w:sz w:val="22"/>
                    <w:lang/>
                  </w:rPr>
                </w:rPrChange>
              </w:rPr>
            </w:pPr>
            <w:r w:rsidRPr="00557FEA">
              <w:rPr>
                <w:rFonts w:ascii="Arial" w:hAnsi="Arial" w:cs="Arial"/>
                <w:color w:val="000000" w:themeColor="text1"/>
                <w:kern w:val="0"/>
                <w:sz w:val="22"/>
                <w:lang/>
                <w:rPrChange w:id="1319" w:author="Guo, Shicheng" w:date="2018-03-14T09:36:00Z">
                  <w:rPr>
                    <w:rFonts w:ascii="Times New Roman" w:hAnsi="Times New Roman" w:cs="Times New Roman"/>
                    <w:color w:val="000000" w:themeColor="text1"/>
                    <w:kern w:val="0"/>
                    <w:sz w:val="22"/>
                    <w:lang/>
                  </w:rPr>
                </w:rPrChange>
              </w:rPr>
              <w:t>77.53%</w:t>
            </w:r>
          </w:p>
        </w:tc>
        <w:tc>
          <w:tcPr>
            <w:tcW w:w="1134" w:type="dxa"/>
            <w:tcBorders>
              <w:left w:val="nil"/>
              <w:bottom w:val="nil"/>
              <w:right w:val="nil"/>
            </w:tcBorders>
            <w:vAlign w:val="center"/>
          </w:tcPr>
          <w:p w:rsidR="001F5BC3" w:rsidRPr="00E20447" w:rsidRDefault="00557FEA" w:rsidP="00E33CE4">
            <w:pPr>
              <w:widowControl/>
              <w:jc w:val="left"/>
              <w:textAlignment w:val="center"/>
              <w:rPr>
                <w:rFonts w:ascii="Arial" w:hAnsi="Arial" w:cs="Arial"/>
                <w:color w:val="000000" w:themeColor="text1"/>
                <w:kern w:val="0"/>
                <w:sz w:val="22"/>
                <w:lang/>
                <w:rPrChange w:id="1320" w:author="Guo, Shicheng" w:date="2018-03-14T09:36:00Z">
                  <w:rPr>
                    <w:rFonts w:ascii="Times New Roman" w:hAnsi="Times New Roman" w:cs="Times New Roman"/>
                    <w:color w:val="000000" w:themeColor="text1"/>
                    <w:kern w:val="0"/>
                    <w:sz w:val="22"/>
                    <w:lang/>
                  </w:rPr>
                </w:rPrChange>
              </w:rPr>
            </w:pPr>
            <w:r w:rsidRPr="00557FEA">
              <w:rPr>
                <w:rFonts w:ascii="Arial" w:hAnsi="Arial" w:cs="Arial"/>
                <w:color w:val="000000" w:themeColor="text1"/>
                <w:kern w:val="0"/>
                <w:sz w:val="22"/>
                <w:lang/>
                <w:rPrChange w:id="1321" w:author="Guo, Shicheng" w:date="2018-03-14T09:36:00Z">
                  <w:rPr>
                    <w:rFonts w:ascii="Times New Roman" w:hAnsi="Times New Roman" w:cs="Times New Roman"/>
                    <w:color w:val="000000" w:themeColor="text1"/>
                    <w:kern w:val="0"/>
                    <w:sz w:val="22"/>
                    <w:lang/>
                  </w:rPr>
                </w:rPrChange>
              </w:rPr>
              <w:t>80.43%</w:t>
            </w:r>
          </w:p>
        </w:tc>
        <w:tc>
          <w:tcPr>
            <w:tcW w:w="1361" w:type="dxa"/>
            <w:tcBorders>
              <w:left w:val="nil"/>
              <w:bottom w:val="nil"/>
            </w:tcBorders>
            <w:vAlign w:val="center"/>
          </w:tcPr>
          <w:p w:rsidR="001F5BC3" w:rsidRPr="00E20447" w:rsidRDefault="00557FEA" w:rsidP="00E33CE4">
            <w:pPr>
              <w:widowControl/>
              <w:jc w:val="left"/>
              <w:textAlignment w:val="center"/>
              <w:rPr>
                <w:rFonts w:ascii="Arial" w:hAnsi="Arial" w:cs="Arial"/>
                <w:color w:val="000000" w:themeColor="text1"/>
                <w:kern w:val="0"/>
                <w:sz w:val="22"/>
                <w:lang/>
                <w:rPrChange w:id="1322" w:author="Guo, Shicheng" w:date="2018-03-14T09:36:00Z">
                  <w:rPr>
                    <w:rFonts w:ascii="Times New Roman" w:hAnsi="Times New Roman" w:cs="Times New Roman"/>
                    <w:color w:val="000000" w:themeColor="text1"/>
                    <w:kern w:val="0"/>
                    <w:sz w:val="22"/>
                    <w:lang/>
                  </w:rPr>
                </w:rPrChange>
              </w:rPr>
            </w:pPr>
            <w:r w:rsidRPr="00557FEA">
              <w:rPr>
                <w:rFonts w:ascii="Arial" w:hAnsi="Arial" w:cs="Arial"/>
                <w:color w:val="000000" w:themeColor="text1"/>
                <w:kern w:val="0"/>
                <w:sz w:val="22"/>
                <w:lang/>
                <w:rPrChange w:id="1323" w:author="Guo, Shicheng" w:date="2018-03-14T09:36:00Z">
                  <w:rPr>
                    <w:rFonts w:ascii="Times New Roman" w:hAnsi="Times New Roman" w:cs="Times New Roman"/>
                    <w:color w:val="000000" w:themeColor="text1"/>
                    <w:kern w:val="0"/>
                    <w:sz w:val="22"/>
                    <w:lang/>
                  </w:rPr>
                </w:rPrChange>
              </w:rPr>
              <w:t>0.83</w:t>
            </w:r>
          </w:p>
        </w:tc>
      </w:tr>
      <w:tr w:rsidR="001F5BC3" w:rsidRPr="00E20447" w:rsidTr="00FB1A8C">
        <w:trPr>
          <w:trHeight w:val="544"/>
          <w:jc w:val="center"/>
        </w:trPr>
        <w:tc>
          <w:tcPr>
            <w:tcW w:w="1077" w:type="dxa"/>
            <w:tcBorders>
              <w:top w:val="nil"/>
              <w:bottom w:val="nil"/>
              <w:right w:val="nil"/>
            </w:tcBorders>
            <w:vAlign w:val="center"/>
          </w:tcPr>
          <w:p w:rsidR="001F5BC3" w:rsidRPr="00E20447" w:rsidRDefault="00557FEA" w:rsidP="00E33CE4">
            <w:pPr>
              <w:widowControl/>
              <w:jc w:val="left"/>
              <w:textAlignment w:val="center"/>
              <w:rPr>
                <w:rFonts w:ascii="Arial" w:hAnsi="Arial" w:cs="Arial"/>
                <w:color w:val="000000" w:themeColor="text1"/>
                <w:kern w:val="0"/>
                <w:sz w:val="22"/>
                <w:lang/>
                <w:rPrChange w:id="1324" w:author="Guo, Shicheng" w:date="2018-03-14T09:36:00Z">
                  <w:rPr>
                    <w:rFonts w:ascii="Times New Roman" w:hAnsi="Times New Roman" w:cs="Times New Roman"/>
                    <w:color w:val="000000" w:themeColor="text1"/>
                    <w:kern w:val="0"/>
                    <w:sz w:val="22"/>
                    <w:lang/>
                  </w:rPr>
                </w:rPrChange>
              </w:rPr>
            </w:pPr>
            <w:r w:rsidRPr="00557FEA">
              <w:rPr>
                <w:rFonts w:ascii="Arial" w:hAnsi="Arial" w:cs="Arial"/>
                <w:color w:val="000000" w:themeColor="text1"/>
                <w:kern w:val="0"/>
                <w:sz w:val="22"/>
                <w:lang/>
                <w:rPrChange w:id="1325" w:author="Guo, Shicheng" w:date="2018-03-14T09:36:00Z">
                  <w:rPr>
                    <w:rFonts w:ascii="Times New Roman" w:hAnsi="Times New Roman" w:cs="Times New Roman"/>
                    <w:color w:val="000000" w:themeColor="text1"/>
                    <w:kern w:val="0"/>
                    <w:sz w:val="22"/>
                    <w:lang/>
                  </w:rPr>
                </w:rPrChange>
              </w:rPr>
              <w:t>LINE-1</w:t>
            </w:r>
          </w:p>
        </w:tc>
        <w:tc>
          <w:tcPr>
            <w:tcW w:w="1135" w:type="dxa"/>
            <w:tcBorders>
              <w:top w:val="nil"/>
              <w:left w:val="nil"/>
              <w:bottom w:val="nil"/>
              <w:right w:val="nil"/>
            </w:tcBorders>
            <w:vAlign w:val="center"/>
          </w:tcPr>
          <w:p w:rsidR="001F5BC3" w:rsidRPr="00E20447" w:rsidRDefault="00557FEA" w:rsidP="00E33CE4">
            <w:pPr>
              <w:widowControl/>
              <w:jc w:val="left"/>
              <w:textAlignment w:val="center"/>
              <w:rPr>
                <w:rFonts w:ascii="Arial" w:hAnsi="Arial" w:cs="Arial"/>
                <w:color w:val="000000" w:themeColor="text1"/>
                <w:kern w:val="0"/>
                <w:sz w:val="22"/>
                <w:lang/>
                <w:rPrChange w:id="1326" w:author="Guo, Shicheng" w:date="2018-03-14T09:36:00Z">
                  <w:rPr>
                    <w:rFonts w:ascii="Times New Roman" w:hAnsi="Times New Roman" w:cs="Times New Roman"/>
                    <w:color w:val="000000" w:themeColor="text1"/>
                    <w:kern w:val="0"/>
                    <w:sz w:val="22"/>
                    <w:lang/>
                  </w:rPr>
                </w:rPrChange>
              </w:rPr>
            </w:pPr>
            <w:r w:rsidRPr="00557FEA">
              <w:rPr>
                <w:rFonts w:ascii="Arial" w:hAnsi="Arial" w:cs="Arial"/>
                <w:color w:val="000000" w:themeColor="text1"/>
                <w:kern w:val="0"/>
                <w:sz w:val="22"/>
                <w:lang/>
                <w:rPrChange w:id="1327" w:author="Guo, Shicheng" w:date="2018-03-14T09:36:00Z">
                  <w:rPr>
                    <w:rFonts w:ascii="Times New Roman" w:hAnsi="Times New Roman" w:cs="Times New Roman"/>
                    <w:color w:val="000000" w:themeColor="text1"/>
                    <w:kern w:val="0"/>
                    <w:sz w:val="22"/>
                    <w:lang/>
                  </w:rPr>
                </w:rPrChange>
              </w:rPr>
              <w:t>0.55</w:t>
            </w:r>
          </w:p>
        </w:tc>
        <w:tc>
          <w:tcPr>
            <w:tcW w:w="1333" w:type="dxa"/>
            <w:tcBorders>
              <w:top w:val="nil"/>
              <w:left w:val="nil"/>
              <w:bottom w:val="nil"/>
              <w:right w:val="nil"/>
            </w:tcBorders>
            <w:vAlign w:val="center"/>
          </w:tcPr>
          <w:p w:rsidR="001F5BC3" w:rsidRPr="00E20447" w:rsidRDefault="00557FEA" w:rsidP="00E33CE4">
            <w:pPr>
              <w:widowControl/>
              <w:jc w:val="left"/>
              <w:textAlignment w:val="center"/>
              <w:rPr>
                <w:rFonts w:ascii="Arial" w:hAnsi="Arial" w:cs="Arial"/>
                <w:color w:val="000000" w:themeColor="text1"/>
                <w:kern w:val="0"/>
                <w:sz w:val="22"/>
                <w:lang/>
                <w:rPrChange w:id="1328" w:author="Guo, Shicheng" w:date="2018-03-14T09:36:00Z">
                  <w:rPr>
                    <w:rFonts w:ascii="Times New Roman" w:hAnsi="Times New Roman" w:cs="Times New Roman"/>
                    <w:color w:val="000000" w:themeColor="text1"/>
                    <w:kern w:val="0"/>
                    <w:sz w:val="22"/>
                    <w:lang/>
                  </w:rPr>
                </w:rPrChange>
              </w:rPr>
            </w:pPr>
            <w:r w:rsidRPr="00557FEA">
              <w:rPr>
                <w:rFonts w:ascii="Arial" w:hAnsi="Arial" w:cs="Arial"/>
                <w:color w:val="000000" w:themeColor="text1"/>
                <w:kern w:val="0"/>
                <w:sz w:val="22"/>
                <w:lang/>
                <w:rPrChange w:id="1329" w:author="Guo, Shicheng" w:date="2018-03-14T09:36:00Z">
                  <w:rPr>
                    <w:rFonts w:ascii="Times New Roman" w:hAnsi="Times New Roman" w:cs="Times New Roman"/>
                    <w:color w:val="000000" w:themeColor="text1"/>
                    <w:kern w:val="0"/>
                    <w:sz w:val="22"/>
                    <w:lang/>
                  </w:rPr>
                </w:rPrChange>
              </w:rPr>
              <w:t>0.73</w:t>
            </w:r>
          </w:p>
        </w:tc>
        <w:tc>
          <w:tcPr>
            <w:tcW w:w="1276" w:type="dxa"/>
            <w:tcBorders>
              <w:top w:val="nil"/>
              <w:left w:val="nil"/>
              <w:bottom w:val="nil"/>
              <w:right w:val="nil"/>
            </w:tcBorders>
            <w:vAlign w:val="center"/>
          </w:tcPr>
          <w:p w:rsidR="001F5BC3" w:rsidRPr="00E20447" w:rsidRDefault="00557FEA" w:rsidP="00E33CE4">
            <w:pPr>
              <w:widowControl/>
              <w:jc w:val="left"/>
              <w:textAlignment w:val="center"/>
              <w:rPr>
                <w:rFonts w:ascii="Arial" w:hAnsi="Arial" w:cs="Arial"/>
                <w:color w:val="000000" w:themeColor="text1"/>
                <w:sz w:val="22"/>
                <w:rPrChange w:id="1330" w:author="Guo, Shicheng" w:date="2018-03-14T09:36:00Z">
                  <w:rPr>
                    <w:rFonts w:ascii="Times New Roman" w:hAnsi="Times New Roman" w:cs="Times New Roman"/>
                    <w:color w:val="000000" w:themeColor="text1"/>
                    <w:sz w:val="22"/>
                  </w:rPr>
                </w:rPrChange>
              </w:rPr>
            </w:pPr>
            <w:r w:rsidRPr="00557FEA">
              <w:rPr>
                <w:rFonts w:ascii="Arial" w:hAnsi="Arial" w:cs="Arial"/>
                <w:color w:val="000000" w:themeColor="text1"/>
                <w:sz w:val="22"/>
                <w:rPrChange w:id="1331" w:author="Guo, Shicheng" w:date="2018-03-14T09:36:00Z">
                  <w:rPr>
                    <w:rFonts w:ascii="Times New Roman" w:hAnsi="Times New Roman" w:cs="Times New Roman"/>
                    <w:color w:val="000000" w:themeColor="text1"/>
                    <w:sz w:val="22"/>
                  </w:rPr>
                </w:rPrChange>
              </w:rPr>
              <w:t>2.16</w:t>
            </w:r>
            <w:r w:rsidRPr="00557FEA">
              <w:rPr>
                <w:rFonts w:ascii="Arial" w:hAnsi="Arial" w:cs="Arial"/>
                <w:color w:val="000000" w:themeColor="text1"/>
                <w:kern w:val="0"/>
                <w:sz w:val="22"/>
                <w:lang/>
                <w:rPrChange w:id="1332" w:author="Guo, Shicheng" w:date="2018-03-14T09:36:00Z">
                  <w:rPr>
                    <w:rFonts w:ascii="Times New Roman" w:hAnsi="Times New Roman" w:cs="Times New Roman"/>
                    <w:color w:val="000000" w:themeColor="text1"/>
                    <w:kern w:val="0"/>
                    <w:sz w:val="22"/>
                    <w:lang/>
                  </w:rPr>
                </w:rPrChange>
              </w:rPr>
              <w:t>×10</w:t>
            </w:r>
            <w:r w:rsidRPr="00557FEA">
              <w:rPr>
                <w:rFonts w:ascii="Arial" w:hAnsi="Arial" w:cs="Arial"/>
                <w:color w:val="000000" w:themeColor="text1"/>
                <w:kern w:val="0"/>
                <w:sz w:val="22"/>
                <w:vertAlign w:val="superscript"/>
                <w:lang/>
                <w:rPrChange w:id="1333" w:author="Guo, Shicheng" w:date="2018-03-14T09:36:00Z">
                  <w:rPr>
                    <w:rFonts w:ascii="Times New Roman" w:hAnsi="Times New Roman" w:cs="Times New Roman"/>
                    <w:color w:val="000000" w:themeColor="text1"/>
                    <w:kern w:val="0"/>
                    <w:sz w:val="22"/>
                    <w:vertAlign w:val="superscript"/>
                    <w:lang/>
                  </w:rPr>
                </w:rPrChange>
              </w:rPr>
              <w:t>-8</w:t>
            </w:r>
          </w:p>
        </w:tc>
        <w:tc>
          <w:tcPr>
            <w:tcW w:w="1701" w:type="dxa"/>
            <w:tcBorders>
              <w:top w:val="nil"/>
              <w:left w:val="nil"/>
              <w:bottom w:val="nil"/>
              <w:right w:val="nil"/>
            </w:tcBorders>
            <w:vAlign w:val="center"/>
          </w:tcPr>
          <w:p w:rsidR="001F5BC3" w:rsidRPr="00E20447" w:rsidRDefault="001F5BC3" w:rsidP="00E33CE4">
            <w:pPr>
              <w:widowControl/>
              <w:jc w:val="left"/>
              <w:textAlignment w:val="center"/>
              <w:rPr>
                <w:rFonts w:ascii="Arial" w:hAnsi="Arial" w:cs="Arial"/>
                <w:color w:val="000000" w:themeColor="text1"/>
                <w:kern w:val="0"/>
                <w:sz w:val="22"/>
                <w:lang/>
                <w:rPrChange w:id="1334" w:author="Guo, Shicheng" w:date="2018-03-14T09:36:00Z">
                  <w:rPr>
                    <w:rFonts w:ascii="Times New Roman" w:hAnsi="Times New Roman" w:cs="Times New Roman"/>
                    <w:color w:val="000000" w:themeColor="text1"/>
                    <w:kern w:val="0"/>
                    <w:sz w:val="22"/>
                    <w:lang/>
                  </w:rPr>
                </w:rPrChange>
              </w:rPr>
            </w:pPr>
          </w:p>
        </w:tc>
        <w:tc>
          <w:tcPr>
            <w:tcW w:w="1275" w:type="dxa"/>
            <w:tcBorders>
              <w:top w:val="nil"/>
              <w:left w:val="nil"/>
              <w:bottom w:val="nil"/>
              <w:right w:val="nil"/>
            </w:tcBorders>
            <w:vAlign w:val="center"/>
          </w:tcPr>
          <w:p w:rsidR="001F5BC3" w:rsidRPr="00E20447" w:rsidRDefault="001F5BC3" w:rsidP="00E33CE4">
            <w:pPr>
              <w:widowControl/>
              <w:jc w:val="left"/>
              <w:textAlignment w:val="center"/>
              <w:rPr>
                <w:rFonts w:ascii="Arial" w:hAnsi="Arial" w:cs="Arial"/>
                <w:color w:val="000000" w:themeColor="text1"/>
                <w:kern w:val="0"/>
                <w:sz w:val="22"/>
                <w:lang/>
                <w:rPrChange w:id="1335" w:author="Guo, Shicheng" w:date="2018-03-14T09:36:00Z">
                  <w:rPr>
                    <w:rFonts w:ascii="Times New Roman" w:hAnsi="Times New Roman" w:cs="Times New Roman"/>
                    <w:color w:val="000000" w:themeColor="text1"/>
                    <w:kern w:val="0"/>
                    <w:sz w:val="22"/>
                    <w:lang/>
                  </w:rPr>
                </w:rPrChange>
              </w:rPr>
            </w:pPr>
          </w:p>
        </w:tc>
        <w:tc>
          <w:tcPr>
            <w:tcW w:w="1134" w:type="dxa"/>
            <w:tcBorders>
              <w:top w:val="nil"/>
              <w:left w:val="nil"/>
              <w:bottom w:val="nil"/>
              <w:right w:val="nil"/>
            </w:tcBorders>
            <w:vAlign w:val="center"/>
          </w:tcPr>
          <w:p w:rsidR="001F5BC3" w:rsidRPr="00E20447" w:rsidRDefault="001F5BC3" w:rsidP="00E33CE4">
            <w:pPr>
              <w:widowControl/>
              <w:jc w:val="left"/>
              <w:textAlignment w:val="center"/>
              <w:rPr>
                <w:rFonts w:ascii="Arial" w:hAnsi="Arial" w:cs="Arial"/>
                <w:color w:val="000000" w:themeColor="text1"/>
                <w:kern w:val="0"/>
                <w:sz w:val="22"/>
                <w:lang/>
                <w:rPrChange w:id="1336" w:author="Guo, Shicheng" w:date="2018-03-14T09:36:00Z">
                  <w:rPr>
                    <w:rFonts w:ascii="Times New Roman" w:hAnsi="Times New Roman" w:cs="Times New Roman"/>
                    <w:color w:val="000000" w:themeColor="text1"/>
                    <w:kern w:val="0"/>
                    <w:sz w:val="22"/>
                    <w:lang/>
                  </w:rPr>
                </w:rPrChange>
              </w:rPr>
            </w:pPr>
          </w:p>
        </w:tc>
        <w:tc>
          <w:tcPr>
            <w:tcW w:w="1134" w:type="dxa"/>
            <w:tcBorders>
              <w:top w:val="nil"/>
              <w:left w:val="nil"/>
              <w:bottom w:val="nil"/>
              <w:right w:val="nil"/>
            </w:tcBorders>
            <w:vAlign w:val="center"/>
          </w:tcPr>
          <w:p w:rsidR="001F5BC3" w:rsidRPr="00E20447" w:rsidRDefault="001F5BC3" w:rsidP="00E33CE4">
            <w:pPr>
              <w:widowControl/>
              <w:jc w:val="left"/>
              <w:textAlignment w:val="center"/>
              <w:rPr>
                <w:rFonts w:ascii="Arial" w:hAnsi="Arial" w:cs="Arial"/>
                <w:color w:val="000000" w:themeColor="text1"/>
                <w:kern w:val="0"/>
                <w:sz w:val="22"/>
                <w:lang/>
                <w:rPrChange w:id="1337" w:author="Guo, Shicheng" w:date="2018-03-14T09:36:00Z">
                  <w:rPr>
                    <w:rFonts w:ascii="Times New Roman" w:hAnsi="Times New Roman" w:cs="Times New Roman"/>
                    <w:color w:val="000000" w:themeColor="text1"/>
                    <w:kern w:val="0"/>
                    <w:sz w:val="22"/>
                    <w:lang/>
                  </w:rPr>
                </w:rPrChange>
              </w:rPr>
            </w:pPr>
          </w:p>
        </w:tc>
        <w:tc>
          <w:tcPr>
            <w:tcW w:w="1361" w:type="dxa"/>
            <w:tcBorders>
              <w:top w:val="nil"/>
              <w:left w:val="nil"/>
              <w:bottom w:val="nil"/>
            </w:tcBorders>
            <w:vAlign w:val="center"/>
          </w:tcPr>
          <w:p w:rsidR="001F5BC3" w:rsidRPr="00E20447" w:rsidRDefault="001F5BC3" w:rsidP="00E33CE4">
            <w:pPr>
              <w:widowControl/>
              <w:jc w:val="left"/>
              <w:textAlignment w:val="center"/>
              <w:rPr>
                <w:rFonts w:ascii="Arial" w:hAnsi="Arial" w:cs="Arial"/>
                <w:color w:val="000000" w:themeColor="text1"/>
                <w:kern w:val="0"/>
                <w:sz w:val="22"/>
                <w:lang/>
                <w:rPrChange w:id="1338" w:author="Guo, Shicheng" w:date="2018-03-14T09:36:00Z">
                  <w:rPr>
                    <w:rFonts w:ascii="Times New Roman" w:hAnsi="Times New Roman" w:cs="Times New Roman"/>
                    <w:color w:val="000000" w:themeColor="text1"/>
                    <w:kern w:val="0"/>
                    <w:sz w:val="22"/>
                    <w:lang/>
                  </w:rPr>
                </w:rPrChange>
              </w:rPr>
            </w:pPr>
          </w:p>
        </w:tc>
      </w:tr>
      <w:tr w:rsidR="001F5BC3" w:rsidRPr="00E20447" w:rsidTr="00FB1A8C">
        <w:trPr>
          <w:trHeight w:val="566"/>
          <w:jc w:val="center"/>
        </w:trPr>
        <w:tc>
          <w:tcPr>
            <w:tcW w:w="1077" w:type="dxa"/>
            <w:tcBorders>
              <w:top w:val="nil"/>
              <w:right w:val="nil"/>
            </w:tcBorders>
            <w:vAlign w:val="center"/>
          </w:tcPr>
          <w:p w:rsidR="001F5BC3" w:rsidRPr="00E20447" w:rsidRDefault="00557FEA" w:rsidP="00E33CE4">
            <w:pPr>
              <w:widowControl/>
              <w:jc w:val="left"/>
              <w:textAlignment w:val="center"/>
              <w:rPr>
                <w:rFonts w:ascii="Arial" w:hAnsi="Arial" w:cs="Arial"/>
                <w:color w:val="000000" w:themeColor="text1"/>
                <w:kern w:val="0"/>
                <w:sz w:val="22"/>
                <w:lang/>
                <w:rPrChange w:id="1339" w:author="Guo, Shicheng" w:date="2018-03-14T09:36:00Z">
                  <w:rPr>
                    <w:rFonts w:ascii="Times New Roman" w:hAnsi="Times New Roman" w:cs="Times New Roman"/>
                    <w:color w:val="000000" w:themeColor="text1"/>
                    <w:kern w:val="0"/>
                    <w:sz w:val="22"/>
                    <w:lang/>
                  </w:rPr>
                </w:rPrChange>
              </w:rPr>
            </w:pPr>
            <w:r w:rsidRPr="00557FEA">
              <w:rPr>
                <w:rFonts w:ascii="Arial" w:hAnsi="Arial" w:cs="Arial"/>
                <w:color w:val="000000" w:themeColor="text1"/>
                <w:kern w:val="0"/>
                <w:sz w:val="22"/>
                <w:lang/>
                <w:rPrChange w:id="1340" w:author="Guo, Shicheng" w:date="2018-03-14T09:36:00Z">
                  <w:rPr>
                    <w:rFonts w:ascii="Times New Roman" w:hAnsi="Times New Roman" w:cs="Times New Roman"/>
                    <w:color w:val="000000" w:themeColor="text1"/>
                    <w:kern w:val="0"/>
                    <w:sz w:val="22"/>
                    <w:lang/>
                  </w:rPr>
                </w:rPrChange>
              </w:rPr>
              <w:t>ChrM</w:t>
            </w:r>
          </w:p>
        </w:tc>
        <w:tc>
          <w:tcPr>
            <w:tcW w:w="1135" w:type="dxa"/>
            <w:tcBorders>
              <w:top w:val="nil"/>
              <w:left w:val="nil"/>
              <w:right w:val="nil"/>
            </w:tcBorders>
            <w:vAlign w:val="center"/>
          </w:tcPr>
          <w:p w:rsidR="001F5BC3" w:rsidRPr="00E20447" w:rsidRDefault="00557FEA" w:rsidP="00E33CE4">
            <w:pPr>
              <w:widowControl/>
              <w:jc w:val="left"/>
              <w:textAlignment w:val="center"/>
              <w:rPr>
                <w:rFonts w:ascii="Arial" w:hAnsi="Arial" w:cs="Arial"/>
                <w:color w:val="000000" w:themeColor="text1"/>
                <w:kern w:val="0"/>
                <w:sz w:val="22"/>
                <w:lang/>
                <w:rPrChange w:id="1341" w:author="Guo, Shicheng" w:date="2018-03-14T09:36:00Z">
                  <w:rPr>
                    <w:rFonts w:ascii="Times New Roman" w:hAnsi="Times New Roman" w:cs="Times New Roman"/>
                    <w:color w:val="000000" w:themeColor="text1"/>
                    <w:kern w:val="0"/>
                    <w:sz w:val="22"/>
                    <w:lang/>
                  </w:rPr>
                </w:rPrChange>
              </w:rPr>
            </w:pPr>
            <w:r w:rsidRPr="00557FEA">
              <w:rPr>
                <w:rFonts w:ascii="Arial" w:hAnsi="Arial" w:cs="Arial"/>
                <w:color w:val="000000" w:themeColor="text1"/>
                <w:kern w:val="0"/>
                <w:sz w:val="22"/>
                <w:lang/>
                <w:rPrChange w:id="1342" w:author="Guo, Shicheng" w:date="2018-03-14T09:36:00Z">
                  <w:rPr>
                    <w:rFonts w:ascii="Times New Roman" w:hAnsi="Times New Roman" w:cs="Times New Roman"/>
                    <w:color w:val="000000" w:themeColor="text1"/>
                    <w:kern w:val="0"/>
                    <w:sz w:val="22"/>
                    <w:lang/>
                  </w:rPr>
                </w:rPrChange>
              </w:rPr>
              <w:t>0.03</w:t>
            </w:r>
          </w:p>
        </w:tc>
        <w:tc>
          <w:tcPr>
            <w:tcW w:w="1333" w:type="dxa"/>
            <w:tcBorders>
              <w:top w:val="nil"/>
              <w:left w:val="nil"/>
              <w:right w:val="nil"/>
            </w:tcBorders>
            <w:vAlign w:val="center"/>
          </w:tcPr>
          <w:p w:rsidR="001F5BC3" w:rsidRPr="00E20447" w:rsidRDefault="00557FEA" w:rsidP="00E33CE4">
            <w:pPr>
              <w:widowControl/>
              <w:jc w:val="left"/>
              <w:textAlignment w:val="center"/>
              <w:rPr>
                <w:rFonts w:ascii="Arial" w:hAnsi="Arial" w:cs="Arial"/>
                <w:color w:val="000000" w:themeColor="text1"/>
                <w:kern w:val="0"/>
                <w:sz w:val="22"/>
                <w:lang/>
                <w:rPrChange w:id="1343" w:author="Guo, Shicheng" w:date="2018-03-14T09:36:00Z">
                  <w:rPr>
                    <w:rFonts w:ascii="Times New Roman" w:hAnsi="Times New Roman" w:cs="Times New Roman"/>
                    <w:color w:val="000000" w:themeColor="text1"/>
                    <w:kern w:val="0"/>
                    <w:sz w:val="22"/>
                    <w:lang/>
                  </w:rPr>
                </w:rPrChange>
              </w:rPr>
            </w:pPr>
            <w:r w:rsidRPr="00557FEA">
              <w:rPr>
                <w:rFonts w:ascii="Arial" w:hAnsi="Arial" w:cs="Arial"/>
                <w:color w:val="000000" w:themeColor="text1"/>
                <w:kern w:val="0"/>
                <w:sz w:val="22"/>
                <w:lang/>
                <w:rPrChange w:id="1344" w:author="Guo, Shicheng" w:date="2018-03-14T09:36:00Z">
                  <w:rPr>
                    <w:rFonts w:ascii="Times New Roman" w:hAnsi="Times New Roman" w:cs="Times New Roman"/>
                    <w:color w:val="000000" w:themeColor="text1"/>
                    <w:kern w:val="0"/>
                    <w:sz w:val="22"/>
                    <w:lang/>
                  </w:rPr>
                </w:rPrChange>
              </w:rPr>
              <w:t>0.02</w:t>
            </w:r>
          </w:p>
        </w:tc>
        <w:tc>
          <w:tcPr>
            <w:tcW w:w="1276" w:type="dxa"/>
            <w:tcBorders>
              <w:top w:val="nil"/>
              <w:left w:val="nil"/>
              <w:right w:val="nil"/>
            </w:tcBorders>
            <w:vAlign w:val="center"/>
          </w:tcPr>
          <w:p w:rsidR="001F5BC3" w:rsidRPr="00E20447" w:rsidRDefault="00557FEA" w:rsidP="00E33CE4">
            <w:pPr>
              <w:widowControl/>
              <w:jc w:val="left"/>
              <w:textAlignment w:val="center"/>
              <w:rPr>
                <w:rFonts w:ascii="Arial" w:hAnsi="Arial" w:cs="Arial"/>
                <w:color w:val="000000" w:themeColor="text1"/>
                <w:sz w:val="22"/>
                <w:rPrChange w:id="1345" w:author="Guo, Shicheng" w:date="2018-03-14T09:36:00Z">
                  <w:rPr>
                    <w:rFonts w:ascii="Times New Roman" w:hAnsi="Times New Roman" w:cs="Times New Roman"/>
                    <w:color w:val="000000" w:themeColor="text1"/>
                    <w:sz w:val="22"/>
                  </w:rPr>
                </w:rPrChange>
              </w:rPr>
            </w:pPr>
            <w:r w:rsidRPr="00557FEA">
              <w:rPr>
                <w:rFonts w:ascii="Arial" w:hAnsi="Arial" w:cs="Arial"/>
                <w:color w:val="000000" w:themeColor="text1"/>
                <w:sz w:val="22"/>
                <w:rPrChange w:id="1346" w:author="Guo, Shicheng" w:date="2018-03-14T09:36:00Z">
                  <w:rPr>
                    <w:rFonts w:ascii="Times New Roman" w:hAnsi="Times New Roman" w:cs="Times New Roman"/>
                    <w:color w:val="000000" w:themeColor="text1"/>
                    <w:sz w:val="22"/>
                  </w:rPr>
                </w:rPrChange>
              </w:rPr>
              <w:t>2.59</w:t>
            </w:r>
            <w:r w:rsidRPr="00557FEA">
              <w:rPr>
                <w:rFonts w:ascii="Arial" w:hAnsi="Arial" w:cs="Arial"/>
                <w:color w:val="000000" w:themeColor="text1"/>
                <w:kern w:val="0"/>
                <w:sz w:val="22"/>
                <w:lang/>
                <w:rPrChange w:id="1347" w:author="Guo, Shicheng" w:date="2018-03-14T09:36:00Z">
                  <w:rPr>
                    <w:rFonts w:ascii="Times New Roman" w:hAnsi="Times New Roman" w:cs="Times New Roman"/>
                    <w:color w:val="000000" w:themeColor="text1"/>
                    <w:kern w:val="0"/>
                    <w:sz w:val="22"/>
                    <w:lang/>
                  </w:rPr>
                </w:rPrChange>
              </w:rPr>
              <w:t>×10</w:t>
            </w:r>
            <w:r w:rsidRPr="00557FEA">
              <w:rPr>
                <w:rFonts w:ascii="Arial" w:hAnsi="Arial" w:cs="Arial"/>
                <w:color w:val="000000" w:themeColor="text1"/>
                <w:kern w:val="0"/>
                <w:sz w:val="22"/>
                <w:vertAlign w:val="superscript"/>
                <w:lang/>
                <w:rPrChange w:id="1348" w:author="Guo, Shicheng" w:date="2018-03-14T09:36:00Z">
                  <w:rPr>
                    <w:rFonts w:ascii="Times New Roman" w:hAnsi="Times New Roman" w:cs="Times New Roman"/>
                    <w:color w:val="000000" w:themeColor="text1"/>
                    <w:kern w:val="0"/>
                    <w:sz w:val="22"/>
                    <w:vertAlign w:val="superscript"/>
                    <w:lang/>
                  </w:rPr>
                </w:rPrChange>
              </w:rPr>
              <w:t>-1</w:t>
            </w:r>
          </w:p>
        </w:tc>
        <w:tc>
          <w:tcPr>
            <w:tcW w:w="1701" w:type="dxa"/>
            <w:tcBorders>
              <w:top w:val="nil"/>
              <w:left w:val="nil"/>
              <w:right w:val="nil"/>
            </w:tcBorders>
            <w:vAlign w:val="center"/>
          </w:tcPr>
          <w:p w:rsidR="001F5BC3" w:rsidRPr="00E20447" w:rsidRDefault="001F5BC3" w:rsidP="00E33CE4">
            <w:pPr>
              <w:widowControl/>
              <w:jc w:val="left"/>
              <w:textAlignment w:val="center"/>
              <w:rPr>
                <w:rFonts w:ascii="Arial" w:hAnsi="Arial" w:cs="Arial"/>
                <w:color w:val="000000" w:themeColor="text1"/>
                <w:kern w:val="0"/>
                <w:sz w:val="22"/>
                <w:lang/>
                <w:rPrChange w:id="1349" w:author="Guo, Shicheng" w:date="2018-03-14T09:36:00Z">
                  <w:rPr>
                    <w:rFonts w:ascii="Times New Roman" w:hAnsi="Times New Roman" w:cs="Times New Roman"/>
                    <w:color w:val="000000" w:themeColor="text1"/>
                    <w:kern w:val="0"/>
                    <w:sz w:val="22"/>
                    <w:lang/>
                  </w:rPr>
                </w:rPrChange>
              </w:rPr>
            </w:pPr>
          </w:p>
        </w:tc>
        <w:tc>
          <w:tcPr>
            <w:tcW w:w="1275" w:type="dxa"/>
            <w:tcBorders>
              <w:top w:val="nil"/>
              <w:left w:val="nil"/>
              <w:right w:val="nil"/>
            </w:tcBorders>
            <w:vAlign w:val="center"/>
          </w:tcPr>
          <w:p w:rsidR="001F5BC3" w:rsidRPr="00E20447" w:rsidRDefault="001F5BC3" w:rsidP="00E33CE4">
            <w:pPr>
              <w:widowControl/>
              <w:jc w:val="left"/>
              <w:textAlignment w:val="center"/>
              <w:rPr>
                <w:rFonts w:ascii="Arial" w:hAnsi="Arial" w:cs="Arial"/>
                <w:color w:val="000000" w:themeColor="text1"/>
                <w:kern w:val="0"/>
                <w:sz w:val="22"/>
                <w:lang/>
                <w:rPrChange w:id="1350" w:author="Guo, Shicheng" w:date="2018-03-14T09:36:00Z">
                  <w:rPr>
                    <w:rFonts w:ascii="Times New Roman" w:hAnsi="Times New Roman" w:cs="Times New Roman"/>
                    <w:color w:val="000000" w:themeColor="text1"/>
                    <w:kern w:val="0"/>
                    <w:sz w:val="22"/>
                    <w:lang/>
                  </w:rPr>
                </w:rPrChange>
              </w:rPr>
            </w:pPr>
          </w:p>
        </w:tc>
        <w:tc>
          <w:tcPr>
            <w:tcW w:w="1134" w:type="dxa"/>
            <w:tcBorders>
              <w:top w:val="nil"/>
              <w:left w:val="nil"/>
              <w:right w:val="nil"/>
            </w:tcBorders>
            <w:vAlign w:val="center"/>
          </w:tcPr>
          <w:p w:rsidR="001F5BC3" w:rsidRPr="00E20447" w:rsidRDefault="001F5BC3" w:rsidP="00E33CE4">
            <w:pPr>
              <w:widowControl/>
              <w:jc w:val="left"/>
              <w:textAlignment w:val="center"/>
              <w:rPr>
                <w:rFonts w:ascii="Arial" w:hAnsi="Arial" w:cs="Arial"/>
                <w:color w:val="000000" w:themeColor="text1"/>
                <w:kern w:val="0"/>
                <w:sz w:val="22"/>
                <w:lang/>
                <w:rPrChange w:id="1351" w:author="Guo, Shicheng" w:date="2018-03-14T09:36:00Z">
                  <w:rPr>
                    <w:rFonts w:ascii="Times New Roman" w:hAnsi="Times New Roman" w:cs="Times New Roman"/>
                    <w:color w:val="000000" w:themeColor="text1"/>
                    <w:kern w:val="0"/>
                    <w:sz w:val="22"/>
                    <w:lang/>
                  </w:rPr>
                </w:rPrChange>
              </w:rPr>
            </w:pPr>
          </w:p>
        </w:tc>
        <w:tc>
          <w:tcPr>
            <w:tcW w:w="1134" w:type="dxa"/>
            <w:tcBorders>
              <w:top w:val="nil"/>
              <w:left w:val="nil"/>
              <w:right w:val="nil"/>
            </w:tcBorders>
            <w:vAlign w:val="center"/>
          </w:tcPr>
          <w:p w:rsidR="001F5BC3" w:rsidRPr="00E20447" w:rsidRDefault="001F5BC3" w:rsidP="00E33CE4">
            <w:pPr>
              <w:widowControl/>
              <w:jc w:val="left"/>
              <w:textAlignment w:val="center"/>
              <w:rPr>
                <w:rFonts w:ascii="Arial" w:hAnsi="Arial" w:cs="Arial"/>
                <w:color w:val="000000" w:themeColor="text1"/>
                <w:kern w:val="0"/>
                <w:sz w:val="22"/>
                <w:lang/>
                <w:rPrChange w:id="1352" w:author="Guo, Shicheng" w:date="2018-03-14T09:36:00Z">
                  <w:rPr>
                    <w:rFonts w:ascii="Times New Roman" w:hAnsi="Times New Roman" w:cs="Times New Roman"/>
                    <w:color w:val="000000" w:themeColor="text1"/>
                    <w:kern w:val="0"/>
                    <w:sz w:val="22"/>
                    <w:lang/>
                  </w:rPr>
                </w:rPrChange>
              </w:rPr>
            </w:pPr>
          </w:p>
        </w:tc>
        <w:tc>
          <w:tcPr>
            <w:tcW w:w="1361" w:type="dxa"/>
            <w:tcBorders>
              <w:top w:val="nil"/>
              <w:left w:val="nil"/>
            </w:tcBorders>
            <w:vAlign w:val="center"/>
          </w:tcPr>
          <w:p w:rsidR="001F5BC3" w:rsidRPr="00E20447" w:rsidRDefault="001F5BC3" w:rsidP="00E33CE4">
            <w:pPr>
              <w:widowControl/>
              <w:jc w:val="left"/>
              <w:textAlignment w:val="center"/>
              <w:rPr>
                <w:rFonts w:ascii="Arial" w:hAnsi="Arial" w:cs="Arial"/>
                <w:color w:val="000000" w:themeColor="text1"/>
                <w:kern w:val="0"/>
                <w:sz w:val="22"/>
                <w:lang/>
                <w:rPrChange w:id="1353" w:author="Guo, Shicheng" w:date="2018-03-14T09:36:00Z">
                  <w:rPr>
                    <w:rFonts w:ascii="Times New Roman" w:hAnsi="Times New Roman" w:cs="Times New Roman"/>
                    <w:color w:val="000000" w:themeColor="text1"/>
                    <w:kern w:val="0"/>
                    <w:sz w:val="22"/>
                    <w:lang/>
                  </w:rPr>
                </w:rPrChange>
              </w:rPr>
            </w:pPr>
          </w:p>
        </w:tc>
      </w:tr>
    </w:tbl>
    <w:p w:rsidR="001F5BC3" w:rsidRPr="00E20447" w:rsidRDefault="001F5BC3" w:rsidP="00464DD9">
      <w:pPr>
        <w:spacing w:line="360" w:lineRule="auto"/>
        <w:rPr>
          <w:rFonts w:ascii="Arial" w:hAnsi="Arial" w:cs="Arial"/>
          <w:color w:val="000000"/>
          <w:sz w:val="22"/>
          <w:rPrChange w:id="1354" w:author="Unknown">
            <w:rPr>
              <w:rFonts w:ascii="Times New Roman" w:hAnsi="Times New Roman" w:cs="Times New Roman"/>
              <w:color w:val="000000"/>
              <w:sz w:val="28"/>
              <w:szCs w:val="28"/>
            </w:rPr>
          </w:rPrChange>
        </w:rPr>
        <w:sectPr w:rsidR="001F5BC3" w:rsidRPr="00E20447">
          <w:headerReference w:type="even" r:id="rId7"/>
          <w:headerReference w:type="default" r:id="rId8"/>
          <w:pgSz w:w="11906" w:h="16838"/>
          <w:pgMar w:top="1440" w:right="1800" w:bottom="1440" w:left="1800" w:header="851" w:footer="992" w:gutter="0"/>
          <w:cols w:space="425"/>
          <w:docGrid w:type="lines" w:linePitch="312"/>
        </w:sectPr>
      </w:pPr>
    </w:p>
    <w:p w:rsidR="00972585" w:rsidRPr="00E20447" w:rsidRDefault="00557FEA" w:rsidP="005A788E">
      <w:pPr>
        <w:snapToGrid w:val="0"/>
        <w:spacing w:line="360" w:lineRule="auto"/>
        <w:outlineLvl w:val="0"/>
        <w:rPr>
          <w:rFonts w:ascii="Arial" w:hAnsi="Arial" w:cs="Arial"/>
          <w:b/>
          <w:color w:val="000000" w:themeColor="text1"/>
          <w:sz w:val="22"/>
          <w:rPrChange w:id="1355" w:author="Guo, Shicheng" w:date="2018-03-14T09:36:00Z">
            <w:rPr>
              <w:rFonts w:ascii="Times New Roman" w:hAnsi="Times New Roman" w:cs="Times New Roman"/>
              <w:b/>
              <w:color w:val="000000" w:themeColor="text1"/>
              <w:sz w:val="24"/>
              <w:szCs w:val="24"/>
            </w:rPr>
          </w:rPrChange>
        </w:rPr>
      </w:pPr>
      <w:r w:rsidRPr="00557FEA">
        <w:rPr>
          <w:rFonts w:ascii="Arial" w:hAnsi="Arial" w:cs="Arial"/>
          <w:b/>
          <w:color w:val="000000" w:themeColor="text1"/>
          <w:sz w:val="22"/>
          <w:rPrChange w:id="1356" w:author="Guo, Shicheng" w:date="2018-03-14T09:36:00Z">
            <w:rPr>
              <w:rFonts w:ascii="Times New Roman" w:hAnsi="Times New Roman" w:cs="Times New Roman"/>
              <w:b/>
              <w:color w:val="000000" w:themeColor="text1"/>
              <w:sz w:val="24"/>
              <w:szCs w:val="24"/>
            </w:rPr>
          </w:rPrChange>
        </w:rPr>
        <w:lastRenderedPageBreak/>
        <w:t>Figure and Table Legends</w:t>
      </w:r>
    </w:p>
    <w:p w:rsidR="00B95604" w:rsidRPr="00E20447" w:rsidRDefault="00557FEA" w:rsidP="00B95604">
      <w:pPr>
        <w:spacing w:line="360" w:lineRule="auto"/>
        <w:rPr>
          <w:rFonts w:ascii="Arial" w:hAnsi="Arial" w:cs="Arial"/>
          <w:b/>
          <w:bCs/>
          <w:color w:val="000000" w:themeColor="text1"/>
          <w:sz w:val="22"/>
          <w:rPrChange w:id="1357" w:author="Guo, Shicheng" w:date="2018-03-14T09:36:00Z">
            <w:rPr>
              <w:rFonts w:ascii="Times New Roman" w:hAnsi="Times New Roman" w:cs="Times New Roman"/>
              <w:b/>
              <w:bCs/>
              <w:color w:val="000000" w:themeColor="text1"/>
              <w:sz w:val="24"/>
            </w:rPr>
          </w:rPrChange>
        </w:rPr>
      </w:pPr>
      <w:r w:rsidRPr="00557FEA">
        <w:rPr>
          <w:rFonts w:ascii="Arial" w:hAnsi="Arial" w:cs="Arial"/>
          <w:b/>
          <w:bCs/>
          <w:color w:val="000000" w:themeColor="text1"/>
          <w:sz w:val="22"/>
          <w:rPrChange w:id="1358" w:author="Guo, Shicheng" w:date="2018-03-14T09:36:00Z">
            <w:rPr>
              <w:rFonts w:ascii="Times New Roman" w:hAnsi="Times New Roman" w:cs="Times New Roman"/>
              <w:b/>
              <w:bCs/>
              <w:color w:val="000000" w:themeColor="text1"/>
              <w:sz w:val="24"/>
            </w:rPr>
          </w:rPrChange>
        </w:rPr>
        <w:t xml:space="preserve">Figure 1. Methylation status of ZNF132 in ESCC and adjacent control tissues </w:t>
      </w:r>
    </w:p>
    <w:p w:rsidR="00B95604" w:rsidRPr="00E20447" w:rsidRDefault="00557FEA" w:rsidP="00AC4EDD">
      <w:pPr>
        <w:spacing w:line="360" w:lineRule="auto"/>
        <w:rPr>
          <w:rFonts w:ascii="Arial" w:hAnsi="Arial" w:cs="Arial"/>
          <w:color w:val="000000" w:themeColor="text1"/>
          <w:sz w:val="22"/>
          <w:rPrChange w:id="1359" w:author="Guo, Shicheng" w:date="2018-03-14T09:36:00Z">
            <w:rPr>
              <w:rFonts w:ascii="Times New Roman" w:hAnsi="Times New Roman" w:cs="Times New Roman"/>
              <w:color w:val="000000" w:themeColor="text1"/>
              <w:sz w:val="24"/>
            </w:rPr>
          </w:rPrChange>
        </w:rPr>
      </w:pPr>
      <w:r w:rsidRPr="00557FEA">
        <w:rPr>
          <w:rFonts w:ascii="Arial" w:hAnsi="Arial" w:cs="Arial"/>
          <w:b/>
          <w:color w:val="000000" w:themeColor="text1"/>
          <w:sz w:val="22"/>
          <w:rPrChange w:id="1360" w:author="Guo, Shicheng" w:date="2018-03-14T09:36:00Z">
            <w:rPr>
              <w:rFonts w:ascii="Times New Roman" w:hAnsi="Times New Roman" w:cs="Times New Roman"/>
              <w:b/>
              <w:color w:val="000000" w:themeColor="text1"/>
              <w:sz w:val="24"/>
            </w:rPr>
          </w:rPrChange>
        </w:rPr>
        <w:t>A.</w:t>
      </w:r>
      <w:r w:rsidRPr="00557FEA">
        <w:rPr>
          <w:rFonts w:ascii="Arial" w:hAnsi="Arial" w:cs="Arial"/>
          <w:color w:val="000000" w:themeColor="text1"/>
          <w:sz w:val="22"/>
          <w:rPrChange w:id="1361" w:author="Guo, Shicheng" w:date="2018-03-14T09:36:00Z">
            <w:rPr>
              <w:rFonts w:ascii="Times New Roman" w:hAnsi="Times New Roman" w:cs="Times New Roman"/>
              <w:color w:val="000000" w:themeColor="text1"/>
              <w:sz w:val="24"/>
            </w:rPr>
          </w:rPrChange>
        </w:rPr>
        <w:t xml:space="preserve">Median % methylation in ESCC and adjacent control tissues of 15 CpG sites of ZNF132 promoter region.  </w:t>
      </w:r>
      <w:r w:rsidRPr="00557FEA">
        <w:rPr>
          <w:rFonts w:ascii="Arial" w:hAnsi="Arial" w:cs="Arial"/>
          <w:b/>
          <w:bCs/>
          <w:color w:val="000000" w:themeColor="text1"/>
          <w:sz w:val="22"/>
          <w:rPrChange w:id="1362" w:author="Guo, Shicheng" w:date="2018-03-14T09:36:00Z">
            <w:rPr>
              <w:rFonts w:ascii="Times New Roman" w:hAnsi="Times New Roman" w:cs="Times New Roman"/>
              <w:b/>
              <w:bCs/>
              <w:color w:val="000000" w:themeColor="text1"/>
              <w:sz w:val="24"/>
            </w:rPr>
          </w:rPrChange>
        </w:rPr>
        <w:t>B.</w:t>
      </w:r>
      <w:r w:rsidRPr="00557FEA">
        <w:rPr>
          <w:rFonts w:ascii="Arial" w:hAnsi="Arial" w:cs="Arial"/>
          <w:color w:val="000000" w:themeColor="text1"/>
          <w:sz w:val="22"/>
          <w:rPrChange w:id="1363" w:author="Guo, Shicheng" w:date="2018-03-14T09:36:00Z">
            <w:rPr>
              <w:rFonts w:ascii="Times New Roman" w:hAnsi="Times New Roman" w:cs="Times New Roman"/>
              <w:color w:val="000000" w:themeColor="text1"/>
              <w:sz w:val="24"/>
            </w:rPr>
          </w:rPrChange>
        </w:rPr>
        <w:t xml:space="preserve"> Median % methylation values of 13 CpG site of LINE-1. </w:t>
      </w:r>
      <w:r w:rsidRPr="00557FEA">
        <w:rPr>
          <w:rFonts w:ascii="Arial" w:hAnsi="Arial" w:cs="Arial"/>
          <w:b/>
          <w:bCs/>
          <w:color w:val="000000" w:themeColor="text1"/>
          <w:sz w:val="22"/>
          <w:rPrChange w:id="1364" w:author="Guo, Shicheng" w:date="2018-03-14T09:36:00Z">
            <w:rPr>
              <w:rFonts w:ascii="Times New Roman" w:hAnsi="Times New Roman" w:cs="Times New Roman"/>
              <w:b/>
              <w:bCs/>
              <w:color w:val="000000" w:themeColor="text1"/>
              <w:sz w:val="24"/>
            </w:rPr>
          </w:rPrChange>
        </w:rPr>
        <w:t>C.</w:t>
      </w:r>
      <w:r w:rsidRPr="00557FEA">
        <w:rPr>
          <w:rFonts w:ascii="Arial" w:hAnsi="Arial" w:cs="Arial"/>
          <w:color w:val="000000" w:themeColor="text1"/>
          <w:sz w:val="22"/>
          <w:rPrChange w:id="1365" w:author="Guo, Shicheng" w:date="2018-03-14T09:36:00Z">
            <w:rPr>
              <w:rFonts w:ascii="Times New Roman" w:hAnsi="Times New Roman" w:cs="Times New Roman"/>
              <w:color w:val="000000" w:themeColor="text1"/>
              <w:sz w:val="24"/>
            </w:rPr>
          </w:rPrChange>
        </w:rPr>
        <w:t xml:space="preserve"> Median % methylation of 11 CpG sites of ChrM.</w:t>
      </w:r>
    </w:p>
    <w:p w:rsidR="00B95604" w:rsidRPr="00E20447" w:rsidRDefault="00557FEA" w:rsidP="00B95604">
      <w:pPr>
        <w:spacing w:line="360" w:lineRule="auto"/>
        <w:rPr>
          <w:rFonts w:ascii="Arial" w:hAnsi="Arial" w:cs="Arial"/>
          <w:color w:val="000000" w:themeColor="text1"/>
          <w:sz w:val="22"/>
          <w:rPrChange w:id="1366" w:author="Guo, Shicheng" w:date="2018-03-14T09:36:00Z">
            <w:rPr>
              <w:rFonts w:ascii="Times New Roman" w:hAnsi="Times New Roman" w:cs="Times New Roman"/>
              <w:color w:val="000000" w:themeColor="text1"/>
              <w:sz w:val="24"/>
            </w:rPr>
          </w:rPrChange>
        </w:rPr>
      </w:pPr>
      <w:r w:rsidRPr="00557FEA">
        <w:rPr>
          <w:rFonts w:ascii="Arial" w:hAnsi="Arial" w:cs="Arial"/>
          <w:b/>
          <w:color w:val="000000" w:themeColor="text1"/>
          <w:sz w:val="22"/>
          <w:rPrChange w:id="1367" w:author="Guo, Shicheng" w:date="2018-03-14T09:36:00Z">
            <w:rPr>
              <w:rFonts w:ascii="Times New Roman" w:hAnsi="Times New Roman" w:cs="Times New Roman"/>
              <w:b/>
              <w:color w:val="000000" w:themeColor="text1"/>
              <w:sz w:val="24"/>
            </w:rPr>
          </w:rPrChange>
        </w:rPr>
        <w:t xml:space="preserve">Figure 2. The methylation of ZNF132 in the tissues of the ESCC detected by Methyl target and ROC curves. A. </w:t>
      </w:r>
      <w:r w:rsidRPr="00557FEA">
        <w:rPr>
          <w:rFonts w:ascii="Arial" w:hAnsi="Arial" w:cs="Arial"/>
          <w:color w:val="000000" w:themeColor="text1"/>
          <w:sz w:val="22"/>
          <w:rPrChange w:id="1368" w:author="Guo, Shicheng" w:date="2018-03-14T09:36:00Z">
            <w:rPr>
              <w:rFonts w:ascii="Times New Roman" w:hAnsi="Times New Roman" w:cs="Times New Roman"/>
              <w:color w:val="000000" w:themeColor="text1"/>
              <w:sz w:val="24"/>
            </w:rPr>
          </w:rPrChange>
        </w:rPr>
        <w:t xml:space="preserve">The methylation of ZNF132 in the 94 cases of ESCC tissues and adjacent tissues (each point represents the absolute ratio of methylation in each tissue) </w:t>
      </w:r>
      <w:r w:rsidRPr="00557FEA">
        <w:rPr>
          <w:rFonts w:ascii="Arial" w:hAnsi="Arial" w:cs="Arial"/>
          <w:b/>
          <w:color w:val="000000" w:themeColor="text1"/>
          <w:sz w:val="22"/>
          <w:rPrChange w:id="1369" w:author="Guo, Shicheng" w:date="2018-03-14T09:36:00Z">
            <w:rPr>
              <w:rFonts w:ascii="Times New Roman" w:hAnsi="Times New Roman" w:cs="Times New Roman"/>
              <w:b/>
              <w:color w:val="000000" w:themeColor="text1"/>
              <w:sz w:val="24"/>
            </w:rPr>
          </w:rPrChange>
        </w:rPr>
        <w:t xml:space="preserve">B. </w:t>
      </w:r>
      <w:r w:rsidRPr="00557FEA">
        <w:rPr>
          <w:rFonts w:ascii="Arial" w:hAnsi="Arial" w:cs="Arial"/>
          <w:color w:val="000000" w:themeColor="text1"/>
          <w:sz w:val="22"/>
          <w:rPrChange w:id="1370" w:author="Guo, Shicheng" w:date="2018-03-14T09:36:00Z">
            <w:rPr>
              <w:rFonts w:ascii="Times New Roman" w:hAnsi="Times New Roman" w:cs="Times New Roman"/>
              <w:color w:val="000000" w:themeColor="text1"/>
              <w:sz w:val="24"/>
            </w:rPr>
          </w:rPrChange>
        </w:rPr>
        <w:t xml:space="preserve">Represents the overall ROC (Receiver Operating characterstics) curve, which was calculated through a logistic regression model, incorporating the mean methylation percentage of the five genomic regions as the variables, and without the adjustment for gender, age, smoking status and alcohol status. </w:t>
      </w:r>
    </w:p>
    <w:p w:rsidR="00B95604" w:rsidRPr="00E20447" w:rsidRDefault="00557FEA" w:rsidP="00B95604">
      <w:pPr>
        <w:spacing w:line="360" w:lineRule="auto"/>
        <w:rPr>
          <w:rFonts w:ascii="Arial" w:hAnsi="Arial" w:cs="Arial"/>
          <w:b/>
          <w:color w:val="000000" w:themeColor="text1"/>
          <w:sz w:val="22"/>
          <w:rPrChange w:id="1371" w:author="Guo, Shicheng" w:date="2018-03-14T09:36:00Z">
            <w:rPr>
              <w:rFonts w:ascii="Times New Roman" w:hAnsi="Times New Roman" w:cs="Times New Roman"/>
              <w:b/>
              <w:color w:val="000000" w:themeColor="text1"/>
              <w:sz w:val="24"/>
            </w:rPr>
          </w:rPrChange>
        </w:rPr>
      </w:pPr>
      <w:r w:rsidRPr="00557FEA">
        <w:rPr>
          <w:rFonts w:ascii="Arial" w:hAnsi="Arial" w:cs="Arial"/>
          <w:b/>
          <w:color w:val="000000" w:themeColor="text1"/>
          <w:sz w:val="22"/>
          <w:rPrChange w:id="1372" w:author="Guo, Shicheng" w:date="2018-03-14T09:36:00Z">
            <w:rPr>
              <w:rFonts w:ascii="Times New Roman" w:hAnsi="Times New Roman" w:cs="Times New Roman"/>
              <w:b/>
              <w:color w:val="000000" w:themeColor="text1"/>
              <w:sz w:val="24"/>
            </w:rPr>
          </w:rPrChange>
        </w:rPr>
        <w:t>Figure 3.Methylation status and gene expression of ZNF132 in ESCC patients and esophageal cancer cell lines.</w:t>
      </w:r>
    </w:p>
    <w:p w:rsidR="00B95604" w:rsidRPr="00E20447" w:rsidRDefault="00557FEA" w:rsidP="00B95604">
      <w:pPr>
        <w:spacing w:line="360" w:lineRule="auto"/>
        <w:rPr>
          <w:rFonts w:ascii="Arial" w:hAnsi="Arial" w:cs="Arial"/>
          <w:color w:val="000000" w:themeColor="text1"/>
          <w:sz w:val="22"/>
          <w:rPrChange w:id="1373" w:author="Guo, Shicheng" w:date="2018-03-14T09:36:00Z">
            <w:rPr>
              <w:rFonts w:ascii="Times New Roman" w:hAnsi="Times New Roman" w:cs="Times New Roman"/>
              <w:color w:val="000000" w:themeColor="text1"/>
              <w:sz w:val="24"/>
            </w:rPr>
          </w:rPrChange>
        </w:rPr>
      </w:pPr>
      <w:r w:rsidRPr="00557FEA">
        <w:rPr>
          <w:rFonts w:ascii="Arial" w:hAnsi="Arial" w:cs="Arial"/>
          <w:b/>
          <w:color w:val="000000" w:themeColor="text1"/>
          <w:sz w:val="22"/>
          <w:rPrChange w:id="1374" w:author="Guo, Shicheng" w:date="2018-03-14T09:36:00Z">
            <w:rPr>
              <w:rFonts w:ascii="Times New Roman" w:hAnsi="Times New Roman" w:cs="Times New Roman"/>
              <w:b/>
              <w:color w:val="000000" w:themeColor="text1"/>
              <w:sz w:val="24"/>
            </w:rPr>
          </w:rPrChange>
        </w:rPr>
        <w:t>A.</w:t>
      </w:r>
      <w:r w:rsidRPr="00557FEA">
        <w:rPr>
          <w:rFonts w:ascii="Arial" w:hAnsi="Arial" w:cs="Arial"/>
          <w:color w:val="000000" w:themeColor="text1"/>
          <w:sz w:val="22"/>
          <w:rPrChange w:id="1375" w:author="Guo, Shicheng" w:date="2018-03-14T09:36:00Z">
            <w:rPr>
              <w:rFonts w:ascii="Times New Roman" w:hAnsi="Times New Roman" w:cs="Times New Roman"/>
              <w:color w:val="000000" w:themeColor="text1"/>
              <w:sz w:val="24"/>
            </w:rPr>
          </w:rPrChange>
        </w:rPr>
        <w:t xml:space="preserve"> Expression of ZNF132 measured by q-PCR in ESCC tissues was significantly lower than that in adjacent tissues. </w:t>
      </w:r>
      <w:r w:rsidRPr="00557FEA">
        <w:rPr>
          <w:rFonts w:ascii="Arial" w:hAnsi="Arial" w:cs="Arial"/>
          <w:b/>
          <w:color w:val="000000" w:themeColor="text1"/>
          <w:sz w:val="22"/>
          <w:rPrChange w:id="1376" w:author="Guo, Shicheng" w:date="2018-03-14T09:36:00Z">
            <w:rPr>
              <w:rFonts w:ascii="Times New Roman" w:hAnsi="Times New Roman" w:cs="Times New Roman"/>
              <w:b/>
              <w:color w:val="000000" w:themeColor="text1"/>
              <w:sz w:val="24"/>
            </w:rPr>
          </w:rPrChange>
        </w:rPr>
        <w:t xml:space="preserve">B. </w:t>
      </w:r>
      <w:r w:rsidRPr="00557FEA">
        <w:rPr>
          <w:rFonts w:ascii="Arial" w:hAnsi="Arial" w:cs="Arial"/>
          <w:color w:val="000000" w:themeColor="text1"/>
          <w:sz w:val="22"/>
          <w:rPrChange w:id="1377" w:author="Guo, Shicheng" w:date="2018-03-14T09:36:00Z">
            <w:rPr>
              <w:rFonts w:ascii="Times New Roman" w:hAnsi="Times New Roman" w:cs="Times New Roman"/>
              <w:color w:val="000000" w:themeColor="text1"/>
              <w:sz w:val="24"/>
            </w:rPr>
          </w:rPrChange>
        </w:rPr>
        <w:t xml:space="preserve">methylation and gene expression correlation in clinical samples. Y-axis is log-transferred relative expression same with 4A; x-axis represents average methylation level. Dot line indicates the linear regression line. </w:t>
      </w:r>
      <w:r w:rsidRPr="00557FEA">
        <w:rPr>
          <w:rFonts w:ascii="Arial" w:hAnsi="Arial" w:cs="Arial"/>
          <w:b/>
          <w:color w:val="000000" w:themeColor="text1"/>
          <w:sz w:val="22"/>
          <w:rPrChange w:id="1378" w:author="Guo, Shicheng" w:date="2018-03-14T09:36:00Z">
            <w:rPr>
              <w:rFonts w:ascii="Times New Roman" w:hAnsi="Times New Roman" w:cs="Times New Roman"/>
              <w:b/>
              <w:color w:val="000000" w:themeColor="text1"/>
              <w:sz w:val="24"/>
            </w:rPr>
          </w:rPrChange>
        </w:rPr>
        <w:t xml:space="preserve">C. </w:t>
      </w:r>
      <w:r w:rsidRPr="00557FEA">
        <w:rPr>
          <w:rFonts w:ascii="Arial" w:hAnsi="Arial" w:cs="Arial"/>
          <w:color w:val="000000" w:themeColor="text1"/>
          <w:sz w:val="22"/>
          <w:rPrChange w:id="1379" w:author="Guo, Shicheng" w:date="2018-03-14T09:36:00Z">
            <w:rPr>
              <w:rFonts w:ascii="Times New Roman" w:hAnsi="Times New Roman" w:cs="Times New Roman"/>
              <w:color w:val="000000" w:themeColor="text1"/>
              <w:sz w:val="24"/>
            </w:rPr>
          </w:rPrChange>
        </w:rPr>
        <w:t xml:space="preserve">Methylation of ZNF132 in Ec-109 and CaEs-17 was significantly reduced after 5-Aza treatment. </w:t>
      </w:r>
      <w:r w:rsidRPr="00557FEA">
        <w:rPr>
          <w:rFonts w:ascii="Arial" w:hAnsi="Arial" w:cs="Arial"/>
          <w:b/>
          <w:color w:val="000000" w:themeColor="text1"/>
          <w:sz w:val="22"/>
          <w:rPrChange w:id="1380" w:author="Guo, Shicheng" w:date="2018-03-14T09:36:00Z">
            <w:rPr>
              <w:rFonts w:ascii="Times New Roman" w:hAnsi="Times New Roman" w:cs="Times New Roman"/>
              <w:b/>
              <w:color w:val="000000" w:themeColor="text1"/>
              <w:sz w:val="24"/>
            </w:rPr>
          </w:rPrChange>
        </w:rPr>
        <w:t>D.</w:t>
      </w:r>
      <w:r w:rsidRPr="00557FEA">
        <w:rPr>
          <w:rFonts w:ascii="Arial" w:hAnsi="Arial" w:cs="Arial"/>
          <w:color w:val="000000" w:themeColor="text1"/>
          <w:sz w:val="22"/>
          <w:rPrChange w:id="1381" w:author="Guo, Shicheng" w:date="2018-03-14T09:36:00Z">
            <w:rPr>
              <w:rFonts w:ascii="Times New Roman" w:hAnsi="Times New Roman" w:cs="Times New Roman"/>
              <w:color w:val="000000" w:themeColor="text1"/>
              <w:sz w:val="24"/>
            </w:rPr>
          </w:rPrChange>
        </w:rPr>
        <w:t xml:space="preserve"> Expression of ZNF132 measured by q-PCR significantly increased after 5-Aza treatment. </w:t>
      </w:r>
    </w:p>
    <w:p w:rsidR="00B95604" w:rsidRPr="00E20447" w:rsidRDefault="00557FEA" w:rsidP="00B95604">
      <w:pPr>
        <w:spacing w:line="360" w:lineRule="auto"/>
        <w:rPr>
          <w:rFonts w:ascii="Arial" w:hAnsi="Arial" w:cs="Arial"/>
          <w:b/>
          <w:color w:val="000000" w:themeColor="text1"/>
          <w:kern w:val="0"/>
          <w:sz w:val="22"/>
          <w:rPrChange w:id="1382" w:author="Guo, Shicheng" w:date="2018-03-14T09:36:00Z">
            <w:rPr>
              <w:rFonts w:ascii="Times New Roman" w:hAnsi="Times New Roman" w:cs="Times New Roman"/>
              <w:b/>
              <w:color w:val="000000" w:themeColor="text1"/>
              <w:kern w:val="0"/>
              <w:sz w:val="24"/>
            </w:rPr>
          </w:rPrChange>
        </w:rPr>
      </w:pPr>
      <w:r w:rsidRPr="00557FEA">
        <w:rPr>
          <w:rFonts w:ascii="Arial" w:hAnsi="Arial" w:cs="Arial"/>
          <w:b/>
          <w:bCs/>
          <w:color w:val="000000" w:themeColor="text1"/>
          <w:kern w:val="0"/>
          <w:sz w:val="22"/>
          <w:rPrChange w:id="1383" w:author="Guo, Shicheng" w:date="2018-03-14T09:36:00Z">
            <w:rPr>
              <w:rFonts w:ascii="Times New Roman" w:hAnsi="Times New Roman" w:cs="Times New Roman"/>
              <w:b/>
              <w:bCs/>
              <w:color w:val="000000" w:themeColor="text1"/>
              <w:kern w:val="0"/>
              <w:sz w:val="24"/>
            </w:rPr>
          </w:rPrChange>
        </w:rPr>
        <w:t>Figure 4.</w:t>
      </w:r>
      <w:r w:rsidRPr="00557FEA">
        <w:rPr>
          <w:rFonts w:ascii="Arial" w:hAnsi="Arial" w:cs="Arial"/>
          <w:b/>
          <w:color w:val="000000" w:themeColor="text1"/>
          <w:kern w:val="0"/>
          <w:sz w:val="22"/>
          <w:rPrChange w:id="1384" w:author="Guo, Shicheng" w:date="2018-03-14T09:36:00Z">
            <w:rPr>
              <w:rFonts w:ascii="Times New Roman" w:hAnsi="Times New Roman" w:cs="Times New Roman"/>
              <w:b/>
              <w:color w:val="000000" w:themeColor="text1"/>
              <w:kern w:val="0"/>
              <w:sz w:val="24"/>
            </w:rPr>
          </w:rPrChange>
        </w:rPr>
        <w:t xml:space="preserve"> The effects of high expression ZNF132 on characteristics of esophageal cancer cell lines in vitro. </w:t>
      </w:r>
    </w:p>
    <w:p w:rsidR="00B95604" w:rsidRPr="00E20447" w:rsidRDefault="00557FEA" w:rsidP="00B95604">
      <w:pPr>
        <w:spacing w:line="360" w:lineRule="auto"/>
        <w:rPr>
          <w:rFonts w:ascii="Arial" w:hAnsi="Arial" w:cs="Arial"/>
          <w:color w:val="000000" w:themeColor="text1"/>
          <w:kern w:val="0"/>
          <w:sz w:val="22"/>
          <w:rPrChange w:id="1385" w:author="Guo, Shicheng" w:date="2018-03-14T09:36:00Z">
            <w:rPr>
              <w:rFonts w:ascii="Times New Roman" w:hAnsi="Times New Roman" w:cs="Times New Roman"/>
              <w:color w:val="000000" w:themeColor="text1"/>
              <w:kern w:val="0"/>
              <w:sz w:val="24"/>
            </w:rPr>
          </w:rPrChange>
        </w:rPr>
      </w:pPr>
      <w:r w:rsidRPr="00557FEA">
        <w:rPr>
          <w:rFonts w:ascii="Arial" w:hAnsi="Arial" w:cs="Arial"/>
          <w:b/>
          <w:color w:val="000000" w:themeColor="text1"/>
          <w:kern w:val="0"/>
          <w:sz w:val="22"/>
          <w:rPrChange w:id="1386" w:author="Guo, Shicheng" w:date="2018-03-14T09:36:00Z">
            <w:rPr>
              <w:rFonts w:ascii="Times New Roman" w:hAnsi="Times New Roman" w:cs="Times New Roman"/>
              <w:b/>
              <w:color w:val="000000" w:themeColor="text1"/>
              <w:kern w:val="0"/>
              <w:sz w:val="24"/>
            </w:rPr>
          </w:rPrChange>
        </w:rPr>
        <w:t>A.</w:t>
      </w:r>
      <w:r w:rsidRPr="00557FEA">
        <w:rPr>
          <w:rFonts w:ascii="Arial" w:hAnsi="Arial" w:cs="Arial"/>
          <w:color w:val="000000" w:themeColor="text1"/>
          <w:kern w:val="0"/>
          <w:sz w:val="22"/>
          <w:rPrChange w:id="1387" w:author="Guo, Shicheng" w:date="2018-03-14T09:36:00Z">
            <w:rPr>
              <w:rFonts w:ascii="Times New Roman" w:hAnsi="Times New Roman" w:cs="Times New Roman"/>
              <w:color w:val="000000" w:themeColor="text1"/>
              <w:kern w:val="0"/>
              <w:sz w:val="24"/>
            </w:rPr>
          </w:rPrChange>
        </w:rPr>
        <w:t xml:space="preserve"> Effect of ZNF132 gene on the proliferation of esophageal cancer cells. The results of cell proliferation analysis showed that the up-regulation of ZNF132 gene could inhibit the proliferation of CaEs-17 and Ec-109 cells. </w:t>
      </w:r>
      <w:r w:rsidRPr="00557FEA">
        <w:rPr>
          <w:rFonts w:ascii="Arial" w:hAnsi="Arial" w:cs="Arial"/>
          <w:b/>
          <w:color w:val="000000" w:themeColor="text1"/>
          <w:sz w:val="22"/>
          <w:rPrChange w:id="1388" w:author="Guo, Shicheng" w:date="2018-03-14T09:36:00Z">
            <w:rPr>
              <w:rFonts w:ascii="Times New Roman" w:hAnsi="Times New Roman" w:cs="Times New Roman"/>
              <w:b/>
              <w:color w:val="000000" w:themeColor="text1"/>
              <w:sz w:val="24"/>
            </w:rPr>
          </w:rPrChange>
        </w:rPr>
        <w:t>B.</w:t>
      </w:r>
      <w:r w:rsidRPr="00557FEA">
        <w:rPr>
          <w:rFonts w:ascii="Arial" w:hAnsi="Arial" w:cs="Arial"/>
          <w:color w:val="000000" w:themeColor="text1"/>
          <w:sz w:val="22"/>
          <w:rPrChange w:id="1389" w:author="Guo, Shicheng" w:date="2018-03-14T09:36:00Z">
            <w:rPr>
              <w:rFonts w:ascii="Times New Roman" w:hAnsi="Times New Roman" w:cs="Times New Roman"/>
              <w:color w:val="000000" w:themeColor="text1"/>
              <w:sz w:val="24"/>
            </w:rPr>
          </w:rPrChange>
        </w:rPr>
        <w:t>In Vitro Scratch Healing Experiment showed that high expression of ZNF132 in Ec-109 cells and CaEs-17 cells significantly inhibits cells healing ability.</w:t>
      </w:r>
      <w:r w:rsidRPr="00557FEA">
        <w:rPr>
          <w:rFonts w:ascii="Arial" w:hAnsi="Arial" w:cs="Arial"/>
          <w:b/>
          <w:color w:val="000000" w:themeColor="text1"/>
          <w:sz w:val="22"/>
          <w:rPrChange w:id="1390" w:author="Guo, Shicheng" w:date="2018-03-14T09:36:00Z">
            <w:rPr>
              <w:rFonts w:ascii="Times New Roman" w:hAnsi="Times New Roman" w:cs="Times New Roman"/>
              <w:b/>
              <w:color w:val="000000" w:themeColor="text1"/>
              <w:sz w:val="24"/>
            </w:rPr>
          </w:rPrChange>
        </w:rPr>
        <w:t xml:space="preserve">C. </w:t>
      </w:r>
      <w:r w:rsidRPr="00557FEA">
        <w:rPr>
          <w:rFonts w:ascii="Arial" w:hAnsi="Arial" w:cs="Arial"/>
          <w:color w:val="000000" w:themeColor="text1"/>
          <w:sz w:val="22"/>
          <w:rPrChange w:id="1391" w:author="Guo, Shicheng" w:date="2018-03-14T09:36:00Z">
            <w:rPr>
              <w:rFonts w:ascii="Times New Roman" w:hAnsi="Times New Roman" w:cs="Times New Roman"/>
              <w:color w:val="000000" w:themeColor="text1"/>
              <w:sz w:val="24"/>
            </w:rPr>
          </w:rPrChange>
        </w:rPr>
        <w:t xml:space="preserve">The up-regulation of ZNF132 gene in Ec-109 cells and CaEs-17 cells reduced cell migration ability in a transwell </w:t>
      </w:r>
      <w:r w:rsidRPr="00557FEA">
        <w:rPr>
          <w:rFonts w:ascii="Arial" w:hAnsi="Arial" w:cs="Arial"/>
          <w:color w:val="000000" w:themeColor="text1"/>
          <w:sz w:val="22"/>
          <w:rPrChange w:id="1392" w:author="Guo, Shicheng" w:date="2018-03-14T09:36:00Z">
            <w:rPr>
              <w:rFonts w:ascii="Times New Roman" w:hAnsi="Times New Roman" w:cs="Times New Roman"/>
              <w:color w:val="000000" w:themeColor="text1"/>
              <w:sz w:val="24"/>
            </w:rPr>
          </w:rPrChange>
        </w:rPr>
        <w:lastRenderedPageBreak/>
        <w:t>assay.</w:t>
      </w:r>
      <w:r w:rsidRPr="00557FEA">
        <w:rPr>
          <w:rFonts w:ascii="Arial" w:hAnsi="Arial" w:cs="Arial"/>
          <w:b/>
          <w:color w:val="000000" w:themeColor="text1"/>
          <w:sz w:val="22"/>
          <w:rPrChange w:id="1393" w:author="Guo, Shicheng" w:date="2018-03-14T09:36:00Z">
            <w:rPr>
              <w:rFonts w:ascii="Times New Roman" w:hAnsi="Times New Roman" w:cs="Times New Roman"/>
              <w:b/>
              <w:color w:val="000000" w:themeColor="text1"/>
              <w:sz w:val="24"/>
            </w:rPr>
          </w:rPrChange>
        </w:rPr>
        <w:t>D.</w:t>
      </w:r>
      <w:r w:rsidRPr="00557FEA">
        <w:rPr>
          <w:rFonts w:ascii="Arial" w:hAnsi="Arial" w:cs="Arial"/>
          <w:color w:val="000000" w:themeColor="text1"/>
          <w:sz w:val="22"/>
          <w:rPrChange w:id="1394" w:author="Guo, Shicheng" w:date="2018-03-14T09:36:00Z">
            <w:rPr>
              <w:rFonts w:ascii="Times New Roman" w:hAnsi="Times New Roman" w:cs="Times New Roman"/>
              <w:color w:val="000000" w:themeColor="text1"/>
              <w:sz w:val="24"/>
            </w:rPr>
          </w:rPrChange>
        </w:rPr>
        <w:t xml:space="preserve">Flow cytometry demonstrates that upregulation of ZNF132 in </w:t>
      </w:r>
      <w:r w:rsidRPr="00557FEA">
        <w:rPr>
          <w:rFonts w:ascii="Arial" w:hAnsi="Arial" w:cs="Arial"/>
          <w:color w:val="000000" w:themeColor="text1"/>
          <w:kern w:val="0"/>
          <w:sz w:val="22"/>
          <w:rPrChange w:id="1395" w:author="Guo, Shicheng" w:date="2018-03-14T09:36:00Z">
            <w:rPr>
              <w:rFonts w:ascii="Times New Roman" w:hAnsi="Times New Roman" w:cs="Times New Roman"/>
              <w:color w:val="000000" w:themeColor="text1"/>
              <w:kern w:val="0"/>
              <w:sz w:val="24"/>
            </w:rPr>
          </w:rPrChange>
        </w:rPr>
        <w:t>CaEs-17 and Ec-109 cells</w:t>
      </w:r>
      <w:r w:rsidRPr="00557FEA">
        <w:rPr>
          <w:rFonts w:ascii="Arial" w:hAnsi="Arial" w:cs="Arial"/>
          <w:color w:val="000000" w:themeColor="text1"/>
          <w:sz w:val="22"/>
          <w:rPrChange w:id="1396" w:author="Guo, Shicheng" w:date="2018-03-14T09:36:00Z">
            <w:rPr>
              <w:rFonts w:ascii="Times New Roman" w:hAnsi="Times New Roman" w:cs="Times New Roman"/>
              <w:color w:val="000000" w:themeColor="text1"/>
              <w:sz w:val="24"/>
            </w:rPr>
          </w:rPrChange>
        </w:rPr>
        <w:t xml:space="preserve"> could significantly increase the cell apoptosis rate. </w:t>
      </w:r>
    </w:p>
    <w:p w:rsidR="00B95604" w:rsidRPr="00E20447" w:rsidRDefault="00557FEA" w:rsidP="00B95604">
      <w:pPr>
        <w:spacing w:line="360" w:lineRule="auto"/>
        <w:rPr>
          <w:rFonts w:ascii="Arial" w:hAnsi="Arial" w:cs="Arial"/>
          <w:color w:val="000000" w:themeColor="text1"/>
          <w:sz w:val="22"/>
          <w:rPrChange w:id="1397" w:author="Guo, Shicheng" w:date="2018-03-14T09:36:00Z">
            <w:rPr>
              <w:rFonts w:ascii="Times New Roman" w:hAnsi="Times New Roman" w:cs="Times New Roman"/>
              <w:color w:val="000000" w:themeColor="text1"/>
              <w:sz w:val="24"/>
            </w:rPr>
          </w:rPrChange>
        </w:rPr>
      </w:pPr>
      <w:r w:rsidRPr="00557FEA">
        <w:rPr>
          <w:rFonts w:ascii="Arial" w:hAnsi="Arial" w:cs="Arial"/>
          <w:b/>
          <w:color w:val="000000" w:themeColor="text1"/>
          <w:sz w:val="22"/>
          <w:rPrChange w:id="1398" w:author="Guo, Shicheng" w:date="2018-03-14T09:36:00Z">
            <w:rPr>
              <w:rFonts w:ascii="Times New Roman" w:hAnsi="Times New Roman" w:cs="Times New Roman"/>
              <w:b/>
              <w:color w:val="000000" w:themeColor="text1"/>
              <w:sz w:val="24"/>
            </w:rPr>
          </w:rPrChange>
        </w:rPr>
        <w:t>Figure 5. Over-expression of ZNF132 inhibits the growth of human esophageal squamous cell carcinoma in vivo in a mouse xenograft model.</w:t>
      </w:r>
    </w:p>
    <w:p w:rsidR="00B95604" w:rsidRPr="00E20447" w:rsidRDefault="00557FEA" w:rsidP="00B95604">
      <w:pPr>
        <w:spacing w:line="360" w:lineRule="auto"/>
        <w:rPr>
          <w:rFonts w:ascii="Arial" w:hAnsi="Arial" w:cs="Arial"/>
          <w:color w:val="000000" w:themeColor="text1"/>
          <w:sz w:val="22"/>
          <w:rPrChange w:id="1399" w:author="Guo, Shicheng" w:date="2018-03-14T09:36:00Z">
            <w:rPr>
              <w:rFonts w:ascii="Times New Roman" w:hAnsi="Times New Roman" w:cs="Times New Roman"/>
              <w:color w:val="000000" w:themeColor="text1"/>
              <w:sz w:val="24"/>
            </w:rPr>
          </w:rPrChange>
        </w:rPr>
      </w:pPr>
      <w:r w:rsidRPr="00557FEA">
        <w:rPr>
          <w:rFonts w:ascii="Arial" w:hAnsi="Arial" w:cs="Arial"/>
          <w:b/>
          <w:color w:val="000000" w:themeColor="text1"/>
          <w:sz w:val="22"/>
          <w:rPrChange w:id="1400" w:author="Guo, Shicheng" w:date="2018-03-14T09:36:00Z">
            <w:rPr>
              <w:rFonts w:ascii="Times New Roman" w:hAnsi="Times New Roman" w:cs="Times New Roman"/>
              <w:b/>
              <w:color w:val="000000" w:themeColor="text1"/>
              <w:sz w:val="24"/>
            </w:rPr>
          </w:rPrChange>
        </w:rPr>
        <w:t xml:space="preserve">A. </w:t>
      </w:r>
      <w:r w:rsidRPr="00557FEA">
        <w:rPr>
          <w:rFonts w:ascii="Arial" w:hAnsi="Arial" w:cs="Arial"/>
          <w:color w:val="000000" w:themeColor="text1"/>
          <w:sz w:val="22"/>
          <w:rPrChange w:id="1401" w:author="Guo, Shicheng" w:date="2018-03-14T09:36:00Z">
            <w:rPr>
              <w:rFonts w:ascii="Times New Roman" w:hAnsi="Times New Roman" w:cs="Times New Roman"/>
              <w:color w:val="000000" w:themeColor="text1"/>
              <w:sz w:val="24"/>
            </w:rPr>
          </w:rPrChange>
        </w:rPr>
        <w:t>The tumor volume of pCD513B-ZNF132 group was visually smaller than that of pCD513B group.</w:t>
      </w:r>
      <w:r w:rsidRPr="00557FEA">
        <w:rPr>
          <w:rFonts w:ascii="Arial" w:hAnsi="Arial" w:cs="Arial"/>
          <w:b/>
          <w:color w:val="000000" w:themeColor="text1"/>
          <w:sz w:val="22"/>
          <w:rPrChange w:id="1402" w:author="Guo, Shicheng" w:date="2018-03-14T09:36:00Z">
            <w:rPr>
              <w:rFonts w:ascii="Times New Roman" w:hAnsi="Times New Roman" w:cs="Times New Roman"/>
              <w:b/>
              <w:color w:val="000000" w:themeColor="text1"/>
              <w:sz w:val="24"/>
            </w:rPr>
          </w:rPrChange>
        </w:rPr>
        <w:t xml:space="preserve"> B.</w:t>
      </w:r>
      <w:r w:rsidRPr="00557FEA">
        <w:rPr>
          <w:rFonts w:ascii="Arial" w:hAnsi="Arial" w:cs="Arial"/>
          <w:color w:val="000000" w:themeColor="text1"/>
          <w:sz w:val="22"/>
          <w:rPrChange w:id="1403" w:author="Guo, Shicheng" w:date="2018-03-14T09:36:00Z">
            <w:rPr>
              <w:rFonts w:ascii="Times New Roman" w:hAnsi="Times New Roman" w:cs="Times New Roman"/>
              <w:color w:val="000000" w:themeColor="text1"/>
              <w:sz w:val="24"/>
            </w:rPr>
          </w:rPrChange>
        </w:rPr>
        <w:t xml:space="preserve"> difference in tumor volume between two groups increased with passing days.</w:t>
      </w:r>
      <w:r w:rsidRPr="00557FEA">
        <w:rPr>
          <w:rFonts w:ascii="Arial" w:hAnsi="Arial" w:cs="Arial"/>
          <w:b/>
          <w:color w:val="000000" w:themeColor="text1"/>
          <w:sz w:val="22"/>
          <w:rPrChange w:id="1404" w:author="Guo, Shicheng" w:date="2018-03-14T09:36:00Z">
            <w:rPr>
              <w:rFonts w:ascii="Times New Roman" w:hAnsi="Times New Roman" w:cs="Times New Roman"/>
              <w:b/>
              <w:color w:val="000000" w:themeColor="text1"/>
              <w:sz w:val="24"/>
            </w:rPr>
          </w:rPrChange>
        </w:rPr>
        <w:t xml:space="preserve"> C.</w:t>
      </w:r>
      <w:r w:rsidRPr="00557FEA">
        <w:rPr>
          <w:rFonts w:ascii="Arial" w:hAnsi="Arial" w:cs="Arial"/>
          <w:color w:val="000000" w:themeColor="text1"/>
          <w:sz w:val="22"/>
          <w:rPrChange w:id="1405" w:author="Guo, Shicheng" w:date="2018-03-14T09:36:00Z">
            <w:rPr>
              <w:rFonts w:ascii="Times New Roman" w:hAnsi="Times New Roman" w:cs="Times New Roman"/>
              <w:color w:val="000000" w:themeColor="text1"/>
              <w:sz w:val="24"/>
            </w:rPr>
          </w:rPrChange>
        </w:rPr>
        <w:t xml:space="preserve"> Wet tumor weight of experiment group was significantly lighter than control group. </w:t>
      </w:r>
      <w:r w:rsidRPr="00557FEA">
        <w:rPr>
          <w:rFonts w:ascii="Arial" w:hAnsi="Arial" w:cs="Arial"/>
          <w:b/>
          <w:color w:val="000000" w:themeColor="text1"/>
          <w:sz w:val="22"/>
          <w:rPrChange w:id="1406" w:author="Guo, Shicheng" w:date="2018-03-14T09:36:00Z">
            <w:rPr>
              <w:rFonts w:ascii="Times New Roman" w:hAnsi="Times New Roman" w:cs="Times New Roman"/>
              <w:b/>
              <w:color w:val="000000" w:themeColor="text1"/>
              <w:sz w:val="24"/>
            </w:rPr>
          </w:rPrChange>
        </w:rPr>
        <w:t xml:space="preserve">D. </w:t>
      </w:r>
      <w:r w:rsidRPr="00557FEA">
        <w:rPr>
          <w:rFonts w:ascii="Arial" w:hAnsi="Arial" w:cs="Arial"/>
          <w:color w:val="000000" w:themeColor="text1"/>
          <w:sz w:val="22"/>
          <w:rPrChange w:id="1407" w:author="Guo, Shicheng" w:date="2018-03-14T09:36:00Z">
            <w:rPr>
              <w:rFonts w:ascii="Times New Roman" w:hAnsi="Times New Roman" w:cs="Times New Roman"/>
              <w:color w:val="000000" w:themeColor="text1"/>
              <w:sz w:val="24"/>
            </w:rPr>
          </w:rPrChange>
        </w:rPr>
        <w:t xml:space="preserve">There was no significant difference in body weight between the experimental group and the control group during the whole experiment. </w:t>
      </w:r>
    </w:p>
    <w:p w:rsidR="004D2EE1" w:rsidRPr="00E20447" w:rsidDel="001A46ED" w:rsidRDefault="00557FEA" w:rsidP="001A46ED">
      <w:pPr>
        <w:spacing w:line="360" w:lineRule="auto"/>
        <w:rPr>
          <w:del w:id="1408" w:author="Windows User" w:date="2018-03-15T02:05:00Z"/>
          <w:rFonts w:ascii="Arial" w:hAnsi="Arial" w:cs="Arial"/>
          <w:color w:val="000000" w:themeColor="text1"/>
          <w:sz w:val="22"/>
          <w:rPrChange w:id="1409" w:author="Guo, Shicheng" w:date="2018-03-14T09:36:00Z">
            <w:rPr>
              <w:del w:id="1410" w:author="Windows User" w:date="2018-03-15T02:05:00Z"/>
              <w:rFonts w:ascii="Times New Roman" w:hAnsi="Times New Roman" w:cs="Times New Roman"/>
              <w:color w:val="000000" w:themeColor="text1"/>
              <w:sz w:val="24"/>
            </w:rPr>
          </w:rPrChange>
        </w:rPr>
      </w:pPr>
      <w:r w:rsidRPr="00557FEA">
        <w:rPr>
          <w:rFonts w:ascii="Arial" w:hAnsi="Arial" w:cs="Arial"/>
          <w:b/>
          <w:bCs/>
          <w:color w:val="000000" w:themeColor="text1"/>
          <w:sz w:val="22"/>
          <w:rPrChange w:id="1411" w:author="Guo, Shicheng" w:date="2018-03-14T09:36:00Z">
            <w:rPr>
              <w:rFonts w:ascii="Times New Roman" w:hAnsi="Times New Roman" w:cs="Times New Roman"/>
              <w:b/>
              <w:bCs/>
              <w:color w:val="000000" w:themeColor="text1"/>
              <w:sz w:val="24"/>
            </w:rPr>
          </w:rPrChange>
        </w:rPr>
        <w:t>Figure 6</w:t>
      </w:r>
      <w:r w:rsidRPr="00557FEA">
        <w:rPr>
          <w:rFonts w:ascii="Arial" w:hAnsi="Arial" w:cs="Arial"/>
          <w:b/>
          <w:color w:val="000000" w:themeColor="text1"/>
          <w:sz w:val="22"/>
          <w:rPrChange w:id="1412" w:author="Guo, Shicheng" w:date="2018-03-14T09:36:00Z">
            <w:rPr>
              <w:rFonts w:ascii="Times New Roman" w:hAnsi="Times New Roman" w:cs="Times New Roman"/>
              <w:b/>
              <w:color w:val="000000" w:themeColor="text1"/>
              <w:sz w:val="24"/>
            </w:rPr>
          </w:rPrChange>
        </w:rPr>
        <w:t>.Hypermethylation of trascriptional activator Sp1 binding site in ZNF132 promoter region leading to ZNF132 gene silencing in esophageal cell line. A.</w:t>
      </w:r>
      <w:r w:rsidRPr="00557FEA">
        <w:rPr>
          <w:rFonts w:ascii="Arial" w:hAnsi="Arial" w:cs="Arial"/>
          <w:color w:val="000000" w:themeColor="text1"/>
          <w:sz w:val="22"/>
          <w:rPrChange w:id="1413" w:author="Guo, Shicheng" w:date="2018-03-14T09:36:00Z">
            <w:rPr>
              <w:rFonts w:ascii="Times New Roman" w:hAnsi="Times New Roman" w:cs="Times New Roman"/>
              <w:color w:val="000000" w:themeColor="text1"/>
              <w:sz w:val="24"/>
            </w:rPr>
          </w:rPrChange>
        </w:rPr>
        <w:t xml:space="preserve"> Transcriptional activity of ZNF132 promoter elevates with increasing doses of Sp1. </w:t>
      </w:r>
      <w:r w:rsidRPr="00557FEA">
        <w:rPr>
          <w:rFonts w:ascii="Arial" w:hAnsi="Arial" w:cs="Arial"/>
          <w:b/>
          <w:color w:val="000000" w:themeColor="text1"/>
          <w:sz w:val="22"/>
          <w:rPrChange w:id="1414" w:author="Guo, Shicheng" w:date="2018-03-14T09:36:00Z">
            <w:rPr>
              <w:rFonts w:ascii="Times New Roman" w:hAnsi="Times New Roman" w:cs="Times New Roman"/>
              <w:b/>
              <w:color w:val="000000" w:themeColor="text1"/>
              <w:sz w:val="24"/>
            </w:rPr>
          </w:rPrChange>
        </w:rPr>
        <w:t>B.</w:t>
      </w:r>
      <w:r w:rsidRPr="00557FEA">
        <w:rPr>
          <w:rFonts w:ascii="Arial" w:hAnsi="Arial" w:cs="Arial"/>
          <w:color w:val="000000" w:themeColor="text1"/>
          <w:sz w:val="22"/>
          <w:rPrChange w:id="1415" w:author="Guo, Shicheng" w:date="2018-03-14T09:36:00Z">
            <w:rPr>
              <w:rFonts w:ascii="Times New Roman" w:hAnsi="Times New Roman" w:cs="Times New Roman"/>
              <w:color w:val="000000" w:themeColor="text1"/>
              <w:sz w:val="24"/>
            </w:rPr>
          </w:rPrChange>
        </w:rPr>
        <w:t xml:space="preserve">Trascriptional activity was significantly reduced by methylation of Sp1 site of ZNF132 promoter. </w:t>
      </w:r>
      <w:r w:rsidRPr="00557FEA">
        <w:rPr>
          <w:rFonts w:ascii="Arial" w:hAnsi="Arial" w:cs="Arial"/>
          <w:b/>
          <w:color w:val="000000" w:themeColor="text1"/>
          <w:sz w:val="22"/>
          <w:rPrChange w:id="1416" w:author="Guo, Shicheng" w:date="2018-03-14T09:36:00Z">
            <w:rPr>
              <w:rFonts w:ascii="Times New Roman" w:hAnsi="Times New Roman" w:cs="Times New Roman"/>
              <w:b/>
              <w:color w:val="000000" w:themeColor="text1"/>
              <w:sz w:val="24"/>
            </w:rPr>
          </w:rPrChange>
        </w:rPr>
        <w:t>C.</w:t>
      </w:r>
      <w:r w:rsidRPr="00557FEA">
        <w:rPr>
          <w:rFonts w:ascii="Arial" w:hAnsi="Arial" w:cs="Arial"/>
          <w:color w:val="000000" w:themeColor="text1"/>
          <w:sz w:val="22"/>
          <w:rPrChange w:id="1417" w:author="Guo, Shicheng" w:date="2018-03-14T09:36:00Z">
            <w:rPr>
              <w:rFonts w:ascii="Times New Roman" w:hAnsi="Times New Roman" w:cs="Times New Roman"/>
              <w:color w:val="000000" w:themeColor="text1"/>
              <w:sz w:val="24"/>
            </w:rPr>
          </w:rPrChange>
        </w:rPr>
        <w:t xml:space="preserve">ChIP assay showed directly that Sp1 protein can bind to ZNF132 promoter region containing Sp1 site in in vitro cultured cells cells. </w:t>
      </w:r>
      <w:r w:rsidRPr="00557FEA">
        <w:rPr>
          <w:rFonts w:ascii="Arial" w:hAnsi="Arial" w:cs="Arial"/>
          <w:b/>
          <w:color w:val="000000" w:themeColor="text1"/>
          <w:sz w:val="22"/>
          <w:rPrChange w:id="1418" w:author="Guo, Shicheng" w:date="2018-03-14T09:36:00Z">
            <w:rPr>
              <w:rFonts w:ascii="Times New Roman" w:hAnsi="Times New Roman" w:cs="Times New Roman"/>
              <w:b/>
              <w:color w:val="000000" w:themeColor="text1"/>
              <w:sz w:val="24"/>
            </w:rPr>
          </w:rPrChange>
        </w:rPr>
        <w:t>D.</w:t>
      </w:r>
      <w:r w:rsidRPr="00557FEA">
        <w:rPr>
          <w:rFonts w:ascii="Arial" w:hAnsi="Arial" w:cs="Arial"/>
          <w:color w:val="000000" w:themeColor="text1"/>
          <w:sz w:val="22"/>
          <w:rPrChange w:id="1419" w:author="Guo, Shicheng" w:date="2018-03-14T09:36:00Z">
            <w:rPr>
              <w:rFonts w:ascii="Times New Roman" w:hAnsi="Times New Roman" w:cs="Times New Roman"/>
              <w:color w:val="000000" w:themeColor="text1"/>
              <w:sz w:val="24"/>
            </w:rPr>
          </w:rPrChange>
        </w:rPr>
        <w:t xml:space="preserve"> DNA pull-down assay showed that the methylated Sp1-bining site probe had weaker binding ability with speciﬁc proteins compared with the unmethylated Sp1-bining site probe.</w:t>
      </w:r>
    </w:p>
    <w:p w:rsidR="00F01CA5" w:rsidRPr="00E20447" w:rsidDel="001A46ED" w:rsidRDefault="00557FEA" w:rsidP="001A46ED">
      <w:pPr>
        <w:spacing w:line="360" w:lineRule="auto"/>
        <w:rPr>
          <w:del w:id="1420" w:author="Windows User" w:date="2018-03-15T02:05:00Z"/>
          <w:rFonts w:ascii="Arial" w:hAnsi="Arial" w:cs="Arial"/>
          <w:b/>
          <w:bCs/>
          <w:color w:val="000000" w:themeColor="text1"/>
          <w:sz w:val="22"/>
          <w:rPrChange w:id="1421" w:author="Guo, Shicheng" w:date="2018-03-14T09:36:00Z">
            <w:rPr>
              <w:del w:id="1422" w:author="Windows User" w:date="2018-03-15T02:05:00Z"/>
              <w:rFonts w:ascii="Times New Roman" w:hAnsi="Times New Roman" w:cs="Times New Roman"/>
              <w:b/>
              <w:bCs/>
              <w:color w:val="000000" w:themeColor="text1"/>
              <w:sz w:val="24"/>
            </w:rPr>
          </w:rPrChange>
        </w:rPr>
        <w:pPrChange w:id="1423" w:author="Windows User" w:date="2018-03-15T02:05:00Z">
          <w:pPr>
            <w:spacing w:line="360" w:lineRule="auto"/>
            <w:outlineLvl w:val="1"/>
          </w:pPr>
        </w:pPrChange>
      </w:pPr>
      <w:del w:id="1424" w:author="Windows User" w:date="2018-03-15T02:05:00Z">
        <w:r w:rsidRPr="00557FEA" w:rsidDel="001A46ED">
          <w:rPr>
            <w:rFonts w:ascii="Arial" w:hAnsi="Arial" w:cs="Arial"/>
            <w:b/>
            <w:bCs/>
            <w:color w:val="000000" w:themeColor="text1"/>
            <w:sz w:val="22"/>
            <w:rPrChange w:id="1425" w:author="Guo, Shicheng" w:date="2018-03-14T09:36:00Z">
              <w:rPr>
                <w:rFonts w:ascii="Times New Roman" w:hAnsi="Times New Roman" w:cs="Times New Roman"/>
                <w:b/>
                <w:bCs/>
                <w:color w:val="000000" w:themeColor="text1"/>
                <w:sz w:val="24"/>
              </w:rPr>
            </w:rPrChange>
          </w:rPr>
          <w:delText>Figure 1</w:delText>
        </w:r>
      </w:del>
    </w:p>
    <w:p w:rsidR="00F01CA5" w:rsidRPr="00E20447" w:rsidDel="001A46ED" w:rsidRDefault="00850ABF" w:rsidP="001A46ED">
      <w:pPr>
        <w:spacing w:line="360" w:lineRule="auto"/>
        <w:rPr>
          <w:del w:id="1426" w:author="Windows User" w:date="2018-03-15T02:05:00Z"/>
          <w:rFonts w:ascii="Arial" w:hAnsi="Arial" w:cs="Arial"/>
          <w:b/>
          <w:bCs/>
          <w:color w:val="000000" w:themeColor="text1"/>
          <w:sz w:val="22"/>
          <w:rPrChange w:id="1427" w:author="Guo, Shicheng" w:date="2018-03-14T09:36:00Z">
            <w:rPr>
              <w:del w:id="1428" w:author="Windows User" w:date="2018-03-15T02:05:00Z"/>
              <w:rFonts w:ascii="Times New Roman" w:hAnsi="Times New Roman" w:cs="Times New Roman"/>
              <w:b/>
              <w:bCs/>
              <w:color w:val="000000" w:themeColor="text1"/>
              <w:sz w:val="24"/>
            </w:rPr>
          </w:rPrChange>
        </w:rPr>
      </w:pPr>
      <w:del w:id="1429" w:author="Windows User" w:date="2018-03-15T02:05:00Z">
        <w:r w:rsidDel="001A46ED">
          <w:rPr>
            <w:rFonts w:ascii="Arial" w:hAnsi="Arial" w:cs="Arial"/>
            <w:b/>
            <w:bCs/>
            <w:noProof/>
            <w:color w:val="000000" w:themeColor="text1"/>
            <w:sz w:val="22"/>
            <w:rPrChange w:id="1430" w:author="Unknown">
              <w:rPr>
                <w:rFonts w:ascii="Times New Roman" w:hAnsi="Times New Roman" w:cs="Times New Roman"/>
                <w:b/>
                <w:bCs/>
                <w:noProof/>
                <w:color w:val="000000" w:themeColor="text1"/>
                <w:sz w:val="24"/>
              </w:rPr>
            </w:rPrChange>
          </w:rPr>
          <w:drawing>
            <wp:inline distT="0" distB="0" distL="0" distR="0">
              <wp:extent cx="5760000" cy="2599215"/>
              <wp:effectExtent l="0" t="0" r="0" b="0"/>
              <wp:docPr id="1061" name="Picture 37" descr="C:\Users\Administrator\Desktop\图片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Picture 37" descr="C:\Users\Administrator\Desktop\图片16.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000" cy="2599215"/>
                      </a:xfrm>
                      <a:prstGeom prst="rect">
                        <a:avLst/>
                      </a:prstGeom>
                      <a:noFill/>
                      <a:extLst/>
                    </pic:spPr>
                  </pic:pic>
                </a:graphicData>
              </a:graphic>
            </wp:inline>
          </w:drawing>
        </w:r>
      </w:del>
    </w:p>
    <w:p w:rsidR="00030256" w:rsidRPr="00E20447" w:rsidDel="001A46ED" w:rsidRDefault="00557FEA" w:rsidP="001A46ED">
      <w:pPr>
        <w:spacing w:line="360" w:lineRule="auto"/>
        <w:rPr>
          <w:del w:id="1431" w:author="Windows User" w:date="2018-03-15T02:05:00Z"/>
          <w:rFonts w:ascii="Arial" w:hAnsi="Arial" w:cs="Arial"/>
          <w:b/>
          <w:bCs/>
          <w:color w:val="000000" w:themeColor="text1"/>
          <w:sz w:val="22"/>
          <w:rPrChange w:id="1432" w:author="Guo, Shicheng" w:date="2018-03-14T09:36:00Z">
            <w:rPr>
              <w:del w:id="1433" w:author="Windows User" w:date="2018-03-15T02:05:00Z"/>
              <w:rFonts w:ascii="Times New Roman" w:hAnsi="Times New Roman" w:cs="Times New Roman"/>
              <w:b/>
              <w:bCs/>
              <w:color w:val="000000" w:themeColor="text1"/>
              <w:sz w:val="28"/>
              <w:szCs w:val="28"/>
            </w:rPr>
          </w:rPrChange>
        </w:rPr>
        <w:pPrChange w:id="1434" w:author="Windows User" w:date="2018-03-15T02:05:00Z">
          <w:pPr>
            <w:spacing w:line="360" w:lineRule="auto"/>
            <w:outlineLvl w:val="1"/>
          </w:pPr>
        </w:pPrChange>
      </w:pPr>
      <w:del w:id="1435" w:author="Windows User" w:date="2018-03-15T02:05:00Z">
        <w:r w:rsidRPr="00557FEA" w:rsidDel="001A46ED">
          <w:rPr>
            <w:rFonts w:ascii="Arial" w:hAnsi="Arial" w:cs="Arial"/>
            <w:b/>
            <w:bCs/>
            <w:color w:val="000000" w:themeColor="text1"/>
            <w:sz w:val="22"/>
            <w:rPrChange w:id="1436" w:author="Guo, Shicheng" w:date="2018-03-14T09:36:00Z">
              <w:rPr>
                <w:rFonts w:ascii="Times New Roman" w:hAnsi="Times New Roman" w:cs="Times New Roman"/>
                <w:b/>
                <w:bCs/>
                <w:color w:val="000000" w:themeColor="text1"/>
                <w:sz w:val="24"/>
                <w:szCs w:val="28"/>
              </w:rPr>
            </w:rPrChange>
          </w:rPr>
          <w:delText>Figure 2</w:delText>
        </w:r>
      </w:del>
    </w:p>
    <w:p w:rsidR="00030256" w:rsidRPr="00E20447" w:rsidDel="001A46ED" w:rsidRDefault="00850ABF" w:rsidP="001A46ED">
      <w:pPr>
        <w:spacing w:line="360" w:lineRule="auto"/>
        <w:rPr>
          <w:del w:id="1437" w:author="Windows User" w:date="2018-03-15T02:05:00Z"/>
          <w:rFonts w:ascii="Arial" w:hAnsi="Arial" w:cs="Arial"/>
          <w:b/>
          <w:bCs/>
          <w:color w:val="000000" w:themeColor="text1"/>
          <w:sz w:val="22"/>
          <w:rPrChange w:id="1438" w:author="Guo, Shicheng" w:date="2018-03-14T09:36:00Z">
            <w:rPr>
              <w:del w:id="1439" w:author="Windows User" w:date="2018-03-15T02:05:00Z"/>
              <w:rFonts w:ascii="Times New Roman" w:hAnsi="Times New Roman" w:cs="Times New Roman"/>
              <w:b/>
              <w:bCs/>
              <w:color w:val="000000" w:themeColor="text1"/>
              <w:sz w:val="28"/>
              <w:szCs w:val="28"/>
            </w:rPr>
          </w:rPrChange>
        </w:rPr>
        <w:pPrChange w:id="1440" w:author="Windows User" w:date="2018-03-15T02:05:00Z">
          <w:pPr>
            <w:spacing w:line="360" w:lineRule="auto"/>
            <w:jc w:val="center"/>
          </w:pPr>
        </w:pPrChange>
      </w:pPr>
      <w:del w:id="1441" w:author="Windows User" w:date="2018-03-15T02:05:00Z">
        <w:r w:rsidDel="001A46ED">
          <w:rPr>
            <w:rFonts w:ascii="Arial" w:hAnsi="Arial" w:cs="Arial"/>
            <w:b/>
            <w:bCs/>
            <w:noProof/>
            <w:color w:val="000000" w:themeColor="text1"/>
            <w:sz w:val="22"/>
            <w:rPrChange w:id="1442" w:author="Unknown">
              <w:rPr>
                <w:rFonts w:ascii="Times New Roman" w:hAnsi="Times New Roman" w:cs="Times New Roman"/>
                <w:b/>
                <w:bCs/>
                <w:noProof/>
                <w:color w:val="000000" w:themeColor="text1"/>
                <w:sz w:val="28"/>
                <w:szCs w:val="28"/>
              </w:rPr>
            </w:rPrChange>
          </w:rPr>
          <w:drawing>
            <wp:inline distT="0" distB="0" distL="0" distR="0">
              <wp:extent cx="5400000" cy="3516382"/>
              <wp:effectExtent l="0" t="0" r="0" b="8255"/>
              <wp:docPr id="3082" name="Picture 10" descr="C:\Users\Administrator\Desktop\图片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 name="Picture 10" descr="C:\Users\Administrator\Desktop\图片21.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00" cy="3516382"/>
                      </a:xfrm>
                      <a:prstGeom prst="rect">
                        <a:avLst/>
                      </a:prstGeom>
                      <a:noFill/>
                      <a:extLst/>
                    </pic:spPr>
                  </pic:pic>
                </a:graphicData>
              </a:graphic>
            </wp:inline>
          </w:drawing>
        </w:r>
      </w:del>
    </w:p>
    <w:p w:rsidR="008E748C" w:rsidRPr="00E20447" w:rsidDel="001A46ED" w:rsidRDefault="008E748C" w:rsidP="001A46ED">
      <w:pPr>
        <w:spacing w:line="360" w:lineRule="auto"/>
        <w:rPr>
          <w:del w:id="1443" w:author="Windows User" w:date="2018-03-15T02:05:00Z"/>
          <w:rFonts w:ascii="Arial" w:hAnsi="Arial" w:cs="Arial"/>
          <w:b/>
          <w:color w:val="000000" w:themeColor="text1"/>
          <w:sz w:val="22"/>
          <w:rPrChange w:id="1444" w:author="Guo, Shicheng" w:date="2018-03-14T09:36:00Z">
            <w:rPr>
              <w:del w:id="1445" w:author="Windows User" w:date="2018-03-15T02:05:00Z"/>
              <w:rFonts w:ascii="Times New Roman" w:hAnsi="Times New Roman" w:cs="Times New Roman"/>
              <w:b/>
              <w:color w:val="000000" w:themeColor="text1"/>
              <w:sz w:val="24"/>
              <w:szCs w:val="28"/>
            </w:rPr>
          </w:rPrChange>
        </w:rPr>
      </w:pPr>
    </w:p>
    <w:p w:rsidR="008E748C" w:rsidRPr="00E20447" w:rsidDel="001A46ED" w:rsidRDefault="008E748C" w:rsidP="001A46ED">
      <w:pPr>
        <w:spacing w:line="360" w:lineRule="auto"/>
        <w:rPr>
          <w:del w:id="1446" w:author="Windows User" w:date="2018-03-15T02:05:00Z"/>
          <w:rFonts w:ascii="Arial" w:hAnsi="Arial" w:cs="Arial"/>
          <w:b/>
          <w:color w:val="000000" w:themeColor="text1"/>
          <w:sz w:val="22"/>
          <w:rPrChange w:id="1447" w:author="Guo, Shicheng" w:date="2018-03-14T09:36:00Z">
            <w:rPr>
              <w:del w:id="1448" w:author="Windows User" w:date="2018-03-15T02:05:00Z"/>
              <w:rFonts w:ascii="Times New Roman" w:hAnsi="Times New Roman" w:cs="Times New Roman"/>
              <w:b/>
              <w:color w:val="000000" w:themeColor="text1"/>
              <w:sz w:val="24"/>
              <w:szCs w:val="28"/>
            </w:rPr>
          </w:rPrChange>
        </w:rPr>
        <w:pPrChange w:id="1449" w:author="Windows User" w:date="2018-03-15T02:05:00Z">
          <w:pPr>
            <w:spacing w:line="360" w:lineRule="auto"/>
          </w:pPr>
        </w:pPrChange>
      </w:pPr>
    </w:p>
    <w:p w:rsidR="008E748C" w:rsidRPr="00E20447" w:rsidDel="001A46ED" w:rsidRDefault="008E748C" w:rsidP="001A46ED">
      <w:pPr>
        <w:spacing w:line="360" w:lineRule="auto"/>
        <w:rPr>
          <w:del w:id="1450" w:author="Windows User" w:date="2018-03-15T02:05:00Z"/>
          <w:rFonts w:ascii="Arial" w:hAnsi="Arial" w:cs="Arial"/>
          <w:b/>
          <w:color w:val="000000" w:themeColor="text1"/>
          <w:sz w:val="22"/>
          <w:rPrChange w:id="1451" w:author="Guo, Shicheng" w:date="2018-03-14T09:36:00Z">
            <w:rPr>
              <w:del w:id="1452" w:author="Windows User" w:date="2018-03-15T02:05:00Z"/>
              <w:rFonts w:ascii="Times New Roman" w:hAnsi="Times New Roman" w:cs="Times New Roman"/>
              <w:b/>
              <w:color w:val="000000" w:themeColor="text1"/>
              <w:sz w:val="24"/>
              <w:szCs w:val="28"/>
            </w:rPr>
          </w:rPrChange>
        </w:rPr>
        <w:pPrChange w:id="1453" w:author="Windows User" w:date="2018-03-15T02:05:00Z">
          <w:pPr>
            <w:spacing w:line="360" w:lineRule="auto"/>
          </w:pPr>
        </w:pPrChange>
      </w:pPr>
    </w:p>
    <w:p w:rsidR="008E748C" w:rsidRPr="00E20447" w:rsidDel="001A46ED" w:rsidRDefault="008E748C" w:rsidP="001A46ED">
      <w:pPr>
        <w:spacing w:line="360" w:lineRule="auto"/>
        <w:rPr>
          <w:del w:id="1454" w:author="Windows User" w:date="2018-03-15T02:05:00Z"/>
          <w:rFonts w:ascii="Arial" w:hAnsi="Arial" w:cs="Arial"/>
          <w:b/>
          <w:color w:val="000000" w:themeColor="text1"/>
          <w:sz w:val="22"/>
          <w:rPrChange w:id="1455" w:author="Guo, Shicheng" w:date="2018-03-14T09:36:00Z">
            <w:rPr>
              <w:del w:id="1456" w:author="Windows User" w:date="2018-03-15T02:05:00Z"/>
              <w:rFonts w:ascii="Times New Roman" w:hAnsi="Times New Roman" w:cs="Times New Roman"/>
              <w:b/>
              <w:color w:val="000000" w:themeColor="text1"/>
              <w:sz w:val="24"/>
              <w:szCs w:val="28"/>
            </w:rPr>
          </w:rPrChange>
        </w:rPr>
        <w:pPrChange w:id="1457" w:author="Windows User" w:date="2018-03-15T02:05:00Z">
          <w:pPr>
            <w:spacing w:line="360" w:lineRule="auto"/>
          </w:pPr>
        </w:pPrChange>
      </w:pPr>
    </w:p>
    <w:p w:rsidR="008E748C" w:rsidRPr="00E20447" w:rsidDel="001A46ED" w:rsidRDefault="008E748C" w:rsidP="001A46ED">
      <w:pPr>
        <w:spacing w:line="360" w:lineRule="auto"/>
        <w:rPr>
          <w:del w:id="1458" w:author="Windows User" w:date="2018-03-15T02:05:00Z"/>
          <w:rFonts w:ascii="Arial" w:hAnsi="Arial" w:cs="Arial"/>
          <w:b/>
          <w:color w:val="000000" w:themeColor="text1"/>
          <w:sz w:val="22"/>
          <w:rPrChange w:id="1459" w:author="Guo, Shicheng" w:date="2018-03-14T09:36:00Z">
            <w:rPr>
              <w:del w:id="1460" w:author="Windows User" w:date="2018-03-15T02:05:00Z"/>
              <w:rFonts w:ascii="Times New Roman" w:hAnsi="Times New Roman" w:cs="Times New Roman"/>
              <w:b/>
              <w:color w:val="000000" w:themeColor="text1"/>
              <w:sz w:val="24"/>
              <w:szCs w:val="28"/>
            </w:rPr>
          </w:rPrChange>
        </w:rPr>
        <w:pPrChange w:id="1461" w:author="Windows User" w:date="2018-03-15T02:05:00Z">
          <w:pPr>
            <w:spacing w:line="360" w:lineRule="auto"/>
          </w:pPr>
        </w:pPrChange>
      </w:pPr>
    </w:p>
    <w:p w:rsidR="008E748C" w:rsidRPr="00E20447" w:rsidDel="001A46ED" w:rsidRDefault="008E748C" w:rsidP="001A46ED">
      <w:pPr>
        <w:spacing w:line="360" w:lineRule="auto"/>
        <w:rPr>
          <w:del w:id="1462" w:author="Windows User" w:date="2018-03-15T02:05:00Z"/>
          <w:rFonts w:ascii="Arial" w:hAnsi="Arial" w:cs="Arial"/>
          <w:b/>
          <w:color w:val="000000" w:themeColor="text1"/>
          <w:sz w:val="22"/>
          <w:rPrChange w:id="1463" w:author="Guo, Shicheng" w:date="2018-03-14T09:36:00Z">
            <w:rPr>
              <w:del w:id="1464" w:author="Windows User" w:date="2018-03-15T02:05:00Z"/>
              <w:rFonts w:ascii="Times New Roman" w:hAnsi="Times New Roman" w:cs="Times New Roman"/>
              <w:b/>
              <w:color w:val="000000" w:themeColor="text1"/>
              <w:sz w:val="24"/>
              <w:szCs w:val="28"/>
            </w:rPr>
          </w:rPrChange>
        </w:rPr>
        <w:pPrChange w:id="1465" w:author="Windows User" w:date="2018-03-15T02:05:00Z">
          <w:pPr>
            <w:spacing w:line="360" w:lineRule="auto"/>
          </w:pPr>
        </w:pPrChange>
      </w:pPr>
    </w:p>
    <w:p w:rsidR="008E748C" w:rsidRPr="00E20447" w:rsidDel="001A46ED" w:rsidRDefault="008E748C" w:rsidP="001A46ED">
      <w:pPr>
        <w:spacing w:line="360" w:lineRule="auto"/>
        <w:rPr>
          <w:del w:id="1466" w:author="Windows User" w:date="2018-03-15T02:05:00Z"/>
          <w:rFonts w:ascii="Arial" w:hAnsi="Arial" w:cs="Arial"/>
          <w:b/>
          <w:color w:val="000000" w:themeColor="text1"/>
          <w:sz w:val="22"/>
          <w:rPrChange w:id="1467" w:author="Guo, Shicheng" w:date="2018-03-14T09:36:00Z">
            <w:rPr>
              <w:del w:id="1468" w:author="Windows User" w:date="2018-03-15T02:05:00Z"/>
              <w:rFonts w:ascii="Times New Roman" w:hAnsi="Times New Roman" w:cs="Times New Roman"/>
              <w:b/>
              <w:color w:val="000000" w:themeColor="text1"/>
              <w:sz w:val="24"/>
              <w:szCs w:val="28"/>
            </w:rPr>
          </w:rPrChange>
        </w:rPr>
        <w:pPrChange w:id="1469" w:author="Windows User" w:date="2018-03-15T02:05:00Z">
          <w:pPr>
            <w:spacing w:line="360" w:lineRule="auto"/>
          </w:pPr>
        </w:pPrChange>
      </w:pPr>
    </w:p>
    <w:p w:rsidR="008E748C" w:rsidRPr="00E20447" w:rsidDel="001A46ED" w:rsidRDefault="008E748C" w:rsidP="001A46ED">
      <w:pPr>
        <w:spacing w:line="360" w:lineRule="auto"/>
        <w:rPr>
          <w:del w:id="1470" w:author="Windows User" w:date="2018-03-15T02:05:00Z"/>
          <w:rFonts w:ascii="Arial" w:hAnsi="Arial" w:cs="Arial"/>
          <w:b/>
          <w:color w:val="000000" w:themeColor="text1"/>
          <w:sz w:val="22"/>
          <w:rPrChange w:id="1471" w:author="Guo, Shicheng" w:date="2018-03-14T09:36:00Z">
            <w:rPr>
              <w:del w:id="1472" w:author="Windows User" w:date="2018-03-15T02:05:00Z"/>
              <w:rFonts w:ascii="Times New Roman" w:hAnsi="Times New Roman" w:cs="Times New Roman"/>
              <w:b/>
              <w:color w:val="000000" w:themeColor="text1"/>
              <w:sz w:val="24"/>
              <w:szCs w:val="28"/>
            </w:rPr>
          </w:rPrChange>
        </w:rPr>
        <w:pPrChange w:id="1473" w:author="Windows User" w:date="2018-03-15T02:05:00Z">
          <w:pPr>
            <w:spacing w:line="360" w:lineRule="auto"/>
          </w:pPr>
        </w:pPrChange>
      </w:pPr>
    </w:p>
    <w:p w:rsidR="008E748C" w:rsidRPr="00E20447" w:rsidDel="001A46ED" w:rsidRDefault="008E748C" w:rsidP="001A46ED">
      <w:pPr>
        <w:spacing w:line="360" w:lineRule="auto"/>
        <w:rPr>
          <w:del w:id="1474" w:author="Windows User" w:date="2018-03-15T02:05:00Z"/>
          <w:rFonts w:ascii="Arial" w:hAnsi="Arial" w:cs="Arial"/>
          <w:b/>
          <w:color w:val="000000" w:themeColor="text1"/>
          <w:sz w:val="22"/>
          <w:rPrChange w:id="1475" w:author="Guo, Shicheng" w:date="2018-03-14T09:36:00Z">
            <w:rPr>
              <w:del w:id="1476" w:author="Windows User" w:date="2018-03-15T02:05:00Z"/>
              <w:rFonts w:ascii="Times New Roman" w:hAnsi="Times New Roman" w:cs="Times New Roman"/>
              <w:b/>
              <w:color w:val="000000" w:themeColor="text1"/>
              <w:sz w:val="24"/>
              <w:szCs w:val="28"/>
            </w:rPr>
          </w:rPrChange>
        </w:rPr>
        <w:pPrChange w:id="1477" w:author="Windows User" w:date="2018-03-15T02:05:00Z">
          <w:pPr>
            <w:spacing w:line="360" w:lineRule="auto"/>
          </w:pPr>
        </w:pPrChange>
      </w:pPr>
    </w:p>
    <w:p w:rsidR="008E748C" w:rsidRPr="00E20447" w:rsidDel="001A46ED" w:rsidRDefault="008E748C" w:rsidP="001A46ED">
      <w:pPr>
        <w:spacing w:line="360" w:lineRule="auto"/>
        <w:rPr>
          <w:del w:id="1478" w:author="Windows User" w:date="2018-03-15T02:05:00Z"/>
          <w:rFonts w:ascii="Arial" w:hAnsi="Arial" w:cs="Arial"/>
          <w:b/>
          <w:color w:val="000000" w:themeColor="text1"/>
          <w:sz w:val="22"/>
          <w:rPrChange w:id="1479" w:author="Guo, Shicheng" w:date="2018-03-14T09:36:00Z">
            <w:rPr>
              <w:del w:id="1480" w:author="Windows User" w:date="2018-03-15T02:05:00Z"/>
              <w:rFonts w:ascii="Times New Roman" w:hAnsi="Times New Roman" w:cs="Times New Roman"/>
              <w:b/>
              <w:color w:val="000000" w:themeColor="text1"/>
              <w:sz w:val="24"/>
              <w:szCs w:val="28"/>
            </w:rPr>
          </w:rPrChange>
        </w:rPr>
        <w:pPrChange w:id="1481" w:author="Windows User" w:date="2018-03-15T02:05:00Z">
          <w:pPr>
            <w:spacing w:line="360" w:lineRule="auto"/>
          </w:pPr>
        </w:pPrChange>
      </w:pPr>
    </w:p>
    <w:p w:rsidR="008E748C" w:rsidRPr="00E20447" w:rsidDel="001A46ED" w:rsidRDefault="008E748C" w:rsidP="001A46ED">
      <w:pPr>
        <w:spacing w:line="360" w:lineRule="auto"/>
        <w:rPr>
          <w:del w:id="1482" w:author="Windows User" w:date="2018-03-15T02:05:00Z"/>
          <w:rFonts w:ascii="Arial" w:hAnsi="Arial" w:cs="Arial"/>
          <w:b/>
          <w:color w:val="000000" w:themeColor="text1"/>
          <w:sz w:val="22"/>
          <w:rPrChange w:id="1483" w:author="Guo, Shicheng" w:date="2018-03-14T09:36:00Z">
            <w:rPr>
              <w:del w:id="1484" w:author="Windows User" w:date="2018-03-15T02:05:00Z"/>
              <w:rFonts w:ascii="Times New Roman" w:hAnsi="Times New Roman" w:cs="Times New Roman"/>
              <w:b/>
              <w:color w:val="000000" w:themeColor="text1"/>
              <w:sz w:val="24"/>
              <w:szCs w:val="28"/>
            </w:rPr>
          </w:rPrChange>
        </w:rPr>
        <w:pPrChange w:id="1485" w:author="Windows User" w:date="2018-03-15T02:05:00Z">
          <w:pPr>
            <w:spacing w:line="360" w:lineRule="auto"/>
          </w:pPr>
        </w:pPrChange>
      </w:pPr>
    </w:p>
    <w:p w:rsidR="008E748C" w:rsidRPr="00E20447" w:rsidDel="001A46ED" w:rsidRDefault="008E748C" w:rsidP="001A46ED">
      <w:pPr>
        <w:spacing w:line="360" w:lineRule="auto"/>
        <w:rPr>
          <w:del w:id="1486" w:author="Windows User" w:date="2018-03-15T02:05:00Z"/>
          <w:rFonts w:ascii="Arial" w:hAnsi="Arial" w:cs="Arial"/>
          <w:b/>
          <w:color w:val="000000" w:themeColor="text1"/>
          <w:sz w:val="22"/>
          <w:rPrChange w:id="1487" w:author="Guo, Shicheng" w:date="2018-03-14T09:36:00Z">
            <w:rPr>
              <w:del w:id="1488" w:author="Windows User" w:date="2018-03-15T02:05:00Z"/>
              <w:rFonts w:ascii="Times New Roman" w:hAnsi="Times New Roman" w:cs="Times New Roman"/>
              <w:b/>
              <w:color w:val="000000" w:themeColor="text1"/>
              <w:sz w:val="24"/>
              <w:szCs w:val="28"/>
            </w:rPr>
          </w:rPrChange>
        </w:rPr>
        <w:pPrChange w:id="1489" w:author="Windows User" w:date="2018-03-15T02:05:00Z">
          <w:pPr>
            <w:spacing w:line="360" w:lineRule="auto"/>
          </w:pPr>
        </w:pPrChange>
      </w:pPr>
    </w:p>
    <w:p w:rsidR="008E748C" w:rsidRPr="00E20447" w:rsidDel="001A46ED" w:rsidRDefault="008E748C" w:rsidP="001A46ED">
      <w:pPr>
        <w:spacing w:line="360" w:lineRule="auto"/>
        <w:rPr>
          <w:del w:id="1490" w:author="Windows User" w:date="2018-03-15T02:05:00Z"/>
          <w:rFonts w:ascii="Arial" w:hAnsi="Arial" w:cs="Arial"/>
          <w:b/>
          <w:color w:val="000000" w:themeColor="text1"/>
          <w:sz w:val="22"/>
          <w:rPrChange w:id="1491" w:author="Guo, Shicheng" w:date="2018-03-14T09:36:00Z">
            <w:rPr>
              <w:del w:id="1492" w:author="Windows User" w:date="2018-03-15T02:05:00Z"/>
              <w:rFonts w:ascii="Times New Roman" w:hAnsi="Times New Roman" w:cs="Times New Roman"/>
              <w:b/>
              <w:color w:val="000000" w:themeColor="text1"/>
              <w:sz w:val="24"/>
              <w:szCs w:val="28"/>
            </w:rPr>
          </w:rPrChange>
        </w:rPr>
        <w:pPrChange w:id="1493" w:author="Windows User" w:date="2018-03-15T02:05:00Z">
          <w:pPr>
            <w:spacing w:line="360" w:lineRule="auto"/>
          </w:pPr>
        </w:pPrChange>
      </w:pPr>
    </w:p>
    <w:p w:rsidR="008E748C" w:rsidRPr="00E20447" w:rsidDel="001A46ED" w:rsidRDefault="008E748C" w:rsidP="001A46ED">
      <w:pPr>
        <w:spacing w:line="360" w:lineRule="auto"/>
        <w:rPr>
          <w:del w:id="1494" w:author="Windows User" w:date="2018-03-15T02:05:00Z"/>
          <w:rFonts w:ascii="Arial" w:hAnsi="Arial" w:cs="Arial"/>
          <w:b/>
          <w:color w:val="000000" w:themeColor="text1"/>
          <w:sz w:val="22"/>
          <w:rPrChange w:id="1495" w:author="Guo, Shicheng" w:date="2018-03-14T09:36:00Z">
            <w:rPr>
              <w:del w:id="1496" w:author="Windows User" w:date="2018-03-15T02:05:00Z"/>
              <w:rFonts w:ascii="Times New Roman" w:hAnsi="Times New Roman" w:cs="Times New Roman"/>
              <w:b/>
              <w:color w:val="000000" w:themeColor="text1"/>
              <w:sz w:val="24"/>
              <w:szCs w:val="28"/>
            </w:rPr>
          </w:rPrChange>
        </w:rPr>
        <w:pPrChange w:id="1497" w:author="Windows User" w:date="2018-03-15T02:05:00Z">
          <w:pPr>
            <w:spacing w:line="360" w:lineRule="auto"/>
          </w:pPr>
        </w:pPrChange>
      </w:pPr>
    </w:p>
    <w:p w:rsidR="008E748C" w:rsidRPr="00E20447" w:rsidDel="001A46ED" w:rsidRDefault="008E748C" w:rsidP="001A46ED">
      <w:pPr>
        <w:spacing w:line="360" w:lineRule="auto"/>
        <w:rPr>
          <w:del w:id="1498" w:author="Windows User" w:date="2018-03-15T02:05:00Z"/>
          <w:rFonts w:ascii="Arial" w:hAnsi="Arial" w:cs="Arial"/>
          <w:b/>
          <w:color w:val="000000" w:themeColor="text1"/>
          <w:sz w:val="22"/>
          <w:rPrChange w:id="1499" w:author="Guo, Shicheng" w:date="2018-03-14T09:36:00Z">
            <w:rPr>
              <w:del w:id="1500" w:author="Windows User" w:date="2018-03-15T02:05:00Z"/>
              <w:rFonts w:ascii="Times New Roman" w:hAnsi="Times New Roman" w:cs="Times New Roman"/>
              <w:b/>
              <w:color w:val="000000" w:themeColor="text1"/>
              <w:sz w:val="24"/>
              <w:szCs w:val="28"/>
            </w:rPr>
          </w:rPrChange>
        </w:rPr>
        <w:pPrChange w:id="1501" w:author="Windows User" w:date="2018-03-15T02:05:00Z">
          <w:pPr>
            <w:spacing w:line="360" w:lineRule="auto"/>
          </w:pPr>
        </w:pPrChange>
      </w:pPr>
    </w:p>
    <w:p w:rsidR="008E748C" w:rsidRPr="00E20447" w:rsidDel="001A46ED" w:rsidRDefault="008E748C" w:rsidP="001A46ED">
      <w:pPr>
        <w:spacing w:line="360" w:lineRule="auto"/>
        <w:rPr>
          <w:del w:id="1502" w:author="Windows User" w:date="2018-03-15T02:05:00Z"/>
          <w:rFonts w:ascii="Arial" w:hAnsi="Arial" w:cs="Arial"/>
          <w:b/>
          <w:color w:val="000000" w:themeColor="text1"/>
          <w:sz w:val="22"/>
          <w:rPrChange w:id="1503" w:author="Guo, Shicheng" w:date="2018-03-14T09:36:00Z">
            <w:rPr>
              <w:del w:id="1504" w:author="Windows User" w:date="2018-03-15T02:05:00Z"/>
              <w:rFonts w:ascii="Times New Roman" w:hAnsi="Times New Roman" w:cs="Times New Roman"/>
              <w:b/>
              <w:color w:val="000000" w:themeColor="text1"/>
              <w:sz w:val="24"/>
              <w:szCs w:val="28"/>
            </w:rPr>
          </w:rPrChange>
        </w:rPr>
        <w:pPrChange w:id="1505" w:author="Windows User" w:date="2018-03-15T02:05:00Z">
          <w:pPr>
            <w:spacing w:line="360" w:lineRule="auto"/>
          </w:pPr>
        </w:pPrChange>
      </w:pPr>
    </w:p>
    <w:p w:rsidR="008E748C" w:rsidRPr="00E20447" w:rsidDel="001A46ED" w:rsidRDefault="008E748C" w:rsidP="001A46ED">
      <w:pPr>
        <w:spacing w:line="360" w:lineRule="auto"/>
        <w:rPr>
          <w:del w:id="1506" w:author="Windows User" w:date="2018-03-15T02:05:00Z"/>
          <w:rFonts w:ascii="Arial" w:hAnsi="Arial" w:cs="Arial"/>
          <w:b/>
          <w:color w:val="000000" w:themeColor="text1"/>
          <w:sz w:val="22"/>
          <w:rPrChange w:id="1507" w:author="Guo, Shicheng" w:date="2018-03-14T09:36:00Z">
            <w:rPr>
              <w:del w:id="1508" w:author="Windows User" w:date="2018-03-15T02:05:00Z"/>
              <w:rFonts w:ascii="Times New Roman" w:hAnsi="Times New Roman" w:cs="Times New Roman"/>
              <w:b/>
              <w:color w:val="000000" w:themeColor="text1"/>
              <w:sz w:val="24"/>
              <w:szCs w:val="28"/>
            </w:rPr>
          </w:rPrChange>
        </w:rPr>
        <w:pPrChange w:id="1509" w:author="Windows User" w:date="2018-03-15T02:05:00Z">
          <w:pPr>
            <w:spacing w:line="360" w:lineRule="auto"/>
          </w:pPr>
        </w:pPrChange>
      </w:pPr>
    </w:p>
    <w:p w:rsidR="004D2EE1" w:rsidRPr="00E20447" w:rsidDel="001A46ED" w:rsidRDefault="00557FEA" w:rsidP="001A46ED">
      <w:pPr>
        <w:spacing w:line="360" w:lineRule="auto"/>
        <w:rPr>
          <w:del w:id="1510" w:author="Windows User" w:date="2018-03-15T02:05:00Z"/>
          <w:rFonts w:ascii="Arial" w:hAnsi="Arial" w:cs="Arial"/>
          <w:b/>
          <w:color w:val="000000" w:themeColor="text1"/>
          <w:sz w:val="22"/>
          <w:rPrChange w:id="1511" w:author="Guo, Shicheng" w:date="2018-03-14T09:36:00Z">
            <w:rPr>
              <w:del w:id="1512" w:author="Windows User" w:date="2018-03-15T02:05:00Z"/>
              <w:rFonts w:ascii="Times New Roman" w:hAnsi="Times New Roman" w:cs="Times New Roman"/>
              <w:b/>
              <w:color w:val="000000" w:themeColor="text1"/>
              <w:sz w:val="24"/>
              <w:szCs w:val="28"/>
            </w:rPr>
          </w:rPrChange>
        </w:rPr>
        <w:pPrChange w:id="1513" w:author="Windows User" w:date="2018-03-15T02:05:00Z">
          <w:pPr>
            <w:spacing w:line="360" w:lineRule="auto"/>
            <w:outlineLvl w:val="1"/>
          </w:pPr>
        </w:pPrChange>
      </w:pPr>
      <w:del w:id="1514" w:author="Windows User" w:date="2018-03-15T02:05:00Z">
        <w:r w:rsidRPr="00557FEA" w:rsidDel="001A46ED">
          <w:rPr>
            <w:rFonts w:ascii="Arial" w:hAnsi="Arial" w:cs="Arial"/>
            <w:b/>
            <w:color w:val="000000" w:themeColor="text1"/>
            <w:sz w:val="22"/>
            <w:rPrChange w:id="1515" w:author="Guo, Shicheng" w:date="2018-03-14T09:36:00Z">
              <w:rPr>
                <w:rFonts w:ascii="Times New Roman" w:hAnsi="Times New Roman" w:cs="Times New Roman"/>
                <w:b/>
                <w:color w:val="000000" w:themeColor="text1"/>
                <w:sz w:val="24"/>
                <w:szCs w:val="28"/>
              </w:rPr>
            </w:rPrChange>
          </w:rPr>
          <w:delText>Figure 3</w:delText>
        </w:r>
      </w:del>
    </w:p>
    <w:p w:rsidR="00030256" w:rsidRPr="00E20447" w:rsidDel="001A46ED" w:rsidRDefault="00850ABF" w:rsidP="001A46ED">
      <w:pPr>
        <w:spacing w:line="360" w:lineRule="auto"/>
        <w:rPr>
          <w:del w:id="1516" w:author="Windows User" w:date="2018-03-15T02:05:00Z"/>
          <w:rFonts w:ascii="Arial" w:hAnsi="Arial" w:cs="Arial"/>
          <w:b/>
          <w:color w:val="000000" w:themeColor="text1"/>
          <w:sz w:val="22"/>
          <w:rPrChange w:id="1517" w:author="Guo, Shicheng" w:date="2018-03-14T09:36:00Z">
            <w:rPr>
              <w:del w:id="1518" w:author="Windows User" w:date="2018-03-15T02:05:00Z"/>
              <w:rFonts w:ascii="Times New Roman" w:hAnsi="Times New Roman" w:cs="Times New Roman"/>
              <w:b/>
              <w:color w:val="000000" w:themeColor="text1"/>
              <w:sz w:val="28"/>
              <w:szCs w:val="28"/>
            </w:rPr>
          </w:rPrChange>
        </w:rPr>
        <w:pPrChange w:id="1519" w:author="Windows User" w:date="2018-03-15T02:05:00Z">
          <w:pPr>
            <w:spacing w:line="360" w:lineRule="auto"/>
            <w:jc w:val="center"/>
          </w:pPr>
        </w:pPrChange>
      </w:pPr>
      <w:del w:id="1520" w:author="Windows User" w:date="2018-03-15T02:05:00Z">
        <w:r w:rsidDel="001A46ED">
          <w:rPr>
            <w:rFonts w:ascii="Arial" w:hAnsi="Arial" w:cs="Arial"/>
            <w:b/>
            <w:noProof/>
            <w:color w:val="000000" w:themeColor="text1"/>
            <w:sz w:val="22"/>
            <w:rPrChange w:id="1521" w:author="Unknown">
              <w:rPr>
                <w:rFonts w:ascii="Times New Roman" w:hAnsi="Times New Roman" w:cs="Times New Roman"/>
                <w:b/>
                <w:noProof/>
                <w:color w:val="000000" w:themeColor="text1"/>
                <w:sz w:val="28"/>
                <w:szCs w:val="28"/>
              </w:rPr>
            </w:rPrChange>
          </w:rPr>
          <w:drawing>
            <wp:inline distT="0" distB="0" distL="0" distR="0">
              <wp:extent cx="8820000" cy="4866312"/>
              <wp:effectExtent l="0" t="4445" r="0" b="0"/>
              <wp:docPr id="4098" name="Picture 2" descr="C:\Users\Administrator\Desktop\图片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Administrator\Desktop\图片25.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5400000">
                        <a:off x="0" y="0"/>
                        <a:ext cx="8820000" cy="4866312"/>
                      </a:xfrm>
                      <a:prstGeom prst="rect">
                        <a:avLst/>
                      </a:prstGeom>
                      <a:noFill/>
                      <a:extLst/>
                    </pic:spPr>
                  </pic:pic>
                </a:graphicData>
              </a:graphic>
            </wp:inline>
          </w:drawing>
        </w:r>
      </w:del>
    </w:p>
    <w:p w:rsidR="00B95604" w:rsidRPr="00E20447" w:rsidDel="001A46ED" w:rsidRDefault="00557FEA" w:rsidP="001A46ED">
      <w:pPr>
        <w:spacing w:line="360" w:lineRule="auto"/>
        <w:rPr>
          <w:del w:id="1522" w:author="Windows User" w:date="2018-03-15T02:05:00Z"/>
          <w:rFonts w:ascii="Arial" w:hAnsi="Arial" w:cs="Arial"/>
          <w:b/>
          <w:color w:val="000000" w:themeColor="text1"/>
          <w:sz w:val="22"/>
          <w:rPrChange w:id="1523" w:author="Guo, Shicheng" w:date="2018-03-14T09:36:00Z">
            <w:rPr>
              <w:del w:id="1524" w:author="Windows User" w:date="2018-03-15T02:05:00Z"/>
              <w:rFonts w:ascii="Times New Roman" w:hAnsi="Times New Roman" w:cs="Times New Roman"/>
              <w:b/>
              <w:color w:val="000000" w:themeColor="text1"/>
              <w:sz w:val="28"/>
              <w:szCs w:val="28"/>
            </w:rPr>
          </w:rPrChange>
        </w:rPr>
        <w:pPrChange w:id="1525" w:author="Windows User" w:date="2018-03-15T02:05:00Z">
          <w:pPr>
            <w:spacing w:line="360" w:lineRule="auto"/>
            <w:outlineLvl w:val="1"/>
          </w:pPr>
        </w:pPrChange>
      </w:pPr>
      <w:del w:id="1526" w:author="Windows User" w:date="2018-03-15T02:05:00Z">
        <w:r w:rsidRPr="00557FEA" w:rsidDel="001A46ED">
          <w:rPr>
            <w:rFonts w:ascii="Arial" w:hAnsi="Arial" w:cs="Arial"/>
            <w:b/>
            <w:bCs/>
            <w:color w:val="000000" w:themeColor="text1"/>
            <w:sz w:val="22"/>
            <w:rPrChange w:id="1527" w:author="Guo, Shicheng" w:date="2018-03-14T09:36:00Z">
              <w:rPr>
                <w:rFonts w:ascii="Times New Roman" w:hAnsi="Times New Roman" w:cs="Times New Roman"/>
                <w:b/>
                <w:bCs/>
                <w:color w:val="000000" w:themeColor="text1"/>
                <w:sz w:val="24"/>
              </w:rPr>
            </w:rPrChange>
          </w:rPr>
          <w:delText>Figure 4</w:delText>
        </w:r>
      </w:del>
    </w:p>
    <w:p w:rsidR="00030256" w:rsidRPr="00E20447" w:rsidDel="001A46ED" w:rsidRDefault="00850ABF" w:rsidP="001A46ED">
      <w:pPr>
        <w:spacing w:line="360" w:lineRule="auto"/>
        <w:rPr>
          <w:del w:id="1528" w:author="Windows User" w:date="2018-03-15T02:05:00Z"/>
          <w:rFonts w:ascii="Arial" w:hAnsi="Arial" w:cs="Arial"/>
          <w:color w:val="000000" w:themeColor="text1"/>
          <w:kern w:val="0"/>
          <w:sz w:val="22"/>
          <w:rPrChange w:id="1529" w:author="Guo, Shicheng" w:date="2018-03-14T09:36:00Z">
            <w:rPr>
              <w:del w:id="1530" w:author="Windows User" w:date="2018-03-15T02:05:00Z"/>
              <w:rFonts w:ascii="Times New Roman" w:hAnsi="Times New Roman" w:cs="Times New Roman"/>
              <w:color w:val="000000" w:themeColor="text1"/>
              <w:kern w:val="0"/>
              <w:sz w:val="28"/>
              <w:szCs w:val="28"/>
            </w:rPr>
          </w:rPrChange>
        </w:rPr>
        <w:pPrChange w:id="1531" w:author="Windows User" w:date="2018-03-15T02:05:00Z">
          <w:pPr>
            <w:spacing w:line="360" w:lineRule="auto"/>
            <w:jc w:val="center"/>
          </w:pPr>
        </w:pPrChange>
      </w:pPr>
      <w:del w:id="1532" w:author="Windows User" w:date="2018-03-15T02:05:00Z">
        <w:r w:rsidDel="001A46ED">
          <w:rPr>
            <w:rFonts w:ascii="Arial" w:hAnsi="Arial" w:cs="Arial"/>
            <w:noProof/>
            <w:color w:val="000000" w:themeColor="text1"/>
            <w:kern w:val="0"/>
            <w:sz w:val="22"/>
            <w:rPrChange w:id="1533" w:author="Unknown">
              <w:rPr>
                <w:rFonts w:ascii="Times New Roman" w:hAnsi="Times New Roman" w:cs="Times New Roman"/>
                <w:noProof/>
                <w:color w:val="000000" w:themeColor="text1"/>
                <w:kern w:val="0"/>
                <w:sz w:val="28"/>
                <w:szCs w:val="28"/>
              </w:rPr>
            </w:rPrChange>
          </w:rPr>
          <w:drawing>
            <wp:inline distT="0" distB="0" distL="0" distR="0">
              <wp:extent cx="5040000" cy="4492016"/>
              <wp:effectExtent l="0" t="0" r="8255" b="3810"/>
              <wp:docPr id="4" name="图片 4" descr="C:\Users\Administrator\Desktop\近期实验结果\ZNF132文章\图片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近期实验结果\ZNF132文章\图片5.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0000" cy="4492016"/>
                      </a:xfrm>
                      <a:prstGeom prst="rect">
                        <a:avLst/>
                      </a:prstGeom>
                      <a:noFill/>
                      <a:ln>
                        <a:noFill/>
                      </a:ln>
                    </pic:spPr>
                  </pic:pic>
                </a:graphicData>
              </a:graphic>
            </wp:inline>
          </w:drawing>
        </w:r>
      </w:del>
    </w:p>
    <w:p w:rsidR="009D0DEB" w:rsidRPr="00E20447" w:rsidDel="001A46ED" w:rsidRDefault="00557FEA" w:rsidP="001A46ED">
      <w:pPr>
        <w:spacing w:line="360" w:lineRule="auto"/>
        <w:rPr>
          <w:del w:id="1534" w:author="Windows User" w:date="2018-03-15T02:05:00Z"/>
          <w:rFonts w:ascii="Arial" w:hAnsi="Arial" w:cs="Arial"/>
          <w:color w:val="000000" w:themeColor="text1"/>
          <w:kern w:val="0"/>
          <w:sz w:val="22"/>
          <w:rPrChange w:id="1535" w:author="Guo, Shicheng" w:date="2018-03-14T09:36:00Z">
            <w:rPr>
              <w:del w:id="1536" w:author="Windows User" w:date="2018-03-15T02:05:00Z"/>
              <w:rFonts w:ascii="Times New Roman" w:hAnsi="Times New Roman" w:cs="Times New Roman"/>
              <w:color w:val="000000" w:themeColor="text1"/>
              <w:kern w:val="0"/>
              <w:sz w:val="28"/>
              <w:szCs w:val="28"/>
            </w:rPr>
          </w:rPrChange>
        </w:rPr>
        <w:pPrChange w:id="1537" w:author="Windows User" w:date="2018-03-15T02:05:00Z">
          <w:pPr>
            <w:spacing w:line="360" w:lineRule="auto"/>
            <w:outlineLvl w:val="1"/>
          </w:pPr>
        </w:pPrChange>
      </w:pPr>
      <w:del w:id="1538" w:author="Windows User" w:date="2018-03-15T02:05:00Z">
        <w:r w:rsidRPr="00557FEA" w:rsidDel="001A46ED">
          <w:rPr>
            <w:rFonts w:ascii="Arial" w:hAnsi="Arial" w:cs="Arial"/>
            <w:b/>
            <w:bCs/>
            <w:color w:val="000000" w:themeColor="text1"/>
            <w:sz w:val="22"/>
            <w:rPrChange w:id="1539" w:author="Guo, Shicheng" w:date="2018-03-14T09:36:00Z">
              <w:rPr>
                <w:rFonts w:ascii="Times New Roman" w:hAnsi="Times New Roman" w:cs="Times New Roman"/>
                <w:b/>
                <w:bCs/>
                <w:color w:val="000000" w:themeColor="text1"/>
                <w:sz w:val="24"/>
              </w:rPr>
            </w:rPrChange>
          </w:rPr>
          <w:delText>Figure 5</w:delText>
        </w:r>
      </w:del>
    </w:p>
    <w:p w:rsidR="00030256" w:rsidRPr="00E20447" w:rsidRDefault="00850ABF" w:rsidP="001A46ED">
      <w:pPr>
        <w:spacing w:line="360" w:lineRule="auto"/>
        <w:rPr>
          <w:rFonts w:ascii="Arial" w:hAnsi="Arial" w:cs="Arial"/>
          <w:color w:val="000000" w:themeColor="text1"/>
          <w:kern w:val="0"/>
          <w:sz w:val="22"/>
          <w:rPrChange w:id="1540" w:author="Guo, Shicheng" w:date="2018-03-14T09:36:00Z">
            <w:rPr>
              <w:rFonts w:ascii="Times New Roman" w:hAnsi="Times New Roman" w:cs="Times New Roman"/>
              <w:color w:val="000000" w:themeColor="text1"/>
              <w:kern w:val="0"/>
              <w:sz w:val="28"/>
              <w:szCs w:val="28"/>
            </w:rPr>
          </w:rPrChange>
        </w:rPr>
        <w:pPrChange w:id="1541" w:author="Windows User" w:date="2018-03-15T02:05:00Z">
          <w:pPr>
            <w:spacing w:line="360" w:lineRule="auto"/>
            <w:jc w:val="center"/>
          </w:pPr>
        </w:pPrChange>
      </w:pPr>
      <w:del w:id="1542" w:author="Windows User" w:date="2018-03-15T02:05:00Z">
        <w:r w:rsidDel="001A46ED">
          <w:rPr>
            <w:rFonts w:ascii="Arial" w:hAnsi="Arial" w:cs="Arial"/>
            <w:noProof/>
            <w:color w:val="000000" w:themeColor="text1"/>
            <w:kern w:val="0"/>
            <w:sz w:val="22"/>
            <w:rPrChange w:id="1543" w:author="Unknown">
              <w:rPr>
                <w:rFonts w:ascii="Times New Roman" w:hAnsi="Times New Roman" w:cs="Times New Roman"/>
                <w:noProof/>
                <w:color w:val="000000" w:themeColor="text1"/>
                <w:kern w:val="0"/>
                <w:sz w:val="28"/>
                <w:szCs w:val="28"/>
              </w:rPr>
            </w:rPrChange>
          </w:rPr>
          <w:drawing>
            <wp:inline distT="0" distB="0" distL="0" distR="0">
              <wp:extent cx="5040000" cy="3183438"/>
              <wp:effectExtent l="0" t="0" r="8255" b="0"/>
              <wp:docPr id="11" name="图片 11" descr="C:\Users\Administrator\Desktop\ZNF132文章2018.1.3\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ZNF132文章2018.1.3\fig7.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0000" cy="3183438"/>
                      </a:xfrm>
                      <a:prstGeom prst="rect">
                        <a:avLst/>
                      </a:prstGeom>
                      <a:noFill/>
                      <a:ln>
                        <a:noFill/>
                      </a:ln>
                    </pic:spPr>
                  </pic:pic>
                </a:graphicData>
              </a:graphic>
            </wp:inline>
          </w:drawing>
        </w:r>
      </w:del>
    </w:p>
    <w:p w:rsidR="008D345D" w:rsidRPr="00E20447" w:rsidRDefault="008D345D" w:rsidP="00812E05">
      <w:pPr>
        <w:rPr>
          <w:rFonts w:ascii="Arial" w:hAnsi="Arial" w:cs="Arial"/>
          <w:sz w:val="22"/>
          <w:rPrChange w:id="1544" w:author="Guo, Shicheng" w:date="2018-03-14T09:36:00Z">
            <w:rPr>
              <w:rFonts w:ascii="Times New Roman" w:hAnsi="Times New Roman" w:cs="Times New Roman"/>
            </w:rPr>
          </w:rPrChange>
        </w:rPr>
      </w:pPr>
    </w:p>
    <w:sectPr w:rsidR="008D345D" w:rsidRPr="00E20447" w:rsidSect="00557FE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3A4B" w:rsidRDefault="00E73A4B" w:rsidP="00030256">
      <w:r>
        <w:separator/>
      </w:r>
    </w:p>
  </w:endnote>
  <w:endnote w:type="continuationSeparator" w:id="1">
    <w:p w:rsidR="00E73A4B" w:rsidRDefault="00E73A4B" w:rsidP="0003025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imSun">
    <w:altName w:val="Lucida Sans Unicode"/>
    <w:panose1 w:val="02010600030101010101"/>
    <w:charset w:val="00"/>
    <w:family w:val="roman"/>
    <w:notTrueType/>
    <w:pitch w:val="default"/>
    <w:sig w:usb0="00000000" w:usb1="00000000" w:usb2="00000000" w:usb3="00000000" w:csb0="00000000" w:csb1="00000000"/>
  </w:font>
  <w:font w:name="System">
    <w:altName w:val="等线"/>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3A4B" w:rsidRDefault="00E73A4B" w:rsidP="00030256">
      <w:r>
        <w:separator/>
      </w:r>
    </w:p>
  </w:footnote>
  <w:footnote w:type="continuationSeparator" w:id="1">
    <w:p w:rsidR="00E73A4B" w:rsidRDefault="00E73A4B" w:rsidP="0003025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0ABF" w:rsidRDefault="00850ABF" w:rsidP="00BE3E51">
    <w:pPr>
      <w:pStyle w:val="a3"/>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0ABF" w:rsidRDefault="00850ABF" w:rsidP="00BE3E51">
    <w:pPr>
      <w:pStyle w:val="a3"/>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91452"/>
    <w:multiLevelType w:val="hybridMultilevel"/>
    <w:tmpl w:val="B8843A78"/>
    <w:lvl w:ilvl="0" w:tplc="054C917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2D793E"/>
    <w:multiLevelType w:val="hybridMultilevel"/>
    <w:tmpl w:val="EDCE773E"/>
    <w:lvl w:ilvl="0" w:tplc="D0829710">
      <w:start w:val="1"/>
      <w:numFmt w:val="upperLetter"/>
      <w:lvlText w:val="%1．"/>
      <w:lvlJc w:val="left"/>
      <w:pPr>
        <w:ind w:left="390" w:hanging="39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1A148A8"/>
    <w:multiLevelType w:val="hybridMultilevel"/>
    <w:tmpl w:val="6D6088A6"/>
    <w:lvl w:ilvl="0" w:tplc="CFCC840E">
      <w:start w:val="1"/>
      <w:numFmt w:val="upp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A1E02BF"/>
    <w:multiLevelType w:val="singleLevel"/>
    <w:tmpl w:val="5A1E02BF"/>
    <w:lvl w:ilvl="0">
      <w:start w:val="1"/>
      <w:numFmt w:val="upperLetter"/>
      <w:suff w:val="space"/>
      <w:lvlText w:val="%1."/>
      <w:lvlJc w:val="left"/>
    </w:lvl>
  </w:abstractNum>
  <w:abstractNum w:abstractNumId="4">
    <w:nsid w:val="5A1E23F3"/>
    <w:multiLevelType w:val="singleLevel"/>
    <w:tmpl w:val="B1D4C56C"/>
    <w:lvl w:ilvl="0">
      <w:start w:val="1"/>
      <w:numFmt w:val="upperLetter"/>
      <w:suff w:val="space"/>
      <w:lvlText w:val="%1."/>
      <w:lvlJc w:val="left"/>
      <w:rPr>
        <w:rFonts w:ascii="Arial" w:eastAsiaTheme="minorEastAsia" w:hAnsi="Arial" w:cs="Arial"/>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0&lt;/Suspended&gt;&lt;/ENInstantFormat&gt;"/>
    <w:docVar w:name="EN.Layout" w:val="&lt;ENLayout&gt;&lt;Style&gt;Vancouver123&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rsdtssx5de5tfqezpxppdrsutap5fp2daewr&quot;&gt;我的EndNote库&lt;record-ids&gt;&lt;item&gt;174&lt;/item&gt;&lt;item&gt;175&lt;/item&gt;&lt;item&gt;178&lt;/item&gt;&lt;item&gt;179&lt;/item&gt;&lt;item&gt;180&lt;/item&gt;&lt;item&gt;181&lt;/item&gt;&lt;item&gt;182&lt;/item&gt;&lt;item&gt;184&lt;/item&gt;&lt;item&gt;185&lt;/item&gt;&lt;item&gt;187&lt;/item&gt;&lt;item&gt;189&lt;/item&gt;&lt;item&gt;190&lt;/item&gt;&lt;item&gt;191&lt;/item&gt;&lt;item&gt;193&lt;/item&gt;&lt;item&gt;213&lt;/item&gt;&lt;item&gt;229&lt;/item&gt;&lt;item&gt;233&lt;/item&gt;&lt;item&gt;237&lt;/item&gt;&lt;item&gt;242&lt;/item&gt;&lt;item&gt;243&lt;/item&gt;&lt;item&gt;245&lt;/item&gt;&lt;item&gt;246&lt;/item&gt;&lt;item&gt;247&lt;/item&gt;&lt;item&gt;248&lt;/item&gt;&lt;item&gt;249&lt;/item&gt;&lt;item&gt;250&lt;/item&gt;&lt;item&gt;251&lt;/item&gt;&lt;item&gt;252&lt;/item&gt;&lt;item&gt;254&lt;/item&gt;&lt;item&gt;257&lt;/item&gt;&lt;item&gt;259&lt;/item&gt;&lt;item&gt;260&lt;/item&gt;&lt;item&gt;261&lt;/item&gt;&lt;/record-ids&gt;&lt;/item&gt;&lt;/Libraries&gt;"/>
  </w:docVars>
  <w:rsids>
    <w:rsidRoot w:val="00BC34B3"/>
    <w:rsid w:val="0000377A"/>
    <w:rsid w:val="000171DA"/>
    <w:rsid w:val="00017AD3"/>
    <w:rsid w:val="0002227C"/>
    <w:rsid w:val="0002705F"/>
    <w:rsid w:val="00030256"/>
    <w:rsid w:val="00031205"/>
    <w:rsid w:val="00031A31"/>
    <w:rsid w:val="00035B08"/>
    <w:rsid w:val="000602F4"/>
    <w:rsid w:val="0007075B"/>
    <w:rsid w:val="00077094"/>
    <w:rsid w:val="00080692"/>
    <w:rsid w:val="000829B2"/>
    <w:rsid w:val="00085668"/>
    <w:rsid w:val="0009056B"/>
    <w:rsid w:val="000910FB"/>
    <w:rsid w:val="000A1F87"/>
    <w:rsid w:val="000C1E66"/>
    <w:rsid w:val="000C2B1E"/>
    <w:rsid w:val="000D5248"/>
    <w:rsid w:val="000D7064"/>
    <w:rsid w:val="000E08D3"/>
    <w:rsid w:val="0010400B"/>
    <w:rsid w:val="00107609"/>
    <w:rsid w:val="0012134C"/>
    <w:rsid w:val="00133343"/>
    <w:rsid w:val="00141A2C"/>
    <w:rsid w:val="001609D8"/>
    <w:rsid w:val="0016275A"/>
    <w:rsid w:val="001A11EF"/>
    <w:rsid w:val="001A46ED"/>
    <w:rsid w:val="001B0D54"/>
    <w:rsid w:val="001B60C9"/>
    <w:rsid w:val="001C2B75"/>
    <w:rsid w:val="001D0B2E"/>
    <w:rsid w:val="001D527E"/>
    <w:rsid w:val="001D59C9"/>
    <w:rsid w:val="001E1E7D"/>
    <w:rsid w:val="001E7DF7"/>
    <w:rsid w:val="001F00F2"/>
    <w:rsid w:val="001F120D"/>
    <w:rsid w:val="001F5BC3"/>
    <w:rsid w:val="002128BB"/>
    <w:rsid w:val="002129E3"/>
    <w:rsid w:val="00213FC3"/>
    <w:rsid w:val="00233074"/>
    <w:rsid w:val="002418C7"/>
    <w:rsid w:val="00251C1C"/>
    <w:rsid w:val="00252EA0"/>
    <w:rsid w:val="002535AF"/>
    <w:rsid w:val="0026184E"/>
    <w:rsid w:val="002638BE"/>
    <w:rsid w:val="002929CA"/>
    <w:rsid w:val="00294C70"/>
    <w:rsid w:val="00295AF2"/>
    <w:rsid w:val="002A69A5"/>
    <w:rsid w:val="002A7F49"/>
    <w:rsid w:val="002B0435"/>
    <w:rsid w:val="002B29AC"/>
    <w:rsid w:val="002D4261"/>
    <w:rsid w:val="00304786"/>
    <w:rsid w:val="00312B50"/>
    <w:rsid w:val="00323C21"/>
    <w:rsid w:val="00352FC3"/>
    <w:rsid w:val="00362FF8"/>
    <w:rsid w:val="0037209C"/>
    <w:rsid w:val="003849C0"/>
    <w:rsid w:val="003B3C37"/>
    <w:rsid w:val="003B47B0"/>
    <w:rsid w:val="003B5EA1"/>
    <w:rsid w:val="003F6FA9"/>
    <w:rsid w:val="004041DF"/>
    <w:rsid w:val="00417B60"/>
    <w:rsid w:val="00443DE7"/>
    <w:rsid w:val="0045018E"/>
    <w:rsid w:val="00464DD9"/>
    <w:rsid w:val="004666F0"/>
    <w:rsid w:val="0048148D"/>
    <w:rsid w:val="00490889"/>
    <w:rsid w:val="004A0574"/>
    <w:rsid w:val="004B15C1"/>
    <w:rsid w:val="004D2EE1"/>
    <w:rsid w:val="004D4ABE"/>
    <w:rsid w:val="004F77E1"/>
    <w:rsid w:val="00525655"/>
    <w:rsid w:val="00543F7A"/>
    <w:rsid w:val="005453FA"/>
    <w:rsid w:val="00546800"/>
    <w:rsid w:val="00546C30"/>
    <w:rsid w:val="00550FA8"/>
    <w:rsid w:val="00557FEA"/>
    <w:rsid w:val="00563718"/>
    <w:rsid w:val="00564774"/>
    <w:rsid w:val="00574D31"/>
    <w:rsid w:val="005865D0"/>
    <w:rsid w:val="005A739F"/>
    <w:rsid w:val="005A788E"/>
    <w:rsid w:val="005B1FB5"/>
    <w:rsid w:val="005B3174"/>
    <w:rsid w:val="005C25DC"/>
    <w:rsid w:val="005D383D"/>
    <w:rsid w:val="005D5F6B"/>
    <w:rsid w:val="005E0D31"/>
    <w:rsid w:val="005E23BE"/>
    <w:rsid w:val="005F0470"/>
    <w:rsid w:val="00633E2E"/>
    <w:rsid w:val="006356AD"/>
    <w:rsid w:val="0064156A"/>
    <w:rsid w:val="006502E6"/>
    <w:rsid w:val="00651880"/>
    <w:rsid w:val="00653AF9"/>
    <w:rsid w:val="00673817"/>
    <w:rsid w:val="00675908"/>
    <w:rsid w:val="006765A6"/>
    <w:rsid w:val="006935F3"/>
    <w:rsid w:val="006B5B89"/>
    <w:rsid w:val="006D7AD8"/>
    <w:rsid w:val="006E57AB"/>
    <w:rsid w:val="006E5CF1"/>
    <w:rsid w:val="006F6873"/>
    <w:rsid w:val="006F7627"/>
    <w:rsid w:val="007053A6"/>
    <w:rsid w:val="00711034"/>
    <w:rsid w:val="00724526"/>
    <w:rsid w:val="00744280"/>
    <w:rsid w:val="00744C54"/>
    <w:rsid w:val="00771174"/>
    <w:rsid w:val="007803C7"/>
    <w:rsid w:val="007A00C1"/>
    <w:rsid w:val="007A1294"/>
    <w:rsid w:val="007B30C3"/>
    <w:rsid w:val="007C4459"/>
    <w:rsid w:val="007C7BF3"/>
    <w:rsid w:val="007E0EA7"/>
    <w:rsid w:val="00812E05"/>
    <w:rsid w:val="0081726A"/>
    <w:rsid w:val="00820F5F"/>
    <w:rsid w:val="00827187"/>
    <w:rsid w:val="00833FDE"/>
    <w:rsid w:val="00834F95"/>
    <w:rsid w:val="008372B3"/>
    <w:rsid w:val="00850ABF"/>
    <w:rsid w:val="00863C7F"/>
    <w:rsid w:val="00880219"/>
    <w:rsid w:val="00885DD5"/>
    <w:rsid w:val="00886C61"/>
    <w:rsid w:val="008876FD"/>
    <w:rsid w:val="008911EB"/>
    <w:rsid w:val="008967B8"/>
    <w:rsid w:val="008A3DB3"/>
    <w:rsid w:val="008A4D1A"/>
    <w:rsid w:val="008B3359"/>
    <w:rsid w:val="008D345D"/>
    <w:rsid w:val="008E748C"/>
    <w:rsid w:val="008F5FF7"/>
    <w:rsid w:val="00903C37"/>
    <w:rsid w:val="0091577E"/>
    <w:rsid w:val="0091585F"/>
    <w:rsid w:val="009173FB"/>
    <w:rsid w:val="009409FA"/>
    <w:rsid w:val="00954BBB"/>
    <w:rsid w:val="00963E9C"/>
    <w:rsid w:val="0096429A"/>
    <w:rsid w:val="00972190"/>
    <w:rsid w:val="00972585"/>
    <w:rsid w:val="0098585A"/>
    <w:rsid w:val="00990B7E"/>
    <w:rsid w:val="00991973"/>
    <w:rsid w:val="009A0256"/>
    <w:rsid w:val="009A3510"/>
    <w:rsid w:val="009D0DEB"/>
    <w:rsid w:val="009F6C68"/>
    <w:rsid w:val="00A20996"/>
    <w:rsid w:val="00A3051B"/>
    <w:rsid w:val="00A33FD6"/>
    <w:rsid w:val="00A40997"/>
    <w:rsid w:val="00A57F87"/>
    <w:rsid w:val="00A60D17"/>
    <w:rsid w:val="00A6289E"/>
    <w:rsid w:val="00A679AE"/>
    <w:rsid w:val="00A73BF4"/>
    <w:rsid w:val="00A748F3"/>
    <w:rsid w:val="00A87AEB"/>
    <w:rsid w:val="00A9376C"/>
    <w:rsid w:val="00AA1FD5"/>
    <w:rsid w:val="00AA4A75"/>
    <w:rsid w:val="00AA6615"/>
    <w:rsid w:val="00AB3A32"/>
    <w:rsid w:val="00AB734A"/>
    <w:rsid w:val="00AC4EDD"/>
    <w:rsid w:val="00AD6C08"/>
    <w:rsid w:val="00AE41E1"/>
    <w:rsid w:val="00AE450B"/>
    <w:rsid w:val="00B01E61"/>
    <w:rsid w:val="00B07DC8"/>
    <w:rsid w:val="00B23508"/>
    <w:rsid w:val="00B352C3"/>
    <w:rsid w:val="00B663DD"/>
    <w:rsid w:val="00B93F9D"/>
    <w:rsid w:val="00B95604"/>
    <w:rsid w:val="00BA033B"/>
    <w:rsid w:val="00BA2A6E"/>
    <w:rsid w:val="00BC0FF4"/>
    <w:rsid w:val="00BC311D"/>
    <w:rsid w:val="00BC34B3"/>
    <w:rsid w:val="00BD594B"/>
    <w:rsid w:val="00BE3E51"/>
    <w:rsid w:val="00BE4F9E"/>
    <w:rsid w:val="00BE6DCE"/>
    <w:rsid w:val="00BF54CA"/>
    <w:rsid w:val="00BF7A02"/>
    <w:rsid w:val="00C01D75"/>
    <w:rsid w:val="00C2085B"/>
    <w:rsid w:val="00C224B6"/>
    <w:rsid w:val="00C40AF1"/>
    <w:rsid w:val="00C42097"/>
    <w:rsid w:val="00C44EAA"/>
    <w:rsid w:val="00C472C4"/>
    <w:rsid w:val="00C841EC"/>
    <w:rsid w:val="00C9413E"/>
    <w:rsid w:val="00CA3F30"/>
    <w:rsid w:val="00CC2032"/>
    <w:rsid w:val="00CC5DDE"/>
    <w:rsid w:val="00CC7AC2"/>
    <w:rsid w:val="00CF14EC"/>
    <w:rsid w:val="00D0250D"/>
    <w:rsid w:val="00D37224"/>
    <w:rsid w:val="00D56521"/>
    <w:rsid w:val="00D61618"/>
    <w:rsid w:val="00D653B7"/>
    <w:rsid w:val="00D75BDA"/>
    <w:rsid w:val="00D87758"/>
    <w:rsid w:val="00D94FEF"/>
    <w:rsid w:val="00D96049"/>
    <w:rsid w:val="00DA4DD9"/>
    <w:rsid w:val="00DB0897"/>
    <w:rsid w:val="00DB3289"/>
    <w:rsid w:val="00DB5347"/>
    <w:rsid w:val="00DB68C7"/>
    <w:rsid w:val="00DB7241"/>
    <w:rsid w:val="00DC1C20"/>
    <w:rsid w:val="00DC4C6C"/>
    <w:rsid w:val="00DD4D15"/>
    <w:rsid w:val="00DF0009"/>
    <w:rsid w:val="00E03E12"/>
    <w:rsid w:val="00E04227"/>
    <w:rsid w:val="00E20447"/>
    <w:rsid w:val="00E333CC"/>
    <w:rsid w:val="00E33860"/>
    <w:rsid w:val="00E33CE4"/>
    <w:rsid w:val="00E37B21"/>
    <w:rsid w:val="00E41745"/>
    <w:rsid w:val="00E45D77"/>
    <w:rsid w:val="00E522FE"/>
    <w:rsid w:val="00E73A4B"/>
    <w:rsid w:val="00E864F5"/>
    <w:rsid w:val="00EA0489"/>
    <w:rsid w:val="00EA407E"/>
    <w:rsid w:val="00EB1DAB"/>
    <w:rsid w:val="00EB6CE3"/>
    <w:rsid w:val="00EE151F"/>
    <w:rsid w:val="00EF05D2"/>
    <w:rsid w:val="00EF7A60"/>
    <w:rsid w:val="00F01CA5"/>
    <w:rsid w:val="00F27B09"/>
    <w:rsid w:val="00F4112F"/>
    <w:rsid w:val="00F44BAF"/>
    <w:rsid w:val="00F55F98"/>
    <w:rsid w:val="00F62563"/>
    <w:rsid w:val="00F76E03"/>
    <w:rsid w:val="00F9363A"/>
    <w:rsid w:val="00F94A10"/>
    <w:rsid w:val="00FA2D6F"/>
    <w:rsid w:val="00FA329E"/>
    <w:rsid w:val="00FA3384"/>
    <w:rsid w:val="00FA7556"/>
    <w:rsid w:val="00FB1A8C"/>
    <w:rsid w:val="00FB7AE3"/>
    <w:rsid w:val="00FC060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025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3025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30256"/>
    <w:rPr>
      <w:sz w:val="18"/>
      <w:szCs w:val="18"/>
    </w:rPr>
  </w:style>
  <w:style w:type="paragraph" w:styleId="a4">
    <w:name w:val="footer"/>
    <w:basedOn w:val="a"/>
    <w:link w:val="Char0"/>
    <w:uiPriority w:val="99"/>
    <w:unhideWhenUsed/>
    <w:rsid w:val="00030256"/>
    <w:pPr>
      <w:tabs>
        <w:tab w:val="center" w:pos="4153"/>
        <w:tab w:val="right" w:pos="8306"/>
      </w:tabs>
      <w:snapToGrid w:val="0"/>
      <w:jc w:val="left"/>
    </w:pPr>
    <w:rPr>
      <w:sz w:val="18"/>
      <w:szCs w:val="18"/>
    </w:rPr>
  </w:style>
  <w:style w:type="character" w:customStyle="1" w:styleId="Char0">
    <w:name w:val="页脚 Char"/>
    <w:basedOn w:val="a0"/>
    <w:link w:val="a4"/>
    <w:uiPriority w:val="99"/>
    <w:rsid w:val="00030256"/>
    <w:rPr>
      <w:sz w:val="18"/>
      <w:szCs w:val="18"/>
    </w:rPr>
  </w:style>
  <w:style w:type="table" w:styleId="a5">
    <w:name w:val="Table Grid"/>
    <w:basedOn w:val="a1"/>
    <w:unhideWhenUsed/>
    <w:rsid w:val="00030256"/>
    <w:rPr>
      <w:rFonts w:ascii="Times New Roman" w:eastAsia="SimSu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030256"/>
    <w:rPr>
      <w:sz w:val="18"/>
      <w:szCs w:val="18"/>
    </w:rPr>
  </w:style>
  <w:style w:type="character" w:customStyle="1" w:styleId="Char1">
    <w:name w:val="批注框文本 Char"/>
    <w:basedOn w:val="a0"/>
    <w:link w:val="a6"/>
    <w:uiPriority w:val="99"/>
    <w:semiHidden/>
    <w:rsid w:val="00030256"/>
    <w:rPr>
      <w:sz w:val="18"/>
      <w:szCs w:val="18"/>
    </w:rPr>
  </w:style>
  <w:style w:type="paragraph" w:customStyle="1" w:styleId="EndNoteBibliographyTitle">
    <w:name w:val="EndNote Bibliography Title"/>
    <w:basedOn w:val="a"/>
    <w:link w:val="EndNoteBibliographyTitleChar"/>
    <w:rsid w:val="001D59C9"/>
    <w:pPr>
      <w:jc w:val="center"/>
    </w:pPr>
    <w:rPr>
      <w:rFonts w:ascii="Calibri" w:hAnsi="Calibri"/>
      <w:noProof/>
      <w:sz w:val="20"/>
    </w:rPr>
  </w:style>
  <w:style w:type="character" w:customStyle="1" w:styleId="EndNoteBibliographyTitleChar">
    <w:name w:val="EndNote Bibliography Title Char"/>
    <w:basedOn w:val="a0"/>
    <w:link w:val="EndNoteBibliographyTitle"/>
    <w:rsid w:val="001D59C9"/>
    <w:rPr>
      <w:rFonts w:ascii="Calibri" w:hAnsi="Calibri"/>
      <w:noProof/>
      <w:sz w:val="20"/>
    </w:rPr>
  </w:style>
  <w:style w:type="paragraph" w:customStyle="1" w:styleId="EndNoteBibliography">
    <w:name w:val="EndNote Bibliography"/>
    <w:basedOn w:val="a"/>
    <w:link w:val="EndNoteBibliographyChar"/>
    <w:rsid w:val="001D59C9"/>
    <w:rPr>
      <w:rFonts w:ascii="Calibri" w:hAnsi="Calibri"/>
      <w:noProof/>
      <w:sz w:val="20"/>
    </w:rPr>
  </w:style>
  <w:style w:type="character" w:customStyle="1" w:styleId="EndNoteBibliographyChar">
    <w:name w:val="EndNote Bibliography Char"/>
    <w:basedOn w:val="a0"/>
    <w:link w:val="EndNoteBibliography"/>
    <w:rsid w:val="001D59C9"/>
    <w:rPr>
      <w:rFonts w:ascii="Calibri" w:hAnsi="Calibri"/>
      <w:noProof/>
      <w:sz w:val="20"/>
    </w:rPr>
  </w:style>
  <w:style w:type="character" w:styleId="a7">
    <w:name w:val="Hyperlink"/>
    <w:basedOn w:val="a0"/>
    <w:uiPriority w:val="99"/>
    <w:unhideWhenUsed/>
    <w:rsid w:val="001D59C9"/>
    <w:rPr>
      <w:color w:val="0000FF" w:themeColor="hyperlink"/>
      <w:u w:val="single"/>
    </w:rPr>
  </w:style>
  <w:style w:type="paragraph" w:styleId="a8">
    <w:name w:val="List Paragraph"/>
    <w:basedOn w:val="a"/>
    <w:uiPriority w:val="34"/>
    <w:qFormat/>
    <w:rsid w:val="009F6C68"/>
    <w:pPr>
      <w:ind w:firstLineChars="200" w:firstLine="420"/>
    </w:pPr>
  </w:style>
  <w:style w:type="paragraph" w:styleId="a9">
    <w:name w:val="Document Map"/>
    <w:basedOn w:val="a"/>
    <w:link w:val="Char2"/>
    <w:uiPriority w:val="99"/>
    <w:semiHidden/>
    <w:unhideWhenUsed/>
    <w:rsid w:val="00CA3F30"/>
    <w:rPr>
      <w:rFonts w:ascii="宋体" w:eastAsia="宋体"/>
      <w:sz w:val="18"/>
      <w:szCs w:val="18"/>
    </w:rPr>
  </w:style>
  <w:style w:type="character" w:customStyle="1" w:styleId="Char2">
    <w:name w:val="文档结构图 Char"/>
    <w:basedOn w:val="a0"/>
    <w:link w:val="a9"/>
    <w:uiPriority w:val="99"/>
    <w:semiHidden/>
    <w:rsid w:val="00CA3F30"/>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256"/>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025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30256"/>
    <w:rPr>
      <w:sz w:val="18"/>
      <w:szCs w:val="18"/>
    </w:rPr>
  </w:style>
  <w:style w:type="paragraph" w:styleId="Footer">
    <w:name w:val="footer"/>
    <w:basedOn w:val="Normal"/>
    <w:link w:val="FooterChar"/>
    <w:uiPriority w:val="99"/>
    <w:unhideWhenUsed/>
    <w:rsid w:val="0003025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30256"/>
    <w:rPr>
      <w:sz w:val="18"/>
      <w:szCs w:val="18"/>
    </w:rPr>
  </w:style>
  <w:style w:type="table" w:styleId="TableGrid">
    <w:name w:val="Table Grid"/>
    <w:basedOn w:val="TableNormal"/>
    <w:unhideWhenUsed/>
    <w:rsid w:val="00030256"/>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30256"/>
    <w:rPr>
      <w:sz w:val="18"/>
      <w:szCs w:val="18"/>
    </w:rPr>
  </w:style>
  <w:style w:type="character" w:customStyle="1" w:styleId="BalloonTextChar">
    <w:name w:val="Balloon Text Char"/>
    <w:basedOn w:val="DefaultParagraphFont"/>
    <w:link w:val="BalloonText"/>
    <w:uiPriority w:val="99"/>
    <w:semiHidden/>
    <w:rsid w:val="00030256"/>
    <w:rPr>
      <w:sz w:val="18"/>
      <w:szCs w:val="18"/>
    </w:rPr>
  </w:style>
  <w:style w:type="paragraph" w:customStyle="1" w:styleId="EndNoteBibliographyTitle">
    <w:name w:val="EndNote Bibliography Title"/>
    <w:basedOn w:val="Normal"/>
    <w:link w:val="EndNoteBibliographyTitleChar"/>
    <w:rsid w:val="001D59C9"/>
    <w:pPr>
      <w:jc w:val="center"/>
    </w:pPr>
    <w:rPr>
      <w:rFonts w:ascii="Calibri" w:hAnsi="Calibri"/>
      <w:noProof/>
      <w:sz w:val="20"/>
    </w:rPr>
  </w:style>
  <w:style w:type="character" w:customStyle="1" w:styleId="EndNoteBibliographyTitleChar">
    <w:name w:val="EndNote Bibliography Title Char"/>
    <w:basedOn w:val="DefaultParagraphFont"/>
    <w:link w:val="EndNoteBibliographyTitle"/>
    <w:rsid w:val="001D59C9"/>
    <w:rPr>
      <w:rFonts w:ascii="Calibri" w:hAnsi="Calibri"/>
      <w:noProof/>
      <w:sz w:val="20"/>
    </w:rPr>
  </w:style>
  <w:style w:type="paragraph" w:customStyle="1" w:styleId="EndNoteBibliography">
    <w:name w:val="EndNote Bibliography"/>
    <w:basedOn w:val="Normal"/>
    <w:link w:val="EndNoteBibliographyChar"/>
    <w:rsid w:val="001D59C9"/>
    <w:rPr>
      <w:rFonts w:ascii="Calibri" w:hAnsi="Calibri"/>
      <w:noProof/>
      <w:sz w:val="20"/>
    </w:rPr>
  </w:style>
  <w:style w:type="character" w:customStyle="1" w:styleId="EndNoteBibliographyChar">
    <w:name w:val="EndNote Bibliography Char"/>
    <w:basedOn w:val="DefaultParagraphFont"/>
    <w:link w:val="EndNoteBibliography"/>
    <w:rsid w:val="001D59C9"/>
    <w:rPr>
      <w:rFonts w:ascii="Calibri" w:hAnsi="Calibri"/>
      <w:noProof/>
      <w:sz w:val="20"/>
    </w:rPr>
  </w:style>
  <w:style w:type="character" w:styleId="Hyperlink">
    <w:name w:val="Hyperlink"/>
    <w:basedOn w:val="DefaultParagraphFont"/>
    <w:uiPriority w:val="99"/>
    <w:unhideWhenUsed/>
    <w:rsid w:val="001D59C9"/>
    <w:rPr>
      <w:color w:val="0000FF" w:themeColor="hyperlink"/>
      <w:u w:val="single"/>
    </w:rPr>
  </w:style>
  <w:style w:type="paragraph" w:styleId="ListParagraph">
    <w:name w:val="List Paragraph"/>
    <w:basedOn w:val="Normal"/>
    <w:uiPriority w:val="34"/>
    <w:qFormat/>
    <w:rsid w:val="009F6C68"/>
    <w:pPr>
      <w:ind w:firstLineChars="200" w:firstLine="420"/>
    </w:pPr>
  </w:style>
</w:styles>
</file>

<file path=word/webSettings.xml><?xml version="1.0" encoding="utf-8"?>
<w:webSettings xmlns:r="http://schemas.openxmlformats.org/officeDocument/2006/relationships" xmlns:w="http://schemas.openxmlformats.org/wordprocessingml/2006/main">
  <w:divs>
    <w:div w:id="940402">
      <w:bodyDiv w:val="1"/>
      <w:marLeft w:val="0"/>
      <w:marRight w:val="0"/>
      <w:marTop w:val="0"/>
      <w:marBottom w:val="0"/>
      <w:divBdr>
        <w:top w:val="none" w:sz="0" w:space="0" w:color="auto"/>
        <w:left w:val="none" w:sz="0" w:space="0" w:color="auto"/>
        <w:bottom w:val="none" w:sz="0" w:space="0" w:color="auto"/>
        <w:right w:val="none" w:sz="0" w:space="0" w:color="auto"/>
      </w:divBdr>
    </w:div>
    <w:div w:id="133181291">
      <w:bodyDiv w:val="1"/>
      <w:marLeft w:val="0"/>
      <w:marRight w:val="0"/>
      <w:marTop w:val="0"/>
      <w:marBottom w:val="0"/>
      <w:divBdr>
        <w:top w:val="none" w:sz="0" w:space="0" w:color="auto"/>
        <w:left w:val="none" w:sz="0" w:space="0" w:color="auto"/>
        <w:bottom w:val="none" w:sz="0" w:space="0" w:color="auto"/>
        <w:right w:val="none" w:sz="0" w:space="0" w:color="auto"/>
      </w:divBdr>
    </w:div>
    <w:div w:id="153647668">
      <w:bodyDiv w:val="1"/>
      <w:marLeft w:val="0"/>
      <w:marRight w:val="0"/>
      <w:marTop w:val="0"/>
      <w:marBottom w:val="0"/>
      <w:divBdr>
        <w:top w:val="none" w:sz="0" w:space="0" w:color="auto"/>
        <w:left w:val="none" w:sz="0" w:space="0" w:color="auto"/>
        <w:bottom w:val="none" w:sz="0" w:space="0" w:color="auto"/>
        <w:right w:val="none" w:sz="0" w:space="0" w:color="auto"/>
      </w:divBdr>
    </w:div>
    <w:div w:id="159854760">
      <w:bodyDiv w:val="1"/>
      <w:marLeft w:val="0"/>
      <w:marRight w:val="0"/>
      <w:marTop w:val="0"/>
      <w:marBottom w:val="0"/>
      <w:divBdr>
        <w:top w:val="none" w:sz="0" w:space="0" w:color="auto"/>
        <w:left w:val="none" w:sz="0" w:space="0" w:color="auto"/>
        <w:bottom w:val="none" w:sz="0" w:space="0" w:color="auto"/>
        <w:right w:val="none" w:sz="0" w:space="0" w:color="auto"/>
      </w:divBdr>
    </w:div>
    <w:div w:id="329066324">
      <w:bodyDiv w:val="1"/>
      <w:marLeft w:val="0"/>
      <w:marRight w:val="0"/>
      <w:marTop w:val="0"/>
      <w:marBottom w:val="0"/>
      <w:divBdr>
        <w:top w:val="none" w:sz="0" w:space="0" w:color="auto"/>
        <w:left w:val="none" w:sz="0" w:space="0" w:color="auto"/>
        <w:bottom w:val="none" w:sz="0" w:space="0" w:color="auto"/>
        <w:right w:val="none" w:sz="0" w:space="0" w:color="auto"/>
      </w:divBdr>
    </w:div>
    <w:div w:id="330723014">
      <w:bodyDiv w:val="1"/>
      <w:marLeft w:val="0"/>
      <w:marRight w:val="0"/>
      <w:marTop w:val="0"/>
      <w:marBottom w:val="0"/>
      <w:divBdr>
        <w:top w:val="none" w:sz="0" w:space="0" w:color="auto"/>
        <w:left w:val="none" w:sz="0" w:space="0" w:color="auto"/>
        <w:bottom w:val="none" w:sz="0" w:space="0" w:color="auto"/>
        <w:right w:val="none" w:sz="0" w:space="0" w:color="auto"/>
      </w:divBdr>
    </w:div>
    <w:div w:id="435491810">
      <w:bodyDiv w:val="1"/>
      <w:marLeft w:val="0"/>
      <w:marRight w:val="0"/>
      <w:marTop w:val="0"/>
      <w:marBottom w:val="0"/>
      <w:divBdr>
        <w:top w:val="none" w:sz="0" w:space="0" w:color="auto"/>
        <w:left w:val="none" w:sz="0" w:space="0" w:color="auto"/>
        <w:bottom w:val="none" w:sz="0" w:space="0" w:color="auto"/>
        <w:right w:val="none" w:sz="0" w:space="0" w:color="auto"/>
      </w:divBdr>
    </w:div>
    <w:div w:id="457533572">
      <w:bodyDiv w:val="1"/>
      <w:marLeft w:val="0"/>
      <w:marRight w:val="0"/>
      <w:marTop w:val="0"/>
      <w:marBottom w:val="0"/>
      <w:divBdr>
        <w:top w:val="none" w:sz="0" w:space="0" w:color="auto"/>
        <w:left w:val="none" w:sz="0" w:space="0" w:color="auto"/>
        <w:bottom w:val="none" w:sz="0" w:space="0" w:color="auto"/>
        <w:right w:val="none" w:sz="0" w:space="0" w:color="auto"/>
      </w:divBdr>
    </w:div>
    <w:div w:id="483007400">
      <w:bodyDiv w:val="1"/>
      <w:marLeft w:val="0"/>
      <w:marRight w:val="0"/>
      <w:marTop w:val="0"/>
      <w:marBottom w:val="0"/>
      <w:divBdr>
        <w:top w:val="none" w:sz="0" w:space="0" w:color="auto"/>
        <w:left w:val="none" w:sz="0" w:space="0" w:color="auto"/>
        <w:bottom w:val="none" w:sz="0" w:space="0" w:color="auto"/>
        <w:right w:val="none" w:sz="0" w:space="0" w:color="auto"/>
      </w:divBdr>
    </w:div>
    <w:div w:id="490364510">
      <w:bodyDiv w:val="1"/>
      <w:marLeft w:val="0"/>
      <w:marRight w:val="0"/>
      <w:marTop w:val="0"/>
      <w:marBottom w:val="0"/>
      <w:divBdr>
        <w:top w:val="none" w:sz="0" w:space="0" w:color="auto"/>
        <w:left w:val="none" w:sz="0" w:space="0" w:color="auto"/>
        <w:bottom w:val="none" w:sz="0" w:space="0" w:color="auto"/>
        <w:right w:val="none" w:sz="0" w:space="0" w:color="auto"/>
      </w:divBdr>
    </w:div>
    <w:div w:id="496967373">
      <w:bodyDiv w:val="1"/>
      <w:marLeft w:val="0"/>
      <w:marRight w:val="0"/>
      <w:marTop w:val="0"/>
      <w:marBottom w:val="0"/>
      <w:divBdr>
        <w:top w:val="none" w:sz="0" w:space="0" w:color="auto"/>
        <w:left w:val="none" w:sz="0" w:space="0" w:color="auto"/>
        <w:bottom w:val="none" w:sz="0" w:space="0" w:color="auto"/>
        <w:right w:val="none" w:sz="0" w:space="0" w:color="auto"/>
      </w:divBdr>
      <w:divsChild>
        <w:div w:id="1613393853">
          <w:marLeft w:val="0"/>
          <w:marRight w:val="0"/>
          <w:marTop w:val="0"/>
          <w:marBottom w:val="0"/>
          <w:divBdr>
            <w:top w:val="none" w:sz="0" w:space="0" w:color="auto"/>
            <w:left w:val="none" w:sz="0" w:space="0" w:color="auto"/>
            <w:bottom w:val="none" w:sz="0" w:space="0" w:color="auto"/>
            <w:right w:val="none" w:sz="0" w:space="0" w:color="auto"/>
          </w:divBdr>
        </w:div>
        <w:div w:id="1240138803">
          <w:marLeft w:val="0"/>
          <w:marRight w:val="0"/>
          <w:marTop w:val="0"/>
          <w:marBottom w:val="0"/>
          <w:divBdr>
            <w:top w:val="none" w:sz="0" w:space="0" w:color="auto"/>
            <w:left w:val="none" w:sz="0" w:space="0" w:color="auto"/>
            <w:bottom w:val="none" w:sz="0" w:space="0" w:color="auto"/>
            <w:right w:val="none" w:sz="0" w:space="0" w:color="auto"/>
          </w:divBdr>
        </w:div>
      </w:divsChild>
    </w:div>
    <w:div w:id="545340127">
      <w:bodyDiv w:val="1"/>
      <w:marLeft w:val="0"/>
      <w:marRight w:val="0"/>
      <w:marTop w:val="0"/>
      <w:marBottom w:val="0"/>
      <w:divBdr>
        <w:top w:val="none" w:sz="0" w:space="0" w:color="auto"/>
        <w:left w:val="none" w:sz="0" w:space="0" w:color="auto"/>
        <w:bottom w:val="none" w:sz="0" w:space="0" w:color="auto"/>
        <w:right w:val="none" w:sz="0" w:space="0" w:color="auto"/>
      </w:divBdr>
    </w:div>
    <w:div w:id="604073183">
      <w:bodyDiv w:val="1"/>
      <w:marLeft w:val="0"/>
      <w:marRight w:val="0"/>
      <w:marTop w:val="0"/>
      <w:marBottom w:val="0"/>
      <w:divBdr>
        <w:top w:val="none" w:sz="0" w:space="0" w:color="auto"/>
        <w:left w:val="none" w:sz="0" w:space="0" w:color="auto"/>
        <w:bottom w:val="none" w:sz="0" w:space="0" w:color="auto"/>
        <w:right w:val="none" w:sz="0" w:space="0" w:color="auto"/>
      </w:divBdr>
    </w:div>
    <w:div w:id="649988052">
      <w:bodyDiv w:val="1"/>
      <w:marLeft w:val="0"/>
      <w:marRight w:val="0"/>
      <w:marTop w:val="0"/>
      <w:marBottom w:val="0"/>
      <w:divBdr>
        <w:top w:val="none" w:sz="0" w:space="0" w:color="auto"/>
        <w:left w:val="none" w:sz="0" w:space="0" w:color="auto"/>
        <w:bottom w:val="none" w:sz="0" w:space="0" w:color="auto"/>
        <w:right w:val="none" w:sz="0" w:space="0" w:color="auto"/>
      </w:divBdr>
    </w:div>
    <w:div w:id="686492214">
      <w:bodyDiv w:val="1"/>
      <w:marLeft w:val="0"/>
      <w:marRight w:val="0"/>
      <w:marTop w:val="0"/>
      <w:marBottom w:val="0"/>
      <w:divBdr>
        <w:top w:val="none" w:sz="0" w:space="0" w:color="auto"/>
        <w:left w:val="none" w:sz="0" w:space="0" w:color="auto"/>
        <w:bottom w:val="none" w:sz="0" w:space="0" w:color="auto"/>
        <w:right w:val="none" w:sz="0" w:space="0" w:color="auto"/>
      </w:divBdr>
    </w:div>
    <w:div w:id="703406653">
      <w:bodyDiv w:val="1"/>
      <w:marLeft w:val="0"/>
      <w:marRight w:val="0"/>
      <w:marTop w:val="0"/>
      <w:marBottom w:val="0"/>
      <w:divBdr>
        <w:top w:val="none" w:sz="0" w:space="0" w:color="auto"/>
        <w:left w:val="none" w:sz="0" w:space="0" w:color="auto"/>
        <w:bottom w:val="none" w:sz="0" w:space="0" w:color="auto"/>
        <w:right w:val="none" w:sz="0" w:space="0" w:color="auto"/>
      </w:divBdr>
    </w:div>
    <w:div w:id="737749421">
      <w:bodyDiv w:val="1"/>
      <w:marLeft w:val="0"/>
      <w:marRight w:val="0"/>
      <w:marTop w:val="0"/>
      <w:marBottom w:val="0"/>
      <w:divBdr>
        <w:top w:val="none" w:sz="0" w:space="0" w:color="auto"/>
        <w:left w:val="none" w:sz="0" w:space="0" w:color="auto"/>
        <w:bottom w:val="none" w:sz="0" w:space="0" w:color="auto"/>
        <w:right w:val="none" w:sz="0" w:space="0" w:color="auto"/>
      </w:divBdr>
    </w:div>
    <w:div w:id="841893496">
      <w:bodyDiv w:val="1"/>
      <w:marLeft w:val="0"/>
      <w:marRight w:val="0"/>
      <w:marTop w:val="0"/>
      <w:marBottom w:val="0"/>
      <w:divBdr>
        <w:top w:val="none" w:sz="0" w:space="0" w:color="auto"/>
        <w:left w:val="none" w:sz="0" w:space="0" w:color="auto"/>
        <w:bottom w:val="none" w:sz="0" w:space="0" w:color="auto"/>
        <w:right w:val="none" w:sz="0" w:space="0" w:color="auto"/>
      </w:divBdr>
    </w:div>
    <w:div w:id="842820019">
      <w:bodyDiv w:val="1"/>
      <w:marLeft w:val="0"/>
      <w:marRight w:val="0"/>
      <w:marTop w:val="0"/>
      <w:marBottom w:val="0"/>
      <w:divBdr>
        <w:top w:val="none" w:sz="0" w:space="0" w:color="auto"/>
        <w:left w:val="none" w:sz="0" w:space="0" w:color="auto"/>
        <w:bottom w:val="none" w:sz="0" w:space="0" w:color="auto"/>
        <w:right w:val="none" w:sz="0" w:space="0" w:color="auto"/>
      </w:divBdr>
    </w:div>
    <w:div w:id="869807237">
      <w:bodyDiv w:val="1"/>
      <w:marLeft w:val="0"/>
      <w:marRight w:val="0"/>
      <w:marTop w:val="0"/>
      <w:marBottom w:val="0"/>
      <w:divBdr>
        <w:top w:val="none" w:sz="0" w:space="0" w:color="auto"/>
        <w:left w:val="none" w:sz="0" w:space="0" w:color="auto"/>
        <w:bottom w:val="none" w:sz="0" w:space="0" w:color="auto"/>
        <w:right w:val="none" w:sz="0" w:space="0" w:color="auto"/>
      </w:divBdr>
    </w:div>
    <w:div w:id="874805532">
      <w:bodyDiv w:val="1"/>
      <w:marLeft w:val="0"/>
      <w:marRight w:val="0"/>
      <w:marTop w:val="0"/>
      <w:marBottom w:val="0"/>
      <w:divBdr>
        <w:top w:val="none" w:sz="0" w:space="0" w:color="auto"/>
        <w:left w:val="none" w:sz="0" w:space="0" w:color="auto"/>
        <w:bottom w:val="none" w:sz="0" w:space="0" w:color="auto"/>
        <w:right w:val="none" w:sz="0" w:space="0" w:color="auto"/>
      </w:divBdr>
    </w:div>
    <w:div w:id="940071420">
      <w:bodyDiv w:val="1"/>
      <w:marLeft w:val="0"/>
      <w:marRight w:val="0"/>
      <w:marTop w:val="0"/>
      <w:marBottom w:val="0"/>
      <w:divBdr>
        <w:top w:val="none" w:sz="0" w:space="0" w:color="auto"/>
        <w:left w:val="none" w:sz="0" w:space="0" w:color="auto"/>
        <w:bottom w:val="none" w:sz="0" w:space="0" w:color="auto"/>
        <w:right w:val="none" w:sz="0" w:space="0" w:color="auto"/>
      </w:divBdr>
    </w:div>
    <w:div w:id="1170831029">
      <w:bodyDiv w:val="1"/>
      <w:marLeft w:val="0"/>
      <w:marRight w:val="0"/>
      <w:marTop w:val="0"/>
      <w:marBottom w:val="0"/>
      <w:divBdr>
        <w:top w:val="none" w:sz="0" w:space="0" w:color="auto"/>
        <w:left w:val="none" w:sz="0" w:space="0" w:color="auto"/>
        <w:bottom w:val="none" w:sz="0" w:space="0" w:color="auto"/>
        <w:right w:val="none" w:sz="0" w:space="0" w:color="auto"/>
      </w:divBdr>
    </w:div>
    <w:div w:id="1281298959">
      <w:bodyDiv w:val="1"/>
      <w:marLeft w:val="0"/>
      <w:marRight w:val="0"/>
      <w:marTop w:val="0"/>
      <w:marBottom w:val="0"/>
      <w:divBdr>
        <w:top w:val="none" w:sz="0" w:space="0" w:color="auto"/>
        <w:left w:val="none" w:sz="0" w:space="0" w:color="auto"/>
        <w:bottom w:val="none" w:sz="0" w:space="0" w:color="auto"/>
        <w:right w:val="none" w:sz="0" w:space="0" w:color="auto"/>
      </w:divBdr>
    </w:div>
    <w:div w:id="1298339190">
      <w:bodyDiv w:val="1"/>
      <w:marLeft w:val="0"/>
      <w:marRight w:val="0"/>
      <w:marTop w:val="0"/>
      <w:marBottom w:val="0"/>
      <w:divBdr>
        <w:top w:val="none" w:sz="0" w:space="0" w:color="auto"/>
        <w:left w:val="none" w:sz="0" w:space="0" w:color="auto"/>
        <w:bottom w:val="none" w:sz="0" w:space="0" w:color="auto"/>
        <w:right w:val="none" w:sz="0" w:space="0" w:color="auto"/>
      </w:divBdr>
    </w:div>
    <w:div w:id="1316495061">
      <w:bodyDiv w:val="1"/>
      <w:marLeft w:val="0"/>
      <w:marRight w:val="0"/>
      <w:marTop w:val="0"/>
      <w:marBottom w:val="0"/>
      <w:divBdr>
        <w:top w:val="none" w:sz="0" w:space="0" w:color="auto"/>
        <w:left w:val="none" w:sz="0" w:space="0" w:color="auto"/>
        <w:bottom w:val="none" w:sz="0" w:space="0" w:color="auto"/>
        <w:right w:val="none" w:sz="0" w:space="0" w:color="auto"/>
      </w:divBdr>
      <w:divsChild>
        <w:div w:id="850296627">
          <w:marLeft w:val="0"/>
          <w:marRight w:val="0"/>
          <w:marTop w:val="0"/>
          <w:marBottom w:val="0"/>
          <w:divBdr>
            <w:top w:val="none" w:sz="0" w:space="0" w:color="auto"/>
            <w:left w:val="none" w:sz="0" w:space="0" w:color="auto"/>
            <w:bottom w:val="none" w:sz="0" w:space="0" w:color="auto"/>
            <w:right w:val="none" w:sz="0" w:space="0" w:color="auto"/>
          </w:divBdr>
        </w:div>
        <w:div w:id="1762949084">
          <w:marLeft w:val="0"/>
          <w:marRight w:val="0"/>
          <w:marTop w:val="0"/>
          <w:marBottom w:val="0"/>
          <w:divBdr>
            <w:top w:val="none" w:sz="0" w:space="0" w:color="auto"/>
            <w:left w:val="none" w:sz="0" w:space="0" w:color="auto"/>
            <w:bottom w:val="none" w:sz="0" w:space="0" w:color="auto"/>
            <w:right w:val="none" w:sz="0" w:space="0" w:color="auto"/>
          </w:divBdr>
        </w:div>
      </w:divsChild>
    </w:div>
    <w:div w:id="1333145418">
      <w:bodyDiv w:val="1"/>
      <w:marLeft w:val="0"/>
      <w:marRight w:val="0"/>
      <w:marTop w:val="0"/>
      <w:marBottom w:val="0"/>
      <w:divBdr>
        <w:top w:val="none" w:sz="0" w:space="0" w:color="auto"/>
        <w:left w:val="none" w:sz="0" w:space="0" w:color="auto"/>
        <w:bottom w:val="none" w:sz="0" w:space="0" w:color="auto"/>
        <w:right w:val="none" w:sz="0" w:space="0" w:color="auto"/>
      </w:divBdr>
    </w:div>
    <w:div w:id="1369603602">
      <w:bodyDiv w:val="1"/>
      <w:marLeft w:val="0"/>
      <w:marRight w:val="0"/>
      <w:marTop w:val="0"/>
      <w:marBottom w:val="0"/>
      <w:divBdr>
        <w:top w:val="none" w:sz="0" w:space="0" w:color="auto"/>
        <w:left w:val="none" w:sz="0" w:space="0" w:color="auto"/>
        <w:bottom w:val="none" w:sz="0" w:space="0" w:color="auto"/>
        <w:right w:val="none" w:sz="0" w:space="0" w:color="auto"/>
      </w:divBdr>
    </w:div>
    <w:div w:id="1440946797">
      <w:bodyDiv w:val="1"/>
      <w:marLeft w:val="0"/>
      <w:marRight w:val="0"/>
      <w:marTop w:val="0"/>
      <w:marBottom w:val="0"/>
      <w:divBdr>
        <w:top w:val="none" w:sz="0" w:space="0" w:color="auto"/>
        <w:left w:val="none" w:sz="0" w:space="0" w:color="auto"/>
        <w:bottom w:val="none" w:sz="0" w:space="0" w:color="auto"/>
        <w:right w:val="none" w:sz="0" w:space="0" w:color="auto"/>
      </w:divBdr>
    </w:div>
    <w:div w:id="1444887678">
      <w:bodyDiv w:val="1"/>
      <w:marLeft w:val="0"/>
      <w:marRight w:val="0"/>
      <w:marTop w:val="0"/>
      <w:marBottom w:val="0"/>
      <w:divBdr>
        <w:top w:val="none" w:sz="0" w:space="0" w:color="auto"/>
        <w:left w:val="none" w:sz="0" w:space="0" w:color="auto"/>
        <w:bottom w:val="none" w:sz="0" w:space="0" w:color="auto"/>
        <w:right w:val="none" w:sz="0" w:space="0" w:color="auto"/>
      </w:divBdr>
    </w:div>
    <w:div w:id="1468277088">
      <w:bodyDiv w:val="1"/>
      <w:marLeft w:val="0"/>
      <w:marRight w:val="0"/>
      <w:marTop w:val="0"/>
      <w:marBottom w:val="0"/>
      <w:divBdr>
        <w:top w:val="none" w:sz="0" w:space="0" w:color="auto"/>
        <w:left w:val="none" w:sz="0" w:space="0" w:color="auto"/>
        <w:bottom w:val="none" w:sz="0" w:space="0" w:color="auto"/>
        <w:right w:val="none" w:sz="0" w:space="0" w:color="auto"/>
      </w:divBdr>
    </w:div>
    <w:div w:id="1483425817">
      <w:bodyDiv w:val="1"/>
      <w:marLeft w:val="0"/>
      <w:marRight w:val="0"/>
      <w:marTop w:val="0"/>
      <w:marBottom w:val="0"/>
      <w:divBdr>
        <w:top w:val="none" w:sz="0" w:space="0" w:color="auto"/>
        <w:left w:val="none" w:sz="0" w:space="0" w:color="auto"/>
        <w:bottom w:val="none" w:sz="0" w:space="0" w:color="auto"/>
        <w:right w:val="none" w:sz="0" w:space="0" w:color="auto"/>
      </w:divBdr>
    </w:div>
    <w:div w:id="1545556396">
      <w:bodyDiv w:val="1"/>
      <w:marLeft w:val="0"/>
      <w:marRight w:val="0"/>
      <w:marTop w:val="0"/>
      <w:marBottom w:val="0"/>
      <w:divBdr>
        <w:top w:val="none" w:sz="0" w:space="0" w:color="auto"/>
        <w:left w:val="none" w:sz="0" w:space="0" w:color="auto"/>
        <w:bottom w:val="none" w:sz="0" w:space="0" w:color="auto"/>
        <w:right w:val="none" w:sz="0" w:space="0" w:color="auto"/>
      </w:divBdr>
    </w:div>
    <w:div w:id="1574928240">
      <w:bodyDiv w:val="1"/>
      <w:marLeft w:val="0"/>
      <w:marRight w:val="0"/>
      <w:marTop w:val="0"/>
      <w:marBottom w:val="0"/>
      <w:divBdr>
        <w:top w:val="none" w:sz="0" w:space="0" w:color="auto"/>
        <w:left w:val="none" w:sz="0" w:space="0" w:color="auto"/>
        <w:bottom w:val="none" w:sz="0" w:space="0" w:color="auto"/>
        <w:right w:val="none" w:sz="0" w:space="0" w:color="auto"/>
      </w:divBdr>
    </w:div>
    <w:div w:id="1586912214">
      <w:bodyDiv w:val="1"/>
      <w:marLeft w:val="0"/>
      <w:marRight w:val="0"/>
      <w:marTop w:val="0"/>
      <w:marBottom w:val="0"/>
      <w:divBdr>
        <w:top w:val="none" w:sz="0" w:space="0" w:color="auto"/>
        <w:left w:val="none" w:sz="0" w:space="0" w:color="auto"/>
        <w:bottom w:val="none" w:sz="0" w:space="0" w:color="auto"/>
        <w:right w:val="none" w:sz="0" w:space="0" w:color="auto"/>
      </w:divBdr>
    </w:div>
    <w:div w:id="1609894406">
      <w:bodyDiv w:val="1"/>
      <w:marLeft w:val="0"/>
      <w:marRight w:val="0"/>
      <w:marTop w:val="0"/>
      <w:marBottom w:val="0"/>
      <w:divBdr>
        <w:top w:val="none" w:sz="0" w:space="0" w:color="auto"/>
        <w:left w:val="none" w:sz="0" w:space="0" w:color="auto"/>
        <w:bottom w:val="none" w:sz="0" w:space="0" w:color="auto"/>
        <w:right w:val="none" w:sz="0" w:space="0" w:color="auto"/>
      </w:divBdr>
    </w:div>
    <w:div w:id="1770809753">
      <w:bodyDiv w:val="1"/>
      <w:marLeft w:val="0"/>
      <w:marRight w:val="0"/>
      <w:marTop w:val="0"/>
      <w:marBottom w:val="0"/>
      <w:divBdr>
        <w:top w:val="none" w:sz="0" w:space="0" w:color="auto"/>
        <w:left w:val="none" w:sz="0" w:space="0" w:color="auto"/>
        <w:bottom w:val="none" w:sz="0" w:space="0" w:color="auto"/>
        <w:right w:val="none" w:sz="0" w:space="0" w:color="auto"/>
      </w:divBdr>
    </w:div>
    <w:div w:id="1857036330">
      <w:bodyDiv w:val="1"/>
      <w:marLeft w:val="0"/>
      <w:marRight w:val="0"/>
      <w:marTop w:val="0"/>
      <w:marBottom w:val="0"/>
      <w:divBdr>
        <w:top w:val="none" w:sz="0" w:space="0" w:color="auto"/>
        <w:left w:val="none" w:sz="0" w:space="0" w:color="auto"/>
        <w:bottom w:val="none" w:sz="0" w:space="0" w:color="auto"/>
        <w:right w:val="none" w:sz="0" w:space="0" w:color="auto"/>
      </w:divBdr>
    </w:div>
    <w:div w:id="1870949778">
      <w:bodyDiv w:val="1"/>
      <w:marLeft w:val="0"/>
      <w:marRight w:val="0"/>
      <w:marTop w:val="0"/>
      <w:marBottom w:val="0"/>
      <w:divBdr>
        <w:top w:val="none" w:sz="0" w:space="0" w:color="auto"/>
        <w:left w:val="none" w:sz="0" w:space="0" w:color="auto"/>
        <w:bottom w:val="none" w:sz="0" w:space="0" w:color="auto"/>
        <w:right w:val="none" w:sz="0" w:space="0" w:color="auto"/>
      </w:divBdr>
    </w:div>
    <w:div w:id="1951542514">
      <w:bodyDiv w:val="1"/>
      <w:marLeft w:val="0"/>
      <w:marRight w:val="0"/>
      <w:marTop w:val="0"/>
      <w:marBottom w:val="0"/>
      <w:divBdr>
        <w:top w:val="none" w:sz="0" w:space="0" w:color="auto"/>
        <w:left w:val="none" w:sz="0" w:space="0" w:color="auto"/>
        <w:bottom w:val="none" w:sz="0" w:space="0" w:color="auto"/>
        <w:right w:val="none" w:sz="0" w:space="0" w:color="auto"/>
      </w:divBdr>
    </w:div>
    <w:div w:id="1979450161">
      <w:bodyDiv w:val="1"/>
      <w:marLeft w:val="0"/>
      <w:marRight w:val="0"/>
      <w:marTop w:val="0"/>
      <w:marBottom w:val="0"/>
      <w:divBdr>
        <w:top w:val="none" w:sz="0" w:space="0" w:color="auto"/>
        <w:left w:val="none" w:sz="0" w:space="0" w:color="auto"/>
        <w:bottom w:val="none" w:sz="0" w:space="0" w:color="auto"/>
        <w:right w:val="none" w:sz="0" w:space="0" w:color="auto"/>
      </w:divBdr>
    </w:div>
    <w:div w:id="2010133065">
      <w:bodyDiv w:val="1"/>
      <w:marLeft w:val="0"/>
      <w:marRight w:val="0"/>
      <w:marTop w:val="0"/>
      <w:marBottom w:val="0"/>
      <w:divBdr>
        <w:top w:val="none" w:sz="0" w:space="0" w:color="auto"/>
        <w:left w:val="none" w:sz="0" w:space="0" w:color="auto"/>
        <w:bottom w:val="none" w:sz="0" w:space="0" w:color="auto"/>
        <w:right w:val="none" w:sz="0" w:space="0" w:color="auto"/>
      </w:divBdr>
    </w:div>
    <w:div w:id="2062122401">
      <w:bodyDiv w:val="1"/>
      <w:marLeft w:val="0"/>
      <w:marRight w:val="0"/>
      <w:marTop w:val="0"/>
      <w:marBottom w:val="0"/>
      <w:divBdr>
        <w:top w:val="none" w:sz="0" w:space="0" w:color="auto"/>
        <w:left w:val="none" w:sz="0" w:space="0" w:color="auto"/>
        <w:bottom w:val="none" w:sz="0" w:space="0" w:color="auto"/>
        <w:right w:val="none" w:sz="0" w:space="0" w:color="auto"/>
      </w:divBdr>
    </w:div>
    <w:div w:id="2070491814">
      <w:bodyDiv w:val="1"/>
      <w:marLeft w:val="0"/>
      <w:marRight w:val="0"/>
      <w:marTop w:val="0"/>
      <w:marBottom w:val="0"/>
      <w:divBdr>
        <w:top w:val="none" w:sz="0" w:space="0" w:color="auto"/>
        <w:left w:val="none" w:sz="0" w:space="0" w:color="auto"/>
        <w:bottom w:val="none" w:sz="0" w:space="0" w:color="auto"/>
        <w:right w:val="none" w:sz="0" w:space="0" w:color="auto"/>
      </w:divBdr>
    </w:div>
    <w:div w:id="2116436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jpeg"/><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8411</Words>
  <Characters>47945</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微软中国</Company>
  <LinksUpToDate>false</LinksUpToDate>
  <CharactersWithSpaces>56244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Windows User</cp:lastModifiedBy>
  <cp:revision>6</cp:revision>
  <dcterms:created xsi:type="dcterms:W3CDTF">2018-03-15T06:52:00Z</dcterms:created>
  <dcterms:modified xsi:type="dcterms:W3CDTF">2018-03-15T07:12:00Z</dcterms:modified>
</cp:coreProperties>
</file>